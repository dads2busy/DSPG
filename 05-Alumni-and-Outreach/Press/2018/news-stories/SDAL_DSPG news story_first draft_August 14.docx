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B6F40D" w14:textId="77777777" w:rsidR="00F21772" w:rsidRDefault="00922D63"/>
    <w:p w14:paraId="24BD6C11" w14:textId="77777777" w:rsidR="003B69A5" w:rsidRDefault="003B69A5"/>
    <w:p w14:paraId="11E79DBF" w14:textId="0811AF86" w:rsidR="003B69A5" w:rsidRPr="007868E6" w:rsidRDefault="007868E6">
      <w:pPr>
        <w:rPr>
          <w:rFonts w:ascii="Times New Roman" w:hAnsi="Times New Roman" w:cs="Times New Roman"/>
        </w:rPr>
      </w:pPr>
      <w:r w:rsidRPr="007868E6">
        <w:rPr>
          <w:rFonts w:ascii="Times New Roman" w:hAnsi="Times New Roman" w:cs="Times New Roman"/>
        </w:rPr>
        <w:t>SDAL DS</w:t>
      </w:r>
      <w:r>
        <w:rPr>
          <w:rFonts w:ascii="Times New Roman" w:hAnsi="Times New Roman" w:cs="Times New Roman"/>
        </w:rPr>
        <w:t xml:space="preserve">PG </w:t>
      </w:r>
      <w:r w:rsidR="004D14B1">
        <w:rPr>
          <w:rFonts w:ascii="Times New Roman" w:hAnsi="Times New Roman" w:cs="Times New Roman"/>
        </w:rPr>
        <w:t xml:space="preserve">news </w:t>
      </w:r>
      <w:r w:rsidRPr="007868E6">
        <w:rPr>
          <w:rFonts w:ascii="Times New Roman" w:hAnsi="Times New Roman" w:cs="Times New Roman"/>
        </w:rPr>
        <w:t>story</w:t>
      </w:r>
      <w:r>
        <w:rPr>
          <w:rFonts w:ascii="Times New Roman" w:hAnsi="Times New Roman" w:cs="Times New Roman"/>
        </w:rPr>
        <w:t xml:space="preserve"> – first draft Aug. 14</w:t>
      </w:r>
    </w:p>
    <w:p w14:paraId="7D9B6C7E" w14:textId="77777777" w:rsidR="003B69A5" w:rsidRDefault="003B69A5"/>
    <w:p w14:paraId="4E9E223F" w14:textId="77777777" w:rsidR="003B69A5" w:rsidRPr="00093EEA" w:rsidRDefault="003B69A5">
      <w:pPr>
        <w:rPr>
          <w:rFonts w:ascii="Times New Roman" w:hAnsi="Times New Roman" w:cs="Times New Roman"/>
        </w:rPr>
      </w:pPr>
    </w:p>
    <w:p w14:paraId="2394AA1F" w14:textId="77777777" w:rsidR="007868E6" w:rsidRPr="00093EEA" w:rsidRDefault="007868E6">
      <w:pPr>
        <w:rPr>
          <w:rFonts w:ascii="Times New Roman" w:hAnsi="Times New Roman" w:cs="Times New Roman"/>
        </w:rPr>
      </w:pPr>
    </w:p>
    <w:p w14:paraId="194F3BEF" w14:textId="77777777" w:rsidR="003B69A5" w:rsidRPr="00093EEA" w:rsidRDefault="003B69A5">
      <w:pPr>
        <w:rPr>
          <w:rFonts w:ascii="Times New Roman" w:eastAsia="Times New Roman" w:hAnsi="Times New Roman" w:cs="Times New Roman"/>
        </w:rPr>
      </w:pPr>
      <w:r w:rsidRPr="00093EEA">
        <w:rPr>
          <w:rFonts w:ascii="Times New Roman" w:hAnsi="Times New Roman" w:cs="Times New Roman"/>
        </w:rPr>
        <w:t xml:space="preserve">Data science for the public good is </w:t>
      </w:r>
      <w:r w:rsidR="00A545F2" w:rsidRPr="00093EEA">
        <w:rPr>
          <w:rFonts w:ascii="Times New Roman" w:hAnsi="Times New Roman" w:cs="Times New Roman"/>
        </w:rPr>
        <w:t xml:space="preserve">the </w:t>
      </w:r>
      <w:r w:rsidRPr="00093EEA">
        <w:rPr>
          <w:rFonts w:ascii="Times New Roman" w:hAnsi="Times New Roman" w:cs="Times New Roman"/>
        </w:rPr>
        <w:t xml:space="preserve">main driver for research at the </w:t>
      </w:r>
      <w:r w:rsidR="00677CF8" w:rsidRPr="00093EEA">
        <w:rPr>
          <w:rFonts w:ascii="Times New Roman" w:eastAsia="Times New Roman" w:hAnsi="Times New Roman" w:cs="Times New Roman"/>
          <w:color w:val="171717"/>
          <w:shd w:val="clear" w:color="auto" w:fill="FFFFFF"/>
        </w:rPr>
        <w:t>Biocomplexity Institute of Virginia Tech’s </w:t>
      </w:r>
      <w:hyperlink r:id="rId5" w:history="1">
        <w:r w:rsidRPr="00093EEA">
          <w:rPr>
            <w:rStyle w:val="Hyperlink"/>
            <w:rFonts w:ascii="Times New Roman" w:hAnsi="Times New Roman" w:cs="Times New Roman"/>
          </w:rPr>
          <w:t>Social and</w:t>
        </w:r>
        <w:r w:rsidR="00677CF8" w:rsidRPr="00093EEA">
          <w:rPr>
            <w:rStyle w:val="Hyperlink"/>
            <w:rFonts w:ascii="Times New Roman" w:hAnsi="Times New Roman" w:cs="Times New Roman"/>
          </w:rPr>
          <w:t xml:space="preserve"> Decision Analytics Laboratory</w:t>
        </w:r>
      </w:hyperlink>
      <w:r w:rsidR="00677CF8" w:rsidRPr="00093EEA">
        <w:rPr>
          <w:rFonts w:ascii="Times New Roman" w:hAnsi="Times New Roman" w:cs="Times New Roman"/>
        </w:rPr>
        <w:t>.</w:t>
      </w:r>
    </w:p>
    <w:p w14:paraId="0FBAFD0B" w14:textId="77777777" w:rsidR="003B69A5" w:rsidRPr="00093EEA" w:rsidRDefault="003B69A5">
      <w:pPr>
        <w:rPr>
          <w:rFonts w:ascii="Times New Roman" w:hAnsi="Times New Roman" w:cs="Times New Roman"/>
        </w:rPr>
      </w:pPr>
    </w:p>
    <w:p w14:paraId="138A51D6" w14:textId="77777777" w:rsidR="00A545F2" w:rsidRPr="00093EEA" w:rsidRDefault="003B69A5" w:rsidP="00A545F2">
      <w:pPr>
        <w:rPr>
          <w:rFonts w:ascii="Times New Roman" w:hAnsi="Times New Roman" w:cs="Times New Roman"/>
        </w:rPr>
      </w:pPr>
      <w:r w:rsidRPr="00093EEA">
        <w:rPr>
          <w:rFonts w:ascii="Times New Roman" w:hAnsi="Times New Roman" w:cs="Times New Roman"/>
        </w:rPr>
        <w:t xml:space="preserve">But from May to August, </w:t>
      </w:r>
      <w:hyperlink r:id="rId6" w:history="1">
        <w:r w:rsidR="00A545F2" w:rsidRPr="00093EEA">
          <w:rPr>
            <w:rStyle w:val="Hyperlink"/>
            <w:rFonts w:ascii="Times New Roman" w:hAnsi="Times New Roman" w:cs="Times New Roman"/>
          </w:rPr>
          <w:t>Data Science for the Public Good (DSPG)</w:t>
        </w:r>
      </w:hyperlink>
      <w:r w:rsidR="00A545F2" w:rsidRPr="00093EEA">
        <w:rPr>
          <w:rFonts w:ascii="Times New Roman" w:hAnsi="Times New Roman" w:cs="Times New Roman"/>
        </w:rPr>
        <w:t xml:space="preserve"> </w:t>
      </w:r>
      <w:r w:rsidR="00070B18" w:rsidRPr="00093EEA">
        <w:rPr>
          <w:rFonts w:ascii="Times New Roman" w:hAnsi="Times New Roman" w:cs="Times New Roman"/>
        </w:rPr>
        <w:t xml:space="preserve">takes a </w:t>
      </w:r>
      <w:r w:rsidR="00A545F2" w:rsidRPr="00093EEA">
        <w:rPr>
          <w:rFonts w:ascii="Times New Roman" w:hAnsi="Times New Roman" w:cs="Times New Roman"/>
        </w:rPr>
        <w:t xml:space="preserve">more formal </w:t>
      </w:r>
      <w:r w:rsidR="00E528F6" w:rsidRPr="00093EEA">
        <w:rPr>
          <w:rFonts w:ascii="Times New Roman" w:hAnsi="Times New Roman" w:cs="Times New Roman"/>
        </w:rPr>
        <w:t xml:space="preserve">stance </w:t>
      </w:r>
      <w:r w:rsidR="00070B18" w:rsidRPr="00093EEA">
        <w:rPr>
          <w:rFonts w:ascii="Times New Roman" w:hAnsi="Times New Roman" w:cs="Times New Roman"/>
        </w:rPr>
        <w:t xml:space="preserve">as </w:t>
      </w:r>
      <w:r w:rsidR="00A545F2" w:rsidRPr="00093EEA">
        <w:rPr>
          <w:rFonts w:ascii="Times New Roman" w:hAnsi="Times New Roman" w:cs="Times New Roman"/>
        </w:rPr>
        <w:t xml:space="preserve">a program rooted </w:t>
      </w:r>
      <w:r w:rsidR="00E528F6" w:rsidRPr="00093EEA">
        <w:rPr>
          <w:rFonts w:ascii="Times New Roman" w:hAnsi="Times New Roman" w:cs="Times New Roman"/>
        </w:rPr>
        <w:t xml:space="preserve">in </w:t>
      </w:r>
      <w:r w:rsidR="00A545F2" w:rsidRPr="00093EEA">
        <w:rPr>
          <w:rFonts w:ascii="Times New Roman" w:hAnsi="Times New Roman" w:cs="Times New Roman"/>
        </w:rPr>
        <w:t xml:space="preserve">the lab in the </w:t>
      </w:r>
      <w:hyperlink r:id="rId7" w:history="1">
        <w:r w:rsidR="00A545F2" w:rsidRPr="00093EEA">
          <w:rPr>
            <w:rStyle w:val="Hyperlink"/>
            <w:rFonts w:ascii="Times New Roman" w:hAnsi="Times New Roman" w:cs="Times New Roman"/>
          </w:rPr>
          <w:t>National Capital Region</w:t>
        </w:r>
      </w:hyperlink>
      <w:r w:rsidR="00070B18" w:rsidRPr="00093EEA">
        <w:rPr>
          <w:rFonts w:ascii="Times New Roman" w:hAnsi="Times New Roman" w:cs="Times New Roman"/>
        </w:rPr>
        <w:t>. The program gives s</w:t>
      </w:r>
      <w:r w:rsidR="00A545F2" w:rsidRPr="00093EEA">
        <w:rPr>
          <w:rFonts w:ascii="Times New Roman" w:hAnsi="Times New Roman" w:cs="Times New Roman"/>
        </w:rPr>
        <w:t xml:space="preserve">tudents </w:t>
      </w:r>
      <w:r w:rsidR="00E528F6" w:rsidRPr="00093EEA">
        <w:rPr>
          <w:rFonts w:ascii="Times New Roman" w:hAnsi="Times New Roman" w:cs="Times New Roman"/>
        </w:rPr>
        <w:t xml:space="preserve">an </w:t>
      </w:r>
      <w:r w:rsidR="00070B18" w:rsidRPr="00093EEA">
        <w:rPr>
          <w:rFonts w:ascii="Times New Roman" w:hAnsi="Times New Roman" w:cs="Times New Roman"/>
        </w:rPr>
        <w:t xml:space="preserve"> opportunity to </w:t>
      </w:r>
      <w:r w:rsidR="00A545F2" w:rsidRPr="00093EEA">
        <w:rPr>
          <w:rFonts w:ascii="Times New Roman" w:hAnsi="Times New Roman" w:cs="Times New Roman"/>
        </w:rPr>
        <w:t xml:space="preserve">work on teams with </w:t>
      </w:r>
      <w:r w:rsidR="00E528F6" w:rsidRPr="00093EEA">
        <w:rPr>
          <w:rFonts w:ascii="Times New Roman" w:hAnsi="Times New Roman" w:cs="Times New Roman"/>
        </w:rPr>
        <w:t xml:space="preserve">SDAL </w:t>
      </w:r>
      <w:r w:rsidR="00A545F2" w:rsidRPr="00093EEA">
        <w:rPr>
          <w:rFonts w:ascii="Times New Roman" w:hAnsi="Times New Roman" w:cs="Times New Roman"/>
        </w:rPr>
        <w:t xml:space="preserve">faculty and post docs to determine how data generated in the community can be leveraged to improve quality of life. </w:t>
      </w:r>
    </w:p>
    <w:p w14:paraId="3C72331E" w14:textId="77777777" w:rsidR="00A545F2" w:rsidRPr="00093EEA" w:rsidRDefault="00A545F2" w:rsidP="00A545F2">
      <w:pPr>
        <w:rPr>
          <w:rFonts w:ascii="Times New Roman" w:hAnsi="Times New Roman" w:cs="Times New Roman"/>
        </w:rPr>
      </w:pPr>
    </w:p>
    <w:p w14:paraId="041FDE78" w14:textId="401DF064" w:rsidR="00A545F2" w:rsidRPr="00093EEA" w:rsidRDefault="00A545F2" w:rsidP="00A545F2">
      <w:pPr>
        <w:rPr>
          <w:rFonts w:ascii="Times New Roman" w:hAnsi="Times New Roman" w:cs="Times New Roman"/>
        </w:rPr>
      </w:pPr>
      <w:r w:rsidRPr="00093EEA">
        <w:rPr>
          <w:rFonts w:ascii="Times New Roman" w:hAnsi="Times New Roman" w:cs="Times New Roman"/>
        </w:rPr>
        <w:t xml:space="preserve">While </w:t>
      </w:r>
      <w:r w:rsidR="00070B18" w:rsidRPr="00093EEA">
        <w:rPr>
          <w:rFonts w:ascii="Times New Roman" w:hAnsi="Times New Roman" w:cs="Times New Roman"/>
        </w:rPr>
        <w:t xml:space="preserve">a few of the </w:t>
      </w:r>
      <w:r w:rsidRPr="00093EEA">
        <w:rPr>
          <w:rFonts w:ascii="Times New Roman" w:hAnsi="Times New Roman" w:cs="Times New Roman"/>
        </w:rPr>
        <w:t>six grad</w:t>
      </w:r>
      <w:r w:rsidR="00070B18" w:rsidRPr="00093EEA">
        <w:rPr>
          <w:rFonts w:ascii="Times New Roman" w:hAnsi="Times New Roman" w:cs="Times New Roman"/>
        </w:rPr>
        <w:t>uate</w:t>
      </w:r>
      <w:r w:rsidRPr="00093EEA">
        <w:rPr>
          <w:rFonts w:ascii="Times New Roman" w:hAnsi="Times New Roman" w:cs="Times New Roman"/>
        </w:rPr>
        <w:t xml:space="preserve"> students, recruited as Fellows from universities across the country, and 12 undergrads from Virginia Tech</w:t>
      </w:r>
      <w:del w:id="0" w:author="Gizem Korkmaz" w:date="2018-08-15T12:17:00Z">
        <w:r w:rsidRPr="00093EEA" w:rsidDel="00C2311B">
          <w:rPr>
            <w:rFonts w:ascii="Times New Roman" w:hAnsi="Times New Roman" w:cs="Times New Roman"/>
          </w:rPr>
          <w:delText xml:space="preserve">’s </w:delText>
        </w:r>
        <w:r w:rsidR="00922D63" w:rsidDel="00C2311B">
          <w:fldChar w:fldCharType="begin"/>
        </w:r>
        <w:r w:rsidR="00922D63" w:rsidDel="00C2311B">
          <w:delInstrText xml:space="preserve"> HYPERLINK "http://www.honorscollege.vt.edu/" </w:delInstrText>
        </w:r>
        <w:r w:rsidR="00922D63" w:rsidDel="00C2311B">
          <w:fldChar w:fldCharType="separate"/>
        </w:r>
        <w:r w:rsidRPr="00093EEA" w:rsidDel="00C2311B">
          <w:rPr>
            <w:rStyle w:val="Hyperlink"/>
            <w:rFonts w:ascii="Times New Roman" w:hAnsi="Times New Roman" w:cs="Times New Roman"/>
          </w:rPr>
          <w:delText>Honors Colleg</w:delText>
        </w:r>
        <w:r w:rsidRPr="00093EEA" w:rsidDel="00C2311B">
          <w:rPr>
            <w:rStyle w:val="Hyperlink"/>
            <w:rFonts w:ascii="Times New Roman" w:hAnsi="Times New Roman" w:cs="Times New Roman"/>
          </w:rPr>
          <w:delText>e</w:delText>
        </w:r>
        <w:r w:rsidR="00922D63" w:rsidDel="00C2311B">
          <w:rPr>
            <w:rStyle w:val="Hyperlink"/>
            <w:rFonts w:ascii="Times New Roman" w:hAnsi="Times New Roman" w:cs="Times New Roman"/>
          </w:rPr>
          <w:fldChar w:fldCharType="end"/>
        </w:r>
      </w:del>
      <w:r w:rsidRPr="00093EEA">
        <w:rPr>
          <w:rFonts w:ascii="Times New Roman" w:hAnsi="Times New Roman" w:cs="Times New Roman"/>
        </w:rPr>
        <w:t xml:space="preserve"> have </w:t>
      </w:r>
      <w:r w:rsidR="00093EEA">
        <w:rPr>
          <w:rFonts w:ascii="Times New Roman" w:hAnsi="Times New Roman" w:cs="Times New Roman"/>
        </w:rPr>
        <w:t xml:space="preserve">some background in </w:t>
      </w:r>
      <w:r w:rsidRPr="00093EEA">
        <w:rPr>
          <w:rFonts w:ascii="Times New Roman" w:hAnsi="Times New Roman" w:cs="Times New Roman"/>
        </w:rPr>
        <w:t>data</w:t>
      </w:r>
      <w:r w:rsidR="00093EEA">
        <w:rPr>
          <w:rFonts w:ascii="Times New Roman" w:hAnsi="Times New Roman" w:cs="Times New Roman"/>
        </w:rPr>
        <w:t xml:space="preserve"> analytics</w:t>
      </w:r>
      <w:r w:rsidR="00070B18" w:rsidRPr="00093EEA">
        <w:rPr>
          <w:rFonts w:ascii="Times New Roman" w:hAnsi="Times New Roman" w:cs="Times New Roman"/>
        </w:rPr>
        <w:t xml:space="preserve">, the majority do not, coming from fields like statistics, sociology, political science, </w:t>
      </w:r>
      <w:r w:rsidR="00216DBD">
        <w:rPr>
          <w:rFonts w:ascii="Times New Roman" w:hAnsi="Times New Roman" w:cs="Times New Roman"/>
        </w:rPr>
        <w:t xml:space="preserve">urban planning, </w:t>
      </w:r>
      <w:r w:rsidR="00070B18" w:rsidRPr="00093EEA">
        <w:rPr>
          <w:rFonts w:ascii="Times New Roman" w:hAnsi="Times New Roman" w:cs="Times New Roman"/>
        </w:rPr>
        <w:t>economics, computer science, and engineering.</w:t>
      </w:r>
      <w:r w:rsidRPr="00093EEA">
        <w:rPr>
          <w:rFonts w:ascii="Times New Roman" w:hAnsi="Times New Roman" w:cs="Times New Roman"/>
        </w:rPr>
        <w:t xml:space="preserve">  </w:t>
      </w:r>
    </w:p>
    <w:p w14:paraId="55A64988" w14:textId="77777777" w:rsidR="00A545F2" w:rsidRPr="00093EEA" w:rsidRDefault="00A545F2" w:rsidP="00A545F2">
      <w:pPr>
        <w:rPr>
          <w:rFonts w:ascii="Times New Roman" w:hAnsi="Times New Roman" w:cs="Times New Roman"/>
        </w:rPr>
      </w:pPr>
    </w:p>
    <w:p w14:paraId="675FB920" w14:textId="6B4C23D4" w:rsidR="00093EEA" w:rsidRDefault="00390216" w:rsidP="00A545F2">
      <w:pPr>
        <w:rPr>
          <w:rFonts w:ascii="Times New Roman" w:hAnsi="Times New Roman" w:cs="Times New Roman"/>
        </w:rPr>
      </w:pPr>
      <w:r w:rsidRPr="00093EEA">
        <w:rPr>
          <w:rFonts w:ascii="Times New Roman" w:hAnsi="Times New Roman" w:cs="Times New Roman"/>
        </w:rPr>
        <w:t>“</w:t>
      </w:r>
      <w:r w:rsidR="00070B18" w:rsidRPr="00093EEA">
        <w:rPr>
          <w:rFonts w:ascii="Times New Roman" w:hAnsi="Times New Roman" w:cs="Times New Roman"/>
        </w:rPr>
        <w:t xml:space="preserve">The </w:t>
      </w:r>
      <w:r w:rsidRPr="00093EEA">
        <w:rPr>
          <w:rFonts w:ascii="Times New Roman" w:hAnsi="Times New Roman" w:cs="Times New Roman"/>
        </w:rPr>
        <w:t>team</w:t>
      </w:r>
      <w:r w:rsidR="00070B18" w:rsidRPr="00093EEA">
        <w:rPr>
          <w:rFonts w:ascii="Times New Roman" w:hAnsi="Times New Roman" w:cs="Times New Roman"/>
        </w:rPr>
        <w:t xml:space="preserve"> </w:t>
      </w:r>
      <w:r w:rsidRPr="00093EEA">
        <w:rPr>
          <w:rFonts w:ascii="Times New Roman" w:hAnsi="Times New Roman" w:cs="Times New Roman"/>
        </w:rPr>
        <w:t>s</w:t>
      </w:r>
      <w:r w:rsidR="00070B18" w:rsidRPr="00093EEA">
        <w:rPr>
          <w:rFonts w:ascii="Times New Roman" w:hAnsi="Times New Roman" w:cs="Times New Roman"/>
        </w:rPr>
        <w:t>cience</w:t>
      </w:r>
      <w:r w:rsidRPr="00093EEA">
        <w:rPr>
          <w:rFonts w:ascii="Times New Roman" w:hAnsi="Times New Roman" w:cs="Times New Roman"/>
        </w:rPr>
        <w:t xml:space="preserve"> </w:t>
      </w:r>
      <w:r w:rsidR="00070B18" w:rsidRPr="00093EEA">
        <w:rPr>
          <w:rFonts w:ascii="Times New Roman" w:hAnsi="Times New Roman" w:cs="Times New Roman"/>
        </w:rPr>
        <w:t xml:space="preserve">research model we use </w:t>
      </w:r>
      <w:r w:rsidRPr="00093EEA">
        <w:rPr>
          <w:rFonts w:ascii="Times New Roman" w:hAnsi="Times New Roman" w:cs="Times New Roman"/>
        </w:rPr>
        <w:t>benefit</w:t>
      </w:r>
      <w:r w:rsidR="00070B18" w:rsidRPr="00093EEA">
        <w:rPr>
          <w:rFonts w:ascii="Times New Roman" w:hAnsi="Times New Roman" w:cs="Times New Roman"/>
        </w:rPr>
        <w:t>s</w:t>
      </w:r>
      <w:r w:rsidRPr="00093EEA">
        <w:rPr>
          <w:rFonts w:ascii="Times New Roman" w:hAnsi="Times New Roman" w:cs="Times New Roman"/>
        </w:rPr>
        <w:t xml:space="preserve"> tremendously from diversity of </w:t>
      </w:r>
      <w:r w:rsidR="00093EEA">
        <w:rPr>
          <w:rFonts w:ascii="Times New Roman" w:hAnsi="Times New Roman" w:cs="Times New Roman"/>
        </w:rPr>
        <w:t xml:space="preserve">both experience and </w:t>
      </w:r>
      <w:r w:rsidRPr="00093EEA">
        <w:rPr>
          <w:rFonts w:ascii="Times New Roman" w:hAnsi="Times New Roman" w:cs="Times New Roman"/>
        </w:rPr>
        <w:t xml:space="preserve">disciplines,” said </w:t>
      </w:r>
      <w:hyperlink r:id="rId8" w:history="1">
        <w:r w:rsidRPr="00216DBD">
          <w:rPr>
            <w:rStyle w:val="Hyperlink"/>
            <w:rFonts w:ascii="Times New Roman" w:hAnsi="Times New Roman" w:cs="Times New Roman"/>
          </w:rPr>
          <w:t>Sallie Keller,</w:t>
        </w:r>
      </w:hyperlink>
      <w:r w:rsidRPr="00093EEA">
        <w:rPr>
          <w:rFonts w:ascii="Times New Roman" w:hAnsi="Times New Roman" w:cs="Times New Roman"/>
        </w:rPr>
        <w:t xml:space="preserve"> professor and director of the Social and Decision Analytics Laboratory. </w:t>
      </w:r>
    </w:p>
    <w:p w14:paraId="5E4DEED8" w14:textId="77777777" w:rsidR="00093EEA" w:rsidRDefault="00093EEA" w:rsidP="00A545F2">
      <w:pPr>
        <w:rPr>
          <w:rFonts w:ascii="Times New Roman" w:hAnsi="Times New Roman" w:cs="Times New Roman"/>
        </w:rPr>
      </w:pPr>
    </w:p>
    <w:p w14:paraId="6ED0B5B9" w14:textId="77777777" w:rsidR="00A545F2" w:rsidRPr="00093EEA" w:rsidRDefault="00E528F6" w:rsidP="00A545F2">
      <w:pPr>
        <w:rPr>
          <w:rFonts w:ascii="Times New Roman" w:hAnsi="Times New Roman" w:cs="Times New Roman"/>
        </w:rPr>
      </w:pPr>
      <w:r w:rsidRPr="00093EEA">
        <w:rPr>
          <w:rFonts w:ascii="Times New Roman" w:hAnsi="Times New Roman" w:cs="Times New Roman"/>
        </w:rPr>
        <w:t>“</w:t>
      </w:r>
      <w:r w:rsidR="00224CDF">
        <w:rPr>
          <w:rFonts w:ascii="Times New Roman" w:hAnsi="Times New Roman" w:cs="Times New Roman"/>
        </w:rPr>
        <w:t xml:space="preserve">What our junior colleagues have in common is that they </w:t>
      </w:r>
      <w:r w:rsidR="00390216" w:rsidRPr="00093EEA">
        <w:rPr>
          <w:rFonts w:ascii="Times New Roman" w:hAnsi="Times New Roman" w:cs="Times New Roman"/>
        </w:rPr>
        <w:t xml:space="preserve">have grown up in a different world than </w:t>
      </w:r>
      <w:r w:rsidR="00981A88" w:rsidRPr="00093EEA">
        <w:rPr>
          <w:rFonts w:ascii="Times New Roman" w:hAnsi="Times New Roman" w:cs="Times New Roman"/>
        </w:rPr>
        <w:t xml:space="preserve">I and other </w:t>
      </w:r>
      <w:r w:rsidR="00390216" w:rsidRPr="00093EEA">
        <w:rPr>
          <w:rFonts w:ascii="Times New Roman" w:hAnsi="Times New Roman" w:cs="Times New Roman"/>
        </w:rPr>
        <w:t xml:space="preserve">more senior </w:t>
      </w:r>
      <w:r w:rsidR="00070B18" w:rsidRPr="00093EEA">
        <w:rPr>
          <w:rFonts w:ascii="Times New Roman" w:hAnsi="Times New Roman" w:cs="Times New Roman"/>
        </w:rPr>
        <w:t>researchers</w:t>
      </w:r>
      <w:r w:rsidR="00981A88" w:rsidRPr="00093EEA">
        <w:rPr>
          <w:rFonts w:ascii="Times New Roman" w:hAnsi="Times New Roman" w:cs="Times New Roman"/>
        </w:rPr>
        <w:t xml:space="preserve"> have</w:t>
      </w:r>
      <w:r w:rsidR="00224CDF">
        <w:rPr>
          <w:rFonts w:ascii="Times New Roman" w:hAnsi="Times New Roman" w:cs="Times New Roman"/>
        </w:rPr>
        <w:t>,” Keller said. “</w:t>
      </w:r>
      <w:r w:rsidR="00070B18" w:rsidRPr="00093EEA">
        <w:rPr>
          <w:rFonts w:ascii="Times New Roman" w:hAnsi="Times New Roman" w:cs="Times New Roman"/>
        </w:rPr>
        <w:t>Their approach is fearless and a real advantage</w:t>
      </w:r>
      <w:r w:rsidRPr="00093EEA">
        <w:rPr>
          <w:rFonts w:ascii="Times New Roman" w:hAnsi="Times New Roman" w:cs="Times New Roman"/>
        </w:rPr>
        <w:t>, particularly in the area of data science</w:t>
      </w:r>
      <w:r w:rsidR="00070B18" w:rsidRPr="00093EEA">
        <w:rPr>
          <w:rFonts w:ascii="Times New Roman" w:hAnsi="Times New Roman" w:cs="Times New Roman"/>
        </w:rPr>
        <w:t>.”</w:t>
      </w:r>
    </w:p>
    <w:p w14:paraId="57D87191" w14:textId="77777777" w:rsidR="00086EB0" w:rsidRPr="00093EEA" w:rsidRDefault="00086EB0" w:rsidP="00A545F2">
      <w:pPr>
        <w:rPr>
          <w:rFonts w:ascii="Times New Roman" w:hAnsi="Times New Roman" w:cs="Times New Roman"/>
        </w:rPr>
      </w:pPr>
    </w:p>
    <w:p w14:paraId="2589AF27" w14:textId="77777777" w:rsidR="005E0A68" w:rsidRPr="00093EEA" w:rsidRDefault="00086EB0" w:rsidP="00086EB0">
      <w:pPr>
        <w:rPr>
          <w:rFonts w:ascii="Times New Roman" w:hAnsi="Times New Roman" w:cs="Times New Roman"/>
        </w:rPr>
      </w:pPr>
      <w:r w:rsidRPr="00093EEA">
        <w:rPr>
          <w:rFonts w:ascii="Times New Roman" w:hAnsi="Times New Roman" w:cs="Times New Roman"/>
        </w:rPr>
        <w:t>Wayne Strickland, executive</w:t>
      </w:r>
      <w:r w:rsidR="00735C74" w:rsidRPr="00093EEA">
        <w:rPr>
          <w:rFonts w:ascii="Times New Roman" w:hAnsi="Times New Roman" w:cs="Times New Roman"/>
        </w:rPr>
        <w:t xml:space="preserve"> director of the Roanoke Valley-</w:t>
      </w:r>
      <w:r w:rsidRPr="00093EEA">
        <w:rPr>
          <w:rFonts w:ascii="Times New Roman" w:hAnsi="Times New Roman" w:cs="Times New Roman"/>
        </w:rPr>
        <w:t xml:space="preserve">Allegheny Regional Commission, </w:t>
      </w:r>
      <w:r w:rsidR="00224CDF">
        <w:rPr>
          <w:rFonts w:ascii="Times New Roman" w:hAnsi="Times New Roman" w:cs="Times New Roman"/>
        </w:rPr>
        <w:t>concurred with Keller. “</w:t>
      </w:r>
      <w:r w:rsidRPr="00093EEA">
        <w:rPr>
          <w:rFonts w:ascii="Times New Roman" w:hAnsi="Times New Roman" w:cs="Times New Roman"/>
        </w:rPr>
        <w:t xml:space="preserve">We were very impressed </w:t>
      </w:r>
      <w:r w:rsidR="00224CDF">
        <w:rPr>
          <w:rFonts w:ascii="Times New Roman" w:hAnsi="Times New Roman" w:cs="Times New Roman"/>
        </w:rPr>
        <w:t>with the students’ work</w:t>
      </w:r>
      <w:r w:rsidRPr="00093EEA">
        <w:rPr>
          <w:rFonts w:ascii="Times New Roman" w:hAnsi="Times New Roman" w:cs="Times New Roman"/>
        </w:rPr>
        <w:t xml:space="preserve">. They had ways of analyzing data </w:t>
      </w:r>
      <w:r w:rsidR="005E0A68" w:rsidRPr="00093EEA">
        <w:rPr>
          <w:rFonts w:ascii="Times New Roman" w:hAnsi="Times New Roman" w:cs="Times New Roman"/>
        </w:rPr>
        <w:t>that we had not even thought about before,” he said.</w:t>
      </w:r>
    </w:p>
    <w:p w14:paraId="2E113F17" w14:textId="77777777" w:rsidR="005E0A68" w:rsidRPr="00093EEA" w:rsidRDefault="005E0A68" w:rsidP="00086EB0">
      <w:pPr>
        <w:rPr>
          <w:rFonts w:ascii="Times New Roman" w:hAnsi="Times New Roman" w:cs="Times New Roman"/>
        </w:rPr>
      </w:pPr>
    </w:p>
    <w:p w14:paraId="66AE199D" w14:textId="189AF260" w:rsidR="00735C74" w:rsidRPr="00093EEA" w:rsidRDefault="005E0A68" w:rsidP="00086EB0">
      <w:pPr>
        <w:rPr>
          <w:rFonts w:ascii="Times New Roman" w:hAnsi="Times New Roman" w:cs="Times New Roman"/>
        </w:rPr>
      </w:pPr>
      <w:r w:rsidRPr="00093EEA">
        <w:rPr>
          <w:rFonts w:ascii="Times New Roman" w:hAnsi="Times New Roman" w:cs="Times New Roman"/>
        </w:rPr>
        <w:t xml:space="preserve">A DSPG team </w:t>
      </w:r>
      <w:r w:rsidR="00224CDF">
        <w:rPr>
          <w:rFonts w:ascii="Times New Roman" w:hAnsi="Times New Roman" w:cs="Times New Roman"/>
        </w:rPr>
        <w:t xml:space="preserve">helped the </w:t>
      </w:r>
      <w:r w:rsidR="00E37257">
        <w:rPr>
          <w:rFonts w:ascii="Times New Roman" w:hAnsi="Times New Roman" w:cs="Times New Roman"/>
        </w:rPr>
        <w:t xml:space="preserve">commission </w:t>
      </w:r>
      <w:r w:rsidRPr="00093EEA">
        <w:rPr>
          <w:rFonts w:ascii="Times New Roman" w:hAnsi="Times New Roman" w:cs="Times New Roman"/>
        </w:rPr>
        <w:t xml:space="preserve">look at workforce development in the region and how best to attract new talent. </w:t>
      </w:r>
    </w:p>
    <w:p w14:paraId="40198815" w14:textId="77777777" w:rsidR="00735C74" w:rsidRPr="00093EEA" w:rsidRDefault="00735C74" w:rsidP="00086EB0">
      <w:pPr>
        <w:rPr>
          <w:rFonts w:ascii="Times New Roman" w:hAnsi="Times New Roman" w:cs="Times New Roman"/>
        </w:rPr>
      </w:pPr>
    </w:p>
    <w:p w14:paraId="2E86649F" w14:textId="1C021AD6" w:rsidR="005E0A68" w:rsidRPr="00093EEA" w:rsidRDefault="005E0A68" w:rsidP="00086EB0">
      <w:pPr>
        <w:rPr>
          <w:rFonts w:ascii="Times New Roman" w:hAnsi="Times New Roman" w:cs="Times New Roman"/>
        </w:rPr>
      </w:pPr>
      <w:r w:rsidRPr="00093EEA">
        <w:rPr>
          <w:rFonts w:ascii="Times New Roman" w:hAnsi="Times New Roman" w:cs="Times New Roman"/>
        </w:rPr>
        <w:t>“We have 55,000 college students in our area and instead of</w:t>
      </w:r>
      <w:r w:rsidR="00C020DA" w:rsidRPr="00093EEA">
        <w:rPr>
          <w:rFonts w:ascii="Times New Roman" w:hAnsi="Times New Roman" w:cs="Times New Roman"/>
        </w:rPr>
        <w:t xml:space="preserve"> having them go elsewhere</w:t>
      </w:r>
      <w:r w:rsidRPr="00093EEA">
        <w:rPr>
          <w:rFonts w:ascii="Times New Roman" w:hAnsi="Times New Roman" w:cs="Times New Roman"/>
        </w:rPr>
        <w:t>, we want to keep them here,” Strickland said. “At the same time, though, we want to retain our current workforce population.”</w:t>
      </w:r>
    </w:p>
    <w:p w14:paraId="74CEFD2D" w14:textId="77777777" w:rsidR="005E0A68" w:rsidRPr="00093EEA" w:rsidRDefault="005E0A68" w:rsidP="00086EB0">
      <w:pPr>
        <w:rPr>
          <w:rFonts w:ascii="Times New Roman" w:hAnsi="Times New Roman" w:cs="Times New Roman"/>
        </w:rPr>
      </w:pPr>
    </w:p>
    <w:p w14:paraId="43D3AA3F" w14:textId="77777777" w:rsidR="005E0A68" w:rsidRPr="00093EEA" w:rsidRDefault="005E0A68" w:rsidP="005E0A68">
      <w:pPr>
        <w:rPr>
          <w:rFonts w:ascii="Times New Roman" w:eastAsia="Times New Roman" w:hAnsi="Times New Roman" w:cs="Times New Roman"/>
          <w:shd w:val="clear" w:color="auto" w:fill="FFFFFF"/>
        </w:rPr>
      </w:pPr>
      <w:r w:rsidRPr="00093EEA">
        <w:rPr>
          <w:rFonts w:ascii="Times New Roman" w:eastAsia="Times New Roman" w:hAnsi="Times New Roman" w:cs="Times New Roman"/>
          <w:shd w:val="clear" w:color="auto" w:fill="FFFFFF"/>
        </w:rPr>
        <w:t xml:space="preserve">In considering what attracts people to stay or come to an area, the team expanded its research </w:t>
      </w:r>
      <w:r w:rsidR="00735C74" w:rsidRPr="00093EEA">
        <w:rPr>
          <w:rFonts w:ascii="Times New Roman" w:eastAsia="Times New Roman" w:hAnsi="Times New Roman" w:cs="Times New Roman"/>
          <w:shd w:val="clear" w:color="auto" w:fill="FFFFFF"/>
        </w:rPr>
        <w:t>to include health-</w:t>
      </w:r>
      <w:r w:rsidRPr="00093EEA">
        <w:rPr>
          <w:rFonts w:ascii="Times New Roman" w:eastAsia="Times New Roman" w:hAnsi="Times New Roman" w:cs="Times New Roman"/>
          <w:shd w:val="clear" w:color="auto" w:fill="FFFFFF"/>
        </w:rPr>
        <w:t>related issues like food insecurity, primary care providers, and obesity, as well as natural assets like air quality and greenways.</w:t>
      </w:r>
    </w:p>
    <w:p w14:paraId="2A371951" w14:textId="77777777" w:rsidR="005E0A68" w:rsidRPr="00093EEA" w:rsidRDefault="005E0A68" w:rsidP="00086EB0">
      <w:pPr>
        <w:rPr>
          <w:rFonts w:ascii="Times New Roman" w:hAnsi="Times New Roman" w:cs="Times New Roman"/>
        </w:rPr>
      </w:pPr>
    </w:p>
    <w:p w14:paraId="1ED2F785" w14:textId="77777777" w:rsidR="00C020DA" w:rsidRPr="00093EEA" w:rsidRDefault="00C020DA" w:rsidP="00086EB0">
      <w:pPr>
        <w:rPr>
          <w:rFonts w:ascii="Times New Roman" w:hAnsi="Times New Roman" w:cs="Times New Roman"/>
        </w:rPr>
      </w:pPr>
      <w:r w:rsidRPr="00093EEA">
        <w:rPr>
          <w:rFonts w:ascii="Times New Roman" w:hAnsi="Times New Roman" w:cs="Times New Roman"/>
        </w:rPr>
        <w:t>“They provided us with</w:t>
      </w:r>
      <w:r w:rsidR="009A6CB8" w:rsidRPr="00093EEA">
        <w:rPr>
          <w:rFonts w:ascii="Times New Roman" w:hAnsi="Times New Roman" w:cs="Times New Roman"/>
        </w:rPr>
        <w:t xml:space="preserve"> i</w:t>
      </w:r>
      <w:r w:rsidRPr="00093EEA">
        <w:rPr>
          <w:rFonts w:ascii="Times New Roman" w:hAnsi="Times New Roman" w:cs="Times New Roman"/>
        </w:rPr>
        <w:t xml:space="preserve">ndices and maps that </w:t>
      </w:r>
      <w:r w:rsidR="00735C74" w:rsidRPr="00093EEA">
        <w:rPr>
          <w:rFonts w:ascii="Times New Roman" w:hAnsi="Times New Roman" w:cs="Times New Roman"/>
        </w:rPr>
        <w:t xml:space="preserve">will help with </w:t>
      </w:r>
      <w:r w:rsidRPr="00093EEA">
        <w:rPr>
          <w:rFonts w:ascii="Times New Roman" w:hAnsi="Times New Roman" w:cs="Times New Roman"/>
        </w:rPr>
        <w:t>our goals and strategies</w:t>
      </w:r>
      <w:r w:rsidR="00735C74" w:rsidRPr="00093EEA">
        <w:rPr>
          <w:rFonts w:ascii="Times New Roman" w:hAnsi="Times New Roman" w:cs="Times New Roman"/>
        </w:rPr>
        <w:t xml:space="preserve">,” </w:t>
      </w:r>
      <w:r w:rsidRPr="00093EEA">
        <w:rPr>
          <w:rFonts w:ascii="Times New Roman" w:hAnsi="Times New Roman" w:cs="Times New Roman"/>
        </w:rPr>
        <w:t xml:space="preserve">said Strickland, </w:t>
      </w:r>
      <w:r w:rsidR="00735C74" w:rsidRPr="00093EEA">
        <w:rPr>
          <w:rFonts w:ascii="Times New Roman" w:hAnsi="Times New Roman" w:cs="Times New Roman"/>
        </w:rPr>
        <w:t>“but our research is nowhere near over. It will be continuing.”</w:t>
      </w:r>
    </w:p>
    <w:p w14:paraId="1E6E5A8C" w14:textId="77777777" w:rsidR="005E0A68" w:rsidRPr="00093EEA" w:rsidRDefault="005E0A68" w:rsidP="00086EB0">
      <w:pPr>
        <w:rPr>
          <w:rFonts w:ascii="Times New Roman" w:hAnsi="Times New Roman" w:cs="Times New Roman"/>
        </w:rPr>
      </w:pPr>
    </w:p>
    <w:p w14:paraId="0A946D4D" w14:textId="77777777" w:rsidR="00C020DA" w:rsidRPr="00093EEA" w:rsidRDefault="00C020DA" w:rsidP="00086EB0">
      <w:pPr>
        <w:rPr>
          <w:rFonts w:ascii="Times New Roman" w:hAnsi="Times New Roman" w:cs="Times New Roman"/>
        </w:rPr>
      </w:pPr>
      <w:r w:rsidRPr="00093EEA">
        <w:rPr>
          <w:rFonts w:ascii="Times New Roman" w:hAnsi="Times New Roman" w:cs="Times New Roman"/>
        </w:rPr>
        <w:lastRenderedPageBreak/>
        <w:t xml:space="preserve">Strickland was one of two keynote speakers at a symposium </w:t>
      </w:r>
      <w:r w:rsidR="00735C74" w:rsidRPr="00093EEA">
        <w:rPr>
          <w:rFonts w:ascii="Times New Roman" w:hAnsi="Times New Roman" w:cs="Times New Roman"/>
        </w:rPr>
        <w:t xml:space="preserve">on August 9 </w:t>
      </w:r>
      <w:r w:rsidRPr="00093EEA">
        <w:rPr>
          <w:rFonts w:ascii="Times New Roman" w:hAnsi="Times New Roman" w:cs="Times New Roman"/>
        </w:rPr>
        <w:t xml:space="preserve">that concluded the </w:t>
      </w:r>
      <w:r w:rsidR="00735C74" w:rsidRPr="00093EEA">
        <w:rPr>
          <w:rFonts w:ascii="Times New Roman" w:hAnsi="Times New Roman" w:cs="Times New Roman"/>
        </w:rPr>
        <w:t xml:space="preserve">DSPG </w:t>
      </w:r>
      <w:r w:rsidRPr="00093EEA">
        <w:rPr>
          <w:rFonts w:ascii="Times New Roman" w:hAnsi="Times New Roman" w:cs="Times New Roman"/>
        </w:rPr>
        <w:t xml:space="preserve">summer program. About 150 academics and policymakers attended the event </w:t>
      </w:r>
      <w:r w:rsidR="00735C74" w:rsidRPr="00093EEA">
        <w:rPr>
          <w:rFonts w:ascii="Times New Roman" w:hAnsi="Times New Roman" w:cs="Times New Roman"/>
        </w:rPr>
        <w:t xml:space="preserve">which included a session </w:t>
      </w:r>
      <w:r w:rsidR="00BB2884">
        <w:rPr>
          <w:rFonts w:ascii="Times New Roman" w:hAnsi="Times New Roman" w:cs="Times New Roman"/>
        </w:rPr>
        <w:t xml:space="preserve">where the </w:t>
      </w:r>
      <w:r w:rsidR="00735C74" w:rsidRPr="00093EEA">
        <w:rPr>
          <w:rFonts w:ascii="Times New Roman" w:hAnsi="Times New Roman" w:cs="Times New Roman"/>
        </w:rPr>
        <w:t>student</w:t>
      </w:r>
      <w:r w:rsidR="00BB2884">
        <w:rPr>
          <w:rFonts w:ascii="Times New Roman" w:hAnsi="Times New Roman" w:cs="Times New Roman"/>
        </w:rPr>
        <w:t>s presented posters about their research.</w:t>
      </w:r>
    </w:p>
    <w:p w14:paraId="7B31DE8A" w14:textId="77777777" w:rsidR="00C020DA" w:rsidRPr="00093EEA" w:rsidRDefault="00C020DA" w:rsidP="00086EB0">
      <w:pPr>
        <w:rPr>
          <w:rFonts w:ascii="Times New Roman" w:hAnsi="Times New Roman" w:cs="Times New Roman"/>
        </w:rPr>
      </w:pPr>
    </w:p>
    <w:p w14:paraId="43333D7B" w14:textId="77777777" w:rsidR="00C020DA" w:rsidRPr="00093EEA" w:rsidRDefault="00C020DA" w:rsidP="00086EB0">
      <w:pPr>
        <w:rPr>
          <w:rFonts w:ascii="Times New Roman" w:hAnsi="Times New Roman" w:cs="Times New Roman"/>
        </w:rPr>
      </w:pPr>
      <w:r w:rsidRPr="00093EEA">
        <w:rPr>
          <w:rFonts w:ascii="Times New Roman" w:hAnsi="Times New Roman" w:cs="Times New Roman"/>
        </w:rPr>
        <w:t>The second keynote speaker was Catherine Woteki, former undersecretary for Research, Education and Economics and chief scientist for the</w:t>
      </w:r>
      <w:r w:rsidR="00155857" w:rsidRPr="00093EEA">
        <w:rPr>
          <w:rFonts w:ascii="Times New Roman" w:hAnsi="Times New Roman" w:cs="Times New Roman"/>
        </w:rPr>
        <w:t xml:space="preserve"> U.S. Department of Agriculture, who lauded the DSPG program as </w:t>
      </w:r>
      <w:r w:rsidR="00BB2884">
        <w:rPr>
          <w:rFonts w:ascii="Times New Roman" w:hAnsi="Times New Roman" w:cs="Times New Roman"/>
        </w:rPr>
        <w:t>“</w:t>
      </w:r>
      <w:r w:rsidR="00155857" w:rsidRPr="00093EEA">
        <w:rPr>
          <w:rFonts w:ascii="Times New Roman" w:hAnsi="Times New Roman" w:cs="Times New Roman"/>
        </w:rPr>
        <w:t>a wonderful example of how communities can use data to solve a wide variety of problems.</w:t>
      </w:r>
    </w:p>
    <w:p w14:paraId="1FCA8083" w14:textId="77777777" w:rsidR="00155857" w:rsidRPr="00093EEA" w:rsidRDefault="00155857" w:rsidP="00086EB0">
      <w:pPr>
        <w:rPr>
          <w:rFonts w:ascii="Times New Roman" w:hAnsi="Times New Roman" w:cs="Times New Roman"/>
        </w:rPr>
      </w:pPr>
    </w:p>
    <w:p w14:paraId="36B0D97D" w14:textId="77777777" w:rsidR="00155857" w:rsidRPr="00093EEA" w:rsidRDefault="00155857" w:rsidP="00086EB0">
      <w:pPr>
        <w:rPr>
          <w:rFonts w:ascii="Times New Roman" w:hAnsi="Times New Roman" w:cs="Times New Roman"/>
        </w:rPr>
      </w:pPr>
      <w:r w:rsidRPr="00093EEA">
        <w:rPr>
          <w:rFonts w:ascii="Times New Roman" w:hAnsi="Times New Roman" w:cs="Times New Roman"/>
        </w:rPr>
        <w:t>“We need more resources, training, and programs like DSPG both nationally and internationally,” Wote</w:t>
      </w:r>
      <w:del w:id="1" w:author="Gizem Korkmaz" w:date="2018-08-15T12:18:00Z">
        <w:r w:rsidRPr="00093EEA" w:rsidDel="003A19B7">
          <w:rPr>
            <w:rFonts w:ascii="Times New Roman" w:hAnsi="Times New Roman" w:cs="Times New Roman"/>
          </w:rPr>
          <w:delText>c</w:delText>
        </w:r>
      </w:del>
      <w:r w:rsidRPr="00093EEA">
        <w:rPr>
          <w:rFonts w:ascii="Times New Roman" w:hAnsi="Times New Roman" w:cs="Times New Roman"/>
        </w:rPr>
        <w:t>ki said.</w:t>
      </w:r>
    </w:p>
    <w:p w14:paraId="39945738" w14:textId="77777777" w:rsidR="00086EB0" w:rsidRPr="00093EEA" w:rsidRDefault="00086EB0" w:rsidP="00A545F2">
      <w:pPr>
        <w:rPr>
          <w:rFonts w:ascii="Times New Roman" w:hAnsi="Times New Roman" w:cs="Times New Roman"/>
        </w:rPr>
      </w:pPr>
    </w:p>
    <w:p w14:paraId="0AE2CBC6" w14:textId="1473F3CE" w:rsidR="00093EEA" w:rsidRPr="00093EEA" w:rsidRDefault="00086EB0" w:rsidP="00093EEA">
      <w:pPr>
        <w:rPr>
          <w:rFonts w:ascii="Times New Roman" w:hAnsi="Times New Roman" w:cs="Times New Roman"/>
        </w:rPr>
      </w:pPr>
      <w:r w:rsidRPr="00093EEA">
        <w:rPr>
          <w:rFonts w:ascii="Times New Roman" w:hAnsi="Times New Roman" w:cs="Times New Roman"/>
        </w:rPr>
        <w:t>Three of the 1</w:t>
      </w:r>
      <w:ins w:id="2" w:author="Gizem Korkmaz" w:date="2018-08-15T12:20:00Z">
        <w:r w:rsidR="002E3D3D">
          <w:rPr>
            <w:rFonts w:ascii="Times New Roman" w:hAnsi="Times New Roman" w:cs="Times New Roman"/>
          </w:rPr>
          <w:t>3</w:t>
        </w:r>
      </w:ins>
      <w:del w:id="3" w:author="Gizem Korkmaz" w:date="2018-08-15T12:20:00Z">
        <w:r w:rsidRPr="00093EEA" w:rsidDel="002E3D3D">
          <w:rPr>
            <w:rFonts w:ascii="Times New Roman" w:hAnsi="Times New Roman" w:cs="Times New Roman"/>
          </w:rPr>
          <w:delText>5</w:delText>
        </w:r>
      </w:del>
      <w:r w:rsidRPr="00093EEA">
        <w:rPr>
          <w:rFonts w:ascii="Times New Roman" w:hAnsi="Times New Roman" w:cs="Times New Roman"/>
        </w:rPr>
        <w:t xml:space="preserve"> DSPG projects this summer were </w:t>
      </w:r>
      <w:r w:rsidR="00093EEA" w:rsidRPr="00093EEA">
        <w:rPr>
          <w:rFonts w:ascii="Times New Roman" w:hAnsi="Times New Roman" w:cs="Times New Roman"/>
        </w:rPr>
        <w:t xml:space="preserve">from </w:t>
      </w:r>
      <w:r w:rsidRPr="00093EEA">
        <w:rPr>
          <w:rFonts w:ascii="Times New Roman" w:hAnsi="Times New Roman" w:cs="Times New Roman"/>
        </w:rPr>
        <w:t xml:space="preserve">Arlington County, a frequent collaborator with SDAL. </w:t>
      </w:r>
    </w:p>
    <w:p w14:paraId="39B028E5" w14:textId="77777777" w:rsidR="00093EEA" w:rsidRPr="00093EEA" w:rsidRDefault="00093EEA" w:rsidP="00086EB0">
      <w:pPr>
        <w:rPr>
          <w:rFonts w:ascii="Times New Roman" w:hAnsi="Times New Roman" w:cs="Times New Roman"/>
        </w:rPr>
      </w:pPr>
    </w:p>
    <w:p w14:paraId="361DBB59" w14:textId="7F571567" w:rsidR="00086EB0" w:rsidRPr="00093EEA" w:rsidRDefault="00086EB0" w:rsidP="00086EB0">
      <w:pPr>
        <w:rPr>
          <w:rFonts w:ascii="Times New Roman" w:eastAsia="Times New Roman" w:hAnsi="Times New Roman" w:cs="Times New Roman"/>
          <w:color w:val="222222"/>
        </w:rPr>
      </w:pPr>
      <w:r w:rsidRPr="00093EEA">
        <w:rPr>
          <w:rFonts w:ascii="Times New Roman" w:hAnsi="Times New Roman" w:cs="Times New Roman"/>
        </w:rPr>
        <w:t>“The best part of collaborating with partners like Virginia Tech is that we can point to an outside institution to provide validation and that is invaluable</w:t>
      </w:r>
      <w:r w:rsidR="00FC61BE">
        <w:rPr>
          <w:rFonts w:ascii="Times New Roman" w:hAnsi="Times New Roman" w:cs="Times New Roman"/>
        </w:rPr>
        <w:t xml:space="preserve"> to us</w:t>
      </w:r>
      <w:r w:rsidRPr="00093EEA">
        <w:rPr>
          <w:rFonts w:ascii="Times New Roman" w:hAnsi="Times New Roman" w:cs="Times New Roman"/>
        </w:rPr>
        <w:t xml:space="preserve">,” </w:t>
      </w:r>
      <w:r w:rsidR="00155857" w:rsidRPr="00093EEA">
        <w:rPr>
          <w:rFonts w:ascii="Times New Roman" w:hAnsi="Times New Roman" w:cs="Times New Roman"/>
        </w:rPr>
        <w:t xml:space="preserve">said </w:t>
      </w:r>
      <w:r w:rsidR="00155857" w:rsidRPr="00093EEA">
        <w:rPr>
          <w:rFonts w:ascii="Times New Roman" w:eastAsia="Times New Roman" w:hAnsi="Times New Roman" w:cs="Times New Roman"/>
          <w:color w:val="222222"/>
        </w:rPr>
        <w:t>Master Police Officer Dimitrios Mastoras of the Arlington County Police Department</w:t>
      </w:r>
      <w:ins w:id="4" w:author="Gizem Korkmaz" w:date="2018-08-15T12:21:00Z">
        <w:r w:rsidR="00922D63">
          <w:rPr>
            <w:rFonts w:ascii="Times New Roman" w:eastAsia="Times New Roman" w:hAnsi="Times New Roman" w:cs="Times New Roman"/>
            <w:color w:val="222222"/>
          </w:rPr>
          <w:t xml:space="preserve"> (ACPD)</w:t>
        </w:r>
      </w:ins>
      <w:r w:rsidR="00093EEA" w:rsidRPr="00093EEA">
        <w:rPr>
          <w:rFonts w:ascii="Times New Roman" w:eastAsia="Times New Roman" w:hAnsi="Times New Roman" w:cs="Times New Roman"/>
          <w:color w:val="222222"/>
        </w:rPr>
        <w:t>.</w:t>
      </w:r>
      <w:r w:rsidR="00155857" w:rsidRPr="00093EEA">
        <w:rPr>
          <w:rFonts w:ascii="Times New Roman" w:eastAsia="Times New Roman" w:hAnsi="Times New Roman" w:cs="Times New Roman"/>
          <w:color w:val="222222"/>
        </w:rPr>
        <w:t xml:space="preserve"> </w:t>
      </w:r>
    </w:p>
    <w:p w14:paraId="2DA91D39" w14:textId="77777777" w:rsidR="00093EEA" w:rsidRPr="00093EEA" w:rsidRDefault="00093EEA" w:rsidP="00086EB0">
      <w:pPr>
        <w:rPr>
          <w:rFonts w:ascii="Times New Roman" w:eastAsia="Times New Roman" w:hAnsi="Times New Roman" w:cs="Times New Roman"/>
          <w:color w:val="222222"/>
        </w:rPr>
      </w:pPr>
    </w:p>
    <w:p w14:paraId="4BD2F005" w14:textId="1F1E06B7" w:rsidR="00A93B82" w:rsidRDefault="00B14405" w:rsidP="00A93B82">
      <w:pPr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hAnsi="Times New Roman" w:cs="Times New Roman"/>
        </w:rPr>
        <w:t xml:space="preserve">The </w:t>
      </w:r>
      <w:r w:rsidR="00093EEA" w:rsidRPr="00093EEA">
        <w:rPr>
          <w:rFonts w:ascii="Times New Roman" w:hAnsi="Times New Roman" w:cs="Times New Roman"/>
        </w:rPr>
        <w:t>DSPG team work</w:t>
      </w:r>
      <w:r>
        <w:rPr>
          <w:rFonts w:ascii="Times New Roman" w:hAnsi="Times New Roman" w:cs="Times New Roman"/>
        </w:rPr>
        <w:t xml:space="preserve">ing </w:t>
      </w:r>
      <w:r w:rsidR="00093EEA" w:rsidRPr="00093EEA">
        <w:rPr>
          <w:rFonts w:ascii="Times New Roman" w:hAnsi="Times New Roman" w:cs="Times New Roman"/>
        </w:rPr>
        <w:t xml:space="preserve">with </w:t>
      </w:r>
      <w:r w:rsidR="00E37257">
        <w:rPr>
          <w:rFonts w:ascii="Times New Roman" w:hAnsi="Times New Roman" w:cs="Times New Roman"/>
        </w:rPr>
        <w:t xml:space="preserve">the police department </w:t>
      </w:r>
      <w:r w:rsidR="00093EEA" w:rsidRPr="00093EEA">
        <w:rPr>
          <w:rFonts w:ascii="Times New Roman" w:hAnsi="Times New Roman" w:cs="Times New Roman"/>
        </w:rPr>
        <w:t>evaluate</w:t>
      </w:r>
      <w:r>
        <w:rPr>
          <w:rFonts w:ascii="Times New Roman" w:hAnsi="Times New Roman" w:cs="Times New Roman"/>
        </w:rPr>
        <w:t>d</w:t>
      </w:r>
      <w:r w:rsidR="00093EEA" w:rsidRPr="00093EEA">
        <w:rPr>
          <w:rFonts w:ascii="Times New Roman" w:hAnsi="Times New Roman" w:cs="Times New Roman"/>
        </w:rPr>
        <w:t xml:space="preserve"> data from the </w:t>
      </w:r>
      <w:del w:id="5" w:author="Gizem Korkmaz" w:date="2018-08-15T12:21:00Z">
        <w:r w:rsidR="00093EEA" w:rsidRPr="00093EEA" w:rsidDel="00922D63">
          <w:rPr>
            <w:rFonts w:ascii="Times New Roman" w:hAnsi="Times New Roman" w:cs="Times New Roman"/>
          </w:rPr>
          <w:delText>Arlington Police Department</w:delText>
        </w:r>
      </w:del>
      <w:ins w:id="6" w:author="Gizem Korkmaz" w:date="2018-08-15T12:21:00Z">
        <w:r w:rsidR="00922D63">
          <w:rPr>
            <w:rFonts w:ascii="Times New Roman" w:hAnsi="Times New Roman" w:cs="Times New Roman"/>
          </w:rPr>
          <w:t>ACPD</w:t>
        </w:r>
      </w:ins>
      <w:bookmarkStart w:id="7" w:name="_GoBack"/>
      <w:bookmarkEnd w:id="7"/>
      <w:r w:rsidR="00093EEA" w:rsidRPr="00093EEA">
        <w:rPr>
          <w:rFonts w:ascii="Times New Roman" w:hAnsi="Times New Roman" w:cs="Times New Roman"/>
        </w:rPr>
        <w:t xml:space="preserve">’s Arlington Restaurant Initiative </w:t>
      </w:r>
      <w:r w:rsidR="00FC61BE">
        <w:rPr>
          <w:rFonts w:ascii="Times New Roman" w:hAnsi="Times New Roman" w:cs="Times New Roman"/>
        </w:rPr>
        <w:t xml:space="preserve">that focuses on training restaurant personnel on best practices </w:t>
      </w:r>
      <w:r w:rsidR="00093EEA" w:rsidRPr="00093EEA">
        <w:rPr>
          <w:rFonts w:ascii="Times New Roman" w:hAnsi="Times New Roman" w:cs="Times New Roman"/>
        </w:rPr>
        <w:t xml:space="preserve">to reduce the risk of alcohol-related disorder. </w:t>
      </w:r>
      <w:r w:rsidR="00FC61BE">
        <w:rPr>
          <w:rFonts w:ascii="Times New Roman" w:eastAsia="Times New Roman" w:hAnsi="Times New Roman" w:cs="Times New Roman"/>
          <w:color w:val="222222"/>
        </w:rPr>
        <w:t>A</w:t>
      </w:r>
      <w:r w:rsidR="00DE395C" w:rsidRPr="00093EEA">
        <w:rPr>
          <w:rFonts w:ascii="Times New Roman" w:eastAsia="Times New Roman" w:hAnsi="Times New Roman" w:cs="Times New Roman"/>
          <w:color w:val="222222"/>
        </w:rPr>
        <w:t xml:space="preserve">n </w:t>
      </w:r>
      <w:r w:rsidR="007868E6" w:rsidRPr="00093EEA">
        <w:rPr>
          <w:rFonts w:ascii="Times New Roman" w:hAnsi="Times New Roman" w:cs="Times New Roman"/>
        </w:rPr>
        <w:t xml:space="preserve">interactive </w:t>
      </w:r>
      <w:r w:rsidR="00DE395C" w:rsidRPr="00093EEA">
        <w:rPr>
          <w:rFonts w:ascii="Times New Roman" w:hAnsi="Times New Roman" w:cs="Times New Roman"/>
        </w:rPr>
        <w:t>dashboard</w:t>
      </w:r>
      <w:r w:rsidR="007868E6" w:rsidRPr="00093EEA">
        <w:rPr>
          <w:rFonts w:ascii="Times New Roman" w:hAnsi="Times New Roman" w:cs="Times New Roman"/>
        </w:rPr>
        <w:t xml:space="preserve"> </w:t>
      </w:r>
      <w:r w:rsidR="00FC61BE">
        <w:rPr>
          <w:rFonts w:ascii="Times New Roman" w:hAnsi="Times New Roman" w:cs="Times New Roman"/>
        </w:rPr>
        <w:t xml:space="preserve">built by the team </w:t>
      </w:r>
      <w:r w:rsidR="00DE395C" w:rsidRPr="00093EEA">
        <w:rPr>
          <w:rFonts w:ascii="Times New Roman" w:hAnsi="Times New Roman" w:cs="Times New Roman"/>
        </w:rPr>
        <w:t xml:space="preserve">plotted </w:t>
      </w:r>
      <w:del w:id="8" w:author="Gizem Korkmaz" w:date="2018-08-15T12:21:00Z">
        <w:r w:rsidR="00DE395C" w:rsidRPr="00093EEA" w:rsidDel="00922D63">
          <w:rPr>
            <w:rFonts w:ascii="Times New Roman" w:hAnsi="Times New Roman" w:cs="Times New Roman"/>
          </w:rPr>
          <w:delText xml:space="preserve">and </w:delText>
        </w:r>
        <w:r w:rsidR="007868E6" w:rsidRPr="00093EEA" w:rsidDel="00922D63">
          <w:rPr>
            <w:rFonts w:ascii="Times New Roman" w:hAnsi="Times New Roman" w:cs="Times New Roman"/>
          </w:rPr>
          <w:delText>model</w:delText>
        </w:r>
        <w:r w:rsidR="00DE395C" w:rsidRPr="00093EEA" w:rsidDel="00922D63">
          <w:rPr>
            <w:rFonts w:ascii="Times New Roman" w:hAnsi="Times New Roman" w:cs="Times New Roman"/>
          </w:rPr>
          <w:delText>ed</w:delText>
        </w:r>
        <w:r w:rsidR="007868E6" w:rsidRPr="00093EEA" w:rsidDel="00922D63">
          <w:rPr>
            <w:rFonts w:ascii="Times New Roman" w:hAnsi="Times New Roman" w:cs="Times New Roman"/>
          </w:rPr>
          <w:delText xml:space="preserve"> </w:delText>
        </w:r>
      </w:del>
      <w:r w:rsidR="00A93B82" w:rsidRPr="00093EEA">
        <w:rPr>
          <w:rFonts w:ascii="Times New Roman" w:eastAsia="Times New Roman" w:hAnsi="Times New Roman" w:cs="Times New Roman"/>
          <w:color w:val="222222"/>
        </w:rPr>
        <w:t xml:space="preserve">data </w:t>
      </w:r>
      <w:r w:rsidR="00FC61BE">
        <w:rPr>
          <w:rFonts w:ascii="Times New Roman" w:eastAsia="Times New Roman" w:hAnsi="Times New Roman" w:cs="Times New Roman"/>
          <w:color w:val="222222"/>
        </w:rPr>
        <w:t xml:space="preserve">that showed a decrease in arrests. </w:t>
      </w:r>
    </w:p>
    <w:p w14:paraId="764EC143" w14:textId="77777777" w:rsidR="00FC61BE" w:rsidRDefault="00FC61BE" w:rsidP="00A93B82">
      <w:pPr>
        <w:rPr>
          <w:rFonts w:ascii="Times New Roman" w:eastAsia="Times New Roman" w:hAnsi="Times New Roman" w:cs="Times New Roman"/>
          <w:color w:val="222222"/>
        </w:rPr>
      </w:pPr>
    </w:p>
    <w:p w14:paraId="46591230" w14:textId="77777777" w:rsidR="00FC61BE" w:rsidRDefault="00FC61BE" w:rsidP="00FC61BE">
      <w:pPr>
        <w:rPr>
          <w:rFonts w:ascii="Times New Roman" w:hAnsi="Times New Roman" w:cs="Times New Roman"/>
        </w:rPr>
      </w:pPr>
      <w:r w:rsidRPr="00093EEA">
        <w:rPr>
          <w:rFonts w:ascii="Times New Roman" w:hAnsi="Times New Roman" w:cs="Times New Roman"/>
        </w:rPr>
        <w:t xml:space="preserve">The next step, said Mastoras, is to develop methods to estimate reduction in crime solely due to the Arlington Restaurant Initiative since other factors also </w:t>
      </w:r>
      <w:r>
        <w:rPr>
          <w:rFonts w:ascii="Times New Roman" w:hAnsi="Times New Roman" w:cs="Times New Roman"/>
        </w:rPr>
        <w:t xml:space="preserve">play a role in crime reduction. This information can further be useful in helping </w:t>
      </w:r>
      <w:r w:rsidRPr="00093EEA">
        <w:rPr>
          <w:rFonts w:ascii="Times New Roman" w:hAnsi="Times New Roman" w:cs="Times New Roman"/>
        </w:rPr>
        <w:t>calculate cost savings as a result of the initiative.</w:t>
      </w:r>
    </w:p>
    <w:p w14:paraId="621B962D" w14:textId="77777777" w:rsidR="003B7E94" w:rsidRDefault="003B7E94" w:rsidP="00DE395C">
      <w:pPr>
        <w:rPr>
          <w:rFonts w:ascii="Times New Roman" w:eastAsia="Times New Roman" w:hAnsi="Times New Roman" w:cs="Times New Roman"/>
          <w:color w:val="222222"/>
        </w:rPr>
      </w:pPr>
    </w:p>
    <w:p w14:paraId="575D14E9" w14:textId="0702D65D" w:rsidR="003B7E94" w:rsidRDefault="003B7E94" w:rsidP="003B7E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Alexa Nosal, a junior majoring in sociology, criminology, and psychology, said the DSPG program met all of her expectations. “</w:t>
      </w:r>
      <w:r w:rsidR="00FC61BE">
        <w:rPr>
          <w:rFonts w:ascii="Times New Roman" w:hAnsi="Times New Roman" w:cs="Times New Roman"/>
        </w:rPr>
        <w:t xml:space="preserve">I was attracted </w:t>
      </w:r>
      <w:r w:rsidR="00216DBD">
        <w:rPr>
          <w:rFonts w:ascii="Times New Roman" w:hAnsi="Times New Roman" w:cs="Times New Roman"/>
        </w:rPr>
        <w:t xml:space="preserve">to the program </w:t>
      </w:r>
      <w:r w:rsidR="00FC61BE">
        <w:rPr>
          <w:rFonts w:ascii="Times New Roman" w:hAnsi="Times New Roman" w:cs="Times New Roman"/>
        </w:rPr>
        <w:t>by its interdisciplinary aspect and i</w:t>
      </w:r>
      <w:r>
        <w:rPr>
          <w:rFonts w:ascii="Times New Roman" w:hAnsi="Times New Roman" w:cs="Times New Roman"/>
        </w:rPr>
        <w:t xml:space="preserve">t was great to be involved </w:t>
      </w:r>
      <w:r w:rsidR="00FC61BE">
        <w:rPr>
          <w:rFonts w:ascii="Times New Roman" w:hAnsi="Times New Roman" w:cs="Times New Roman"/>
        </w:rPr>
        <w:t xml:space="preserve">in </w:t>
      </w:r>
      <w:r>
        <w:rPr>
          <w:rFonts w:ascii="Times New Roman" w:hAnsi="Times New Roman" w:cs="Times New Roman"/>
        </w:rPr>
        <w:t xml:space="preserve">something </w:t>
      </w:r>
      <w:r w:rsidR="00FC61BE">
        <w:rPr>
          <w:rFonts w:ascii="Times New Roman" w:hAnsi="Times New Roman" w:cs="Times New Roman"/>
        </w:rPr>
        <w:t xml:space="preserve">like the Arlington Police Department project </w:t>
      </w:r>
      <w:r>
        <w:rPr>
          <w:rFonts w:ascii="Times New Roman" w:hAnsi="Times New Roman" w:cs="Times New Roman"/>
        </w:rPr>
        <w:t>that is helping to keep the community safer.”</w:t>
      </w:r>
    </w:p>
    <w:p w14:paraId="28F8234F" w14:textId="77777777" w:rsidR="003B7E94" w:rsidRDefault="003B7E94" w:rsidP="007868E6">
      <w:pPr>
        <w:rPr>
          <w:rFonts w:ascii="Times New Roman" w:hAnsi="Times New Roman" w:cs="Times New Roman"/>
        </w:rPr>
      </w:pPr>
    </w:p>
    <w:p w14:paraId="526F606B" w14:textId="77777777" w:rsidR="003B7E94" w:rsidRDefault="003B7E94" w:rsidP="007868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Luke Kim, a junior majoring in computational modeling and data analytics, </w:t>
      </w:r>
      <w:r w:rsidR="00491AF0">
        <w:rPr>
          <w:rFonts w:ascii="Times New Roman" w:hAnsi="Times New Roman" w:cs="Times New Roman"/>
        </w:rPr>
        <w:t xml:space="preserve">said it was the first time he had been exposed to an academic environment outside the classroom and </w:t>
      </w:r>
      <w:r>
        <w:rPr>
          <w:rFonts w:ascii="Times New Roman" w:hAnsi="Times New Roman" w:cs="Times New Roman"/>
        </w:rPr>
        <w:t xml:space="preserve">cited the networking opportunities afforded through the program as </w:t>
      </w:r>
      <w:r w:rsidR="00491AF0">
        <w:rPr>
          <w:rFonts w:ascii="Times New Roman" w:hAnsi="Times New Roman" w:cs="Times New Roman"/>
        </w:rPr>
        <w:t xml:space="preserve">being particularly valuable to him. </w:t>
      </w:r>
    </w:p>
    <w:p w14:paraId="15D2D718" w14:textId="77777777" w:rsidR="00491AF0" w:rsidRDefault="00491AF0" w:rsidP="007868E6">
      <w:pPr>
        <w:rPr>
          <w:rFonts w:ascii="Times New Roman" w:hAnsi="Times New Roman" w:cs="Times New Roman"/>
        </w:rPr>
      </w:pPr>
    </w:p>
    <w:p w14:paraId="54926E9D" w14:textId="47C303DE" w:rsidR="00491AF0" w:rsidRDefault="00491AF0" w:rsidP="007868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“I was learning and discovering new things every day by diving into community data. I now look at things like air quality and traffic conditions </w:t>
      </w:r>
      <w:r w:rsidR="00216DBD">
        <w:rPr>
          <w:rFonts w:ascii="Times New Roman" w:hAnsi="Times New Roman" w:cs="Times New Roman"/>
        </w:rPr>
        <w:t xml:space="preserve">— </w:t>
      </w:r>
      <w:r>
        <w:rPr>
          <w:rFonts w:ascii="Times New Roman" w:hAnsi="Times New Roman" w:cs="Times New Roman"/>
        </w:rPr>
        <w:t>in a totally different light,”</w:t>
      </w:r>
      <w:r w:rsidR="00216DB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said Kim, who worked on a team to help the Virginia Cooperative Extension better understand its geographical scope and better allocate its resources.</w:t>
      </w:r>
    </w:p>
    <w:p w14:paraId="10AA4E09" w14:textId="77777777" w:rsidR="00491AF0" w:rsidRDefault="00491AF0" w:rsidP="007868E6">
      <w:pPr>
        <w:rPr>
          <w:rFonts w:ascii="Times New Roman" w:hAnsi="Times New Roman" w:cs="Times New Roman"/>
        </w:rPr>
      </w:pPr>
    </w:p>
    <w:p w14:paraId="7080704E" w14:textId="30DBADD8" w:rsidR="00491AF0" w:rsidRDefault="00491AF0" w:rsidP="007868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“The transformation</w:t>
      </w:r>
      <w:r w:rsidR="00216DBD">
        <w:rPr>
          <w:rFonts w:ascii="Times New Roman" w:hAnsi="Times New Roman" w:cs="Times New Roman"/>
        </w:rPr>
        <w:t xml:space="preserve"> of </w:t>
      </w:r>
      <w:r>
        <w:rPr>
          <w:rFonts w:ascii="Times New Roman" w:hAnsi="Times New Roman" w:cs="Times New Roman"/>
        </w:rPr>
        <w:t xml:space="preserve">students </w:t>
      </w:r>
      <w:r w:rsidR="00216DBD">
        <w:rPr>
          <w:rFonts w:ascii="Times New Roman" w:hAnsi="Times New Roman" w:cs="Times New Roman"/>
        </w:rPr>
        <w:t xml:space="preserve">like Kim </w:t>
      </w:r>
      <w:r>
        <w:rPr>
          <w:rFonts w:ascii="Times New Roman" w:hAnsi="Times New Roman" w:cs="Times New Roman"/>
        </w:rPr>
        <w:t xml:space="preserve">over the summer is </w:t>
      </w:r>
      <w:r w:rsidR="00E17AA2">
        <w:rPr>
          <w:rFonts w:ascii="Times New Roman" w:hAnsi="Times New Roman" w:cs="Times New Roman"/>
        </w:rPr>
        <w:t xml:space="preserve">pronounced,” said </w:t>
      </w:r>
      <w:hyperlink r:id="rId9" w:history="1">
        <w:r w:rsidR="00E17AA2" w:rsidRPr="00216DBD">
          <w:rPr>
            <w:rStyle w:val="Hyperlink"/>
            <w:rFonts w:ascii="Times New Roman" w:hAnsi="Times New Roman" w:cs="Times New Roman"/>
          </w:rPr>
          <w:t>Aaron Schroeder</w:t>
        </w:r>
      </w:hyperlink>
      <w:r w:rsidR="00E17AA2">
        <w:rPr>
          <w:rFonts w:ascii="Times New Roman" w:hAnsi="Times New Roman" w:cs="Times New Roman"/>
        </w:rPr>
        <w:t xml:space="preserve">, </w:t>
      </w:r>
      <w:r w:rsidR="00216DBD">
        <w:rPr>
          <w:rFonts w:ascii="Times New Roman" w:hAnsi="Times New Roman" w:cs="Times New Roman"/>
        </w:rPr>
        <w:t xml:space="preserve">senior research scientist and </w:t>
      </w:r>
      <w:ins w:id="9" w:author="Gizem Korkmaz" w:date="2018-08-15T12:18:00Z">
        <w:r w:rsidR="003A19B7">
          <w:rPr>
            <w:rFonts w:ascii="Times New Roman" w:hAnsi="Times New Roman" w:cs="Times New Roman"/>
          </w:rPr>
          <w:t>co-</w:t>
        </w:r>
      </w:ins>
      <w:r w:rsidR="00E17AA2">
        <w:rPr>
          <w:rFonts w:ascii="Times New Roman" w:hAnsi="Times New Roman" w:cs="Times New Roman"/>
        </w:rPr>
        <w:t>director of the DSPG program. “</w:t>
      </w:r>
      <w:r w:rsidR="00216DBD">
        <w:rPr>
          <w:rFonts w:ascii="Times New Roman" w:hAnsi="Times New Roman" w:cs="Times New Roman"/>
        </w:rPr>
        <w:t>L</w:t>
      </w:r>
      <w:r w:rsidR="00E17AA2">
        <w:rPr>
          <w:rFonts w:ascii="Times New Roman" w:hAnsi="Times New Roman" w:cs="Times New Roman"/>
        </w:rPr>
        <w:t>eaving the classroom — where problems and solutions are generally well-defined — and reaching out to discover and define data they did not even know existed</w:t>
      </w:r>
      <w:r w:rsidR="00216DBD">
        <w:rPr>
          <w:rFonts w:ascii="Times New Roman" w:hAnsi="Times New Roman" w:cs="Times New Roman"/>
        </w:rPr>
        <w:t xml:space="preserve"> </w:t>
      </w:r>
      <w:r w:rsidR="00E37257">
        <w:rPr>
          <w:rFonts w:ascii="Times New Roman" w:hAnsi="Times New Roman" w:cs="Times New Roman"/>
        </w:rPr>
        <w:t>has an effect on them.”</w:t>
      </w:r>
    </w:p>
    <w:p w14:paraId="0A6153A7" w14:textId="77777777" w:rsidR="00491AF0" w:rsidRDefault="00491AF0" w:rsidP="007868E6">
      <w:pPr>
        <w:rPr>
          <w:rFonts w:ascii="Times New Roman" w:hAnsi="Times New Roman" w:cs="Times New Roman"/>
        </w:rPr>
      </w:pPr>
    </w:p>
    <w:p w14:paraId="52D2F61F" w14:textId="77777777" w:rsidR="00491AF0" w:rsidRDefault="00E17AA2" w:rsidP="007868E6">
      <w:pPr>
        <w:rPr>
          <w:rFonts w:ascii="Times New Roman" w:hAnsi="Times New Roman" w:cs="Times New Roman"/>
        </w:rPr>
      </w:pPr>
      <w:commentRangeStart w:id="10"/>
      <w:r>
        <w:rPr>
          <w:rFonts w:ascii="Times New Roman" w:hAnsi="Times New Roman" w:cs="Times New Roman"/>
        </w:rPr>
        <w:t>In addition to the Roanoke Valley-Alleghany Regional Commission; the Arlington County Police Department and the Virginia Tech Center for Peace Studies and Violence Prevention; and the Virginia Cooperative Extension, other sponsors of the DPSG program include: Arlington Community Progress Network</w:t>
      </w:r>
      <w:r w:rsidR="009210B8">
        <w:rPr>
          <w:rFonts w:ascii="Times New Roman" w:hAnsi="Times New Roman" w:cs="Times New Roman"/>
        </w:rPr>
        <w:t>;</w:t>
      </w:r>
      <w:r w:rsidR="00BF3312" w:rsidRPr="00BF3312">
        <w:t xml:space="preserve"> </w:t>
      </w:r>
      <w:r w:rsidR="00BF3312" w:rsidRPr="00BF3312">
        <w:rPr>
          <w:rFonts w:ascii="Times New Roman" w:hAnsi="Times New Roman" w:cs="Times New Roman"/>
        </w:rPr>
        <w:t>Virginia Tech Office of the Executive Vice President and Provost</w:t>
      </w:r>
      <w:r w:rsidR="009210B8">
        <w:rPr>
          <w:rFonts w:ascii="Times New Roman" w:hAnsi="Times New Roman" w:cs="Times New Roman"/>
        </w:rPr>
        <w:t>; National Center for Science and Engineering Statistics at the National Science Foundation; Arlington Department of Human Services, U.S. Army Research Institute for Behavioral and Social Science Research; Virginia Department of Social Services; and United Methodist Foster Services.</w:t>
      </w:r>
      <w:r>
        <w:rPr>
          <w:rFonts w:ascii="Times New Roman" w:hAnsi="Times New Roman" w:cs="Times New Roman"/>
        </w:rPr>
        <w:t xml:space="preserve"> </w:t>
      </w:r>
      <w:commentRangeEnd w:id="10"/>
      <w:r w:rsidR="00BF3312">
        <w:rPr>
          <w:rStyle w:val="CommentReference"/>
        </w:rPr>
        <w:commentReference w:id="10"/>
      </w:r>
    </w:p>
    <w:p w14:paraId="0238F5E8" w14:textId="77777777" w:rsidR="009210B8" w:rsidRPr="00BF3312" w:rsidRDefault="009210B8" w:rsidP="007868E6">
      <w:pPr>
        <w:rPr>
          <w:rFonts w:ascii="Times New Roman" w:hAnsi="Times New Roman" w:cs="Times New Roman"/>
        </w:rPr>
      </w:pPr>
    </w:p>
    <w:p w14:paraId="5E3E754F" w14:textId="13675363" w:rsidR="009210B8" w:rsidRDefault="00BF3312" w:rsidP="007868E6">
      <w:pPr>
        <w:rPr>
          <w:rFonts w:ascii="Times New Roman" w:hAnsi="Times New Roman" w:cs="Times New Roman"/>
          <w:color w:val="222222"/>
        </w:rPr>
      </w:pPr>
      <w:r w:rsidRPr="00BF3312">
        <w:rPr>
          <w:rFonts w:ascii="Times New Roman" w:hAnsi="Times New Roman" w:cs="Times New Roman"/>
          <w:color w:val="222222"/>
        </w:rPr>
        <w:t xml:space="preserve">“As the DSPG program marked its fourth year, we were very pleased to have </w:t>
      </w:r>
      <w:commentRangeStart w:id="11"/>
      <w:r w:rsidRPr="00BF3312">
        <w:rPr>
          <w:rFonts w:ascii="Times New Roman" w:hAnsi="Times New Roman" w:cs="Times New Roman"/>
          <w:color w:val="222222"/>
        </w:rPr>
        <w:t>five</w:t>
      </w:r>
      <w:commentRangeEnd w:id="11"/>
      <w:r w:rsidRPr="00BF3312">
        <w:rPr>
          <w:rStyle w:val="CommentReference"/>
          <w:rFonts w:ascii="Times New Roman" w:hAnsi="Times New Roman" w:cs="Times New Roman"/>
          <w:sz w:val="24"/>
          <w:szCs w:val="24"/>
        </w:rPr>
        <w:commentReference w:id="11"/>
      </w:r>
      <w:r w:rsidRPr="00BF3312">
        <w:rPr>
          <w:rFonts w:ascii="Times New Roman" w:hAnsi="Times New Roman" w:cs="Times New Roman"/>
          <w:color w:val="222222"/>
        </w:rPr>
        <w:t xml:space="preserve"> new project sponsors</w:t>
      </w:r>
      <w:r w:rsidR="00E82DA3">
        <w:rPr>
          <w:rFonts w:ascii="Times New Roman" w:hAnsi="Times New Roman" w:cs="Times New Roman"/>
          <w:color w:val="222222"/>
        </w:rPr>
        <w:t xml:space="preserve">,” </w:t>
      </w:r>
      <w:r w:rsidR="00E82DA3" w:rsidRPr="00BF3312">
        <w:rPr>
          <w:rFonts w:ascii="Times New Roman" w:hAnsi="Times New Roman" w:cs="Times New Roman"/>
          <w:color w:val="222222"/>
        </w:rPr>
        <w:t xml:space="preserve">said </w:t>
      </w:r>
      <w:hyperlink r:id="rId12" w:history="1">
        <w:r w:rsidR="00E82DA3" w:rsidRPr="00BF3312">
          <w:rPr>
            <w:rStyle w:val="Hyperlink"/>
            <w:rFonts w:ascii="Times New Roman" w:hAnsi="Times New Roman" w:cs="Times New Roman"/>
          </w:rPr>
          <w:t>Gizem Korkmaz</w:t>
        </w:r>
      </w:hyperlink>
      <w:r w:rsidR="00E82DA3" w:rsidRPr="00BF3312">
        <w:rPr>
          <w:rFonts w:ascii="Times New Roman" w:hAnsi="Times New Roman" w:cs="Times New Roman"/>
          <w:color w:val="222222"/>
        </w:rPr>
        <w:t>, research assistant professor</w:t>
      </w:r>
      <w:r w:rsidR="00E82DA3">
        <w:rPr>
          <w:rFonts w:ascii="Times New Roman" w:hAnsi="Times New Roman" w:cs="Times New Roman"/>
          <w:color w:val="222222"/>
        </w:rPr>
        <w:t xml:space="preserve"> at SDAL</w:t>
      </w:r>
      <w:ins w:id="12" w:author="Gizem Korkmaz" w:date="2018-08-15T12:19:00Z">
        <w:r w:rsidR="003A19B7">
          <w:rPr>
            <w:rFonts w:ascii="Times New Roman" w:hAnsi="Times New Roman" w:cs="Times New Roman"/>
            <w:color w:val="222222"/>
          </w:rPr>
          <w:t xml:space="preserve">, </w:t>
        </w:r>
        <w:r w:rsidR="003A19B7">
          <w:rPr>
            <w:rFonts w:ascii="Times New Roman" w:hAnsi="Times New Roman" w:cs="Times New Roman"/>
          </w:rPr>
          <w:t>co-director</w:t>
        </w:r>
      </w:ins>
      <w:r w:rsidR="00E82DA3">
        <w:rPr>
          <w:rFonts w:ascii="Times New Roman" w:hAnsi="Times New Roman" w:cs="Times New Roman"/>
          <w:color w:val="222222"/>
        </w:rPr>
        <w:t xml:space="preserve"> </w:t>
      </w:r>
      <w:ins w:id="13" w:author="Gizem Korkmaz" w:date="2018-08-15T12:19:00Z">
        <w:r w:rsidR="003A19B7">
          <w:rPr>
            <w:rFonts w:ascii="Times New Roman" w:hAnsi="Times New Roman" w:cs="Times New Roman"/>
          </w:rPr>
          <w:t>of the DSPG program</w:t>
        </w:r>
        <w:r w:rsidR="003A19B7">
          <w:rPr>
            <w:rFonts w:ascii="Times New Roman" w:hAnsi="Times New Roman" w:cs="Times New Roman"/>
          </w:rPr>
          <w:t xml:space="preserve">, </w:t>
        </w:r>
      </w:ins>
      <w:r w:rsidR="00E82DA3">
        <w:rPr>
          <w:rFonts w:ascii="Times New Roman" w:hAnsi="Times New Roman" w:cs="Times New Roman"/>
          <w:color w:val="222222"/>
        </w:rPr>
        <w:t xml:space="preserve">and faculty on </w:t>
      </w:r>
      <w:r w:rsidR="00E37257">
        <w:rPr>
          <w:rFonts w:ascii="Times New Roman" w:hAnsi="Times New Roman" w:cs="Times New Roman"/>
          <w:color w:val="222222"/>
        </w:rPr>
        <w:t xml:space="preserve">several </w:t>
      </w:r>
      <w:r w:rsidR="00E82DA3">
        <w:rPr>
          <w:rFonts w:ascii="Times New Roman" w:hAnsi="Times New Roman" w:cs="Times New Roman"/>
          <w:color w:val="222222"/>
        </w:rPr>
        <w:t>of the project teams. “We also</w:t>
      </w:r>
      <w:r w:rsidRPr="00BF3312">
        <w:rPr>
          <w:rFonts w:ascii="Times New Roman" w:hAnsi="Times New Roman" w:cs="Times New Roman"/>
          <w:color w:val="222222"/>
        </w:rPr>
        <w:t xml:space="preserve"> </w:t>
      </w:r>
      <w:r w:rsidR="00E82DA3">
        <w:rPr>
          <w:rFonts w:ascii="Times New Roman" w:hAnsi="Times New Roman" w:cs="Times New Roman"/>
          <w:color w:val="222222"/>
        </w:rPr>
        <w:t xml:space="preserve">have </w:t>
      </w:r>
      <w:r w:rsidRPr="00BF3312">
        <w:rPr>
          <w:rFonts w:ascii="Times New Roman" w:hAnsi="Times New Roman" w:cs="Times New Roman"/>
          <w:color w:val="222222"/>
        </w:rPr>
        <w:t>many returning sponsors</w:t>
      </w:r>
      <w:r w:rsidR="00E82DA3">
        <w:rPr>
          <w:rFonts w:ascii="Times New Roman" w:hAnsi="Times New Roman" w:cs="Times New Roman"/>
          <w:color w:val="222222"/>
        </w:rPr>
        <w:t xml:space="preserve"> and are proud that they continue to ask our </w:t>
      </w:r>
      <w:r w:rsidR="00E37257">
        <w:rPr>
          <w:rFonts w:ascii="Times New Roman" w:hAnsi="Times New Roman" w:cs="Times New Roman"/>
          <w:color w:val="222222"/>
        </w:rPr>
        <w:t xml:space="preserve">assistance </w:t>
      </w:r>
      <w:r w:rsidR="00E82DA3">
        <w:rPr>
          <w:rFonts w:ascii="Times New Roman" w:hAnsi="Times New Roman" w:cs="Times New Roman"/>
          <w:color w:val="222222"/>
        </w:rPr>
        <w:t>in solving the many problems they face.”</w:t>
      </w:r>
    </w:p>
    <w:p w14:paraId="1D27421A" w14:textId="77777777" w:rsidR="00E82DA3" w:rsidRDefault="00E82DA3" w:rsidP="007868E6">
      <w:pPr>
        <w:rPr>
          <w:rFonts w:ascii="Times New Roman" w:hAnsi="Times New Roman" w:cs="Times New Roman"/>
          <w:color w:val="222222"/>
        </w:rPr>
      </w:pPr>
    </w:p>
    <w:p w14:paraId="061FA73B" w14:textId="77777777" w:rsidR="00E82DA3" w:rsidRDefault="00E82DA3" w:rsidP="007868E6">
      <w:pPr>
        <w:rPr>
          <w:rFonts w:ascii="Times New Roman" w:hAnsi="Times New Roman" w:cs="Times New Roman"/>
          <w:color w:val="222222"/>
        </w:rPr>
      </w:pPr>
    </w:p>
    <w:p w14:paraId="075F365D" w14:textId="77777777" w:rsidR="00E82DA3" w:rsidRPr="00E82DA3" w:rsidRDefault="00E82DA3" w:rsidP="00E82DA3">
      <w:pPr>
        <w:rPr>
          <w:rFonts w:ascii="Times New Roman" w:eastAsia="Times New Roman" w:hAnsi="Times New Roman" w:cs="Times New Roman"/>
        </w:rPr>
      </w:pPr>
      <w:r w:rsidRPr="00E82DA3">
        <w:rPr>
          <w:rFonts w:ascii="Times New Roman" w:hAnsi="Times New Roman" w:cs="Times New Roman"/>
          <w:b/>
          <w:color w:val="222222"/>
        </w:rPr>
        <w:t>Note:</w:t>
      </w:r>
      <w:r w:rsidRPr="00E82DA3">
        <w:rPr>
          <w:rFonts w:ascii="Times New Roman" w:hAnsi="Times New Roman" w:cs="Times New Roman"/>
          <w:color w:val="222222"/>
        </w:rPr>
        <w:t xml:space="preserve"> </w:t>
      </w:r>
      <w:r w:rsidRPr="00E82DA3">
        <w:rPr>
          <w:rFonts w:ascii="Times New Roman" w:eastAsia="Times New Roman" w:hAnsi="Times New Roman" w:cs="Times New Roman"/>
          <w:i/>
          <w:iCs/>
          <w:color w:val="171717"/>
        </w:rPr>
        <w:t xml:space="preserve">The students enrolled in this summer’s </w:t>
      </w:r>
      <w:r>
        <w:rPr>
          <w:rFonts w:ascii="Times New Roman" w:eastAsia="Times New Roman" w:hAnsi="Times New Roman" w:cs="Times New Roman"/>
          <w:i/>
          <w:iCs/>
          <w:color w:val="171717"/>
        </w:rPr>
        <w:t xml:space="preserve">DSPG </w:t>
      </w:r>
      <w:r w:rsidRPr="00E82DA3">
        <w:rPr>
          <w:rFonts w:ascii="Times New Roman" w:eastAsia="Times New Roman" w:hAnsi="Times New Roman" w:cs="Times New Roman"/>
          <w:i/>
          <w:iCs/>
          <w:color w:val="171717"/>
        </w:rPr>
        <w:t>program include</w:t>
      </w:r>
      <w:r>
        <w:rPr>
          <w:rFonts w:ascii="Times New Roman" w:eastAsia="Times New Roman" w:hAnsi="Times New Roman" w:cs="Times New Roman"/>
          <w:i/>
          <w:iCs/>
          <w:color w:val="171717"/>
        </w:rPr>
        <w:t xml:space="preserve">: Ph.D. students Bayoan Santiago, an economics major at Claremont Graduate University; Emily Sheen, a statistics major at Penn State; and Davon Woodward, </w:t>
      </w:r>
      <w:r w:rsidR="0032341B">
        <w:rPr>
          <w:rFonts w:ascii="Times New Roman" w:eastAsia="Times New Roman" w:hAnsi="Times New Roman" w:cs="Times New Roman"/>
          <w:i/>
          <w:iCs/>
          <w:color w:val="171717"/>
        </w:rPr>
        <w:t xml:space="preserve">a major in </w:t>
      </w:r>
      <w:r w:rsidR="0032341B" w:rsidRPr="0032341B">
        <w:rPr>
          <w:rFonts w:ascii="Times New Roman" w:eastAsia="Times New Roman" w:hAnsi="Times New Roman" w:cs="Times New Roman"/>
          <w:i/>
          <w:iCs/>
          <w:color w:val="171717"/>
        </w:rPr>
        <w:t>planning, governance, and globalization</w:t>
      </w:r>
      <w:r w:rsidR="0032341B">
        <w:rPr>
          <w:rFonts w:ascii="Times New Roman" w:eastAsia="Times New Roman" w:hAnsi="Times New Roman" w:cs="Times New Roman"/>
          <w:i/>
          <w:iCs/>
          <w:color w:val="171717"/>
        </w:rPr>
        <w:t>/urban computing at Virginia Tech. Master’s students Fangfang Lee, a statistic major at New York University; Daniel Liden, a statistics major at the University of Minnesota-Twin Cities; and Devika Nair, a data analytics major at American University. Virginia Tech Honors College undergraduates Hanna Brinkley and Keren Chen, juniors majoring in computer science; Erik Iversen, Megan Grondine and Corey Kim, seniors majoring in computational modeling and data analytics; Luke Kim, a junior majoring in computational modeling and data analytics; Douglas Matt</w:t>
      </w:r>
      <w:r w:rsidR="00EB6EBE">
        <w:rPr>
          <w:rFonts w:ascii="Times New Roman" w:eastAsia="Times New Roman" w:hAnsi="Times New Roman" w:cs="Times New Roman"/>
          <w:i/>
          <w:iCs/>
          <w:color w:val="171717"/>
        </w:rPr>
        <w:t>i</w:t>
      </w:r>
      <w:r w:rsidR="0032341B">
        <w:rPr>
          <w:rFonts w:ascii="Times New Roman" w:eastAsia="Times New Roman" w:hAnsi="Times New Roman" w:cs="Times New Roman"/>
          <w:i/>
          <w:iCs/>
          <w:color w:val="171717"/>
        </w:rPr>
        <w:t>ngly, a junior majoring in mechanical engineering; Kelsey McMahon, a junior majoring in sociology and criminology; Armaghan Mosavian, a junior majoring in international in international public policy and public and urban affairs; Alexa Nosal, a junior majoring in sociology, criminology, and psychology</w:t>
      </w:r>
      <w:r w:rsidR="00EB6EBE">
        <w:rPr>
          <w:rFonts w:ascii="Times New Roman" w:eastAsia="Times New Roman" w:hAnsi="Times New Roman" w:cs="Times New Roman"/>
          <w:i/>
          <w:iCs/>
          <w:color w:val="171717"/>
        </w:rPr>
        <w:t>; Raghav Sawhney, a senior majoring in  computational modeling and data analytics; and Weerasu Warajuntano, a senior majoring in electrical engineering.</w:t>
      </w:r>
    </w:p>
    <w:p w14:paraId="6AB53C8A" w14:textId="77777777" w:rsidR="00BF6344" w:rsidRDefault="00BF6344" w:rsidP="007868E6">
      <w:pPr>
        <w:rPr>
          <w:rFonts w:ascii="Times New Roman" w:hAnsi="Times New Roman" w:cs="Times New Roman"/>
        </w:rPr>
      </w:pPr>
    </w:p>
    <w:p w14:paraId="45E06129" w14:textId="77777777" w:rsidR="00BF6344" w:rsidRPr="00093EEA" w:rsidRDefault="00BF6344" w:rsidP="007868E6">
      <w:pPr>
        <w:rPr>
          <w:rFonts w:ascii="Times New Roman" w:hAnsi="Times New Roman" w:cs="Times New Roman"/>
        </w:rPr>
      </w:pPr>
    </w:p>
    <w:p w14:paraId="4BFC325E" w14:textId="77777777" w:rsidR="00086EB0" w:rsidRDefault="00086EB0" w:rsidP="007868E6">
      <w:pPr>
        <w:rPr>
          <w:rFonts w:ascii="Times New Roman" w:hAnsi="Times New Roman" w:cs="Times New Roman"/>
        </w:rPr>
      </w:pPr>
    </w:p>
    <w:p w14:paraId="25251D23" w14:textId="77777777" w:rsidR="00BB2884" w:rsidRDefault="00BB2884" w:rsidP="007868E6">
      <w:pPr>
        <w:rPr>
          <w:rFonts w:ascii="Times New Roman" w:hAnsi="Times New Roman" w:cs="Times New Roman"/>
        </w:rPr>
      </w:pPr>
    </w:p>
    <w:p w14:paraId="1BDB8B27" w14:textId="77777777" w:rsidR="00070B18" w:rsidRDefault="00070B18" w:rsidP="00A545F2"/>
    <w:p w14:paraId="50761CED" w14:textId="77777777" w:rsidR="003B69A5" w:rsidRDefault="003B69A5"/>
    <w:sectPr w:rsidR="003B69A5" w:rsidSect="00753E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10" w:author="Barbara Micale" w:date="2018-08-14T16:18:00Z" w:initials="BM">
    <w:p w14:paraId="3FF0E95D" w14:textId="77777777" w:rsidR="00BF3312" w:rsidRDefault="00BF3312">
      <w:pPr>
        <w:pStyle w:val="CommentText"/>
      </w:pPr>
      <w:r>
        <w:rPr>
          <w:rStyle w:val="CommentReference"/>
        </w:rPr>
        <w:annotationRef/>
      </w:r>
      <w:r>
        <w:t>Do you also want to include sponsors of the symposium here or just these research projects?</w:t>
      </w:r>
    </w:p>
  </w:comment>
  <w:comment w:id="11" w:author="Barbara Micale" w:date="2018-08-14T16:19:00Z" w:initials="BM">
    <w:p w14:paraId="18356ABB" w14:textId="77777777" w:rsidR="00BF3312" w:rsidRDefault="00BF3312">
      <w:pPr>
        <w:pStyle w:val="CommentText"/>
      </w:pPr>
      <w:r>
        <w:rPr>
          <w:rStyle w:val="CommentReference"/>
        </w:rPr>
        <w:annotationRef/>
      </w:r>
      <w:r>
        <w:t>?</w:t>
      </w:r>
    </w:p>
  </w:comment>
</w:comments>
</file>

<file path=word/commentsExtended.xml><?xml version="1.0" encoding="utf-8"?>
<w15:commentsEx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3FF0E95D" w15:done="0"/>
  <w15:commentEx w15:paraId="18356AB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3FF0E95D" w16cid:durableId="1F1D7F6D"/>
  <w16cid:commentId w16cid:paraId="18356ABB" w16cid:durableId="1F1D7F9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3272F9"/>
    <w:multiLevelType w:val="hybridMultilevel"/>
    <w:tmpl w:val="F05CAB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5A00A03"/>
    <w:multiLevelType w:val="multilevel"/>
    <w:tmpl w:val="9580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91669F3"/>
    <w:multiLevelType w:val="multilevel"/>
    <w:tmpl w:val="D6E8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people.xml><?xml version="1.0" encoding="utf-8"?>
<w15:peopl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Gizem Korkmaz">
    <w15:presenceInfo w15:providerId="None" w15:userId="Gizem Korkmaz"/>
  </w15:person>
  <w15:person w15:author="Barbara Micale">
    <w15:presenceInfo w15:providerId="Windows Live" w15:userId="2b2c6b75f56edc8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oNotDisplayPageBoundaries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9A5"/>
    <w:rsid w:val="00056E5B"/>
    <w:rsid w:val="00070B18"/>
    <w:rsid w:val="00086EB0"/>
    <w:rsid w:val="00093EEA"/>
    <w:rsid w:val="00155857"/>
    <w:rsid w:val="00216DBD"/>
    <w:rsid w:val="00224CDF"/>
    <w:rsid w:val="002E3D3D"/>
    <w:rsid w:val="0032341B"/>
    <w:rsid w:val="00390216"/>
    <w:rsid w:val="003A19B7"/>
    <w:rsid w:val="003B69A5"/>
    <w:rsid w:val="003B7E94"/>
    <w:rsid w:val="00491AF0"/>
    <w:rsid w:val="004D14B1"/>
    <w:rsid w:val="004D610C"/>
    <w:rsid w:val="005E0A68"/>
    <w:rsid w:val="00677CF8"/>
    <w:rsid w:val="00735C74"/>
    <w:rsid w:val="00753E37"/>
    <w:rsid w:val="007868E6"/>
    <w:rsid w:val="00907207"/>
    <w:rsid w:val="009210B8"/>
    <w:rsid w:val="00922D63"/>
    <w:rsid w:val="00981A88"/>
    <w:rsid w:val="009A6CB8"/>
    <w:rsid w:val="00A545F2"/>
    <w:rsid w:val="00A93B82"/>
    <w:rsid w:val="00B14405"/>
    <w:rsid w:val="00B466AE"/>
    <w:rsid w:val="00B82574"/>
    <w:rsid w:val="00B90BA6"/>
    <w:rsid w:val="00BB2884"/>
    <w:rsid w:val="00BF3312"/>
    <w:rsid w:val="00BF6344"/>
    <w:rsid w:val="00C020DA"/>
    <w:rsid w:val="00C2311B"/>
    <w:rsid w:val="00DE395C"/>
    <w:rsid w:val="00E17AA2"/>
    <w:rsid w:val="00E37257"/>
    <w:rsid w:val="00E528F6"/>
    <w:rsid w:val="00E82DA3"/>
    <w:rsid w:val="00EB6EBE"/>
    <w:rsid w:val="00F618BD"/>
    <w:rsid w:val="00FC6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D5CDD6"/>
  <w14:defaultImageDpi w14:val="32767"/>
  <w15:chartTrackingRefBased/>
  <w15:docId w15:val="{938FC101-1E42-A54A-A9E6-03965AAD5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677CF8"/>
  </w:style>
  <w:style w:type="character" w:styleId="Hyperlink">
    <w:name w:val="Hyperlink"/>
    <w:basedOn w:val="DefaultParagraphFont"/>
    <w:uiPriority w:val="99"/>
    <w:unhideWhenUsed/>
    <w:rsid w:val="007868E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rsid w:val="007868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528F6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0720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F33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F331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F331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F331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F331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3312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3312"/>
    <w:rPr>
      <w:rFonts w:ascii="Times New Roman" w:hAnsi="Times New Roman" w:cs="Times New Roman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E82DA3"/>
    <w:rPr>
      <w:i/>
      <w:iCs/>
    </w:rPr>
  </w:style>
  <w:style w:type="character" w:styleId="Strong">
    <w:name w:val="Strong"/>
    <w:basedOn w:val="DefaultParagraphFont"/>
    <w:uiPriority w:val="22"/>
    <w:qFormat/>
    <w:rsid w:val="00E82D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32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65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61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042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9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07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2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6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0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25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676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microsoft.com/office/2011/relationships/commentsExtended" Target="commentsExtended.xml"/><Relationship Id="rId12" Type="http://schemas.openxmlformats.org/officeDocument/2006/relationships/hyperlink" Target="https://www.bi.vt.edu/faculty/Gizem-Korkmaz" TargetMode="External"/><Relationship Id="rId13" Type="http://schemas.openxmlformats.org/officeDocument/2006/relationships/fontTable" Target="fontTable.xml"/><Relationship Id="rId14" Type="http://schemas.microsoft.com/office/2011/relationships/people" Target="people.xml"/><Relationship Id="rId15" Type="http://schemas.openxmlformats.org/officeDocument/2006/relationships/theme" Target="theme/theme1.xml"/><Relationship Id="rId16" Type="http://schemas.microsoft.com/office/2016/09/relationships/commentsIds" Target="commentsIds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bi.vt.edu/sdal" TargetMode="External"/><Relationship Id="rId6" Type="http://schemas.openxmlformats.org/officeDocument/2006/relationships/hyperlink" Target="https://www.bi.vt.edu/sdal/projects/data-science-for-the-public-good-program" TargetMode="External"/><Relationship Id="rId7" Type="http://schemas.openxmlformats.org/officeDocument/2006/relationships/hyperlink" Target="http://ncr.vt.edu/" TargetMode="External"/><Relationship Id="rId8" Type="http://schemas.openxmlformats.org/officeDocument/2006/relationships/hyperlink" Target="http://sallie41@vt.edu" TargetMode="External"/><Relationship Id="rId9" Type="http://schemas.openxmlformats.org/officeDocument/2006/relationships/hyperlink" Target="https://www.bi.vt.edu/faculty/Aaron-Schroeder" TargetMode="External"/><Relationship Id="rId10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1191</Words>
  <Characters>6792</Characters>
  <Application>Microsoft Macintosh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Barbara Micale</dc:creator>
  <cp:keywords/>
  <dc:description/>
  <cp:lastModifiedBy>Gizem Korkmaz</cp:lastModifiedBy>
  <cp:revision>4</cp:revision>
  <dcterms:created xsi:type="dcterms:W3CDTF">2018-08-15T16:15:00Z</dcterms:created>
  <dcterms:modified xsi:type="dcterms:W3CDTF">2018-08-15T16:21:00Z</dcterms:modified>
</cp:coreProperties>
</file>