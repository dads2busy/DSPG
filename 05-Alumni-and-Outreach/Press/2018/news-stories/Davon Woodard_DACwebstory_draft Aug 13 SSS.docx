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8892" w14:textId="77777777" w:rsidR="00A96308" w:rsidRDefault="00A96308"/>
    <w:p w14:paraId="6B4C3994" w14:textId="77777777" w:rsidR="003C5BA9" w:rsidRDefault="00ED34EE">
      <w:r>
        <w:t>Davon W</w:t>
      </w:r>
      <w:r w:rsidR="004123B7">
        <w:t>oo</w:t>
      </w:r>
      <w:r w:rsidR="003C5BA9">
        <w:t xml:space="preserve">dard DSPG </w:t>
      </w:r>
      <w:r w:rsidR="009777D4">
        <w:t>story for DAC website</w:t>
      </w:r>
    </w:p>
    <w:p w14:paraId="6649DC39" w14:textId="77777777" w:rsidR="00ED34EE" w:rsidRDefault="009777D4">
      <w:r>
        <w:t>D</w:t>
      </w:r>
      <w:r w:rsidR="003C5BA9">
        <w:t>raft</w:t>
      </w:r>
      <w:r>
        <w:t xml:space="preserve"> for </w:t>
      </w:r>
      <w:proofErr w:type="spellStart"/>
      <w:r>
        <w:t>review</w:t>
      </w:r>
      <w:r w:rsidR="003C5BA9">
        <w:t>_August</w:t>
      </w:r>
      <w:proofErr w:type="spellEnd"/>
      <w:r w:rsidR="003C5BA9">
        <w:t xml:space="preserve"> 13</w:t>
      </w:r>
      <w:r w:rsidR="004123B7">
        <w:t>, 2018</w:t>
      </w:r>
    </w:p>
    <w:p w14:paraId="3A92617B" w14:textId="77777777" w:rsidR="00AD3A60" w:rsidRDefault="00AD3A60"/>
    <w:p w14:paraId="1CB27F4E" w14:textId="77777777" w:rsidR="00AD3A60" w:rsidRDefault="00AD3A60"/>
    <w:p w14:paraId="06CAA217" w14:textId="77777777" w:rsidR="00AD3A60" w:rsidRDefault="00AD3A60"/>
    <w:p w14:paraId="26B8FC29" w14:textId="77777777" w:rsidR="00AD3A60" w:rsidRPr="00536933" w:rsidRDefault="00536933">
      <w:pPr>
        <w:rPr>
          <w:b/>
        </w:rPr>
      </w:pPr>
      <w:proofErr w:type="spellStart"/>
      <w:r w:rsidRPr="00536933">
        <w:rPr>
          <w:b/>
        </w:rPr>
        <w:t>UrbComp</w:t>
      </w:r>
      <w:proofErr w:type="spellEnd"/>
      <w:r w:rsidRPr="00536933">
        <w:rPr>
          <w:b/>
        </w:rPr>
        <w:t xml:space="preserve"> student Davon Woodard spends summer </w:t>
      </w:r>
      <w:r>
        <w:rPr>
          <w:b/>
        </w:rPr>
        <w:t xml:space="preserve">in </w:t>
      </w:r>
      <w:r w:rsidRPr="00536933">
        <w:rPr>
          <w:b/>
        </w:rPr>
        <w:t xml:space="preserve">Data Science for the Public Good </w:t>
      </w:r>
      <w:r>
        <w:rPr>
          <w:b/>
        </w:rPr>
        <w:t>program</w:t>
      </w:r>
      <w:r w:rsidR="007D2967">
        <w:rPr>
          <w:b/>
        </w:rPr>
        <w:t>, using data to improve communities</w:t>
      </w:r>
    </w:p>
    <w:p w14:paraId="21AE8664" w14:textId="77777777" w:rsidR="00AD3A60" w:rsidRDefault="00AD3A60"/>
    <w:p w14:paraId="3F666778" w14:textId="77777777" w:rsidR="00AD3A60" w:rsidRDefault="00AD3A60"/>
    <w:p w14:paraId="569C48D3" w14:textId="77777777" w:rsidR="00AD3A60" w:rsidRDefault="00AD3A60">
      <w:r>
        <w:t xml:space="preserve">Davon Woodard has spent the </w:t>
      </w:r>
      <w:r w:rsidR="005422E0">
        <w:t xml:space="preserve">past few months </w:t>
      </w:r>
      <w:r w:rsidR="00584185">
        <w:t xml:space="preserve">in the </w:t>
      </w:r>
      <w:hyperlink r:id="rId5" w:history="1">
        <w:r w:rsidR="00584185" w:rsidRPr="00663D66">
          <w:rPr>
            <w:rStyle w:val="Hyperlink"/>
          </w:rPr>
          <w:t>National Capital Region</w:t>
        </w:r>
      </w:hyperlink>
      <w:r w:rsidR="00584185">
        <w:t xml:space="preserve"> </w:t>
      </w:r>
      <w:r>
        <w:t>as a</w:t>
      </w:r>
      <w:r w:rsidR="00584185">
        <w:t xml:space="preserve"> </w:t>
      </w:r>
      <w:r>
        <w:t xml:space="preserve">fellow </w:t>
      </w:r>
      <w:r w:rsidR="009777D4">
        <w:t xml:space="preserve">for </w:t>
      </w:r>
      <w:hyperlink r:id="rId6" w:history="1">
        <w:r w:rsidR="005422E0">
          <w:rPr>
            <w:rStyle w:val="Hyperlink"/>
          </w:rPr>
          <w:t>Data Science for the Public Good (DSPG)</w:t>
        </w:r>
      </w:hyperlink>
      <w:r w:rsidR="00ED34EE">
        <w:t xml:space="preserve">. </w:t>
      </w:r>
      <w:r w:rsidR="00584185">
        <w:t xml:space="preserve">The program, launched and directed by the </w:t>
      </w:r>
      <w:hyperlink r:id="rId7" w:history="1">
        <w:r w:rsidR="00D73BB9" w:rsidRPr="00D73BB9">
          <w:rPr>
            <w:rStyle w:val="Hyperlink"/>
          </w:rPr>
          <w:t>Social and Decision Analytics Laboratory (SDAL)</w:t>
        </w:r>
      </w:hyperlink>
      <w:r w:rsidR="00D73BB9">
        <w:t xml:space="preserve"> </w:t>
      </w:r>
      <w:r w:rsidR="00584185">
        <w:t xml:space="preserve">at the </w:t>
      </w:r>
      <w:r w:rsidR="005422E0" w:rsidRPr="005422E0">
        <w:t>Biocomplexi</w:t>
      </w:r>
      <w:r w:rsidR="00584185">
        <w:t xml:space="preserve">ty Institute of Virginia Tech, engages young scholars </w:t>
      </w:r>
      <w:r w:rsidR="002C71B8">
        <w:t xml:space="preserve">in </w:t>
      </w:r>
      <w:r w:rsidRPr="00AD3A60">
        <w:t>conduct</w:t>
      </w:r>
      <w:r w:rsidR="002C71B8">
        <w:t>ing</w:t>
      </w:r>
      <w:r w:rsidR="00584185">
        <w:t xml:space="preserve"> </w:t>
      </w:r>
      <w:r w:rsidRPr="00AD3A60">
        <w:t xml:space="preserve">research at the intersection of statistics, computation, and the social sciences to determine how information generated within </w:t>
      </w:r>
      <w:r w:rsidR="00A91D20">
        <w:t xml:space="preserve">the </w:t>
      </w:r>
      <w:r w:rsidRPr="00AD3A60">
        <w:t>community can be leveraged to improve quality of life.</w:t>
      </w:r>
    </w:p>
    <w:p w14:paraId="44A2A583" w14:textId="77777777" w:rsidR="00AD3A60" w:rsidRDefault="00AD3A60"/>
    <w:p w14:paraId="2EB46AC8" w14:textId="77777777" w:rsidR="001D538F" w:rsidRPr="00536933" w:rsidRDefault="00584185" w:rsidP="00BB610A">
      <w:pPr>
        <w:rPr>
          <w:color w:val="0563C1" w:themeColor="hyperlink"/>
          <w:u w:val="single"/>
        </w:rPr>
      </w:pPr>
      <w:r>
        <w:t xml:space="preserve">Woodard, a </w:t>
      </w:r>
      <w:r w:rsidR="00AD3A60">
        <w:t xml:space="preserve">Ph.D. </w:t>
      </w:r>
      <w:r>
        <w:t xml:space="preserve">student in the planning, governance, and globalization program in the </w:t>
      </w:r>
      <w:hyperlink r:id="rId8" w:history="1">
        <w:r w:rsidRPr="0008522C">
          <w:rPr>
            <w:rStyle w:val="Hyperlink"/>
          </w:rPr>
          <w:t>School of Public and International Affairs</w:t>
        </w:r>
      </w:hyperlink>
      <w:r>
        <w:t xml:space="preserve"> and a graduate research assistant at the </w:t>
      </w:r>
      <w:hyperlink r:id="rId9" w:history="1">
        <w:r w:rsidRPr="0008522C">
          <w:rPr>
            <w:rStyle w:val="Hyperlink"/>
          </w:rPr>
          <w:t>Global Forum of Urban and Regional Resilience</w:t>
        </w:r>
      </w:hyperlink>
      <w:r w:rsidR="00AD3A60">
        <w:t xml:space="preserve">, </w:t>
      </w:r>
      <w:r>
        <w:t xml:space="preserve">is also a </w:t>
      </w:r>
      <w:r w:rsidR="00AD3A60">
        <w:t xml:space="preserve">research trainee in the National Science Foundation-sponsored </w:t>
      </w:r>
      <w:hyperlink r:id="rId10" w:history="1">
        <w:r w:rsidR="0008522C" w:rsidRPr="0008522C">
          <w:rPr>
            <w:rStyle w:val="Hyperlink"/>
          </w:rPr>
          <w:t>Urban Computing (</w:t>
        </w:r>
        <w:proofErr w:type="spellStart"/>
        <w:r w:rsidR="0008522C" w:rsidRPr="0008522C">
          <w:rPr>
            <w:rStyle w:val="Hyperlink"/>
          </w:rPr>
          <w:t>UrbComp</w:t>
        </w:r>
        <w:proofErr w:type="spellEnd"/>
        <w:r w:rsidR="0008522C" w:rsidRPr="0008522C">
          <w:rPr>
            <w:rStyle w:val="Hyperlink"/>
          </w:rPr>
          <w:t>) Certificate program</w:t>
        </w:r>
      </w:hyperlink>
      <w:r w:rsidR="0008522C">
        <w:t xml:space="preserve"> </w:t>
      </w:r>
      <w:r w:rsidR="00AD3A60">
        <w:t xml:space="preserve">administered through </w:t>
      </w:r>
      <w:r w:rsidR="005422E0">
        <w:t xml:space="preserve">the </w:t>
      </w:r>
      <w:hyperlink r:id="rId11" w:history="1">
        <w:r w:rsidR="005422E0" w:rsidRPr="0008522C">
          <w:rPr>
            <w:rStyle w:val="Hyperlink"/>
          </w:rPr>
          <w:t>Discovery Analytics Center.</w:t>
        </w:r>
      </w:hyperlink>
      <w:r w:rsidR="00536933">
        <w:rPr>
          <w:rStyle w:val="Hyperlink"/>
        </w:rPr>
        <w:t xml:space="preserve"> </w:t>
      </w:r>
      <w:r w:rsidR="00BB610A" w:rsidRPr="00BB610A">
        <w:rPr>
          <w:rFonts w:cstheme="minorHAnsi"/>
        </w:rPr>
        <w:t xml:space="preserve">The </w:t>
      </w:r>
      <w:proofErr w:type="spellStart"/>
      <w:r w:rsidR="00BB610A" w:rsidRPr="00BB610A">
        <w:rPr>
          <w:rFonts w:cstheme="minorHAnsi"/>
        </w:rPr>
        <w:t>UrbComp</w:t>
      </w:r>
      <w:proofErr w:type="spellEnd"/>
      <w:r w:rsidR="00BB610A" w:rsidRPr="00BB610A">
        <w:rPr>
          <w:rFonts w:cstheme="minorHAnsi"/>
        </w:rPr>
        <w:t xml:space="preserve"> program </w:t>
      </w:r>
      <w:r w:rsidR="00BB610A" w:rsidRPr="00BB610A">
        <w:rPr>
          <w:rFonts w:eastAsia="Times New Roman" w:cstheme="minorHAnsi"/>
          <w:color w:val="000000"/>
          <w:shd w:val="clear" w:color="auto" w:fill="FEFEFE"/>
        </w:rPr>
        <w:t>trains students in the latest methods in analyzing massive datasets to study key issues concerning urban populations. </w:t>
      </w:r>
    </w:p>
    <w:p w14:paraId="5A714C7A" w14:textId="77777777" w:rsidR="001D538F" w:rsidRPr="003C5BA9" w:rsidRDefault="001D538F" w:rsidP="00BB610A">
      <w:pPr>
        <w:rPr>
          <w:rFonts w:eastAsia="Times New Roman" w:cstheme="minorHAnsi"/>
          <w:color w:val="000000"/>
          <w:shd w:val="clear" w:color="auto" w:fill="FEFEFE"/>
        </w:rPr>
      </w:pPr>
    </w:p>
    <w:p w14:paraId="478FCBA5" w14:textId="77777777" w:rsidR="003C5BA9" w:rsidRPr="003C5BA9" w:rsidRDefault="003C5BA9" w:rsidP="003C5BA9">
      <w:pPr>
        <w:rPr>
          <w:rFonts w:eastAsia="Times New Roman" w:cstheme="minorHAnsi"/>
        </w:rPr>
      </w:pPr>
      <w:r w:rsidRPr="003C5BA9">
        <w:rPr>
          <w:rFonts w:eastAsia="Times New Roman" w:cstheme="minorHAnsi"/>
          <w:color w:val="222222"/>
          <w:shd w:val="clear" w:color="auto" w:fill="FFFFFF"/>
        </w:rPr>
        <w:t xml:space="preserve">“I was attracted </w:t>
      </w:r>
      <w:r w:rsidR="009777D4">
        <w:rPr>
          <w:rFonts w:eastAsia="Times New Roman" w:cstheme="minorHAnsi"/>
          <w:color w:val="222222"/>
          <w:shd w:val="clear" w:color="auto" w:fill="FFFFFF"/>
        </w:rPr>
        <w:t>to the DSPG p</w:t>
      </w:r>
      <w:r w:rsidRPr="003C5BA9">
        <w:rPr>
          <w:rFonts w:eastAsia="Times New Roman" w:cstheme="minorHAnsi"/>
          <w:color w:val="222222"/>
          <w:shd w:val="clear" w:color="auto" w:fill="FFFFFF"/>
        </w:rPr>
        <w:t>rogram by the challenge and opportunity of solving real-world issues,” said Woodard. “In many programs, students work on projects that will get put on a shelf and never seen again but DSPG moves beyond data science ‘practice.’ I knew that the projects that I had with DSPG were effecting front line service delivery and public policy.”</w:t>
      </w:r>
    </w:p>
    <w:p w14:paraId="72846549" w14:textId="77777777" w:rsidR="00BB610A" w:rsidRDefault="00BB610A"/>
    <w:p w14:paraId="5C2E9462" w14:textId="77777777" w:rsidR="0008522C" w:rsidRDefault="0008522C" w:rsidP="0008522C">
      <w:r>
        <w:t xml:space="preserve">Woodard was one of six graduate </w:t>
      </w:r>
      <w:r w:rsidR="00ED34EE">
        <w:t xml:space="preserve">fellows </w:t>
      </w:r>
      <w:r w:rsidR="00A91D20">
        <w:rPr>
          <w:rFonts w:ascii="Calibri" w:hAnsi="Calibri" w:cs="Calibri"/>
        </w:rPr>
        <w:t>—</w:t>
      </w:r>
      <w:r w:rsidR="003756DD">
        <w:t xml:space="preserve"> and the only one from Virginia Tech</w:t>
      </w:r>
      <w:r w:rsidR="00A91D20">
        <w:t xml:space="preserve"> </w:t>
      </w:r>
      <w:r w:rsidR="00A91D20">
        <w:rPr>
          <w:rFonts w:ascii="Calibri" w:hAnsi="Calibri" w:cs="Calibri"/>
        </w:rPr>
        <w:t xml:space="preserve">— </w:t>
      </w:r>
      <w:r w:rsidR="00ED34EE">
        <w:t>chose</w:t>
      </w:r>
      <w:r w:rsidR="00A91D20">
        <w:t xml:space="preserve">n through a competitive process. The summer program </w:t>
      </w:r>
      <w:r>
        <w:t xml:space="preserve">began in May and </w:t>
      </w:r>
      <w:r w:rsidR="003756DD">
        <w:t xml:space="preserve">culminated </w:t>
      </w:r>
      <w:r>
        <w:t xml:space="preserve">on August 9 </w:t>
      </w:r>
      <w:r w:rsidR="003756DD">
        <w:t xml:space="preserve">at a </w:t>
      </w:r>
      <w:r>
        <w:t xml:space="preserve">symposium </w:t>
      </w:r>
      <w:r w:rsidR="003756DD">
        <w:t xml:space="preserve">at the Virginia Tech Research Center </w:t>
      </w:r>
      <w:r w:rsidR="003756DD">
        <w:rPr>
          <w:rFonts w:ascii="Calibri" w:hAnsi="Calibri" w:cs="Calibri"/>
        </w:rPr>
        <w:t>—</w:t>
      </w:r>
      <w:r w:rsidR="003756DD">
        <w:t xml:space="preserve"> Arlington where students presented their research to </w:t>
      </w:r>
      <w:ins w:id="0" w:author="Stephanie Shipp" w:date="2018-08-13T15:01:00Z">
        <w:r w:rsidR="008D135F">
          <w:t>their sponsors and at the DSPG Symposium on August 9.</w:t>
        </w:r>
      </w:ins>
    </w:p>
    <w:p w14:paraId="01FF5EFA" w14:textId="77777777" w:rsidR="0008522C" w:rsidRDefault="0008522C"/>
    <w:p w14:paraId="3CEB5B76" w14:textId="77777777" w:rsidR="00312CD3" w:rsidRDefault="00D73BB9">
      <w:r>
        <w:t xml:space="preserve">Each </w:t>
      </w:r>
      <w:r w:rsidR="003756DD">
        <w:t>of the 15</w:t>
      </w:r>
      <w:r w:rsidR="00ED34EE">
        <w:t xml:space="preserve"> </w:t>
      </w:r>
      <w:r>
        <w:t>DSPG project</w:t>
      </w:r>
      <w:r w:rsidR="00ED34EE">
        <w:t xml:space="preserve"> teams consist</w:t>
      </w:r>
      <w:r w:rsidR="001D538F">
        <w:t>ed</w:t>
      </w:r>
      <w:r w:rsidR="00ED34EE">
        <w:t xml:space="preserve"> of </w:t>
      </w:r>
      <w:r>
        <w:t>SDAL faculty</w:t>
      </w:r>
      <w:r w:rsidR="00627694">
        <w:t xml:space="preserve">, </w:t>
      </w:r>
      <w:r w:rsidR="003756DD">
        <w:t xml:space="preserve">a </w:t>
      </w:r>
      <w:r w:rsidR="00627694">
        <w:t>graduate student, and</w:t>
      </w:r>
      <w:r w:rsidR="00ED34EE">
        <w:t xml:space="preserve"> undergraduate students </w:t>
      </w:r>
      <w:r w:rsidR="001D538F">
        <w:t xml:space="preserve">from </w:t>
      </w:r>
      <w:r w:rsidR="005C3C23">
        <w:t xml:space="preserve">the Honors College </w:t>
      </w:r>
      <w:r w:rsidR="00ED34EE">
        <w:t>at Virginia Tech.</w:t>
      </w:r>
    </w:p>
    <w:p w14:paraId="2C209204" w14:textId="77777777" w:rsidR="00D73BB9" w:rsidRDefault="00D73BB9"/>
    <w:p w14:paraId="788E6D41" w14:textId="77777777" w:rsidR="008D135F" w:rsidRDefault="00D73BB9">
      <w:pPr>
        <w:rPr>
          <w:ins w:id="1" w:author="Stephanie Shipp" w:date="2018-08-13T15:03:00Z"/>
        </w:rPr>
      </w:pPr>
      <w:r>
        <w:t xml:space="preserve">“An additional advantage for </w:t>
      </w:r>
      <w:r w:rsidR="00986D40">
        <w:t xml:space="preserve">our graduate </w:t>
      </w:r>
      <w:r>
        <w:t xml:space="preserve">fellows is that they gain leadership experience </w:t>
      </w:r>
      <w:r w:rsidR="00986D40">
        <w:t xml:space="preserve">by </w:t>
      </w:r>
      <w:r w:rsidR="00FC207D">
        <w:t>manag</w:t>
      </w:r>
      <w:r w:rsidR="00986D40">
        <w:t>ing</w:t>
      </w:r>
      <w:r w:rsidR="00FC207D">
        <w:t xml:space="preserve"> and mentor</w:t>
      </w:r>
      <w:r w:rsidR="00986D40">
        <w:t>ing</w:t>
      </w:r>
      <w:r w:rsidR="00FC207D">
        <w:t xml:space="preserve"> </w:t>
      </w:r>
      <w:r>
        <w:t>the u</w:t>
      </w:r>
      <w:r w:rsidR="00986D40">
        <w:t xml:space="preserve">ndergraduate students on their </w:t>
      </w:r>
      <w:r>
        <w:t>project teams,”</w:t>
      </w:r>
      <w:r w:rsidR="004B5CF2">
        <w:t xml:space="preserve"> </w:t>
      </w:r>
      <w:ins w:id="2" w:author="Stephanie Shipp" w:date="2018-08-13T15:02:00Z">
        <w:r w:rsidR="008D135F">
          <w:t>said Gizem Korkmaz,</w:t>
        </w:r>
      </w:ins>
      <w:ins w:id="3" w:author="Stephanie Shipp" w:date="2018-08-13T15:03:00Z">
        <w:r w:rsidR="008D135F">
          <w:t xml:space="preserve"> title, </w:t>
        </w:r>
      </w:ins>
      <w:ins w:id="4" w:author="Stephanie Shipp" w:date="2018-08-13T15:02:00Z">
        <w:r w:rsidR="008D135F">
          <w:t xml:space="preserve"> </w:t>
        </w:r>
      </w:ins>
      <w:ins w:id="5" w:author="Stephanie Shipp" w:date="2018-08-13T15:03:00Z">
        <w:r w:rsidR="008D135F">
          <w:t xml:space="preserve">and </w:t>
        </w:r>
      </w:ins>
      <w:ins w:id="6" w:author="Stephanie Shipp" w:date="2018-08-13T15:02:00Z">
        <w:r w:rsidR="008D135F">
          <w:t xml:space="preserve">co-lead of the DSPG program </w:t>
        </w:r>
      </w:ins>
      <w:del w:id="7" w:author="Stephanie Shipp" w:date="2018-08-13T15:02:00Z">
        <w:r w:rsidR="004B5CF2" w:rsidDel="008D135F">
          <w:delText xml:space="preserve">said </w:delText>
        </w:r>
        <w:r w:rsidR="00B70C95" w:rsidDel="008D135F">
          <w:rPr>
            <w:rStyle w:val="Hyperlink"/>
          </w:rPr>
          <w:fldChar w:fldCharType="begin"/>
        </w:r>
        <w:r w:rsidR="00B70C95" w:rsidDel="008D135F">
          <w:rPr>
            <w:rStyle w:val="Hyperlink"/>
          </w:rPr>
          <w:delInstrText xml:space="preserve"> HYPERLINK "https://www.bi.vt.edu/faculty/Stephanie-Shipp" </w:delInstrText>
        </w:r>
        <w:r w:rsidR="00B70C95" w:rsidDel="008D135F">
          <w:rPr>
            <w:rStyle w:val="Hyperlink"/>
          </w:rPr>
        </w:r>
        <w:r w:rsidR="00B70C95" w:rsidDel="008D135F">
          <w:rPr>
            <w:rStyle w:val="Hyperlink"/>
          </w:rPr>
          <w:fldChar w:fldCharType="separate"/>
        </w:r>
        <w:r w:rsidR="004B5CF2" w:rsidRPr="00986D40" w:rsidDel="008D135F">
          <w:rPr>
            <w:rStyle w:val="Hyperlink"/>
          </w:rPr>
          <w:delText>Stephanie Shipp</w:delText>
        </w:r>
        <w:r w:rsidR="00B70C95" w:rsidDel="008D135F">
          <w:rPr>
            <w:rStyle w:val="Hyperlink"/>
          </w:rPr>
          <w:fldChar w:fldCharType="end"/>
        </w:r>
        <w:r w:rsidR="004B5CF2" w:rsidDel="008D135F">
          <w:delText>, deputy director and research p</w:delText>
        </w:r>
        <w:r w:rsidR="004B5CF2" w:rsidRPr="004B5CF2" w:rsidDel="008D135F">
          <w:delText xml:space="preserve">rofessor </w:delText>
        </w:r>
      </w:del>
      <w:r w:rsidR="004B5CF2" w:rsidRPr="004B5CF2">
        <w:t xml:space="preserve">at </w:t>
      </w:r>
      <w:r w:rsidR="004B5CF2">
        <w:t>SDAL</w:t>
      </w:r>
      <w:ins w:id="8" w:author="Stephanie Shipp" w:date="2018-08-13T15:03:00Z">
        <w:r w:rsidR="008D135F">
          <w:t xml:space="preserve">. </w:t>
        </w:r>
      </w:ins>
    </w:p>
    <w:p w14:paraId="0B025399" w14:textId="77777777" w:rsidR="008D135F" w:rsidRDefault="008D135F">
      <w:pPr>
        <w:rPr>
          <w:ins w:id="9" w:author="Stephanie Shipp" w:date="2018-08-13T15:03:00Z"/>
        </w:rPr>
      </w:pPr>
    </w:p>
    <w:p w14:paraId="734DC728" w14:textId="77777777" w:rsidR="00D73BB9" w:rsidRDefault="004B5CF2">
      <w:r>
        <w:t xml:space="preserve"> and </w:t>
      </w:r>
      <w:r w:rsidR="003756DD">
        <w:t>faculty on</w:t>
      </w:r>
      <w:del w:id="10" w:author="Stephanie Shipp" w:date="2018-08-13T15:04:00Z">
        <w:r w:rsidR="003756DD" w:rsidDel="008D135F">
          <w:delText xml:space="preserve"> the </w:delText>
        </w:r>
        <w:r w:rsidDel="008D135F">
          <w:delText>Roanoke Val</w:delText>
        </w:r>
        <w:r w:rsidR="00986D40" w:rsidDel="008D135F">
          <w:delText>ley and Allegheny Region (RAVR) project</w:delText>
        </w:r>
      </w:del>
      <w:r w:rsidR="00986D40">
        <w:t xml:space="preserve">, </w:t>
      </w:r>
      <w:r>
        <w:t xml:space="preserve">one of the </w:t>
      </w:r>
      <w:r w:rsidR="00986D40">
        <w:t xml:space="preserve">two that Woodward </w:t>
      </w:r>
      <w:r w:rsidR="003756DD">
        <w:t>worked on.</w:t>
      </w:r>
    </w:p>
    <w:p w14:paraId="09DE3AAD" w14:textId="77777777" w:rsidR="00627694" w:rsidRDefault="00627694"/>
    <w:p w14:paraId="2D7DBD1D" w14:textId="77777777" w:rsidR="00312CD3" w:rsidRDefault="001D538F">
      <w:r>
        <w:lastRenderedPageBreak/>
        <w:t xml:space="preserve">For their client </w:t>
      </w:r>
      <w:r w:rsidR="00817337">
        <w:t>Wayne Strickland, director of the</w:t>
      </w:r>
      <w:del w:id="11" w:author="Stephanie Shipp" w:date="2018-08-13T15:04:00Z">
        <w:r w:rsidR="00817337" w:rsidDel="008D135F">
          <w:delText xml:space="preserve"> </w:delText>
        </w:r>
      </w:del>
      <w:ins w:id="12" w:author="Stephanie Shipp" w:date="2018-08-13T15:04:00Z">
        <w:r w:rsidR="008D135F">
          <w:t xml:space="preserve"> Roanoke Valley and Allegheny Region (RVAR)</w:t>
        </w:r>
      </w:ins>
      <w:ins w:id="13" w:author="Stephanie Shipp" w:date="2018-08-13T15:06:00Z">
        <w:r w:rsidR="008D135F">
          <w:t xml:space="preserve"> Commission</w:t>
        </w:r>
      </w:ins>
      <w:del w:id="14" w:author="Stephanie Shipp" w:date="2018-08-13T15:04:00Z">
        <w:r w:rsidR="004B5CF2" w:rsidDel="008D135F">
          <w:delText>R</w:delText>
        </w:r>
        <w:r w:rsidR="00A91D20" w:rsidDel="008D135F">
          <w:delText xml:space="preserve">oanoke River Valley </w:delText>
        </w:r>
        <w:r w:rsidR="00817337" w:rsidDel="008D135F">
          <w:delText>team commission on work</w:delText>
        </w:r>
        <w:r w:rsidR="00627694" w:rsidDel="008D135F">
          <w:delText>force development</w:delText>
        </w:r>
      </w:del>
      <w:r w:rsidR="00627694">
        <w:t xml:space="preserve">, </w:t>
      </w:r>
      <w:r w:rsidR="00A91D20">
        <w:t xml:space="preserve"> Woodard’s </w:t>
      </w:r>
      <w:r w:rsidR="00627694">
        <w:t>team</w:t>
      </w:r>
      <w:r w:rsidR="00041F21">
        <w:t xml:space="preserve"> </w:t>
      </w:r>
      <w:del w:id="15" w:author="Stephanie Shipp" w:date="2018-08-13T15:05:00Z">
        <w:r w:rsidR="00627694" w:rsidDel="008D135F">
          <w:delText xml:space="preserve">focused on </w:delText>
        </w:r>
        <w:r w:rsidR="00986D40" w:rsidDel="008D135F">
          <w:delText xml:space="preserve">how to increase </w:delText>
        </w:r>
        <w:r w:rsidR="00627694" w:rsidDel="008D135F">
          <w:delText>the</w:delText>
        </w:r>
      </w:del>
      <w:ins w:id="16" w:author="Stephanie Shipp" w:date="2018-08-13T15:05:00Z">
        <w:r w:rsidR="008D135F">
          <w:t>identified factors that contribute to the</w:t>
        </w:r>
      </w:ins>
      <w:r w:rsidR="00627694">
        <w:t xml:space="preserve"> attractiveness of the </w:t>
      </w:r>
      <w:del w:id="17" w:author="Stephanie Shipp" w:date="2018-08-13T15:05:00Z">
        <w:r w:rsidR="00627694" w:rsidDel="008D135F">
          <w:delText xml:space="preserve">RAVR </w:delText>
        </w:r>
      </w:del>
      <w:ins w:id="18" w:author="Stephanie Shipp" w:date="2018-08-13T15:05:00Z">
        <w:r w:rsidR="008D135F">
          <w:t xml:space="preserve">RVAR  region </w:t>
        </w:r>
      </w:ins>
      <w:del w:id="19" w:author="Stephanie Shipp" w:date="2018-08-13T15:06:00Z">
        <w:r w:rsidR="00627694" w:rsidDel="008D135F">
          <w:delText>among people</w:delText>
        </w:r>
      </w:del>
      <w:ins w:id="20" w:author="Stephanie Shipp" w:date="2018-08-13T15:06:00Z">
        <w:r w:rsidR="008D135F">
          <w:t>with the goal to recruit and retain people to the workforce</w:t>
        </w:r>
      </w:ins>
      <w:r w:rsidR="00627694">
        <w:t xml:space="preserve"> </w:t>
      </w:r>
      <w:r w:rsidR="00536933">
        <w:rPr>
          <w:rFonts w:ascii="Calibri" w:hAnsi="Calibri" w:cs="Calibri"/>
        </w:rPr>
        <w:t xml:space="preserve">— </w:t>
      </w:r>
      <w:r w:rsidR="00041F21">
        <w:t>both within and outside of the region</w:t>
      </w:r>
      <w:ins w:id="21" w:author="Stephanie Shipp" w:date="2018-08-13T15:06:00Z">
        <w:r w:rsidR="008D135F">
          <w:t xml:space="preserve">. Within the region, </w:t>
        </w:r>
      </w:ins>
      <w:ins w:id="22" w:author="Stephanie Shipp" w:date="2018-08-13T15:07:00Z">
        <w:r w:rsidR="008D135F">
          <w:t>the Commission is interested in identifying those</w:t>
        </w:r>
      </w:ins>
      <w:ins w:id="23" w:author="Stephanie Shipp" w:date="2018-08-13T15:06:00Z">
        <w:r w:rsidR="008D135F">
          <w:t xml:space="preserve"> </w:t>
        </w:r>
      </w:ins>
      <w:del w:id="24" w:author="Stephanie Shipp" w:date="2018-08-13T15:06:00Z">
        <w:r w:rsidR="00041F21" w:rsidDel="008D135F">
          <w:delText xml:space="preserve"> </w:delText>
        </w:r>
        <w:r w:rsidR="00536933" w:rsidDel="008D135F">
          <w:rPr>
            <w:rFonts w:ascii="Calibri" w:hAnsi="Calibri" w:cs="Calibri"/>
          </w:rPr>
          <w:delText>—</w:delText>
        </w:r>
        <w:r w:rsidR="00536933" w:rsidDel="008D135F">
          <w:delText xml:space="preserve"> </w:delText>
        </w:r>
      </w:del>
      <w:r w:rsidR="00627694">
        <w:t>who are not currently in the labor force</w:t>
      </w:r>
      <w:r w:rsidR="00C8398E">
        <w:t xml:space="preserve"> (i.e. early retirees, recent graduates)</w:t>
      </w:r>
      <w:r w:rsidR="00986D40">
        <w:t xml:space="preserve"> by</w:t>
      </w:r>
      <w:r w:rsidR="00627694">
        <w:t xml:space="preserve"> improving job supply and demand match; providing transportation options; and improving housing quality.</w:t>
      </w:r>
      <w:ins w:id="25" w:author="Stephanie Shipp" w:date="2018-08-13T15:07:00Z">
        <w:r w:rsidR="008D135F">
          <w:t xml:space="preserve"> Outside of the region, they are interested in attracting </w:t>
        </w:r>
      </w:ins>
      <w:ins w:id="26" w:author="Stephanie Shipp" w:date="2018-08-13T15:08:00Z">
        <w:r w:rsidR="008D135F">
          <w:t xml:space="preserve">individual and </w:t>
        </w:r>
      </w:ins>
      <w:ins w:id="27" w:author="Stephanie Shipp" w:date="2018-08-13T15:07:00Z">
        <w:r w:rsidR="008D135F">
          <w:t xml:space="preserve">families to </w:t>
        </w:r>
      </w:ins>
      <w:ins w:id="28" w:author="Stephanie Shipp" w:date="2018-08-13T15:08:00Z">
        <w:r w:rsidR="008D135F">
          <w:t>the region to build their workforce</w:t>
        </w:r>
      </w:ins>
      <w:ins w:id="29" w:author="Stephanie Shipp" w:date="2018-08-13T15:09:00Z">
        <w:r w:rsidR="00D018D5">
          <w:t xml:space="preserve"> and foster economic development</w:t>
        </w:r>
      </w:ins>
      <w:ins w:id="30" w:author="Stephanie Shipp" w:date="2018-08-13T15:08:00Z">
        <w:r w:rsidR="008D135F">
          <w:t xml:space="preserve">. </w:t>
        </w:r>
      </w:ins>
    </w:p>
    <w:p w14:paraId="4BCCD933" w14:textId="77777777" w:rsidR="00C8398E" w:rsidRDefault="00C8398E"/>
    <w:p w14:paraId="0CB5674D" w14:textId="77777777" w:rsidR="00130188" w:rsidRDefault="00C836BF">
      <w:r>
        <w:t xml:space="preserve">During the research process, </w:t>
      </w:r>
      <w:r w:rsidR="003756DD">
        <w:t xml:space="preserve">the team </w:t>
      </w:r>
      <w:r w:rsidR="00130188">
        <w:t xml:space="preserve">accessed </w:t>
      </w:r>
      <w:r w:rsidR="00C8398E">
        <w:t>GIS shapefiles</w:t>
      </w:r>
      <w:r w:rsidR="00130188">
        <w:t xml:space="preserve">, </w:t>
      </w:r>
      <w:r w:rsidR="00C8398E">
        <w:t>geocod</w:t>
      </w:r>
      <w:r w:rsidR="00130188">
        <w:t xml:space="preserve">ed </w:t>
      </w:r>
      <w:r w:rsidR="00C8398E">
        <w:t xml:space="preserve">locations of businesses and transportation routes, </w:t>
      </w:r>
      <w:del w:id="31" w:author="Stephanie Shipp" w:date="2018-08-13T15:09:00Z">
        <w:r w:rsidR="00130188" w:rsidDel="00D018D5">
          <w:delText xml:space="preserve">created synthetic </w:delText>
        </w:r>
      </w:del>
      <w:ins w:id="32" w:author="Stephanie Shipp" w:date="2018-08-13T15:09:00Z">
        <w:r w:rsidR="00D018D5">
          <w:t xml:space="preserve">used multiple sources of federal statistics combined with local </w:t>
        </w:r>
      </w:ins>
      <w:del w:id="33" w:author="Stephanie Shipp" w:date="2018-08-13T15:10:00Z">
        <w:r w:rsidDel="00D018D5">
          <w:delText xml:space="preserve">Census Bureau </w:delText>
        </w:r>
      </w:del>
      <w:r w:rsidR="00130188">
        <w:t>data</w:t>
      </w:r>
      <w:r w:rsidR="00986D40">
        <w:t>,</w:t>
      </w:r>
      <w:r w:rsidR="00130188">
        <w:t xml:space="preserve"> and </w:t>
      </w:r>
      <w:r w:rsidR="00986D40">
        <w:t xml:space="preserve">identified </w:t>
      </w:r>
      <w:r w:rsidR="00056CA8">
        <w:t xml:space="preserve">issues through </w:t>
      </w:r>
      <w:r w:rsidR="001D538F">
        <w:t>data analysis.</w:t>
      </w:r>
    </w:p>
    <w:p w14:paraId="2648AC6C" w14:textId="77777777" w:rsidR="00130188" w:rsidRDefault="00130188"/>
    <w:p w14:paraId="4D0B6E98" w14:textId="77777777" w:rsidR="00041F21" w:rsidRDefault="00130188">
      <w:pPr>
        <w:rPr>
          <w:rFonts w:eastAsia="Times New Roman" w:cstheme="minorHAnsi"/>
          <w:shd w:val="clear" w:color="auto" w:fill="FFFFFF"/>
        </w:rPr>
      </w:pPr>
      <w:r w:rsidRPr="00056CA8">
        <w:rPr>
          <w:rFonts w:eastAsia="Times New Roman" w:cstheme="minorHAnsi"/>
          <w:shd w:val="clear" w:color="auto" w:fill="FFFFFF"/>
        </w:rPr>
        <w:t>“</w:t>
      </w:r>
      <w:ins w:id="34" w:author="Stephanie Shipp" w:date="2018-08-13T15:10:00Z">
        <w:r w:rsidR="00D018D5">
          <w:rPr>
            <w:rFonts w:eastAsia="Times New Roman" w:cstheme="minorHAnsi"/>
            <w:shd w:val="clear" w:color="auto" w:fill="FFFFFF"/>
          </w:rPr>
          <w:t xml:space="preserve">Using American Community Survey data, </w:t>
        </w:r>
      </w:ins>
      <w:del w:id="35" w:author="Stephanie Shipp" w:date="2018-08-13T15:10:00Z">
        <w:r w:rsidRPr="00056CA8" w:rsidDel="00D018D5">
          <w:rPr>
            <w:rFonts w:eastAsia="Times New Roman" w:cstheme="minorHAnsi"/>
            <w:shd w:val="clear" w:color="auto" w:fill="FFFFFF"/>
          </w:rPr>
          <w:delText xml:space="preserve">We </w:delText>
        </w:r>
      </w:del>
      <w:ins w:id="36" w:author="Stephanie Shipp" w:date="2018-08-13T15:10:00Z">
        <w:r w:rsidR="00D018D5">
          <w:rPr>
            <w:rFonts w:eastAsia="Times New Roman" w:cstheme="minorHAnsi"/>
            <w:shd w:val="clear" w:color="auto" w:fill="FFFFFF"/>
          </w:rPr>
          <w:t>w</w:t>
        </w:r>
        <w:r w:rsidR="00D018D5" w:rsidRPr="00056CA8">
          <w:rPr>
            <w:rFonts w:eastAsia="Times New Roman" w:cstheme="minorHAnsi"/>
            <w:shd w:val="clear" w:color="auto" w:fill="FFFFFF"/>
          </w:rPr>
          <w:t xml:space="preserve">e </w:t>
        </w:r>
      </w:ins>
      <w:r w:rsidRPr="00056CA8">
        <w:rPr>
          <w:rFonts w:eastAsia="Times New Roman" w:cstheme="minorHAnsi"/>
          <w:shd w:val="clear" w:color="auto" w:fill="FFFFFF"/>
        </w:rPr>
        <w:t>modeled synthetic populations on county and sub-county level</w:t>
      </w:r>
      <w:r w:rsidR="00056CA8" w:rsidRPr="00056CA8">
        <w:rPr>
          <w:rFonts w:eastAsia="Times New Roman" w:cstheme="minorHAnsi"/>
          <w:shd w:val="clear" w:color="auto" w:fill="FFFFFF"/>
        </w:rPr>
        <w:t>s</w:t>
      </w:r>
      <w:r w:rsidRPr="00056CA8">
        <w:rPr>
          <w:rFonts w:eastAsia="Times New Roman" w:cstheme="minorHAnsi"/>
          <w:shd w:val="clear" w:color="auto" w:fill="FFFFFF"/>
        </w:rPr>
        <w:t xml:space="preserve"> </w:t>
      </w:r>
      <w:r w:rsidR="001D538F">
        <w:rPr>
          <w:rFonts w:eastAsia="Times New Roman" w:cstheme="minorHAnsi"/>
          <w:shd w:val="clear" w:color="auto" w:fill="FFFFFF"/>
        </w:rPr>
        <w:t xml:space="preserve">in the region </w:t>
      </w:r>
      <w:r w:rsidRPr="00056CA8">
        <w:rPr>
          <w:rFonts w:eastAsia="Times New Roman" w:cstheme="minorHAnsi"/>
          <w:shd w:val="clear" w:color="auto" w:fill="FFFFFF"/>
        </w:rPr>
        <w:t>for variables related to workforce development, economic development, and housing affordability</w:t>
      </w:r>
      <w:r w:rsidR="00041F21">
        <w:rPr>
          <w:rFonts w:eastAsia="Times New Roman" w:cstheme="minorHAnsi"/>
          <w:shd w:val="clear" w:color="auto" w:fill="FFFFFF"/>
        </w:rPr>
        <w:t>,” said Woodard,</w:t>
      </w:r>
      <w:r w:rsidRPr="00056CA8">
        <w:rPr>
          <w:rFonts w:eastAsia="Times New Roman" w:cstheme="minorHAnsi"/>
          <w:shd w:val="clear" w:color="auto" w:fill="FFFFFF"/>
        </w:rPr>
        <w:t xml:space="preserve"> </w:t>
      </w:r>
      <w:r w:rsidR="00041F21">
        <w:rPr>
          <w:rFonts w:eastAsia="Times New Roman" w:cstheme="minorHAnsi"/>
          <w:shd w:val="clear" w:color="auto" w:fill="FFFFFF"/>
        </w:rPr>
        <w:t>“</w:t>
      </w:r>
      <w:r w:rsidRPr="00056CA8">
        <w:rPr>
          <w:rFonts w:eastAsia="Times New Roman" w:cstheme="minorHAnsi"/>
          <w:shd w:val="clear" w:color="auto" w:fill="FFFFFF"/>
        </w:rPr>
        <w:t xml:space="preserve">and </w:t>
      </w:r>
      <w:r w:rsidR="00041F21">
        <w:rPr>
          <w:rFonts w:eastAsia="Times New Roman" w:cstheme="minorHAnsi"/>
          <w:shd w:val="clear" w:color="auto" w:fill="FFFFFF"/>
        </w:rPr>
        <w:t xml:space="preserve">while considering what attracts people to stay or come to an area, we further expanded our research to include health related issues like </w:t>
      </w:r>
      <w:r w:rsidR="00986D40">
        <w:rPr>
          <w:rFonts w:eastAsia="Times New Roman" w:cstheme="minorHAnsi"/>
          <w:shd w:val="clear" w:color="auto" w:fill="FFFFFF"/>
        </w:rPr>
        <w:t xml:space="preserve">food insecurity, primary care providers, and obesity, as well as </w:t>
      </w:r>
      <w:r w:rsidR="00041F21">
        <w:rPr>
          <w:rFonts w:eastAsia="Times New Roman" w:cstheme="minorHAnsi"/>
          <w:shd w:val="clear" w:color="auto" w:fill="FFFFFF"/>
        </w:rPr>
        <w:t>natural assets like air quality and greenways.”</w:t>
      </w:r>
    </w:p>
    <w:p w14:paraId="4A9EA25F" w14:textId="77777777" w:rsidR="00041F21" w:rsidRDefault="00041F21">
      <w:pPr>
        <w:rPr>
          <w:rFonts w:eastAsia="Times New Roman" w:cstheme="minorHAnsi"/>
          <w:shd w:val="clear" w:color="auto" w:fill="FFFFFF"/>
        </w:rPr>
      </w:pPr>
    </w:p>
    <w:p w14:paraId="42C7F898" w14:textId="77777777" w:rsidR="00312CD3" w:rsidDel="00D018D5" w:rsidRDefault="00041F21">
      <w:pPr>
        <w:rPr>
          <w:del w:id="37" w:author="Stephanie Shipp" w:date="2018-08-13T15:12:00Z"/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Woodard </w:t>
      </w:r>
      <w:r w:rsidR="00536933">
        <w:rPr>
          <w:rFonts w:eastAsia="Times New Roman" w:cstheme="minorHAnsi"/>
          <w:shd w:val="clear" w:color="auto" w:fill="FFFFFF"/>
        </w:rPr>
        <w:t xml:space="preserve">helped create </w:t>
      </w:r>
      <w:r w:rsidR="00130188" w:rsidRPr="00056CA8">
        <w:rPr>
          <w:rFonts w:eastAsia="Times New Roman" w:cstheme="minorHAnsi"/>
          <w:shd w:val="clear" w:color="auto" w:fill="FFFFFF"/>
        </w:rPr>
        <w:t xml:space="preserve">a workforce development composite index of </w:t>
      </w:r>
      <w:r>
        <w:rPr>
          <w:rFonts w:eastAsia="Times New Roman" w:cstheme="minorHAnsi"/>
          <w:shd w:val="clear" w:color="auto" w:fill="FFFFFF"/>
        </w:rPr>
        <w:t>“</w:t>
      </w:r>
      <w:r w:rsidR="00130188" w:rsidRPr="00056CA8">
        <w:rPr>
          <w:rFonts w:eastAsia="Times New Roman" w:cstheme="minorHAnsi"/>
          <w:shd w:val="clear" w:color="auto" w:fill="FFFFFF"/>
        </w:rPr>
        <w:t>Regional Attractiveness</w:t>
      </w:r>
      <w:r>
        <w:rPr>
          <w:rFonts w:eastAsia="Times New Roman" w:cstheme="minorHAnsi"/>
          <w:shd w:val="clear" w:color="auto" w:fill="FFFFFF"/>
        </w:rPr>
        <w:t xml:space="preserve">” </w:t>
      </w:r>
      <w:r w:rsidR="00130188" w:rsidRPr="00056CA8">
        <w:rPr>
          <w:rFonts w:eastAsia="Times New Roman" w:cstheme="minorHAnsi"/>
          <w:shd w:val="clear" w:color="auto" w:fill="FFFFFF"/>
        </w:rPr>
        <w:t>by neighborhoods to support local initiatives for both external and internal job force engagement</w:t>
      </w:r>
      <w:r w:rsidR="00A91D20">
        <w:rPr>
          <w:rFonts w:eastAsia="Times New Roman" w:cstheme="minorHAnsi"/>
          <w:shd w:val="clear" w:color="auto" w:fill="FFFFFF"/>
        </w:rPr>
        <w:t>.</w:t>
      </w:r>
      <w:ins w:id="38" w:author="Stephanie Shipp" w:date="2018-08-13T15:11:00Z">
        <w:r w:rsidR="00D018D5">
          <w:rPr>
            <w:rFonts w:eastAsia="Times New Roman" w:cstheme="minorHAnsi"/>
            <w:shd w:val="clear" w:color="auto" w:fill="FFFFFF"/>
          </w:rPr>
          <w:t xml:space="preserve"> Early findings show that </w:t>
        </w:r>
      </w:ins>
    </w:p>
    <w:p w14:paraId="0C98B025" w14:textId="77777777" w:rsidR="00CC3AFB" w:rsidDel="00D018D5" w:rsidRDefault="00CC3AFB">
      <w:pPr>
        <w:rPr>
          <w:del w:id="39" w:author="Stephanie Shipp" w:date="2018-08-13T15:12:00Z"/>
          <w:rFonts w:eastAsia="Times New Roman" w:cstheme="minorHAnsi"/>
          <w:shd w:val="clear" w:color="auto" w:fill="FFFFFF"/>
        </w:rPr>
      </w:pPr>
    </w:p>
    <w:p w14:paraId="58AA3582" w14:textId="77777777" w:rsidR="003756DD" w:rsidDel="00D018D5" w:rsidRDefault="003756DD">
      <w:pPr>
        <w:rPr>
          <w:del w:id="40" w:author="Stephanie Shipp" w:date="2018-08-13T15:12:00Z"/>
          <w:rFonts w:eastAsia="Times New Roman" w:cstheme="minorHAnsi"/>
          <w:shd w:val="clear" w:color="auto" w:fill="FFFFFF"/>
        </w:rPr>
      </w:pPr>
      <w:del w:id="41" w:author="Stephanie Shipp" w:date="2018-08-13T15:12:00Z">
        <w:r w:rsidDel="00D018D5">
          <w:rPr>
            <w:rFonts w:eastAsia="Times New Roman" w:cstheme="minorHAnsi"/>
            <w:shd w:val="clear" w:color="auto" w:fill="FFFFFF"/>
          </w:rPr>
          <w:delText>A few of the team’s key findings:</w:delText>
        </w:r>
      </w:del>
    </w:p>
    <w:p w14:paraId="14D3B3AA" w14:textId="77777777" w:rsidR="00CB2C21" w:rsidDel="00D018D5" w:rsidRDefault="00CB2C21">
      <w:pPr>
        <w:rPr>
          <w:del w:id="42" w:author="Stephanie Shipp" w:date="2018-08-13T15:12:00Z"/>
          <w:rFonts w:eastAsia="Times New Roman" w:cstheme="minorHAnsi"/>
          <w:shd w:val="clear" w:color="auto" w:fill="FFFFFF"/>
        </w:rPr>
      </w:pPr>
    </w:p>
    <w:p w14:paraId="18A048C4" w14:textId="77777777" w:rsidR="00CB2C21" w:rsidDel="00D018D5" w:rsidRDefault="003756DD">
      <w:pPr>
        <w:rPr>
          <w:del w:id="43" w:author="Stephanie Shipp" w:date="2018-08-13T15:13:00Z"/>
          <w:rFonts w:eastAsia="Times New Roman" w:cstheme="minorHAnsi"/>
          <w:shd w:val="clear" w:color="auto" w:fill="FFFFFF"/>
        </w:rPr>
        <w:pPrChange w:id="44" w:author="Stephanie Shipp" w:date="2018-08-13T15:12:00Z">
          <w:pPr>
            <w:pStyle w:val="ListParagraph"/>
            <w:numPr>
              <w:numId w:val="1"/>
            </w:numPr>
            <w:ind w:hanging="360"/>
          </w:pPr>
        </w:pPrChange>
      </w:pPr>
      <w:del w:id="45" w:author="Stephanie Shipp" w:date="2018-08-13T15:12:00Z">
        <w:r w:rsidDel="00D018D5">
          <w:rPr>
            <w:rFonts w:eastAsia="Times New Roman" w:cstheme="minorHAnsi"/>
            <w:shd w:val="clear" w:color="auto" w:fill="FFFFFF"/>
          </w:rPr>
          <w:delText xml:space="preserve">Different household types live in different parts of the region.  For examples, singles without a degree live in northwest and southwest while </w:delText>
        </w:r>
        <w:r w:rsidR="00CB2C21" w:rsidDel="00D018D5">
          <w:rPr>
            <w:rFonts w:eastAsia="Times New Roman" w:cstheme="minorHAnsi"/>
            <w:shd w:val="clear" w:color="auto" w:fill="FFFFFF"/>
          </w:rPr>
          <w:delText xml:space="preserve">both </w:delText>
        </w:r>
      </w:del>
      <w:r w:rsidR="00CB2C21">
        <w:rPr>
          <w:rFonts w:eastAsia="Times New Roman" w:cstheme="minorHAnsi"/>
          <w:shd w:val="clear" w:color="auto" w:fill="FFFFFF"/>
        </w:rPr>
        <w:t>singles and families with college degrees live closer to the city of Roanoke and its surrounding areas</w:t>
      </w:r>
      <w:ins w:id="46" w:author="Stephanie Shipp" w:date="2018-08-13T15:12:00Z">
        <w:r w:rsidR="00D018D5">
          <w:rPr>
            <w:rFonts w:eastAsia="Times New Roman" w:cstheme="minorHAnsi"/>
            <w:shd w:val="clear" w:color="auto" w:fill="FFFFFF"/>
          </w:rPr>
          <w:t xml:space="preserve">, while singles and families with a high school education are more dispersed throughout the county.  </w:t>
        </w:r>
      </w:ins>
    </w:p>
    <w:p w14:paraId="58145008" w14:textId="77777777" w:rsidR="00CB2C21" w:rsidDel="00D018D5" w:rsidRDefault="00CB2C21" w:rsidP="003756DD">
      <w:pPr>
        <w:pStyle w:val="ListParagraph"/>
        <w:numPr>
          <w:ilvl w:val="0"/>
          <w:numId w:val="1"/>
        </w:numPr>
        <w:rPr>
          <w:del w:id="47" w:author="Stephanie Shipp" w:date="2018-08-13T15:13:00Z"/>
          <w:rFonts w:eastAsia="Times New Roman" w:cstheme="minorHAnsi"/>
          <w:shd w:val="clear" w:color="auto" w:fill="FFFFFF"/>
        </w:rPr>
      </w:pPr>
      <w:del w:id="48" w:author="Stephanie Shipp" w:date="2018-08-13T15:13:00Z">
        <w:r w:rsidDel="00D018D5">
          <w:rPr>
            <w:rFonts w:eastAsia="Times New Roman" w:cstheme="minorHAnsi"/>
            <w:shd w:val="clear" w:color="auto" w:fill="FFFFFF"/>
          </w:rPr>
          <w:delText xml:space="preserve">For both singles and families, the northwest side of Roanoke City and the western side of Franklin County have the highest attractiveness for both singles and families.  </w:delText>
        </w:r>
      </w:del>
      <w:del w:id="49" w:author="Stephanie Shipp" w:date="2018-08-13T15:11:00Z">
        <w:r w:rsidDel="00D018D5">
          <w:rPr>
            <w:rFonts w:eastAsia="Times New Roman" w:cstheme="minorHAnsi"/>
            <w:shd w:val="clear" w:color="auto" w:fill="FFFFFF"/>
          </w:rPr>
          <w:delText xml:space="preserve">Betetourt </w:delText>
        </w:r>
      </w:del>
      <w:del w:id="50" w:author="Stephanie Shipp" w:date="2018-08-13T15:13:00Z">
        <w:r w:rsidDel="00D018D5">
          <w:rPr>
            <w:rFonts w:eastAsia="Times New Roman" w:cstheme="minorHAnsi"/>
            <w:shd w:val="clear" w:color="auto" w:fill="FFFFFF"/>
          </w:rPr>
          <w:delText>County is very attractive to families</w:delText>
        </w:r>
      </w:del>
    </w:p>
    <w:p w14:paraId="1E4F3207" w14:textId="77777777" w:rsidR="003756DD" w:rsidRPr="00D018D5" w:rsidRDefault="00CB2C21">
      <w:pPr>
        <w:rPr>
          <w:rFonts w:eastAsia="Times New Roman" w:cstheme="minorHAnsi"/>
          <w:shd w:val="clear" w:color="auto" w:fill="FFFFFF"/>
          <w:rPrChange w:id="51" w:author="Stephanie Shipp" w:date="2018-08-13T15:13:00Z">
            <w:rPr>
              <w:shd w:val="clear" w:color="auto" w:fill="FFFFFF"/>
            </w:rPr>
          </w:rPrChange>
        </w:rPr>
        <w:pPrChange w:id="52" w:author="Stephanie Shipp" w:date="2018-08-13T15:13:00Z">
          <w:pPr>
            <w:pStyle w:val="ListParagraph"/>
            <w:numPr>
              <w:numId w:val="1"/>
            </w:numPr>
            <w:ind w:hanging="360"/>
          </w:pPr>
        </w:pPrChange>
      </w:pPr>
      <w:r w:rsidRPr="00D018D5">
        <w:rPr>
          <w:rFonts w:eastAsia="Times New Roman" w:cstheme="minorHAnsi"/>
          <w:shd w:val="clear" w:color="auto" w:fill="FFFFFF"/>
          <w:rPrChange w:id="53" w:author="Stephanie Shipp" w:date="2018-08-13T15:13:00Z">
            <w:rPr>
              <w:shd w:val="clear" w:color="auto" w:fill="FFFFFF"/>
            </w:rPr>
          </w:rPrChange>
        </w:rPr>
        <w:t xml:space="preserve">Transportation options are limited to vehicles for most residents in the region, </w:t>
      </w:r>
      <w:ins w:id="54" w:author="Stephanie Shipp" w:date="2018-08-13T15:13:00Z">
        <w:r w:rsidR="00D018D5">
          <w:rPr>
            <w:rFonts w:eastAsia="Times New Roman" w:cstheme="minorHAnsi"/>
            <w:shd w:val="clear" w:color="auto" w:fill="FFFFFF"/>
          </w:rPr>
          <w:t xml:space="preserve">and often  face long commutes to jobs </w:t>
        </w:r>
      </w:ins>
      <w:del w:id="55" w:author="Stephanie Shipp" w:date="2018-08-13T15:13:00Z">
        <w:r w:rsidRPr="00D018D5" w:rsidDel="00D018D5">
          <w:rPr>
            <w:rFonts w:eastAsia="Times New Roman" w:cstheme="minorHAnsi"/>
            <w:shd w:val="clear" w:color="auto" w:fill="FFFFFF"/>
            <w:rPrChange w:id="56" w:author="Stephanie Shipp" w:date="2018-08-13T15:13:00Z">
              <w:rPr>
                <w:shd w:val="clear" w:color="auto" w:fill="FFFFFF"/>
              </w:rPr>
            </w:rPrChange>
          </w:rPr>
          <w:delText>although people in Craig and Franklin counties have longer commutes</w:delText>
        </w:r>
      </w:del>
      <w:ins w:id="57" w:author="Stephanie Shipp" w:date="2018-08-13T15:13:00Z">
        <w:r w:rsidR="00D018D5">
          <w:rPr>
            <w:rFonts w:eastAsia="Times New Roman" w:cstheme="minorHAnsi"/>
            <w:shd w:val="clear" w:color="auto" w:fill="FFFFFF"/>
          </w:rPr>
          <w:t>.</w:t>
        </w:r>
      </w:ins>
      <w:del w:id="58" w:author="Stephanie Shipp" w:date="2018-08-13T15:13:00Z">
        <w:r w:rsidRPr="00D018D5" w:rsidDel="00D018D5">
          <w:rPr>
            <w:rFonts w:eastAsia="Times New Roman" w:cstheme="minorHAnsi"/>
            <w:shd w:val="clear" w:color="auto" w:fill="FFFFFF"/>
            <w:rPrChange w:id="59" w:author="Stephanie Shipp" w:date="2018-08-13T15:13:00Z">
              <w:rPr>
                <w:shd w:val="clear" w:color="auto" w:fill="FFFFFF"/>
              </w:rPr>
            </w:rPrChange>
          </w:rPr>
          <w:delText>.</w:delText>
        </w:r>
      </w:del>
    </w:p>
    <w:p w14:paraId="5F3EF854" w14:textId="77777777" w:rsidR="00CB2C21" w:rsidRDefault="00CB2C21" w:rsidP="00CB2C21">
      <w:pPr>
        <w:rPr>
          <w:rFonts w:eastAsia="Times New Roman" w:cstheme="minorHAnsi"/>
          <w:shd w:val="clear" w:color="auto" w:fill="FFFFFF"/>
        </w:rPr>
      </w:pPr>
    </w:p>
    <w:p w14:paraId="0DC99ACA" w14:textId="77777777" w:rsidR="003756DD" w:rsidDel="00D018D5" w:rsidRDefault="003756DD">
      <w:pPr>
        <w:rPr>
          <w:del w:id="60" w:author="Stephanie Shipp" w:date="2018-08-13T15:13:00Z"/>
          <w:rFonts w:eastAsia="Times New Roman" w:cstheme="minorHAnsi"/>
          <w:shd w:val="clear" w:color="auto" w:fill="FFFFFF"/>
        </w:rPr>
      </w:pPr>
    </w:p>
    <w:p w14:paraId="0A43FCEB" w14:textId="77777777" w:rsidR="006D6C41" w:rsidRDefault="00986D40">
      <w:r>
        <w:rPr>
          <w:rFonts w:eastAsia="Times New Roman" w:cstheme="minorHAnsi"/>
          <w:shd w:val="clear" w:color="auto" w:fill="FFFFFF"/>
        </w:rPr>
        <w:t xml:space="preserve">Woodard’s second project </w:t>
      </w:r>
      <w:r w:rsidR="00347D70">
        <w:rPr>
          <w:rFonts w:eastAsia="Times New Roman" w:cstheme="minorHAnsi"/>
          <w:shd w:val="clear" w:color="auto" w:fill="FFFFFF"/>
        </w:rPr>
        <w:t xml:space="preserve">was </w:t>
      </w:r>
      <w:r>
        <w:rPr>
          <w:rFonts w:eastAsia="Times New Roman" w:cstheme="minorHAnsi"/>
          <w:shd w:val="clear" w:color="auto" w:fill="FFFFFF"/>
        </w:rPr>
        <w:t>working with the Community Sponsor Network in Arlington County on the issue of equity</w:t>
      </w:r>
      <w:r w:rsidR="006D6C41">
        <w:rPr>
          <w:rFonts w:eastAsia="Times New Roman" w:cstheme="minorHAnsi"/>
          <w:shd w:val="clear" w:color="auto" w:fill="FFFFFF"/>
        </w:rPr>
        <w:t xml:space="preserve">, which </w:t>
      </w:r>
      <w:r w:rsidR="006D6C41">
        <w:t xml:space="preserve">identifies the disadvantaged by unmet needs for resources and services. </w:t>
      </w:r>
      <w:r w:rsidR="001D538F">
        <w:t xml:space="preserve"> </w:t>
      </w:r>
    </w:p>
    <w:p w14:paraId="6D4A8C6C" w14:textId="77777777" w:rsidR="001D538F" w:rsidRDefault="001D538F"/>
    <w:p w14:paraId="5FFA0F42" w14:textId="77777777" w:rsidR="001D538F" w:rsidRDefault="001D538F" w:rsidP="001D538F">
      <w:pPr>
        <w:rPr>
          <w:rFonts w:eastAsia="Times New Roman" w:cstheme="minorHAnsi"/>
          <w:shd w:val="clear" w:color="auto" w:fill="FFFFFF"/>
        </w:rPr>
      </w:pPr>
      <w:r>
        <w:rPr>
          <w:rFonts w:eastAsia="Times New Roman" w:cstheme="minorHAnsi"/>
          <w:shd w:val="clear" w:color="auto" w:fill="FFFFFF"/>
        </w:rPr>
        <w:t xml:space="preserve">The DSPG team </w:t>
      </w:r>
      <w:r>
        <w:t xml:space="preserve">coupled data from the 2006-20016 American Community Service Data Census Bureau and the Bureau of Labor Statistics to </w:t>
      </w:r>
      <w:r w:rsidRPr="0000663F">
        <w:rPr>
          <w:rFonts w:eastAsia="Times New Roman" w:cstheme="minorHAnsi"/>
          <w:shd w:val="clear" w:color="auto" w:fill="FFFFFF"/>
        </w:rPr>
        <w:t>research</w:t>
      </w:r>
      <w:r>
        <w:rPr>
          <w:rFonts w:eastAsia="Times New Roman" w:cstheme="minorHAnsi"/>
          <w:shd w:val="clear" w:color="auto" w:fill="FFFFFF"/>
        </w:rPr>
        <w:t xml:space="preserve"> </w:t>
      </w:r>
      <w:r w:rsidRPr="0000663F">
        <w:rPr>
          <w:rFonts w:eastAsia="Times New Roman" w:cstheme="minorHAnsi"/>
          <w:shd w:val="clear" w:color="auto" w:fill="FFFFFF"/>
        </w:rPr>
        <w:t>and analyze issues of equity in housing in Arlington County vis-a-vis middle-class and low-income worker earnings and local industry growth</w:t>
      </w:r>
      <w:r>
        <w:rPr>
          <w:rFonts w:eastAsia="Times New Roman" w:cstheme="minorHAnsi"/>
          <w:shd w:val="clear" w:color="auto" w:fill="FFFFFF"/>
        </w:rPr>
        <w:t>.</w:t>
      </w:r>
    </w:p>
    <w:p w14:paraId="172832EB" w14:textId="77777777" w:rsidR="001D538F" w:rsidRDefault="001D538F"/>
    <w:p w14:paraId="7C360FF9" w14:textId="77777777" w:rsidR="001D538F" w:rsidRDefault="001D538F" w:rsidP="001D538F">
      <w:r>
        <w:t>Arlington County is interested in formulating policies that keep people in Arlington. They want residents to earn a sufficient wage to assume middle class standing and be able to afford housing,  Woodard said.</w:t>
      </w:r>
    </w:p>
    <w:p w14:paraId="410FC2E9" w14:textId="77777777" w:rsidR="006D6C41" w:rsidRDefault="006D6C41" w:rsidP="0000663F">
      <w:pPr>
        <w:rPr>
          <w:rFonts w:eastAsia="Times New Roman" w:cstheme="minorHAnsi"/>
          <w:shd w:val="clear" w:color="auto" w:fill="FFFFFF"/>
        </w:rPr>
      </w:pPr>
    </w:p>
    <w:p w14:paraId="14B53D70" w14:textId="77777777" w:rsidR="00347D70" w:rsidRDefault="004123B7">
      <w:r>
        <w:t>Based on the general recommendation to spend no more than 30 percent of gross monthly income (before taxes) on housing, t</w:t>
      </w:r>
      <w:r w:rsidR="001D538F">
        <w:rPr>
          <w:rFonts w:eastAsia="Times New Roman" w:cstheme="minorHAnsi"/>
          <w:shd w:val="clear" w:color="auto" w:fill="FFFFFF"/>
        </w:rPr>
        <w:t>he</w:t>
      </w:r>
      <w:r>
        <w:rPr>
          <w:rFonts w:eastAsia="Times New Roman" w:cstheme="minorHAnsi"/>
          <w:shd w:val="clear" w:color="auto" w:fill="FFFFFF"/>
        </w:rPr>
        <w:t xml:space="preserve"> research team </w:t>
      </w:r>
      <w:r w:rsidR="006D6C41">
        <w:t>considered eviction rates and access to transportation and healthy food as well as statistics relating to jo</w:t>
      </w:r>
      <w:r>
        <w:t xml:space="preserve">bs, salaries, and housing costs to determine an affordable price range for people renting or buying in the area. </w:t>
      </w:r>
    </w:p>
    <w:p w14:paraId="0802AE88" w14:textId="77777777" w:rsidR="001D538F" w:rsidRDefault="001D538F" w:rsidP="005422E0"/>
    <w:p w14:paraId="69EE5DC3" w14:textId="77777777" w:rsidR="0036522E" w:rsidRDefault="0036522E" w:rsidP="0036522E">
      <w:r>
        <w:t xml:space="preserve">“I am very happy to have had the opportunity to </w:t>
      </w:r>
      <w:r w:rsidR="003C5BA9">
        <w:t xml:space="preserve">be part of </w:t>
      </w:r>
      <w:r>
        <w:t xml:space="preserve">the DSPG program,” said Woodard. “The experience of working directly with </w:t>
      </w:r>
      <w:del w:id="61" w:author="Stephanie Shipp" w:date="2018-08-13T15:14:00Z">
        <w:r w:rsidDel="00D018D5">
          <w:delText xml:space="preserve">clients </w:delText>
        </w:r>
      </w:del>
      <w:ins w:id="62" w:author="Stephanie Shipp" w:date="2018-08-13T15:14:00Z">
        <w:r w:rsidR="00D018D5">
          <w:t xml:space="preserve">sponsors </w:t>
        </w:r>
      </w:ins>
      <w:r>
        <w:t xml:space="preserve">on a day-to-day basis and the opportunity to use real-world data sets to help them find solutions to </w:t>
      </w:r>
      <w:ins w:id="63" w:author="Stephanie Shipp" w:date="2018-08-13T15:14:00Z">
        <w:r w:rsidR="00D018D5">
          <w:t xml:space="preserve">their </w:t>
        </w:r>
      </w:ins>
      <w:r>
        <w:t xml:space="preserve">community problems really complements the academic, theoretical knowledge I am gaining in the </w:t>
      </w:r>
      <w:proofErr w:type="spellStart"/>
      <w:r>
        <w:t>UrbComp</w:t>
      </w:r>
      <w:proofErr w:type="spellEnd"/>
      <w:r>
        <w:t xml:space="preserve"> p</w:t>
      </w:r>
      <w:r w:rsidR="004123B7">
        <w:t>rogram.</w:t>
      </w:r>
      <w:r>
        <w:t xml:space="preserve">” </w:t>
      </w:r>
    </w:p>
    <w:p w14:paraId="788FF12E" w14:textId="77777777" w:rsidR="0036522E" w:rsidRDefault="0036522E" w:rsidP="0036522E"/>
    <w:p w14:paraId="45246EC4" w14:textId="77777777" w:rsidR="0036522E" w:rsidRDefault="0036522E" w:rsidP="0036522E"/>
    <w:p w14:paraId="21BA3530" w14:textId="77777777" w:rsidR="0036522E" w:rsidRDefault="0036522E" w:rsidP="0036522E"/>
    <w:p w14:paraId="7F97400F" w14:textId="77777777" w:rsidR="0036522E" w:rsidRDefault="0036522E" w:rsidP="005422E0"/>
    <w:sectPr w:rsidR="0036522E" w:rsidSect="0075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2F9"/>
    <w:multiLevelType w:val="hybridMultilevel"/>
    <w:tmpl w:val="F05CA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0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60"/>
    <w:rsid w:val="0000663F"/>
    <w:rsid w:val="00041F21"/>
    <w:rsid w:val="00056CA8"/>
    <w:rsid w:val="00056E5B"/>
    <w:rsid w:val="0008522C"/>
    <w:rsid w:val="000A6516"/>
    <w:rsid w:val="00130188"/>
    <w:rsid w:val="001D538F"/>
    <w:rsid w:val="001E5567"/>
    <w:rsid w:val="0029676F"/>
    <w:rsid w:val="002C71B8"/>
    <w:rsid w:val="002E5782"/>
    <w:rsid w:val="00312CD3"/>
    <w:rsid w:val="00347D70"/>
    <w:rsid w:val="0036522E"/>
    <w:rsid w:val="003756DD"/>
    <w:rsid w:val="003C5BA9"/>
    <w:rsid w:val="004123B7"/>
    <w:rsid w:val="00482715"/>
    <w:rsid w:val="004B5CF2"/>
    <w:rsid w:val="00536933"/>
    <w:rsid w:val="005422E0"/>
    <w:rsid w:val="00584185"/>
    <w:rsid w:val="005C3C23"/>
    <w:rsid w:val="00627694"/>
    <w:rsid w:val="00637CA1"/>
    <w:rsid w:val="00663D66"/>
    <w:rsid w:val="006D6C41"/>
    <w:rsid w:val="00753E37"/>
    <w:rsid w:val="007D2967"/>
    <w:rsid w:val="00817337"/>
    <w:rsid w:val="008D135F"/>
    <w:rsid w:val="009777D4"/>
    <w:rsid w:val="00986D40"/>
    <w:rsid w:val="00A91D20"/>
    <w:rsid w:val="00A96308"/>
    <w:rsid w:val="00AD3A60"/>
    <w:rsid w:val="00AF5D10"/>
    <w:rsid w:val="00B466AE"/>
    <w:rsid w:val="00B70C95"/>
    <w:rsid w:val="00B82574"/>
    <w:rsid w:val="00BB610A"/>
    <w:rsid w:val="00C836BF"/>
    <w:rsid w:val="00C8398E"/>
    <w:rsid w:val="00CB2C21"/>
    <w:rsid w:val="00CC3AFB"/>
    <w:rsid w:val="00D018D5"/>
    <w:rsid w:val="00D73BB9"/>
    <w:rsid w:val="00DD678E"/>
    <w:rsid w:val="00DE76DF"/>
    <w:rsid w:val="00ED34EE"/>
    <w:rsid w:val="00EF4904"/>
    <w:rsid w:val="00FC207D"/>
    <w:rsid w:val="00FF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36F84"/>
  <w14:defaultImageDpi w14:val="32767"/>
  <w15:chartTrackingRefBased/>
  <w15:docId w15:val="{879980CE-EF5A-9B43-B142-B45751BF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22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5422E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63D66"/>
  </w:style>
  <w:style w:type="character" w:styleId="FollowedHyperlink">
    <w:name w:val="FollowedHyperlink"/>
    <w:basedOn w:val="DefaultParagraphFont"/>
    <w:uiPriority w:val="99"/>
    <w:semiHidden/>
    <w:unhideWhenUsed/>
    <w:rsid w:val="0008522C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6C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C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C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C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C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C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CA8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3756DD"/>
    <w:pPr>
      <w:ind w:left="720"/>
      <w:contextualSpacing/>
    </w:pPr>
  </w:style>
  <w:style w:type="paragraph" w:styleId="Revision">
    <w:name w:val="Revision"/>
    <w:hidden/>
    <w:uiPriority w:val="99"/>
    <w:semiHidden/>
    <w:rsid w:val="00FF0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ia.vt.ed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.vt.edu/sd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.vt.edu/sdal/projects/data-science-for-the-public-good-program" TargetMode="External"/><Relationship Id="rId11" Type="http://schemas.openxmlformats.org/officeDocument/2006/relationships/hyperlink" Target="https://dac.cs.vt.edu/" TargetMode="External"/><Relationship Id="rId5" Type="http://schemas.openxmlformats.org/officeDocument/2006/relationships/hyperlink" Target="http://www.ncr.vt.edu/" TargetMode="External"/><Relationship Id="rId10" Type="http://schemas.openxmlformats.org/officeDocument/2006/relationships/hyperlink" Target="https://dac.cs.vt.edu/academics/urban-compu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lobalforum.vt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881</Words>
  <Characters>4852</Characters>
  <Application>Microsoft Office Word</Application>
  <DocSecurity>0</DocSecurity>
  <Lines>95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Micale</dc:creator>
  <cp:keywords/>
  <dc:description/>
  <cp:lastModifiedBy>Schroeder, Aaron (ads7fg)</cp:lastModifiedBy>
  <cp:revision>3</cp:revision>
  <dcterms:created xsi:type="dcterms:W3CDTF">2018-08-15T16:15:00Z</dcterms:created>
  <dcterms:modified xsi:type="dcterms:W3CDTF">2026-02-09T16:05:00Z</dcterms:modified>
</cp:coreProperties>
</file>