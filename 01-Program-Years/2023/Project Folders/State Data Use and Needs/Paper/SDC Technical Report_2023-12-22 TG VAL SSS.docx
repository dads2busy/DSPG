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B0EBA" w:rsidR="00CB0EBA" w:rsidP="1FAFF665" w:rsidRDefault="00CB0EBA" w14:paraId="7CFC2EEF" w14:textId="3E741754">
      <w:pPr>
        <w:pStyle w:val="Title"/>
        <w:rPr>
          <w:rFonts w:ascii="Times New Roman" w:hAnsi="Times New Roman" w:eastAsia="Times New Roman" w:cs="Times New Roman"/>
          <w:b w:val="1"/>
          <w:bCs w:val="1"/>
          <w:sz w:val="40"/>
          <w:szCs w:val="40"/>
        </w:rPr>
      </w:pPr>
      <w:bookmarkStart w:name="_Toc1276330497" w:id="531481180"/>
      <w:r w:rsidRPr="65FE802B" w:rsidR="76C980A4">
        <w:rPr>
          <w:rFonts w:ascii="Times New Roman" w:hAnsi="Times New Roman" w:eastAsia="Times New Roman" w:cs="Times New Roman"/>
          <w:sz w:val="40"/>
          <w:szCs w:val="40"/>
        </w:rPr>
        <w:t>A Review of State Data Centers Indicators, Tools, and Methods</w:t>
      </w:r>
      <w:r w:rsidRPr="65FE802B" w:rsidR="66FA07AC">
        <w:rPr>
          <w:rFonts w:ascii="Times New Roman" w:hAnsi="Times New Roman" w:eastAsia="Times New Roman" w:cs="Times New Roman"/>
          <w:sz w:val="40"/>
          <w:szCs w:val="40"/>
        </w:rPr>
        <w:t xml:space="preserve">: </w:t>
      </w:r>
      <w:r w:rsidRPr="65FE802B" w:rsidR="76C980A4">
        <w:rPr>
          <w:rFonts w:ascii="Times New Roman" w:hAnsi="Times New Roman" w:eastAsia="Times New Roman" w:cs="Times New Roman"/>
          <w:sz w:val="40"/>
          <w:szCs w:val="40"/>
        </w:rPr>
        <w:t>Technical Report</w:t>
      </w:r>
      <w:bookmarkEnd w:id="531481180"/>
    </w:p>
    <w:p w:rsidR="00CB0EBA" w:rsidP="00CB0EBA" w:rsidRDefault="00CB0EBA" w14:paraId="1F1457E9" w14:textId="77777777">
      <w:pPr>
        <w:spacing w:after="0"/>
        <w:rPr>
          <w:rFonts w:ascii="Times New Roman" w:hAnsi="Times New Roman" w:eastAsia="Times New Roman" w:cs="Times New Roman"/>
          <w:color w:val="000000" w:themeColor="text1"/>
          <w:sz w:val="24"/>
          <w:szCs w:val="24"/>
        </w:rPr>
      </w:pPr>
    </w:p>
    <w:p w:rsidR="00CB0EBA" w:rsidP="00CB0EBA" w:rsidRDefault="00CB0EBA" w14:paraId="1D997D78" w14:textId="77777777">
      <w:pPr>
        <w:spacing w:after="0"/>
        <w:rPr>
          <w:rFonts w:ascii="Times New Roman" w:hAnsi="Times New Roman" w:eastAsia="Times New Roman" w:cs="Times New Roman"/>
          <w:color w:val="000000" w:themeColor="text1"/>
          <w:sz w:val="24"/>
          <w:szCs w:val="24"/>
        </w:rPr>
      </w:pPr>
    </w:p>
    <w:p w:rsidR="00CB0EBA" w:rsidP="1FAFF665" w:rsidRDefault="00CB0EBA" w14:paraId="027BFECE" w14:textId="155C2884">
      <w:pPr>
        <w:snapToGrid w:val="0"/>
        <w:spacing w:after="0" w:line="264" w:lineRule="auto"/>
        <w:ind w:left="115" w:right="101"/>
        <w:jc w:val="center"/>
        <w:rPr>
          <w:rFonts w:ascii="Times New Roman" w:hAnsi="Times New Roman" w:eastAsia="Times New Roman" w:cs="Times New Roman"/>
          <w:color w:val="000000"/>
          <w:sz w:val="28"/>
          <w:szCs w:val="28"/>
        </w:rPr>
      </w:pPr>
      <w:r w:rsidRPr="1FAFF665">
        <w:rPr>
          <w:rFonts w:ascii="Times New Roman" w:hAnsi="Times New Roman" w:eastAsia="Times New Roman" w:cs="Times New Roman"/>
          <w:color w:val="000000" w:themeColor="text1"/>
          <w:sz w:val="28"/>
          <w:szCs w:val="28"/>
        </w:rPr>
        <w:t xml:space="preserve">Treena Goswami, </w:t>
      </w:r>
      <w:hyperlink r:id="rId10">
        <w:r w:rsidRPr="1FAFF665">
          <w:rPr>
            <w:rStyle w:val="Hyperlink"/>
            <w:rFonts w:ascii="Times New Roman" w:hAnsi="Times New Roman" w:eastAsia="Times New Roman" w:cs="Times New Roman"/>
            <w:sz w:val="28"/>
            <w:szCs w:val="28"/>
          </w:rPr>
          <w:t>https://orcid.org/0000</w:t>
        </w:r>
      </w:hyperlink>
      <w:r w:rsidRPr="1FAFF665">
        <w:rPr>
          <w:rFonts w:ascii="Times New Roman" w:hAnsi="Times New Roman" w:eastAsia="Times New Roman" w:cs="Times New Roman"/>
          <w:color w:val="000000" w:themeColor="text1"/>
          <w:sz w:val="28"/>
          <w:szCs w:val="28"/>
        </w:rPr>
        <w:t xml:space="preserve"> </w:t>
      </w:r>
    </w:p>
    <w:p w:rsidRPr="00CB0EBA" w:rsidR="00CB0EBA" w:rsidP="65FE802B" w:rsidRDefault="00CB0EBA" w14:paraId="56B44BB7" w14:textId="69D2B9F5">
      <w:pPr>
        <w:spacing w:after="0" w:line="264" w:lineRule="auto"/>
        <w:ind w:left="115" w:right="101"/>
        <w:jc w:val="center"/>
        <w:rPr>
          <w:rFonts w:ascii="Times New Roman" w:hAnsi="Times New Roman" w:eastAsia="Times New Roman" w:cs="Times New Roman"/>
          <w:sz w:val="28"/>
          <w:szCs w:val="28"/>
        </w:rPr>
      </w:pPr>
      <w:r w:rsidRPr="65FE802B" w:rsidR="76C980A4">
        <w:rPr>
          <w:rFonts w:ascii="Times New Roman" w:hAnsi="Times New Roman" w:eastAsia="Times New Roman" w:cs="Times New Roman"/>
          <w:color w:val="000000" w:themeColor="text1" w:themeTint="FF" w:themeShade="FF"/>
          <w:sz w:val="28"/>
          <w:szCs w:val="28"/>
        </w:rPr>
        <w:t>Jianing</w:t>
      </w:r>
      <w:r w:rsidRPr="65FE802B" w:rsidR="76C980A4">
        <w:rPr>
          <w:rFonts w:ascii="Times New Roman" w:hAnsi="Times New Roman" w:eastAsia="Times New Roman" w:cs="Times New Roman"/>
          <w:color w:val="000000" w:themeColor="text1" w:themeTint="FF" w:themeShade="FF"/>
          <w:sz w:val="28"/>
          <w:szCs w:val="28"/>
        </w:rPr>
        <w:t xml:space="preserve"> Cai</w:t>
      </w:r>
    </w:p>
    <w:p w:rsidRPr="00CB0EBA" w:rsidR="00CB0EBA" w:rsidP="65FE802B" w:rsidRDefault="00CB0EBA" w14:paraId="01B79516" w14:textId="0FA7E56B">
      <w:pPr>
        <w:spacing w:after="0" w:line="264" w:lineRule="auto"/>
        <w:ind w:left="115" w:right="101"/>
        <w:jc w:val="center"/>
        <w:rPr>
          <w:rFonts w:ascii="Times New Roman" w:hAnsi="Times New Roman" w:eastAsia="Times New Roman" w:cs="Times New Roman"/>
          <w:color w:val="0563C1"/>
          <w:sz w:val="28"/>
          <w:szCs w:val="28"/>
          <w:u w:val="single"/>
        </w:rPr>
      </w:pPr>
      <w:r w:rsidRPr="65FE802B" w:rsidR="76C980A4">
        <w:rPr>
          <w:rStyle w:val="xnormaltextrun"/>
          <w:rFonts w:ascii="Times New Roman" w:hAnsi="Times New Roman" w:eastAsia="Times New Roman" w:cs="Times New Roman"/>
          <w:color w:val="000000" w:themeColor="text1" w:themeTint="FF" w:themeShade="FF"/>
          <w:sz w:val="28"/>
          <w:szCs w:val="28"/>
        </w:rPr>
        <w:t xml:space="preserve">Marijke van der Geer, </w:t>
      </w:r>
    </w:p>
    <w:p w:rsidRPr="00CB0EBA" w:rsidR="00CB0EBA" w:rsidP="65FE802B" w:rsidRDefault="00CB0EBA" w14:paraId="69EACFB1" w14:textId="033BA592">
      <w:pPr>
        <w:pStyle w:val="Normal"/>
        <w:spacing w:after="0" w:line="264" w:lineRule="auto"/>
        <w:ind w:left="115" w:right="101"/>
        <w:jc w:val="center"/>
        <w:rPr>
          <w:rFonts w:ascii="Times New Roman" w:hAnsi="Times New Roman" w:eastAsia="Times New Roman" w:cs="Times New Roman"/>
          <w:color w:val="0563C1"/>
          <w:sz w:val="28"/>
          <w:szCs w:val="28"/>
          <w:u w:val="single"/>
        </w:rPr>
      </w:pPr>
      <w:r w:rsidRPr="65FE802B" w:rsidR="76C980A4">
        <w:rPr>
          <w:rFonts w:ascii="Times New Roman" w:hAnsi="Times New Roman" w:eastAsia="Times New Roman" w:cs="Times New Roman"/>
          <w:color w:val="000000" w:themeColor="text1" w:themeTint="FF" w:themeShade="FF"/>
          <w:sz w:val="28"/>
          <w:szCs w:val="28"/>
        </w:rPr>
        <w:t xml:space="preserve">Vicki Lancaster, </w:t>
      </w:r>
      <w:hyperlink r:id="R39a9afb21a6f4ed7">
        <w:r w:rsidRPr="65FE802B" w:rsidR="76C980A4">
          <w:rPr>
            <w:rFonts w:ascii="Times New Roman" w:hAnsi="Times New Roman" w:eastAsia="Times New Roman" w:cs="Times New Roman"/>
            <w:color w:val="0563C1"/>
            <w:sz w:val="28"/>
            <w:szCs w:val="28"/>
            <w:u w:val="single"/>
          </w:rPr>
          <w:t>https://orcid.org/0000-0002-1517-3807</w:t>
        </w:r>
      </w:hyperlink>
    </w:p>
    <w:p w:rsidR="19CAF001" w:rsidP="65FE802B" w:rsidRDefault="19CAF001" w14:paraId="603D0ADF" w14:textId="0521BDDA">
      <w:pPr>
        <w:pStyle w:val="Normal"/>
        <w:spacing w:after="0" w:line="264" w:lineRule="auto"/>
        <w:ind w:left="115" w:right="101"/>
        <w:jc w:val="center"/>
        <w:rPr>
          <w:rFonts w:ascii="Times New Roman" w:hAnsi="Times New Roman" w:eastAsia="Times New Roman" w:cs="Times New Roman"/>
          <w:color w:val="0563C1"/>
          <w:sz w:val="28"/>
          <w:szCs w:val="28"/>
          <w:u w:val="single"/>
        </w:rPr>
      </w:pPr>
      <w:r w:rsidRPr="65FE802B" w:rsidR="19CAF001">
        <w:rPr>
          <w:rFonts w:ascii="Times New Roman" w:hAnsi="Times New Roman" w:eastAsia="Times New Roman" w:cs="Times New Roman"/>
          <w:color w:val="0563C1"/>
          <w:sz w:val="28"/>
          <w:szCs w:val="28"/>
          <w:u w:val="single"/>
        </w:rPr>
        <w:t>Neil Kattampalil</w:t>
      </w:r>
    </w:p>
    <w:p w:rsidRPr="00CB0EBA" w:rsidR="00CB0EBA" w:rsidP="1FAFF665" w:rsidRDefault="00CB0EBA" w14:paraId="4AF9F943" w14:textId="21ED18B2">
      <w:pPr>
        <w:snapToGrid w:val="0"/>
        <w:spacing w:after="0" w:line="264" w:lineRule="auto"/>
        <w:ind w:left="115" w:right="101"/>
        <w:jc w:val="center"/>
        <w:rPr>
          <w:rFonts w:ascii="Times New Roman" w:hAnsi="Times New Roman" w:eastAsia="Times New Roman" w:cs="Times New Roman"/>
          <w:sz w:val="28"/>
          <w:szCs w:val="28"/>
        </w:rPr>
      </w:pPr>
      <w:r w:rsidRPr="1FAFF665">
        <w:rPr>
          <w:rFonts w:ascii="Times New Roman" w:hAnsi="Times New Roman" w:eastAsia="Times New Roman" w:cs="Times New Roman"/>
          <w:sz w:val="28"/>
          <w:szCs w:val="28"/>
        </w:rPr>
        <w:t xml:space="preserve">Stephanie Shipp, </w:t>
      </w:r>
      <w:hyperlink r:id="rId12">
        <w:r w:rsidRPr="1FAFF665">
          <w:rPr>
            <w:rFonts w:ascii="Times New Roman" w:hAnsi="Times New Roman" w:eastAsia="Times New Roman" w:cs="Times New Roman"/>
            <w:color w:val="0563C1"/>
            <w:sz w:val="28"/>
            <w:szCs w:val="28"/>
            <w:u w:val="single"/>
          </w:rPr>
          <w:t>https://orcid.org/0000-0002-2142-2136</w:t>
        </w:r>
      </w:hyperlink>
      <w:r w:rsidRPr="1FAFF665">
        <w:rPr>
          <w:rFonts w:ascii="Times New Roman" w:hAnsi="Times New Roman" w:eastAsia="Times New Roman" w:cs="Times New Roman"/>
          <w:sz w:val="28"/>
          <w:szCs w:val="28"/>
        </w:rPr>
        <w:t>, Project Lead</w:t>
      </w:r>
    </w:p>
    <w:p w:rsidRPr="00CB0EBA" w:rsidR="00CB0EBA" w:rsidP="1FAFF665" w:rsidRDefault="00CB0EBA" w14:paraId="0C4A34E2" w14:textId="4AC7ECF9">
      <w:pPr>
        <w:snapToGrid w:val="0"/>
        <w:spacing w:after="0" w:line="240" w:lineRule="auto"/>
        <w:ind w:left="115" w:right="101"/>
        <w:jc w:val="center"/>
        <w:rPr>
          <w:rFonts w:ascii="Times New Roman" w:hAnsi="Times New Roman" w:eastAsia="Times New Roman" w:cs="Times New Roman"/>
          <w:sz w:val="28"/>
          <w:szCs w:val="28"/>
        </w:rPr>
      </w:pPr>
      <w:r w:rsidRPr="1FAFF665">
        <w:rPr>
          <w:rFonts w:ascii="Times New Roman" w:hAnsi="Times New Roman" w:eastAsia="Times New Roman" w:cs="Times New Roman"/>
          <w:sz w:val="28"/>
          <w:szCs w:val="28"/>
        </w:rPr>
        <w:t xml:space="preserve">Emily Molfino, US Census Bureau, </w:t>
      </w:r>
    </w:p>
    <w:p w:rsidRPr="00CB0EBA" w:rsidR="00CB0EBA" w:rsidP="1FAFF665" w:rsidRDefault="00CB0EBA" w14:paraId="15DB80F8" w14:textId="77777777">
      <w:pPr>
        <w:snapToGrid w:val="0"/>
        <w:spacing w:after="0" w:line="240" w:lineRule="auto"/>
        <w:ind w:left="115" w:right="101"/>
        <w:jc w:val="center"/>
        <w:rPr>
          <w:rFonts w:ascii="Times New Roman" w:hAnsi="Times New Roman" w:eastAsia="Times New Roman" w:cs="Times New Roman"/>
          <w:sz w:val="28"/>
          <w:szCs w:val="28"/>
        </w:rPr>
      </w:pPr>
    </w:p>
    <w:p w:rsidRPr="00CB0EBA" w:rsidR="00CB0EBA" w:rsidP="1FAFF665" w:rsidRDefault="00CB0EBA" w14:paraId="20EF6CC8" w14:textId="77777777">
      <w:pPr>
        <w:snapToGrid w:val="0"/>
        <w:spacing w:after="0" w:line="240" w:lineRule="auto"/>
        <w:ind w:left="1800" w:right="1786"/>
        <w:jc w:val="center"/>
        <w:rPr>
          <w:rFonts w:ascii="Times New Roman" w:hAnsi="Times New Roman" w:eastAsia="Times New Roman" w:cs="Times New Roman"/>
          <w:sz w:val="28"/>
          <w:szCs w:val="28"/>
        </w:rPr>
      </w:pPr>
    </w:p>
    <w:p w:rsidRPr="00CB0EBA" w:rsidR="00CB0EBA" w:rsidP="1FAFF665" w:rsidRDefault="00CB0EBA" w14:paraId="1C2D0176" w14:textId="77777777">
      <w:pPr>
        <w:snapToGrid w:val="0"/>
        <w:spacing w:after="0" w:line="240" w:lineRule="auto"/>
        <w:ind w:left="115" w:right="101"/>
        <w:jc w:val="center"/>
        <w:rPr>
          <w:rFonts w:ascii="Times New Roman" w:hAnsi="Times New Roman" w:eastAsia="Times New Roman" w:cs="Times New Roman"/>
          <w:sz w:val="28"/>
          <w:szCs w:val="28"/>
        </w:rPr>
      </w:pPr>
      <w:r w:rsidRPr="1FAFF665">
        <w:rPr>
          <w:rFonts w:ascii="Times New Roman" w:hAnsi="Times New Roman" w:eastAsia="Times New Roman" w:cs="Times New Roman"/>
          <w:sz w:val="28"/>
          <w:szCs w:val="28"/>
        </w:rPr>
        <w:t xml:space="preserve">Social and Decision Analytics Division </w:t>
      </w:r>
    </w:p>
    <w:p w:rsidRPr="00CB0EBA" w:rsidR="00CB0EBA" w:rsidP="1FAFF665" w:rsidRDefault="00CB0EBA" w14:paraId="059DC651" w14:textId="77777777">
      <w:pPr>
        <w:snapToGrid w:val="0"/>
        <w:spacing w:after="0" w:line="240" w:lineRule="auto"/>
        <w:ind w:left="115" w:right="101"/>
        <w:jc w:val="center"/>
        <w:rPr>
          <w:rFonts w:ascii="Times New Roman" w:hAnsi="Times New Roman" w:eastAsia="Times New Roman" w:cs="Times New Roman"/>
          <w:sz w:val="28"/>
          <w:szCs w:val="28"/>
        </w:rPr>
      </w:pPr>
      <w:r w:rsidRPr="1FAFF665">
        <w:rPr>
          <w:rFonts w:ascii="Times New Roman" w:hAnsi="Times New Roman" w:eastAsia="Times New Roman" w:cs="Times New Roman"/>
          <w:sz w:val="28"/>
          <w:szCs w:val="28"/>
        </w:rPr>
        <w:t xml:space="preserve">Biocomplexity Institute </w:t>
      </w:r>
    </w:p>
    <w:p w:rsidRPr="00CB0EBA" w:rsidR="00CB0EBA" w:rsidP="1FAFF665" w:rsidRDefault="00CB0EBA" w14:paraId="10CDB89E" w14:textId="77777777">
      <w:pPr>
        <w:snapToGrid w:val="0"/>
        <w:spacing w:after="0" w:line="240" w:lineRule="auto"/>
        <w:ind w:left="115" w:right="101"/>
        <w:jc w:val="center"/>
        <w:rPr>
          <w:rFonts w:ascii="Times New Roman" w:hAnsi="Times New Roman" w:eastAsia="Times New Roman" w:cs="Times New Roman"/>
          <w:sz w:val="28"/>
          <w:szCs w:val="28"/>
        </w:rPr>
      </w:pPr>
      <w:r w:rsidRPr="1FAFF665">
        <w:rPr>
          <w:rFonts w:ascii="Times New Roman" w:hAnsi="Times New Roman" w:eastAsia="Times New Roman" w:cs="Times New Roman"/>
          <w:sz w:val="28"/>
          <w:szCs w:val="28"/>
        </w:rPr>
        <w:t>University of Virginia</w:t>
      </w:r>
    </w:p>
    <w:p w:rsidRPr="00CB0EBA" w:rsidR="00CB0EBA" w:rsidP="1FAFF665" w:rsidRDefault="00CB0EBA" w14:paraId="3F3038CD" w14:textId="77777777">
      <w:pPr>
        <w:spacing w:after="0" w:line="240" w:lineRule="auto"/>
        <w:rPr>
          <w:rFonts w:ascii="Times New Roman" w:hAnsi="Times New Roman" w:eastAsia="Times New Roman" w:cs="Times New Roman"/>
          <w:sz w:val="28"/>
          <w:szCs w:val="28"/>
        </w:rPr>
      </w:pPr>
    </w:p>
    <w:p w:rsidRPr="00CB0EBA" w:rsidR="00CB0EBA" w:rsidP="1FAFF665" w:rsidRDefault="00CB0EBA" w14:paraId="37FFDB2D" w14:textId="77777777">
      <w:pPr>
        <w:spacing w:after="0" w:line="240" w:lineRule="auto"/>
        <w:rPr>
          <w:rFonts w:ascii="Times New Roman" w:hAnsi="Times New Roman" w:eastAsia="Times New Roman" w:cs="Times New Roman"/>
          <w:sz w:val="28"/>
          <w:szCs w:val="28"/>
        </w:rPr>
      </w:pPr>
    </w:p>
    <w:p w:rsidR="00CB0EBA" w:rsidP="1FAFF665" w:rsidRDefault="00CB0EBA" w14:paraId="658050F6" w14:textId="2872A675">
      <w:pPr>
        <w:spacing w:after="0"/>
        <w:jc w:val="center"/>
        <w:rPr>
          <w:rFonts w:ascii="Times New Roman" w:hAnsi="Times New Roman" w:eastAsia="Times New Roman" w:cs="Times New Roman"/>
          <w:color w:val="000000" w:themeColor="text1"/>
          <w:sz w:val="28"/>
          <w:szCs w:val="28"/>
        </w:rPr>
      </w:pPr>
      <w:del w:author="Shipp, Stephanie S (sss5sc)" w:date="2023-12-24T10:33:00Z" w:id="2">
        <w:r w:rsidRPr="1FAFF665" w:rsidDel="00CB0EBA">
          <w:rPr>
            <w:rStyle w:val="xnormaltextrun"/>
            <w:rFonts w:ascii="Times New Roman" w:hAnsi="Times New Roman" w:eastAsia="Times New Roman" w:cs="Times New Roman"/>
            <w:color w:val="000000" w:themeColor="text1"/>
            <w:sz w:val="28"/>
            <w:szCs w:val="28"/>
            <w:highlight w:val="yellow"/>
          </w:rPr>
          <w:delText xml:space="preserve">December </w:delText>
        </w:r>
        <w:r w:rsidRPr="1FAFF665" w:rsidDel="00754138">
          <w:rPr>
            <w:rStyle w:val="xnormaltextrun"/>
            <w:rFonts w:ascii="Times New Roman" w:hAnsi="Times New Roman" w:eastAsia="Times New Roman" w:cs="Times New Roman"/>
            <w:color w:val="000000" w:themeColor="text1"/>
            <w:sz w:val="28"/>
            <w:szCs w:val="28"/>
            <w:highlight w:val="yellow"/>
          </w:rPr>
          <w:delText>2</w:delText>
        </w:r>
        <w:r w:rsidRPr="1FAFF665" w:rsidDel="0D0CA7BF">
          <w:rPr>
            <w:rStyle w:val="xnormaltextrun"/>
            <w:rFonts w:ascii="Times New Roman" w:hAnsi="Times New Roman" w:eastAsia="Times New Roman" w:cs="Times New Roman"/>
            <w:color w:val="000000" w:themeColor="text1"/>
            <w:sz w:val="28"/>
            <w:szCs w:val="28"/>
            <w:highlight w:val="yellow"/>
          </w:rPr>
          <w:delText>4</w:delText>
        </w:r>
        <w:r w:rsidRPr="1FAFF665" w:rsidDel="00CB0EBA">
          <w:rPr>
            <w:rStyle w:val="xnormaltextrun"/>
            <w:rFonts w:ascii="Times New Roman" w:hAnsi="Times New Roman" w:eastAsia="Times New Roman" w:cs="Times New Roman"/>
            <w:color w:val="000000" w:themeColor="text1"/>
            <w:sz w:val="28"/>
            <w:szCs w:val="28"/>
            <w:highlight w:val="yellow"/>
          </w:rPr>
          <w:delText>, 2023</w:delText>
        </w:r>
      </w:del>
      <w:ins w:author="Shipp, Stephanie S (sss5sc)" w:date="2023-12-24T10:33:00Z" w:id="3">
        <w:r w:rsidRPr="1FAFF665" w:rsidR="430F1855">
          <w:rPr>
            <w:rStyle w:val="xnormaltextrun"/>
            <w:rFonts w:ascii="Times New Roman" w:hAnsi="Times New Roman" w:eastAsia="Times New Roman" w:cs="Times New Roman"/>
            <w:color w:val="000000" w:themeColor="text1"/>
            <w:sz w:val="28"/>
            <w:szCs w:val="28"/>
            <w:highlight w:val="yellow"/>
          </w:rPr>
          <w:t>January 2, 20</w:t>
        </w:r>
      </w:ins>
      <w:ins w:author="Shipp, Stephanie S (sss5sc)" w:date="2023-12-24T10:34:00Z" w:id="4">
        <w:r w:rsidRPr="1FAFF665" w:rsidR="430F1855">
          <w:rPr>
            <w:rStyle w:val="xnormaltextrun"/>
            <w:rFonts w:ascii="Times New Roman" w:hAnsi="Times New Roman" w:eastAsia="Times New Roman" w:cs="Times New Roman"/>
            <w:color w:val="000000" w:themeColor="text1"/>
            <w:sz w:val="28"/>
            <w:szCs w:val="28"/>
            <w:highlight w:val="yellow"/>
          </w:rPr>
          <w:t>24</w:t>
        </w:r>
      </w:ins>
      <w:r w:rsidRPr="1FAFF665">
        <w:rPr>
          <w:rStyle w:val="xnormaltextrun"/>
          <w:rFonts w:ascii="Times New Roman" w:hAnsi="Times New Roman" w:eastAsia="Times New Roman" w:cs="Times New Roman"/>
          <w:color w:val="000000" w:themeColor="text1"/>
          <w:sz w:val="28"/>
          <w:szCs w:val="28"/>
          <w:highlight w:val="yellow"/>
        </w:rPr>
        <w:t xml:space="preserve"> – DRAFT </w:t>
      </w:r>
    </w:p>
    <w:p w:rsidRPr="00CB0EBA" w:rsidR="00CB0EBA" w:rsidP="1FAFF665" w:rsidRDefault="00CB0EBA" w14:paraId="1BE107C6" w14:textId="77777777">
      <w:pPr>
        <w:spacing w:after="0" w:line="240" w:lineRule="auto"/>
        <w:rPr>
          <w:rFonts w:ascii="Times New Roman" w:hAnsi="Times New Roman" w:eastAsia="Times New Roman" w:cs="Times New Roman"/>
          <w:sz w:val="28"/>
          <w:szCs w:val="28"/>
        </w:rPr>
      </w:pPr>
    </w:p>
    <w:p w:rsidRPr="00CB0EBA" w:rsidR="00CB0EBA" w:rsidP="00CB0EBA" w:rsidRDefault="00CB0EBA" w14:paraId="22F40648" w14:textId="77777777">
      <w:pPr>
        <w:spacing w:after="0" w:line="240" w:lineRule="auto"/>
        <w:rPr>
          <w:rFonts w:ascii="Calibri" w:hAnsi="Calibri" w:eastAsia="Times New Roman" w:cs="Calibri"/>
          <w:sz w:val="24"/>
          <w:szCs w:val="24"/>
        </w:rPr>
      </w:pPr>
      <w:r w:rsidRPr="00CB0EBA">
        <w:rPr>
          <w:rFonts w:ascii="Calibri" w:hAnsi="Calibri" w:eastAsia="Times New Roman" w:cs="Calibri"/>
          <w:noProof/>
          <w:sz w:val="24"/>
          <w:szCs w:val="24"/>
        </w:rPr>
        <w:drawing>
          <wp:anchor distT="0" distB="0" distL="114300" distR="114300" simplePos="0" relativeHeight="251659264" behindDoc="1" locked="0" layoutInCell="1" allowOverlap="1" wp14:anchorId="69F215D2" wp14:editId="073C0C62">
            <wp:simplePos x="0" y="0"/>
            <wp:positionH relativeFrom="margin">
              <wp:posOffset>-1260994</wp:posOffset>
            </wp:positionH>
            <wp:positionV relativeFrom="margin">
              <wp:posOffset>5951913</wp:posOffset>
            </wp:positionV>
            <wp:extent cx="8122204" cy="3166745"/>
            <wp:effectExtent l="0" t="0" r="6350" b="0"/>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22204" cy="3166745"/>
                    </a:xfrm>
                    <a:prstGeom prst="rect">
                      <a:avLst/>
                    </a:prstGeom>
                  </pic:spPr>
                </pic:pic>
              </a:graphicData>
            </a:graphic>
            <wp14:sizeRelH relativeFrom="margin">
              <wp14:pctWidth>0</wp14:pctWidth>
            </wp14:sizeRelH>
            <wp14:sizeRelV relativeFrom="margin">
              <wp14:pctHeight>0</wp14:pctHeight>
            </wp14:sizeRelV>
          </wp:anchor>
        </w:drawing>
      </w:r>
    </w:p>
    <w:p w:rsidRPr="00CB0EBA" w:rsidR="00CB0EBA" w:rsidP="00CB0EBA" w:rsidRDefault="00CB0EBA" w14:paraId="06A1B959" w14:textId="60814354">
      <w:pPr>
        <w:spacing w:after="0" w:line="240" w:lineRule="auto"/>
        <w:rPr>
          <w:rFonts w:ascii="Calibri" w:hAnsi="Calibri" w:eastAsia="Calibri" w:cs="Calibri"/>
          <w:sz w:val="24"/>
          <w:szCs w:val="24"/>
          <w:lang w:bidi="he-IL"/>
        </w:rPr>
      </w:pPr>
      <w:r w:rsidRPr="00CB0EBA">
        <w:rPr>
          <w:rFonts w:ascii="Calibri" w:hAnsi="Calibri" w:eastAsia="Calibri" w:cs="Calibri"/>
          <w:b/>
          <w:sz w:val="24"/>
          <w:szCs w:val="24"/>
          <w:lang w:bidi="he-IL"/>
        </w:rPr>
        <w:t>Funding:</w:t>
      </w:r>
      <w:r w:rsidRPr="00CB0EBA">
        <w:rPr>
          <w:rFonts w:ascii="Calibri" w:hAnsi="Calibri" w:eastAsia="Calibri" w:cs="Calibri"/>
          <w:sz w:val="24"/>
          <w:szCs w:val="24"/>
          <w:lang w:bidi="he-IL"/>
        </w:rPr>
        <w:t xml:space="preserve"> This research was sponsored by the U.S. Census Bureau Agreement No. 01-21-MOU-06 </w:t>
      </w:r>
    </w:p>
    <w:p w:rsidRPr="00CB0EBA" w:rsidR="00CB0EBA" w:rsidP="00CB0EBA" w:rsidRDefault="00CB0EBA" w14:paraId="05503FDC" w14:textId="77777777">
      <w:pPr>
        <w:spacing w:after="0" w:line="240" w:lineRule="auto"/>
        <w:rPr>
          <w:rFonts w:ascii="Calibri" w:hAnsi="Calibri" w:eastAsia="Calibri" w:cs="Calibri"/>
          <w:sz w:val="24"/>
          <w:szCs w:val="24"/>
          <w:lang w:bidi="he-IL"/>
        </w:rPr>
      </w:pPr>
    </w:p>
    <w:p w:rsidR="00CB0EBA" w:rsidP="1FAFF665" w:rsidRDefault="00CB0EBA" w14:paraId="6D33166C" w14:textId="15F88BE9">
      <w:pPr>
        <w:spacing w:after="0" w:line="240" w:lineRule="auto"/>
        <w:rPr>
          <w:rFonts w:ascii="Calibri" w:hAnsi="Calibri" w:eastAsia="Calibri" w:cs="Calibri"/>
          <w:sz w:val="24"/>
          <w:szCs w:val="24"/>
          <w:lang w:bidi="he-IL"/>
        </w:rPr>
      </w:pPr>
      <w:r w:rsidRPr="1FAFF665">
        <w:rPr>
          <w:rFonts w:ascii="Calibri" w:hAnsi="Calibri" w:eastAsia="Calibri" w:cs="Calibri"/>
          <w:b/>
          <w:bCs/>
          <w:sz w:val="24"/>
          <w:szCs w:val="24"/>
          <w:lang w:bidi="he-IL"/>
        </w:rPr>
        <w:t xml:space="preserve">Acknowledgments: </w:t>
      </w:r>
      <w:r w:rsidRPr="1FAFF665">
        <w:rPr>
          <w:rFonts w:ascii="Calibri" w:hAnsi="Calibri" w:eastAsia="Calibri" w:cs="Calibri"/>
          <w:sz w:val="24"/>
          <w:szCs w:val="24"/>
          <w:lang w:bidi="he-IL"/>
        </w:rPr>
        <w:t xml:space="preserve">We would like to thank </w:t>
      </w:r>
      <w:r w:rsidRPr="1FAFF665" w:rsidR="003A3E68">
        <w:rPr>
          <w:rFonts w:ascii="Calibri" w:hAnsi="Calibri" w:eastAsia="Calibri" w:cs="Calibri"/>
          <w:sz w:val="24"/>
          <w:szCs w:val="24"/>
          <w:lang w:bidi="he-IL"/>
        </w:rPr>
        <w:t>Joseph Salvo, University of Virginia’s Biocomplexity, the Federal-State Cooperative for Population Estimates</w:t>
      </w:r>
      <w:r w:rsidRPr="1FAFF665" w:rsidR="34CC381E">
        <w:rPr>
          <w:rFonts w:ascii="Calibri" w:hAnsi="Calibri" w:eastAsia="Calibri" w:cs="Calibri"/>
          <w:sz w:val="24"/>
          <w:szCs w:val="24"/>
          <w:lang w:bidi="he-IL"/>
        </w:rPr>
        <w:t>, and other reviewers of this report (to be filled in).</w:t>
      </w:r>
    </w:p>
    <w:p w:rsidRPr="00CB0EBA" w:rsidR="00CB0EBA" w:rsidP="00CB0EBA" w:rsidRDefault="00CB0EBA" w14:paraId="2F7F7ADF" w14:textId="77777777">
      <w:pPr>
        <w:spacing w:after="0" w:line="240" w:lineRule="auto"/>
        <w:ind w:right="286" w:rightChars="130"/>
        <w:rPr>
          <w:rFonts w:ascii="Calibri" w:hAnsi="Calibri" w:eastAsia="Calibri" w:cs="Calibri"/>
          <w:sz w:val="24"/>
          <w:szCs w:val="24"/>
          <w:lang w:bidi="he-IL"/>
        </w:rPr>
      </w:pPr>
    </w:p>
    <w:p w:rsidR="00CB0EBA" w:rsidP="65FE802B" w:rsidRDefault="00CB0EBA" w14:paraId="782E2EF0" w14:textId="5A1BDBF9">
      <w:pPr>
        <w:spacing w:after="0" w:line="240" w:lineRule="auto"/>
        <w:ind w:right="1584"/>
        <w:rPr>
          <w:rFonts w:ascii="Times New Roman" w:hAnsi="Times New Roman" w:eastAsia="Times New Roman" w:cs="Times New Roman"/>
          <w:sz w:val="24"/>
          <w:szCs w:val="24"/>
          <w:rPrChange w:author="Shipp, Stephanie S (sss5sc)" w:date="2023-12-29T09:32:27.649Z" w:id="1441138098"/>
        </w:rPr>
      </w:pPr>
      <w:r w:rsidRPr="65FE802B" w:rsidR="76C980A4">
        <w:rPr>
          <w:rFonts w:ascii="Calibri" w:hAnsi="Calibri" w:eastAsia="Calibri" w:cs="Calibri"/>
          <w:b w:val="1"/>
          <w:bCs w:val="1"/>
          <w:sz w:val="24"/>
          <w:szCs w:val="24"/>
          <w:lang w:bidi="he-IL"/>
        </w:rPr>
        <w:t>Citation:</w:t>
      </w:r>
      <w:r w:rsidRPr="65FE802B" w:rsidR="76C980A4">
        <w:rPr>
          <w:rFonts w:ascii="Calibri" w:hAnsi="Calibri" w:eastAsia="Calibri" w:cs="Calibri"/>
          <w:sz w:val="24"/>
          <w:szCs w:val="24"/>
          <w:lang w:bidi="he-IL"/>
        </w:rPr>
        <w:t xml:space="preserve"> </w:t>
      </w:r>
      <w:r w:rsidRPr="65FE802B" w:rsidR="034E404A">
        <w:rPr>
          <w:rFonts w:ascii="Calibri" w:hAnsi="Calibri" w:eastAsia="Calibri" w:cs="Calibri"/>
          <w:sz w:val="24"/>
          <w:szCs w:val="24"/>
          <w:lang w:bidi="he-IL"/>
        </w:rPr>
        <w:t xml:space="preserve">Goswami T, Cai J, </w:t>
      </w:r>
      <w:r w:rsidRPr="65FE802B" w:rsidR="034E404A">
        <w:rPr>
          <w:rStyle w:val="xnormaltextrun"/>
          <w:rFonts w:ascii="Times New Roman" w:hAnsi="Times New Roman" w:eastAsia="Times New Roman" w:cs="Times New Roman"/>
          <w:color w:val="000000" w:themeColor="text1" w:themeTint="FF" w:themeShade="FF"/>
          <w:sz w:val="24"/>
          <w:szCs w:val="24"/>
        </w:rPr>
        <w:t>van der Geer M. Lancaster V, Shipp S</w:t>
      </w:r>
      <w:r w:rsidRPr="65FE802B" w:rsidR="18E6728E">
        <w:rPr>
          <w:rStyle w:val="xnormaltextrun"/>
          <w:rFonts w:ascii="Times New Roman" w:hAnsi="Times New Roman" w:eastAsia="Times New Roman" w:cs="Times New Roman"/>
          <w:color w:val="000000" w:themeColor="text1" w:themeTint="FF" w:themeShade="FF"/>
          <w:sz w:val="24"/>
          <w:szCs w:val="24"/>
        </w:rPr>
        <w:t>. A</w:t>
      </w:r>
      <w:r w:rsidRPr="65FE802B" w:rsidR="034E404A">
        <w:rPr>
          <w:rFonts w:ascii="Calibri" w:hAnsi="Calibri" w:eastAsia="Calibri" w:cs="Calibri"/>
          <w:sz w:val="24"/>
          <w:szCs w:val="24"/>
          <w:lang w:bidi="he-IL"/>
        </w:rPr>
        <w:t xml:space="preserve"> Review of State Data Centers Indicators, Tools, and Methods Technical Report</w:t>
      </w:r>
      <w:r w:rsidRPr="65FE802B" w:rsidR="76C980A4">
        <w:rPr>
          <w:rFonts w:ascii="Calibri" w:hAnsi="Calibri" w:eastAsia="Calibri" w:cs="Calibri"/>
          <w:sz w:val="24"/>
          <w:szCs w:val="24"/>
          <w:lang w:bidi="he-IL"/>
        </w:rPr>
        <w:t xml:space="preserve">, </w:t>
      </w:r>
      <w:r w:rsidRPr="65FE802B" w:rsidR="034E404A">
        <w:rPr>
          <w:rFonts w:ascii="Calibri" w:hAnsi="Calibri" w:eastAsia="Calibri" w:cs="Calibri"/>
          <w:sz w:val="24"/>
          <w:szCs w:val="24"/>
          <w:lang w:bidi="he-IL"/>
        </w:rPr>
        <w:t>2024</w:t>
      </w:r>
      <w:r w:rsidRPr="65FE802B" w:rsidR="76C980A4">
        <w:rPr>
          <w:rFonts w:ascii="Calibri" w:hAnsi="Calibri" w:eastAsia="Calibri" w:cs="Calibri"/>
          <w:sz w:val="24"/>
          <w:szCs w:val="24"/>
          <w:lang w:bidi="he-IL"/>
        </w:rPr>
        <w:t xml:space="preserve"> </w:t>
      </w:r>
      <w:r w:rsidRPr="65FE802B" w:rsidR="76C980A4">
        <w:rPr>
          <w:rFonts w:ascii="Calibri" w:hAnsi="Calibri" w:eastAsia="Calibri" w:cs="Calibri"/>
          <w:i w:val="1"/>
          <w:iCs w:val="1"/>
          <w:sz w:val="24"/>
          <w:szCs w:val="24"/>
          <w:lang w:bidi="he-IL"/>
        </w:rPr>
        <w:t>Proceedings of the Biocomplexity Institute</w:t>
      </w:r>
      <w:r w:rsidRPr="65FE802B" w:rsidR="76C980A4">
        <w:rPr>
          <w:rFonts w:ascii="Calibri" w:hAnsi="Calibri" w:eastAsia="Calibri" w:cs="Calibri"/>
          <w:sz w:val="24"/>
          <w:szCs w:val="24"/>
          <w:lang w:bidi="he-IL"/>
        </w:rPr>
        <w:t xml:space="preserve">, Technical Report. </w:t>
      </w:r>
      <w:r w:rsidRPr="65FE802B" w:rsidR="76C980A4">
        <w:rPr>
          <w:rFonts w:ascii="Calibri" w:hAnsi="Calibri" w:eastAsia="Calibri" w:cs="Calibri"/>
          <w:sz w:val="24"/>
          <w:szCs w:val="24"/>
          <w:highlight w:val="yellow"/>
          <w:lang w:bidi="he-IL"/>
        </w:rPr>
        <w:t>TR# 202</w:t>
      </w:r>
      <w:r w:rsidRPr="65FE802B" w:rsidR="034E404A">
        <w:rPr>
          <w:rFonts w:ascii="Calibri" w:hAnsi="Calibri" w:eastAsia="Calibri" w:cs="Calibri"/>
          <w:sz w:val="24"/>
          <w:szCs w:val="24"/>
          <w:highlight w:val="yellow"/>
          <w:lang w:bidi="he-IL"/>
        </w:rPr>
        <w:t>4</w:t>
      </w:r>
      <w:r w:rsidRPr="65FE802B" w:rsidR="76C980A4">
        <w:rPr>
          <w:rFonts w:ascii="Calibri" w:hAnsi="Calibri" w:eastAsia="Calibri" w:cs="Calibri"/>
          <w:sz w:val="24"/>
          <w:szCs w:val="24"/>
          <w:highlight w:val="yellow"/>
          <w:lang w:bidi="he-IL"/>
        </w:rPr>
        <w:t>-XXX</w:t>
      </w:r>
      <w:r w:rsidRPr="65FE802B" w:rsidR="76C980A4">
        <w:rPr>
          <w:rFonts w:ascii="Calibri" w:hAnsi="Calibri" w:eastAsia="Calibri" w:cs="Calibri"/>
          <w:sz w:val="24"/>
          <w:szCs w:val="24"/>
          <w:lang w:bidi="he-IL"/>
        </w:rPr>
        <w:t>. Univ</w:t>
      </w:r>
      <w:r w:rsidRPr="65FE802B" w:rsidR="76C980A4">
        <w:rPr>
          <w:rFonts w:ascii="Times New Roman" w:hAnsi="Times New Roman" w:eastAsia="Times New Roman" w:cs="Times New Roman"/>
          <w:sz w:val="24"/>
          <w:szCs w:val="24"/>
          <w:lang w:bidi="he-IL"/>
          <w:rPrChange w:author="Shipp, Stephanie S (sss5sc)" w:date="2023-12-29T09:32:27.635Z" w:id="2133821076">
            <w:rPr>
              <w:rFonts w:ascii="Calibri" w:hAnsi="Calibri" w:eastAsia="Calibri" w:cs="Calibri"/>
              <w:sz w:val="24"/>
              <w:szCs w:val="24"/>
              <w:lang w:bidi="he-IL"/>
            </w:rPr>
          </w:rPrChange>
        </w:rPr>
        <w:t>ersity of Virginia</w:t>
      </w:r>
      <w:r w:rsidRPr="65FE802B" w:rsidR="76C980A4">
        <w:rPr>
          <w:rFonts w:ascii="Times New Roman" w:hAnsi="Times New Roman" w:eastAsia="Times New Roman" w:cs="Times New Roman"/>
          <w:color w:val="000000" w:themeColor="text1" w:themeTint="FF" w:themeShade="FF"/>
          <w:sz w:val="24"/>
          <w:szCs w:val="24"/>
          <w:rPrChange w:author="Shipp, Stephanie S (sss5sc)" w:date="2023-12-29T09:32:24.395Z" w:id="736626311">
            <w:rPr>
              <w:rFonts w:ascii="Calibri" w:hAnsi="Calibri" w:eastAsia="Times New Roman" w:cs="Calibri"/>
              <w:color w:val="000000" w:themeColor="text1" w:themeTint="FF" w:themeShade="FF"/>
              <w:sz w:val="24"/>
              <w:szCs w:val="24"/>
            </w:rPr>
          </w:rPrChange>
        </w:rPr>
        <w:t xml:space="preserve">. </w:t>
      </w:r>
      <w:bookmarkStart w:name="_Int_Lqr5WScJ" w:id="5"/>
      <w:r w:rsidRPr="65FE802B" w:rsidR="76C980A4">
        <w:rPr>
          <w:rFonts w:ascii="Times New Roman" w:hAnsi="Times New Roman" w:eastAsia="Times New Roman" w:cs="Times New Roman"/>
          <w:color w:val="000000" w:themeColor="text1" w:themeTint="FF" w:themeShade="FF"/>
          <w:sz w:val="24"/>
          <w:szCs w:val="24"/>
          <w:highlight w:val="yellow"/>
          <w:rPrChange w:author="Shipp, Stephanie S (sss5sc)" w:date="2023-12-29T09:32:24.396Z" w:id="556319760">
            <w:rPr>
              <w:rFonts w:ascii="Calibri" w:hAnsi="Calibri" w:eastAsia="Times New Roman" w:cs="Calibri"/>
              <w:color w:val="000000" w:themeColor="text1" w:themeTint="FF" w:themeShade="FF"/>
              <w:sz w:val="24"/>
              <w:szCs w:val="24"/>
              <w:highlight w:val="yellow"/>
            </w:rPr>
          </w:rPrChange>
        </w:rPr>
        <w:t>DOI</w:t>
      </w:r>
      <w:bookmarkEnd w:id="5"/>
      <w:r w:rsidRPr="65FE802B">
        <w:rPr>
          <w:rFonts w:ascii="Times New Roman" w:hAnsi="Times New Roman" w:eastAsia="Times New Roman" w:cs="Times New Roman"/>
          <w:b w:val="1"/>
          <w:bCs w:val="1"/>
          <w:color w:val="000000" w:themeColor="text1" w:themeTint="FF" w:themeShade="FF"/>
          <w:sz w:val="24"/>
          <w:szCs w:val="24"/>
          <w:rPrChange w:author="Shipp, Stephanie S (sss5sc)" w:date="2023-12-29T09:32:24.397Z" w:id="1592371815">
            <w:rPr>
              <w:rFonts w:ascii="Calibri" w:hAnsi="Calibri" w:eastAsia="Times New Roman" w:cs="Calibri"/>
              <w:b w:val="1"/>
              <w:bCs w:val="1"/>
              <w:color w:val="000000" w:themeColor="text1" w:themeTint="FF" w:themeShade="FF"/>
              <w:sz w:val="24"/>
              <w:szCs w:val="24"/>
            </w:rPr>
          </w:rPrChange>
        </w:rPr>
        <w:br w:type="page"/>
      </w:r>
      <w:r w:rsidRPr="65FE802B">
        <w:rPr>
          <w:rFonts w:ascii="Times New Roman" w:hAnsi="Times New Roman" w:eastAsia="Times New Roman" w:cs="Times New Roman"/>
          <w:sz w:val="24"/>
          <w:szCs w:val="24"/>
          <w:rPrChange w:author="Shipp, Stephanie S (sss5sc)" w:date="2023-12-29T09:32:24.398Z" w:id="1856204511"/>
        </w:rPr>
        <w:br w:type="page"/>
      </w:r>
    </w:p>
    <w:p w:rsidR="1FAFF665" w:rsidP="65FE802B" w:rsidRDefault="1FAFF665" w14:paraId="3A6C0F88" w14:textId="78AEF3DD">
      <w:pPr>
        <w:spacing w:after="0" w:line="240" w:lineRule="auto"/>
        <w:rPr>
          <w:rFonts w:ascii="Times New Roman" w:hAnsi="Times New Roman" w:eastAsia="Times New Roman" w:cs="Times New Roman"/>
          <w:b w:val="1"/>
          <w:bCs w:val="1"/>
          <w:color w:val="000000" w:themeColor="text1"/>
          <w:sz w:val="24"/>
          <w:szCs w:val="24"/>
          <w:rPrChange w:author="Shipp, Stephanie S (sss5sc)" w:date="2023-12-29T09:32:24.4Z" w:id="1112148498">
            <w:rPr>
              <w:rFonts w:ascii="Calibri" w:hAnsi="Calibri" w:eastAsia="Times New Roman" w:cs="Calibri"/>
              <w:b w:val="1"/>
              <w:bCs w:val="1"/>
              <w:color w:val="000000" w:themeColor="text1" w:themeTint="FF" w:themeShade="FF"/>
              <w:sz w:val="24"/>
              <w:szCs w:val="24"/>
            </w:rPr>
          </w:rPrChange>
        </w:rPr>
      </w:pPr>
    </w:p>
    <w:p w:rsidR="65FE802B" w:rsidP="65FE802B" w:rsidRDefault="65FE802B" w14:paraId="7EA9B036" w14:textId="0905F169">
      <w:pPr>
        <w:pStyle w:val="Heading2"/>
        <w:rPr>
          <w:ins w:author="Lancaster, Vicki Ann (val7zv)" w:date="2023-12-29T15:24:05.856Z" w:id="1841273550"/>
          <w:rStyle w:val="xnormaltextrun"/>
          <w:rFonts w:ascii="Times New Roman" w:hAnsi="Times New Roman" w:eastAsia="Times New Roman" w:cs="Times New Roman"/>
          <w:sz w:val="24"/>
          <w:szCs w:val="24"/>
        </w:rPr>
      </w:pPr>
    </w:p>
    <w:p w:rsidR="65FE802B" w:rsidP="65FE802B" w:rsidRDefault="65FE802B" w14:paraId="0C7B7D19" w14:textId="2A39C719">
      <w:pPr>
        <w:pStyle w:val="Heading2"/>
        <w:rPr>
          <w:ins w:author="Lancaster, Vicki Ann (val7zv)" w:date="2023-12-29T15:24:06.314Z" w:id="647644562"/>
          <w:rStyle w:val="xnormaltextrun"/>
          <w:rFonts w:ascii="Times New Roman" w:hAnsi="Times New Roman" w:eastAsia="Times New Roman" w:cs="Times New Roman"/>
          <w:sz w:val="24"/>
          <w:szCs w:val="24"/>
        </w:rPr>
      </w:pPr>
    </w:p>
    <w:p w:rsidR="65FE802B" w:rsidP="65FE802B" w:rsidRDefault="65FE802B" w14:paraId="37E6C0E0" w14:textId="5C6F1A18">
      <w:pPr>
        <w:pStyle w:val="Heading2"/>
        <w:rPr>
          <w:ins w:author="Lancaster, Vicki Ann (val7zv)" w:date="2023-12-29T15:24:06.571Z" w:id="1650558767"/>
          <w:rStyle w:val="xnormaltextrun"/>
          <w:rFonts w:ascii="Times New Roman" w:hAnsi="Times New Roman" w:eastAsia="Times New Roman" w:cs="Times New Roman"/>
          <w:sz w:val="24"/>
          <w:szCs w:val="24"/>
        </w:rPr>
      </w:pPr>
    </w:p>
    <w:p w:rsidR="65FE802B" w:rsidRDefault="65FE802B" w14:paraId="4F86284A" w14:textId="15501B81">
      <w:r>
        <w:br w:type="page"/>
      </w:r>
    </w:p>
    <w:p w:rsidR="00CB0EBA" w:rsidP="65FE802B" w:rsidRDefault="00CB0EBA" w14:paraId="71804C64" w14:textId="77777777">
      <w:pPr>
        <w:pStyle w:val="Heading2"/>
        <w:rPr>
          <w:rFonts w:ascii="Times New Roman" w:hAnsi="Times New Roman" w:eastAsia="Times New Roman" w:cs="Times New Roman"/>
          <w:sz w:val="24"/>
          <w:szCs w:val="24"/>
          <w:rPrChange w:author="Shipp, Stephanie S (sss5sc)" w:date="2023-12-29T09:32:27.65Z" w:id="712214554">
            <w:rPr>
              <w:rFonts w:eastAsia="Times New Roman"/>
            </w:rPr>
          </w:rPrChange>
        </w:rPr>
      </w:pPr>
      <w:commentRangeStart w:id="7"/>
      <w:bookmarkStart w:name="_Toc160484533" w:id="97367848"/>
      <w:r w:rsidRPr="65FE802B" w:rsidR="76C980A4">
        <w:rPr>
          <w:rStyle w:val="xnormaltextrun"/>
          <w:rFonts w:ascii="Times New Roman" w:hAnsi="Times New Roman" w:eastAsia="Times New Roman" w:cs="Times New Roman"/>
          <w:sz w:val="24"/>
          <w:szCs w:val="24"/>
          <w:rPrChange w:author="Shipp, Stephanie S (sss5sc)" w:date="2023-12-29T09:32:27.65Z" w:id="1754127728">
            <w:rPr>
              <w:rStyle w:val="xnormaltextrun"/>
              <w:rFonts w:eastAsia="Times New Roman" w:cs="Times New Roman"/>
            </w:rPr>
          </w:rPrChange>
        </w:rPr>
        <w:t>Abstract</w:t>
      </w:r>
      <w:commentRangeEnd w:id="7"/>
      <w:r>
        <w:rPr>
          <w:rStyle w:val="CommentReference"/>
        </w:rPr>
        <w:commentReference w:id="7"/>
      </w:r>
      <w:bookmarkEnd w:id="97367848"/>
    </w:p>
    <w:p w:rsidR="00CB0EBA" w:rsidP="65FE802B" w:rsidRDefault="00CB0EBA" w14:paraId="61FF9BFA" w14:textId="77777777">
      <w:pPr>
        <w:spacing w:after="0"/>
        <w:rPr>
          <w:rFonts w:ascii="Times New Roman" w:hAnsi="Times New Roman" w:eastAsia="Times New Roman" w:cs="Times New Roman"/>
          <w:color w:val="000000" w:themeColor="text1"/>
          <w:sz w:val="24"/>
          <w:szCs w:val="24"/>
          <w:rPrChange w:author="Shipp, Stephanie S (sss5sc)" w:date="2023-12-29T09:32:24.403Z" w:id="1964511005">
            <w:rPr>
              <w:rFonts w:ascii="Times New Roman" w:hAnsi="Times New Roman" w:eastAsia="Times New Roman" w:cs="Times New Roman"/>
              <w:color w:val="000000" w:themeColor="text1" w:themeTint="FF" w:themeShade="FF"/>
              <w:sz w:val="24"/>
              <w:szCs w:val="24"/>
            </w:rPr>
          </w:rPrChange>
        </w:rPr>
      </w:pPr>
    </w:p>
    <w:p w:rsidR="00CB0EBA" w:rsidP="65FE802B" w:rsidRDefault="00CB0EBA" w14:paraId="260FA535" w14:textId="2A741007">
      <w:pPr>
        <w:pStyle w:val="Normal"/>
        <w:spacing w:after="0" w:line="276" w:lineRule="auto"/>
        <w:rPr>
          <w:rStyle w:val="xnormaltextrun"/>
          <w:rFonts w:ascii="Times New Roman" w:hAnsi="Times New Roman" w:eastAsia="Times New Roman" w:cs="Times New Roman"/>
          <w:color w:val="000000" w:themeColor="text1"/>
          <w:sz w:val="24"/>
          <w:szCs w:val="24"/>
        </w:rPr>
      </w:pP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7.653Z" w:id="710085793">
            <w:rPr>
              <w:rStyle w:val="xnormaltextrun"/>
              <w:rFonts w:ascii="Times New Roman" w:hAnsi="Times New Roman" w:eastAsia="Times New Roman" w:cs="Times New Roman"/>
              <w:color w:val="000000" w:themeColor="text1" w:themeTint="FF" w:themeShade="FF"/>
              <w:sz w:val="24"/>
              <w:szCs w:val="24"/>
            </w:rPr>
          </w:rPrChange>
        </w:rPr>
        <w:t>T</w:t>
      </w:r>
      <w:r w:rsidRPr="65FE802B" w:rsidR="1CB43732">
        <w:rPr>
          <w:rStyle w:val="xnormaltextrun"/>
          <w:rFonts w:ascii="Times New Roman" w:hAnsi="Times New Roman" w:eastAsia="Times New Roman" w:cs="Times New Roman"/>
          <w:color w:val="000000" w:themeColor="text1" w:themeTint="FF" w:themeShade="FF"/>
          <w:sz w:val="24"/>
          <w:szCs w:val="24"/>
          <w:rPrChange w:author="Shipp, Stephanie S (sss5sc)" w:date="2023-12-29T09:32:24.406Z" w:id="1389368726">
            <w:rPr>
              <w:rStyle w:val="xnormaltextrun"/>
              <w:rFonts w:ascii="Times New Roman" w:hAnsi="Times New Roman" w:eastAsia="Times New Roman" w:cs="Times New Roman"/>
              <w:color w:val="000000" w:themeColor="text1" w:themeTint="FF" w:themeShade="FF"/>
              <w:sz w:val="24"/>
              <w:szCs w:val="24"/>
            </w:rPr>
          </w:rPrChange>
        </w:rPr>
        <w:t xml:space="preserve">his project </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06Z" w:id="1747287940">
            <w:rPr>
              <w:rStyle w:val="xnormaltextrun"/>
              <w:rFonts w:ascii="Times New Roman" w:hAnsi="Times New Roman" w:eastAsia="Times New Roman" w:cs="Times New Roman"/>
              <w:color w:val="000000" w:themeColor="text1" w:themeTint="FF" w:themeShade="FF"/>
              <w:sz w:val="24"/>
              <w:szCs w:val="24"/>
            </w:rPr>
          </w:rPrChange>
        </w:rPr>
        <w:t>focuse</w:t>
      </w:r>
      <w:r w:rsidRPr="65FE802B" w:rsidR="50513D23">
        <w:rPr>
          <w:rStyle w:val="xnormaltextrun"/>
          <w:rFonts w:ascii="Times New Roman" w:hAnsi="Times New Roman" w:eastAsia="Times New Roman" w:cs="Times New Roman"/>
          <w:color w:val="000000" w:themeColor="text1" w:themeTint="FF" w:themeShade="FF"/>
          <w:sz w:val="24"/>
          <w:szCs w:val="24"/>
          <w:rPrChange w:author="Shipp, Stephanie S (sss5sc)" w:date="2023-12-29T09:32:24.407Z" w:id="672036668">
            <w:rPr>
              <w:rStyle w:val="xnormaltextrun"/>
              <w:rFonts w:ascii="Times New Roman" w:hAnsi="Times New Roman" w:eastAsia="Times New Roman" w:cs="Times New Roman"/>
              <w:color w:val="000000" w:themeColor="text1" w:themeTint="FF" w:themeShade="FF"/>
              <w:sz w:val="24"/>
              <w:szCs w:val="24"/>
            </w:rPr>
          </w:rPrChange>
        </w:rPr>
        <w:t>d</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07Z" w:id="1250464114">
            <w:rPr>
              <w:rStyle w:val="xnormaltextrun"/>
              <w:rFonts w:ascii="Times New Roman" w:hAnsi="Times New Roman" w:eastAsia="Times New Roman" w:cs="Times New Roman"/>
              <w:color w:val="000000" w:themeColor="text1" w:themeTint="FF" w:themeShade="FF"/>
              <w:sz w:val="24"/>
              <w:szCs w:val="24"/>
            </w:rPr>
          </w:rPrChange>
        </w:rPr>
        <w:t xml:space="preserve"> on the evaluation of state constitutions and amendments, State Data Centers (SDCs), and Federal-State Cooperative for Population Estimates (FSCPE) agencies to better understand how state governments </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08Z" w:id="1554722562">
            <w:rPr>
              <w:rStyle w:val="xnormaltextrun"/>
              <w:rFonts w:ascii="Times New Roman" w:hAnsi="Times New Roman" w:eastAsia="Times New Roman" w:cs="Times New Roman"/>
              <w:color w:val="000000" w:themeColor="text1" w:themeTint="FF" w:themeShade="FF"/>
              <w:sz w:val="24"/>
              <w:szCs w:val="24"/>
            </w:rPr>
          </w:rPrChange>
        </w:rPr>
        <w:t>utilize</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09Z" w:id="1104408548">
            <w:rPr>
              <w:rStyle w:val="xnormaltextrun"/>
              <w:rFonts w:ascii="Times New Roman" w:hAnsi="Times New Roman" w:eastAsia="Times New Roman" w:cs="Times New Roman"/>
              <w:color w:val="000000" w:themeColor="text1" w:themeTint="FF" w:themeShade="FF"/>
              <w:sz w:val="24"/>
              <w:szCs w:val="24"/>
            </w:rPr>
          </w:rPrChange>
        </w:rPr>
        <w:t xml:space="preserve"> data and to </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09Z" w:id="107826020">
            <w:rPr>
              <w:rStyle w:val="xnormaltextrun"/>
              <w:rFonts w:ascii="Times New Roman" w:hAnsi="Times New Roman" w:eastAsia="Times New Roman" w:cs="Times New Roman"/>
              <w:color w:val="000000" w:themeColor="text1" w:themeTint="FF" w:themeShade="FF"/>
              <w:sz w:val="24"/>
              <w:szCs w:val="24"/>
            </w:rPr>
          </w:rPrChange>
        </w:rPr>
        <w:t>identify</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1Z" w:id="1024421282">
            <w:rPr>
              <w:rStyle w:val="xnormaltextrun"/>
              <w:rFonts w:ascii="Times New Roman" w:hAnsi="Times New Roman" w:eastAsia="Times New Roman" w:cs="Times New Roman"/>
              <w:color w:val="000000" w:themeColor="text1" w:themeTint="FF" w:themeShade="FF"/>
              <w:sz w:val="24"/>
              <w:szCs w:val="24"/>
            </w:rPr>
          </w:rPrChange>
        </w:rPr>
        <w:t xml:space="preserve"> the federal, state, and private</w:t>
      </w:r>
      <w:ins w:author="Shipp, Stephanie S (sss5sc)" w:date="2023-12-24T10:12:00Z" w:id="239054896">
        <w:r w:rsidRPr="65FE802B" w:rsidR="046EBF9B">
          <w:rPr>
            <w:rStyle w:val="xnormaltextrun"/>
            <w:rFonts w:ascii="Times New Roman" w:hAnsi="Times New Roman" w:eastAsia="Times New Roman" w:cs="Times New Roman"/>
            <w:color w:val="000000" w:themeColor="text1" w:themeTint="FF" w:themeShade="FF"/>
            <w:sz w:val="24"/>
            <w:szCs w:val="24"/>
            <w:rPrChange w:author="Shipp, Stephanie S (sss5sc)" w:date="2023-12-29T09:32:24.413Z" w:id="424421332">
              <w:rPr>
                <w:rStyle w:val="xnormaltextrun"/>
                <w:rFonts w:ascii="Times New Roman" w:hAnsi="Times New Roman" w:eastAsia="Times New Roman" w:cs="Times New Roman"/>
                <w:color w:val="000000" w:themeColor="text1" w:themeTint="FF" w:themeShade="FF"/>
                <w:sz w:val="24"/>
                <w:szCs w:val="24"/>
              </w:rPr>
            </w:rPrChange>
          </w:rPr>
          <w:t>-</w:t>
        </w:r>
      </w:ins>
      <w:del w:author="Shipp, Stephanie S (sss5sc)" w:date="2023-12-24T10:13:00Z" w:id="997716501">
        <w:r w:rsidRPr="65FE802B" w:rsidDel="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14Z" w:id="1082157689">
              <w:rPr>
                <w:rStyle w:val="xnormaltextrun"/>
                <w:rFonts w:ascii="Times New Roman" w:hAnsi="Times New Roman" w:eastAsia="Times New Roman" w:cs="Times New Roman"/>
                <w:color w:val="000000" w:themeColor="text1" w:themeTint="FF" w:themeShade="FF"/>
                <w:sz w:val="24"/>
                <w:szCs w:val="24"/>
              </w:rPr>
            </w:rPrChange>
          </w:rPr>
          <w:delText xml:space="preserve"> </w:delText>
        </w:r>
      </w:del>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16Z" w:id="551804709">
            <w:rPr>
              <w:rStyle w:val="xnormaltextrun"/>
              <w:rFonts w:ascii="Times New Roman" w:hAnsi="Times New Roman" w:eastAsia="Times New Roman" w:cs="Times New Roman"/>
              <w:color w:val="000000" w:themeColor="text1" w:themeTint="FF" w:themeShade="FF"/>
              <w:sz w:val="24"/>
              <w:szCs w:val="24"/>
            </w:rPr>
          </w:rPrChange>
        </w:rPr>
        <w:t xml:space="preserve">data sources they use. This report highlights the results of our data discovery process. In addition, we surveyed FSCPE directors </w:t>
      </w:r>
      <w:r w:rsidRPr="65FE802B" w:rsidR="23D0B8C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17Z" w:id="220230529">
            <w:rPr>
              <w:rStyle w:val="xnormaltextrun"/>
              <w:rFonts w:ascii="Times New Roman" w:hAnsi="Times New Roman" w:eastAsia="Times New Roman" w:cs="Times New Roman"/>
              <w:color w:val="000000" w:themeColor="text1" w:themeTint="FF" w:themeShade="FF"/>
              <w:sz w:val="24"/>
              <w:szCs w:val="24"/>
            </w:rPr>
          </w:rPrChange>
        </w:rPr>
        <w:t xml:space="preserve">asking them about the </w:t>
      </w:r>
      <w:r w:rsidRPr="65FE802B" w:rsidR="23D0B8C4">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09:32:24.419Z" w:id="1753615206">
            <w:rPr>
              <w:rFonts w:ascii="Helvetica Neue" w:hAnsi="Helvetica Neue" w:eastAsia="Helvetica Neue" w:cs="Helvetica Neue"/>
              <w:b w:val="0"/>
              <w:bCs w:val="0"/>
              <w:i w:val="0"/>
              <w:iCs w:val="0"/>
              <w:caps w:val="0"/>
              <w:smallCaps w:val="0"/>
              <w:noProof w:val="0"/>
              <w:color w:val="333333"/>
              <w:sz w:val="21"/>
              <w:szCs w:val="21"/>
              <w:lang w:val="en-US"/>
            </w:rPr>
          </w:rPrChange>
        </w:rPr>
        <w:t>the</w:t>
      </w:r>
      <w:r w:rsidRPr="65FE802B" w:rsidR="23D0B8C4">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09:32:24.421Z" w:id="403108964">
            <w:rPr>
              <w:rFonts w:ascii="Helvetica Neue" w:hAnsi="Helvetica Neue" w:eastAsia="Helvetica Neue" w:cs="Helvetica Neue"/>
              <w:b w:val="0"/>
              <w:bCs w:val="0"/>
              <w:i w:val="0"/>
              <w:iCs w:val="0"/>
              <w:caps w:val="0"/>
              <w:smallCaps w:val="0"/>
              <w:noProof w:val="0"/>
              <w:color w:val="333333"/>
              <w:sz w:val="21"/>
              <w:szCs w:val="21"/>
              <w:lang w:val="en-US"/>
            </w:rPr>
          </w:rPrChange>
        </w:rPr>
        <w:t xml:space="preserve"> top six data sources that they use</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22Z" w:id="2084312141">
            <w:rPr>
              <w:rStyle w:val="xnormaltextrun"/>
              <w:rFonts w:ascii="Times New Roman" w:hAnsi="Times New Roman" w:eastAsia="Times New Roman" w:cs="Times New Roman"/>
              <w:color w:val="000000" w:themeColor="text1" w:themeTint="FF" w:themeShade="FF"/>
              <w:sz w:val="24"/>
              <w:szCs w:val="24"/>
            </w:rPr>
          </w:rPrChange>
        </w:rPr>
        <w:t xml:space="preserve">. The report looks at the six categories on which the SDCs commonly </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23Z" w:id="1586051877">
            <w:rPr>
              <w:rStyle w:val="xnormaltextrun"/>
              <w:rFonts w:ascii="Times New Roman" w:hAnsi="Times New Roman" w:eastAsia="Times New Roman" w:cs="Times New Roman"/>
              <w:color w:val="000000" w:themeColor="text1" w:themeTint="FF" w:themeShade="FF"/>
              <w:sz w:val="24"/>
              <w:szCs w:val="24"/>
            </w:rPr>
          </w:rPrChange>
        </w:rPr>
        <w:t>provide</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24Z" w:id="1600322847">
            <w:rPr>
              <w:rStyle w:val="xnormaltextrun"/>
              <w:rFonts w:ascii="Times New Roman" w:hAnsi="Times New Roman" w:eastAsia="Times New Roman" w:cs="Times New Roman"/>
              <w:color w:val="000000" w:themeColor="text1" w:themeTint="FF" w:themeShade="FF"/>
              <w:sz w:val="24"/>
              <w:szCs w:val="24"/>
            </w:rPr>
          </w:rPrChange>
        </w:rPr>
        <w:t xml:space="preserve"> data: demographic, economic, housing, health, education, and diversity. We </w:t>
      </w:r>
      <w:r w:rsidRPr="65FE802B" w:rsidR="71C5D139">
        <w:rPr>
          <w:rStyle w:val="xnormaltextrun"/>
          <w:rFonts w:ascii="Times New Roman" w:hAnsi="Times New Roman" w:eastAsia="Times New Roman" w:cs="Times New Roman"/>
          <w:color w:val="000000" w:themeColor="text1" w:themeTint="FF" w:themeShade="FF"/>
          <w:sz w:val="24"/>
          <w:szCs w:val="24"/>
          <w:rPrChange w:author="Shipp, Stephanie S (sss5sc)" w:date="2023-12-29T09:32:24.425Z" w:id="2141559150">
            <w:rPr>
              <w:rStyle w:val="xnormaltextrun"/>
              <w:rFonts w:ascii="Times New Roman" w:hAnsi="Times New Roman" w:eastAsia="Times New Roman" w:cs="Times New Roman"/>
              <w:color w:val="000000" w:themeColor="text1" w:themeTint="FF" w:themeShade="FF"/>
              <w:sz w:val="24"/>
              <w:szCs w:val="24"/>
            </w:rPr>
          </w:rPrChange>
        </w:rPr>
        <w:t xml:space="preserve">describe </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26Z" w:id="723811669">
            <w:rPr>
              <w:rStyle w:val="xnormaltextrun"/>
              <w:rFonts w:ascii="Times New Roman" w:hAnsi="Times New Roman" w:eastAsia="Times New Roman" w:cs="Times New Roman"/>
              <w:color w:val="000000" w:themeColor="text1" w:themeTint="FF" w:themeShade="FF"/>
              <w:sz w:val="24"/>
              <w:szCs w:val="24"/>
            </w:rPr>
          </w:rPrChange>
        </w:rPr>
        <w:t xml:space="preserve">the </w:t>
      </w:r>
      <w:r w:rsidRPr="65FE802B" w:rsidR="76C980A4">
        <w:rPr>
          <w:rStyle w:val="xnormaltextrun"/>
          <w:rFonts w:ascii="Times New Roman" w:hAnsi="Times New Roman" w:eastAsia="Times New Roman" w:cs="Times New Roman"/>
          <w:color w:val="000000" w:themeColor="text1" w:themeTint="FF" w:themeShade="FF"/>
          <w:sz w:val="24"/>
          <w:szCs w:val="24"/>
          <w:highlight w:val="yellow"/>
          <w:rPrChange w:author="Shipp, Stephanie S (sss5sc)" w:date="2023-12-29T09:32:24.428Z" w:id="1568396007">
            <w:rPr>
              <w:rStyle w:val="xnormaltextrun"/>
              <w:rFonts w:ascii="Times New Roman" w:hAnsi="Times New Roman" w:eastAsia="Times New Roman" w:cs="Times New Roman"/>
              <w:color w:val="000000" w:themeColor="text1" w:themeTint="FF" w:themeShade="FF"/>
              <w:sz w:val="24"/>
              <w:szCs w:val="24"/>
              <w:highlight w:val="yellow"/>
            </w:rPr>
          </w:rPrChange>
        </w:rPr>
        <w:t>tools</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29Z" w:id="1483760246">
            <w:rPr>
              <w:rStyle w:val="xnormaltextrun"/>
              <w:rFonts w:ascii="Times New Roman" w:hAnsi="Times New Roman" w:eastAsia="Times New Roman" w:cs="Times New Roman"/>
              <w:color w:val="000000" w:themeColor="text1" w:themeTint="FF" w:themeShade="FF"/>
              <w:sz w:val="24"/>
              <w:szCs w:val="24"/>
            </w:rPr>
          </w:rPrChange>
        </w:rPr>
        <w:t xml:space="preserve"> the SDCs use on their websites, data dissemination </w:t>
      </w:r>
      <w:r w:rsidRPr="65FE802B" w:rsidR="6B4DA6CD">
        <w:rPr>
          <w:rStyle w:val="xnormaltextrun"/>
          <w:rFonts w:ascii="Times New Roman" w:hAnsi="Times New Roman" w:eastAsia="Times New Roman" w:cs="Times New Roman"/>
          <w:color w:val="000000" w:themeColor="text1" w:themeTint="FF" w:themeShade="FF"/>
          <w:sz w:val="24"/>
          <w:szCs w:val="24"/>
          <w:rPrChange w:author="Shipp, Stephanie S (sss5sc)" w:date="2023-12-29T09:32:24.43Z" w:id="14086709">
            <w:rPr>
              <w:rStyle w:val="xnormaltextrun"/>
              <w:rFonts w:ascii="Times New Roman" w:hAnsi="Times New Roman" w:eastAsia="Times New Roman" w:cs="Times New Roman"/>
              <w:color w:val="000000" w:themeColor="text1" w:themeTint="FF" w:themeShade="FF"/>
              <w:sz w:val="24"/>
              <w:szCs w:val="24"/>
            </w:rPr>
          </w:rPrChange>
        </w:rPr>
        <w:t xml:space="preserve">methods they use, </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32Z" w:id="1216700550">
            <w:rPr>
              <w:rStyle w:val="xnormaltextrun"/>
              <w:rFonts w:ascii="Times New Roman" w:hAnsi="Times New Roman" w:eastAsia="Times New Roman" w:cs="Times New Roman"/>
              <w:color w:val="000000" w:themeColor="text1" w:themeTint="FF" w:themeShade="FF"/>
              <w:sz w:val="24"/>
              <w:szCs w:val="24"/>
            </w:rPr>
          </w:rPrChange>
        </w:rPr>
        <w:t xml:space="preserve">and </w:t>
      </w:r>
      <w:r w:rsidRPr="65FE802B" w:rsidR="5BE466A2">
        <w:rPr>
          <w:rStyle w:val="xnormaltextrun"/>
          <w:rFonts w:ascii="Times New Roman" w:hAnsi="Times New Roman" w:eastAsia="Times New Roman" w:cs="Times New Roman"/>
          <w:color w:val="000000" w:themeColor="text1" w:themeTint="FF" w:themeShade="FF"/>
          <w:sz w:val="24"/>
          <w:szCs w:val="24"/>
          <w:rPrChange w:author="Shipp, Stephanie S (sss5sc)" w:date="2023-12-29T09:32:24.433Z" w:id="771726233">
            <w:rPr>
              <w:rStyle w:val="xnormaltextrun"/>
              <w:rFonts w:ascii="Times New Roman" w:hAnsi="Times New Roman" w:eastAsia="Times New Roman" w:cs="Times New Roman"/>
              <w:color w:val="000000" w:themeColor="text1" w:themeTint="FF" w:themeShade="FF"/>
              <w:sz w:val="24"/>
              <w:szCs w:val="24"/>
            </w:rPr>
          </w:rPrChange>
        </w:rPr>
        <w:t>levels of</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35Z" w:id="1022544133">
            <w:rPr>
              <w:rStyle w:val="xnormaltextrun"/>
              <w:rFonts w:ascii="Times New Roman" w:hAnsi="Times New Roman" w:eastAsia="Times New Roman" w:cs="Times New Roman"/>
              <w:color w:val="000000" w:themeColor="text1" w:themeTint="FF" w:themeShade="FF"/>
              <w:sz w:val="24"/>
              <w:szCs w:val="24"/>
            </w:rPr>
          </w:rPrChange>
        </w:rPr>
        <w:t xml:space="preserve"> geographies are used.</w:t>
      </w:r>
      <w:r w:rsidRPr="65FE802B" w:rsidR="1400597B">
        <w:rPr>
          <w:rStyle w:val="xnormaltextrun"/>
          <w:rFonts w:ascii="Times New Roman" w:hAnsi="Times New Roman" w:eastAsia="Times New Roman" w:cs="Times New Roman"/>
          <w:color w:val="000000" w:themeColor="text1" w:themeTint="FF" w:themeShade="FF"/>
          <w:sz w:val="24"/>
          <w:szCs w:val="24"/>
          <w:rPrChange w:author="Shipp, Stephanie S (sss5sc)" w:date="2023-12-29T09:32:24.438Z" w:id="942853925">
            <w:rPr>
              <w:rStyle w:val="xnormaltextrun"/>
              <w:rFonts w:ascii="Times New Roman" w:hAnsi="Times New Roman" w:eastAsia="Times New Roman" w:cs="Times New Roman"/>
              <w:color w:val="000000" w:themeColor="text1" w:themeTint="FF" w:themeShade="FF"/>
              <w:sz w:val="24"/>
              <w:szCs w:val="24"/>
            </w:rPr>
          </w:rPrChange>
        </w:rPr>
        <w:t xml:space="preserve"> We define </w:t>
      </w:r>
      <w:r w:rsidRPr="65FE802B" w:rsidR="1400597B">
        <w:rPr>
          <w:rStyle w:val="xnormaltextrun"/>
          <w:rFonts w:ascii="Times New Roman" w:hAnsi="Times New Roman" w:eastAsia="Times New Roman" w:cs="Times New Roman"/>
          <w:color w:val="000000" w:themeColor="text1" w:themeTint="FF" w:themeShade="FF"/>
          <w:sz w:val="24"/>
          <w:szCs w:val="24"/>
          <w:rPrChange w:author="Shipp, Stephanie S (sss5sc)" w:date="2023-12-29T09:32:24.44Z" w:id="300215502">
            <w:rPr>
              <w:rStyle w:val="xnormaltextrun"/>
              <w:rFonts w:ascii="Times New Roman" w:hAnsi="Times New Roman" w:eastAsia="Times New Roman" w:cs="Times New Roman"/>
              <w:color w:val="000000" w:themeColor="text1" w:themeTint="FF" w:themeShade="FF"/>
              <w:sz w:val="24"/>
              <w:szCs w:val="24"/>
            </w:rPr>
          </w:rPrChange>
        </w:rPr>
        <w:t>and select</w:t>
      </w:r>
      <w:r w:rsidRPr="65FE802B" w:rsidR="1400597B">
        <w:rPr>
          <w:rStyle w:val="xnormaltextrun"/>
          <w:rFonts w:ascii="Times New Roman" w:hAnsi="Times New Roman" w:eastAsia="Times New Roman" w:cs="Times New Roman"/>
          <w:color w:val="000000" w:themeColor="text1" w:themeTint="FF" w:themeShade="FF"/>
          <w:sz w:val="24"/>
          <w:szCs w:val="24"/>
          <w:rPrChange w:author="Shipp, Stephanie S (sss5sc)" w:date="2023-12-29T09:32:24.442Z" w:id="737352669">
            <w:rPr>
              <w:rStyle w:val="xnormaltextrun"/>
              <w:rFonts w:ascii="Times New Roman" w:hAnsi="Times New Roman" w:eastAsia="Times New Roman" w:cs="Times New Roman"/>
              <w:color w:val="000000" w:themeColor="text1" w:themeTint="FF" w:themeShade="FF"/>
              <w:sz w:val="24"/>
              <w:szCs w:val="24"/>
            </w:rPr>
          </w:rPrChange>
        </w:rPr>
        <w:t xml:space="preserve"> </w:t>
      </w:r>
      <w:r w:rsidRPr="65FE802B" w:rsidR="1400597B">
        <w:rPr>
          <w:rStyle w:val="xnormaltextrun"/>
          <w:rFonts w:ascii="Times New Roman" w:hAnsi="Times New Roman" w:eastAsia="Times New Roman" w:cs="Times New Roman"/>
          <w:color w:val="000000" w:themeColor="text1" w:themeTint="FF" w:themeShade="FF"/>
          <w:sz w:val="24"/>
          <w:szCs w:val="24"/>
          <w:rPrChange w:author="Shipp, Stephanie S (sss5sc)" w:date="2023-12-29T09:32:24.442Z" w:id="1974996061">
            <w:rPr>
              <w:rStyle w:val="xnormaltextrun"/>
              <w:rFonts w:ascii="Times New Roman" w:hAnsi="Times New Roman" w:eastAsia="Times New Roman" w:cs="Times New Roman"/>
              <w:color w:val="000000" w:themeColor="text1" w:themeTint="FF" w:themeShade="FF"/>
              <w:sz w:val="24"/>
              <w:szCs w:val="24"/>
            </w:rPr>
          </w:rPrChange>
        </w:rPr>
        <w:t xml:space="preserve">four early adopters' states as exemplars for the Census Bureau to study. </w:t>
      </w:r>
      <w:r w:rsidRPr="65FE802B" w:rsidR="76C980A4">
        <w:rPr>
          <w:rStyle w:val="xnormaltextrun"/>
          <w:rFonts w:ascii="Times New Roman" w:hAnsi="Times New Roman" w:eastAsia="Times New Roman" w:cs="Times New Roman"/>
          <w:color w:val="000000" w:themeColor="text1" w:themeTint="FF" w:themeShade="FF"/>
          <w:sz w:val="24"/>
          <w:szCs w:val="24"/>
          <w:rPrChange w:author="Shipp, Stephanie S (sss5sc)" w:date="2023-12-29T09:32:24.444Z" w:id="1756758665">
            <w:rPr>
              <w:rStyle w:val="xnormaltextrun"/>
              <w:rFonts w:ascii="Times New Roman" w:hAnsi="Times New Roman" w:eastAsia="Times New Roman" w:cs="Times New Roman"/>
              <w:color w:val="000000" w:themeColor="text1" w:themeTint="FF" w:themeShade="FF"/>
              <w:sz w:val="24"/>
              <w:szCs w:val="24"/>
            </w:rPr>
          </w:rPrChange>
        </w:rPr>
        <w:t>We conclude by discussing the challenges we faced and a list of suggestions that the Census Bureau could implement to supplement and enhance the SDCs.</w:t>
      </w:r>
      <w:r w:rsidRPr="65FE802B" w:rsidR="76C980A4">
        <w:rPr>
          <w:rStyle w:val="xnormaltextrun"/>
          <w:rFonts w:ascii="Times New Roman" w:hAnsi="Times New Roman" w:eastAsia="Times New Roman" w:cs="Times New Roman"/>
          <w:color w:val="000000" w:themeColor="text1" w:themeTint="FF" w:themeShade="FF"/>
          <w:sz w:val="24"/>
          <w:szCs w:val="24"/>
        </w:rPr>
        <w:t xml:space="preserve"> </w:t>
      </w:r>
    </w:p>
    <w:p w:rsidRPr="00CB0EBA" w:rsidR="00CB0EBA" w:rsidP="1FAFF665" w:rsidRDefault="00CB0EBA" w14:paraId="7EF2C0AE" w14:textId="6585BBB2">
      <w:pPr>
        <w:spacing w:after="0" w:line="360" w:lineRule="auto"/>
        <w:rPr>
          <w:rFonts w:ascii="Times New Roman" w:hAnsi="Times New Roman" w:eastAsia="Times New Roman" w:cs="Times New Roman"/>
          <w:color w:val="212121"/>
        </w:rPr>
        <w:sectPr w:rsidRPr="00CB0EBA" w:rsidR="00CB0EBA" w:rsidSect="008F5DD6">
          <w:footerReference w:type="even" r:id="rId18"/>
          <w:footerReference w:type="default" r:id="rId19"/>
          <w:pgSz w:w="12240" w:h="15840" w:orient="portrait"/>
          <w:pgMar w:top="1440" w:right="1440" w:bottom="1440" w:left="1440" w:header="720" w:footer="720" w:gutter="0"/>
          <w:cols w:space="720"/>
          <w:titlePg/>
          <w:docGrid w:linePitch="360"/>
        </w:sectPr>
      </w:pPr>
      <w:r w:rsidRPr="1FAFF665">
        <w:rPr>
          <w:rStyle w:val="xeop"/>
          <w:rFonts w:ascii="Times New Roman" w:hAnsi="Times New Roman" w:eastAsia="Times New Roman" w:cs="Times New Roman"/>
          <w:color w:val="212121"/>
        </w:rPr>
        <w:t> </w:t>
      </w:r>
    </w:p>
    <w:p w:rsidRPr="00CB0EBA" w:rsidR="00CB0EBA" w:rsidP="00CB0EBA" w:rsidRDefault="0087358B" w14:paraId="41D6D68F" w14:textId="56BAF6DD">
      <w:pPr>
        <w:spacing w:after="0" w:line="240" w:lineRule="auto"/>
        <w:rPr>
          <w:rFonts w:ascii="Times New Roman" w:hAnsi="Times New Roman" w:eastAsia="Times New Roman" w:cs="Times New Roman"/>
          <w:sz w:val="24"/>
          <w:szCs w:val="24"/>
        </w:rPr>
      </w:pPr>
      <w:r w:rsidRPr="00EE2648">
        <w:rPr>
          <w:rFonts w:ascii="Times New Roman" w:hAnsi="Times New Roman" w:eastAsia="Times New Roman" w:cs="Times New Roman"/>
          <w:sz w:val="24"/>
          <w:szCs w:val="24"/>
          <w:highlight w:val="yellow"/>
        </w:rPr>
        <w:t>Rerun Table of Contents after making changes.</w:t>
      </w:r>
      <w:r>
        <w:rPr>
          <w:rFonts w:ascii="Times New Roman" w:hAnsi="Times New Roman" w:eastAsia="Times New Roman" w:cs="Times New Roman"/>
          <w:sz w:val="24"/>
          <w:szCs w:val="24"/>
        </w:rPr>
        <w:t xml:space="preserve"> </w:t>
      </w:r>
    </w:p>
    <w:p w:rsidRPr="000F226B" w:rsidR="00CB0EBA" w:rsidP="1FAFF665" w:rsidRDefault="1FAFF665" w14:paraId="4BAE75C7" w14:textId="05832529">
      <w:pPr>
        <w:pStyle w:val="TOC3"/>
        <w:tabs>
          <w:tab w:val="right" w:leader="dot" w:pos="9360"/>
        </w:tabs>
        <w:rPr>
          <w:rFonts w:ascii="Times New Roman" w:hAnsi="Times New Roman" w:cs="Times New Roman"/>
          <w:noProof/>
          <w:sz w:val="24"/>
          <w:szCs w:val="24"/>
        </w:rPr>
      </w:pPr>
      <w:r>
        <w:fldChar w:fldCharType="begin"/>
      </w:r>
      <w:r>
        <w:instrText xml:space="preserve">TOC \o "1-3" \h \z \u</w:instrText>
      </w:r>
      <w:r>
        <w:fldChar w:fldCharType="separate"/>
      </w:r>
      <w:hyperlink w:anchor="_Toc1276330497">
        <w:r w:rsidRPr="65FE802B" w:rsidR="65FE802B">
          <w:rPr>
            <w:rStyle w:val="Hyperlink"/>
          </w:rPr>
          <w:t>A Review of State Data Centers Indicators, Tools, and Methods: Technical Report</w:t>
        </w:r>
        <w:r>
          <w:tab/>
        </w:r>
        <w:r>
          <w:fldChar w:fldCharType="begin"/>
        </w:r>
        <w:r>
          <w:instrText xml:space="preserve">PAGEREF _Toc1276330497 \h</w:instrText>
        </w:r>
        <w:r>
          <w:fldChar w:fldCharType="separate"/>
        </w:r>
        <w:r w:rsidRPr="65FE802B" w:rsidR="65FE802B">
          <w:rPr>
            <w:rStyle w:val="Hyperlink"/>
          </w:rPr>
          <w:t>1</w:t>
        </w:r>
        <w:r>
          <w:fldChar w:fldCharType="end"/>
        </w:r>
      </w:hyperlink>
    </w:p>
    <w:p w:rsidRPr="000F226B" w:rsidR="00CB0EBA" w:rsidP="65FE802B" w:rsidRDefault="00C41BAE" w14:paraId="7EE942C8" w14:textId="5A0244FC">
      <w:pPr>
        <w:pStyle w:val="TOC2"/>
        <w:tabs>
          <w:tab w:val="right" w:leader="dot" w:pos="9360"/>
        </w:tabs>
        <w:rPr>
          <w:rFonts w:ascii="Times New Roman" w:hAnsi="Times New Roman" w:cs="Times New Roman"/>
          <w:noProof/>
          <w:sz w:val="24"/>
          <w:szCs w:val="24"/>
        </w:rPr>
      </w:pPr>
      <w:hyperlink w:anchor="_Toc160484533">
        <w:r w:rsidRPr="65FE802B" w:rsidR="65FE802B">
          <w:rPr>
            <w:rStyle w:val="Hyperlink"/>
          </w:rPr>
          <w:t>Abstract</w:t>
        </w:r>
        <w:r>
          <w:tab/>
        </w:r>
        <w:r>
          <w:fldChar w:fldCharType="begin"/>
        </w:r>
        <w:r>
          <w:instrText xml:space="preserve">PAGEREF _Toc160484533 \h</w:instrText>
        </w:r>
        <w:r>
          <w:fldChar w:fldCharType="separate"/>
        </w:r>
        <w:r w:rsidRPr="65FE802B" w:rsidR="65FE802B">
          <w:rPr>
            <w:rStyle w:val="Hyperlink"/>
          </w:rPr>
          <w:t>3</w:t>
        </w:r>
        <w:r>
          <w:fldChar w:fldCharType="end"/>
        </w:r>
      </w:hyperlink>
    </w:p>
    <w:p w:rsidRPr="000F226B" w:rsidR="00CB0EBA" w:rsidP="1FAFF665" w:rsidRDefault="00C41BAE" w14:paraId="55B3FDA6" w14:textId="229672CD">
      <w:pPr>
        <w:pStyle w:val="TOC2"/>
        <w:tabs>
          <w:tab w:val="right" w:leader="dot" w:pos="9360"/>
        </w:tabs>
        <w:rPr>
          <w:rFonts w:ascii="Times New Roman" w:hAnsi="Times New Roman" w:cs="Times New Roman"/>
          <w:noProof/>
          <w:sz w:val="24"/>
          <w:szCs w:val="24"/>
        </w:rPr>
      </w:pPr>
      <w:hyperlink w:anchor="_Toc1594340262">
        <w:r w:rsidRPr="65FE802B" w:rsidR="65FE802B">
          <w:rPr>
            <w:rStyle w:val="Hyperlink"/>
          </w:rPr>
          <w:t>1. Introduction</w:t>
        </w:r>
        <w:r>
          <w:tab/>
        </w:r>
        <w:r>
          <w:fldChar w:fldCharType="begin"/>
        </w:r>
        <w:r>
          <w:instrText xml:space="preserve">PAGEREF _Toc1594340262 \h</w:instrText>
        </w:r>
        <w:r>
          <w:fldChar w:fldCharType="separate"/>
        </w:r>
        <w:r w:rsidRPr="65FE802B" w:rsidR="65FE802B">
          <w:rPr>
            <w:rStyle w:val="Hyperlink"/>
          </w:rPr>
          <w:t>6</w:t>
        </w:r>
        <w:r>
          <w:fldChar w:fldCharType="end"/>
        </w:r>
      </w:hyperlink>
    </w:p>
    <w:p w:rsidRPr="000F226B" w:rsidR="00CB0EBA" w:rsidP="65FE802B" w:rsidRDefault="00C41BAE" w14:paraId="7516A10B" w14:textId="041F1043">
      <w:pPr>
        <w:pStyle w:val="TOC3"/>
        <w:tabs>
          <w:tab w:val="left" w:leader="none" w:pos="960"/>
          <w:tab w:val="right" w:leader="dot" w:pos="9360"/>
        </w:tabs>
        <w:rPr>
          <w:rFonts w:ascii="Times New Roman" w:hAnsi="Times New Roman" w:cs="Times New Roman"/>
          <w:noProof/>
          <w:sz w:val="24"/>
          <w:szCs w:val="24"/>
        </w:rPr>
      </w:pPr>
      <w:hyperlink w:anchor="_Toc2074611285">
        <w:r w:rsidRPr="65FE802B" w:rsidR="65FE802B">
          <w:rPr>
            <w:rStyle w:val="Hyperlink"/>
          </w:rPr>
          <w:t>1.</w:t>
        </w:r>
        <w:r>
          <w:tab/>
        </w:r>
        <w:r w:rsidRPr="65FE802B" w:rsidR="65FE802B">
          <w:rPr>
            <w:rStyle w:val="Hyperlink"/>
          </w:rPr>
          <w:t>Text analysis of state constitutions and amendments;</w:t>
        </w:r>
        <w:r>
          <w:tab/>
        </w:r>
        <w:r>
          <w:fldChar w:fldCharType="begin"/>
        </w:r>
        <w:r>
          <w:instrText xml:space="preserve">PAGEREF _Toc2074611285 \h</w:instrText>
        </w:r>
        <w:r>
          <w:fldChar w:fldCharType="separate"/>
        </w:r>
        <w:r w:rsidRPr="65FE802B" w:rsidR="65FE802B">
          <w:rPr>
            <w:rStyle w:val="Hyperlink"/>
          </w:rPr>
          <w:t>6</w:t>
        </w:r>
        <w:r>
          <w:fldChar w:fldCharType="end"/>
        </w:r>
      </w:hyperlink>
    </w:p>
    <w:p w:rsidRPr="000F226B" w:rsidR="00CB0EBA" w:rsidP="65FE802B" w:rsidRDefault="00C41BAE" w14:paraId="002D17BD" w14:textId="43BC272B">
      <w:pPr>
        <w:pStyle w:val="TOC3"/>
        <w:tabs>
          <w:tab w:val="left" w:leader="none" w:pos="960"/>
          <w:tab w:val="right" w:leader="dot" w:pos="9360"/>
        </w:tabs>
        <w:rPr>
          <w:rFonts w:ascii="Times New Roman" w:hAnsi="Times New Roman" w:cs="Times New Roman"/>
          <w:noProof/>
          <w:sz w:val="24"/>
          <w:szCs w:val="24"/>
        </w:rPr>
      </w:pPr>
      <w:hyperlink w:anchor="_Toc1411405810">
        <w:r w:rsidRPr="65FE802B" w:rsidR="65FE802B">
          <w:rPr>
            <w:rStyle w:val="Hyperlink"/>
          </w:rPr>
          <w:t>2.</w:t>
        </w:r>
        <w:r>
          <w:tab/>
        </w:r>
        <w:r w:rsidRPr="65FE802B" w:rsidR="65FE802B">
          <w:rPr>
            <w:rStyle w:val="Hyperlink"/>
          </w:rPr>
          <w:t>Text analysis of SDC mission statements;</w:t>
        </w:r>
        <w:r>
          <w:tab/>
        </w:r>
        <w:r>
          <w:fldChar w:fldCharType="begin"/>
        </w:r>
        <w:r>
          <w:instrText xml:space="preserve">PAGEREF _Toc1411405810 \h</w:instrText>
        </w:r>
        <w:r>
          <w:fldChar w:fldCharType="separate"/>
        </w:r>
        <w:r w:rsidRPr="65FE802B" w:rsidR="65FE802B">
          <w:rPr>
            <w:rStyle w:val="Hyperlink"/>
          </w:rPr>
          <w:t>6</w:t>
        </w:r>
        <w:r>
          <w:fldChar w:fldCharType="end"/>
        </w:r>
      </w:hyperlink>
    </w:p>
    <w:p w:rsidRPr="000F226B" w:rsidR="00CB0EBA" w:rsidP="65FE802B" w:rsidRDefault="00C41BAE" w14:paraId="5CF460FC" w14:textId="216A1EF1">
      <w:pPr>
        <w:pStyle w:val="TOC3"/>
        <w:tabs>
          <w:tab w:val="left" w:leader="none" w:pos="960"/>
          <w:tab w:val="right" w:leader="dot" w:pos="9360"/>
        </w:tabs>
        <w:rPr>
          <w:rFonts w:ascii="Times New Roman" w:hAnsi="Times New Roman" w:cs="Times New Roman"/>
          <w:noProof/>
          <w:sz w:val="24"/>
          <w:szCs w:val="24"/>
        </w:rPr>
      </w:pPr>
      <w:hyperlink w:anchor="_Toc1357454236">
        <w:r w:rsidRPr="65FE802B" w:rsidR="65FE802B">
          <w:rPr>
            <w:rStyle w:val="Hyperlink"/>
          </w:rPr>
          <w:t>3.</w:t>
        </w:r>
        <w:r>
          <w:tab/>
        </w:r>
        <w:r w:rsidRPr="65FE802B" w:rsidR="65FE802B">
          <w:rPr>
            <w:rStyle w:val="Hyperlink"/>
          </w:rPr>
          <w:t>Web scraping SDC internet sites;</w:t>
        </w:r>
        <w:r>
          <w:tab/>
        </w:r>
        <w:r>
          <w:fldChar w:fldCharType="begin"/>
        </w:r>
        <w:r>
          <w:instrText xml:space="preserve">PAGEREF _Toc1357454236 \h</w:instrText>
        </w:r>
        <w:r>
          <w:fldChar w:fldCharType="separate"/>
        </w:r>
        <w:r w:rsidRPr="65FE802B" w:rsidR="65FE802B">
          <w:rPr>
            <w:rStyle w:val="Hyperlink"/>
          </w:rPr>
          <w:t>6</w:t>
        </w:r>
        <w:r>
          <w:fldChar w:fldCharType="end"/>
        </w:r>
      </w:hyperlink>
    </w:p>
    <w:p w:rsidRPr="000F226B" w:rsidR="00CB0EBA" w:rsidP="65FE802B" w:rsidRDefault="00C41BAE" w14:paraId="26398DA6" w14:textId="19171711">
      <w:pPr>
        <w:pStyle w:val="TOC3"/>
        <w:tabs>
          <w:tab w:val="left" w:leader="none" w:pos="960"/>
          <w:tab w:val="right" w:leader="dot" w:pos="9360"/>
        </w:tabs>
        <w:rPr>
          <w:rFonts w:ascii="Times New Roman" w:hAnsi="Times New Roman" w:cs="Times New Roman"/>
          <w:noProof/>
          <w:sz w:val="24"/>
          <w:szCs w:val="24"/>
        </w:rPr>
      </w:pPr>
      <w:hyperlink w:anchor="_Toc1153881242">
        <w:r w:rsidRPr="65FE802B" w:rsidR="65FE802B">
          <w:rPr>
            <w:rStyle w:val="Hyperlink"/>
          </w:rPr>
          <w:t>4.</w:t>
        </w:r>
        <w:r>
          <w:tab/>
        </w:r>
        <w:r w:rsidRPr="65FE802B" w:rsidR="65FE802B">
          <w:rPr>
            <w:rStyle w:val="Hyperlink"/>
          </w:rPr>
          <w:t>Manual audit of the SDC websites;</w:t>
        </w:r>
        <w:r>
          <w:tab/>
        </w:r>
        <w:r>
          <w:fldChar w:fldCharType="begin"/>
        </w:r>
        <w:r>
          <w:instrText xml:space="preserve">PAGEREF _Toc1153881242 \h</w:instrText>
        </w:r>
        <w:r>
          <w:fldChar w:fldCharType="separate"/>
        </w:r>
        <w:r w:rsidRPr="65FE802B" w:rsidR="65FE802B">
          <w:rPr>
            <w:rStyle w:val="Hyperlink"/>
          </w:rPr>
          <w:t>6</w:t>
        </w:r>
        <w:r>
          <w:fldChar w:fldCharType="end"/>
        </w:r>
      </w:hyperlink>
    </w:p>
    <w:p w:rsidRPr="000F226B" w:rsidR="00CB0EBA" w:rsidP="65FE802B" w:rsidRDefault="00C41BAE" w14:paraId="08FBE2F6" w14:textId="64488F2D">
      <w:pPr>
        <w:pStyle w:val="TOC3"/>
        <w:tabs>
          <w:tab w:val="left" w:leader="none" w:pos="960"/>
          <w:tab w:val="right" w:leader="dot" w:pos="9360"/>
        </w:tabs>
        <w:rPr>
          <w:rFonts w:ascii="Times New Roman" w:hAnsi="Times New Roman" w:cs="Times New Roman"/>
          <w:noProof/>
          <w:sz w:val="24"/>
          <w:szCs w:val="24"/>
        </w:rPr>
      </w:pPr>
      <w:hyperlink w:anchor="_Toc234942572">
        <w:r w:rsidRPr="65FE802B" w:rsidR="65FE802B">
          <w:rPr>
            <w:rStyle w:val="Hyperlink"/>
          </w:rPr>
          <w:t>5.</w:t>
        </w:r>
        <w:r>
          <w:tab/>
        </w:r>
        <w:r w:rsidRPr="65FE802B" w:rsidR="65FE802B">
          <w:rPr>
            <w:rStyle w:val="Hyperlink"/>
          </w:rPr>
          <w:t>Survey of the Federal-State Cooperative for Population Estimates (FSCPE) contacts;</w:t>
        </w:r>
        <w:r>
          <w:tab/>
        </w:r>
        <w:r>
          <w:fldChar w:fldCharType="begin"/>
        </w:r>
        <w:r>
          <w:instrText xml:space="preserve">PAGEREF _Toc234942572 \h</w:instrText>
        </w:r>
        <w:r>
          <w:fldChar w:fldCharType="separate"/>
        </w:r>
        <w:r w:rsidRPr="65FE802B" w:rsidR="65FE802B">
          <w:rPr>
            <w:rStyle w:val="Hyperlink"/>
          </w:rPr>
          <w:t>6</w:t>
        </w:r>
        <w:r>
          <w:fldChar w:fldCharType="end"/>
        </w:r>
      </w:hyperlink>
    </w:p>
    <w:p w:rsidRPr="000F226B" w:rsidR="00CB0EBA" w:rsidP="65FE802B" w:rsidRDefault="00C41BAE" w14:paraId="423EC00C" w14:textId="2E5DC47E">
      <w:pPr>
        <w:pStyle w:val="TOC3"/>
        <w:tabs>
          <w:tab w:val="left" w:leader="none" w:pos="960"/>
          <w:tab w:val="right" w:leader="dot" w:pos="9360"/>
        </w:tabs>
        <w:rPr>
          <w:rFonts w:ascii="Times New Roman" w:hAnsi="Times New Roman" w:cs="Times New Roman"/>
          <w:noProof/>
          <w:sz w:val="24"/>
          <w:szCs w:val="24"/>
        </w:rPr>
      </w:pPr>
      <w:hyperlink w:anchor="_Toc222606905">
        <w:r w:rsidRPr="65FE802B" w:rsidR="65FE802B">
          <w:rPr>
            <w:rStyle w:val="Hyperlink"/>
          </w:rPr>
          <w:t>6.</w:t>
        </w:r>
        <w:r>
          <w:tab/>
        </w:r>
        <w:r w:rsidRPr="65FE802B" w:rsidR="65FE802B">
          <w:rPr>
            <w:rStyle w:val="Hyperlink"/>
          </w:rPr>
          <w:t>Exploration of search platforms and databases.</w:t>
        </w:r>
        <w:r>
          <w:tab/>
        </w:r>
        <w:r>
          <w:fldChar w:fldCharType="begin"/>
        </w:r>
        <w:r>
          <w:instrText xml:space="preserve">PAGEREF _Toc222606905 \h</w:instrText>
        </w:r>
        <w:r>
          <w:fldChar w:fldCharType="separate"/>
        </w:r>
        <w:r w:rsidRPr="65FE802B" w:rsidR="65FE802B">
          <w:rPr>
            <w:rStyle w:val="Hyperlink"/>
          </w:rPr>
          <w:t>6</w:t>
        </w:r>
        <w:r>
          <w:fldChar w:fldCharType="end"/>
        </w:r>
      </w:hyperlink>
    </w:p>
    <w:p w:rsidRPr="000F226B" w:rsidR="00CB0EBA" w:rsidP="65FE802B" w:rsidRDefault="00C41BAE" w14:paraId="7C5A6D8A" w14:textId="3F8322B5">
      <w:pPr>
        <w:pStyle w:val="TOC2"/>
        <w:tabs>
          <w:tab w:val="right" w:leader="dot" w:pos="9360"/>
        </w:tabs>
        <w:rPr>
          <w:rFonts w:ascii="Times New Roman" w:hAnsi="Times New Roman" w:cs="Times New Roman"/>
          <w:noProof/>
          <w:sz w:val="24"/>
          <w:szCs w:val="24"/>
        </w:rPr>
      </w:pPr>
      <w:hyperlink w:anchor="_Toc285137455">
        <w:r w:rsidRPr="65FE802B" w:rsidR="65FE802B">
          <w:rPr>
            <w:rStyle w:val="Hyperlink"/>
          </w:rPr>
          <w:t>2.0 Findings</w:t>
        </w:r>
        <w:r>
          <w:tab/>
        </w:r>
        <w:r>
          <w:fldChar w:fldCharType="begin"/>
        </w:r>
        <w:r>
          <w:instrText xml:space="preserve">PAGEREF _Toc285137455 \h</w:instrText>
        </w:r>
        <w:r>
          <w:fldChar w:fldCharType="separate"/>
        </w:r>
        <w:r w:rsidRPr="65FE802B" w:rsidR="65FE802B">
          <w:rPr>
            <w:rStyle w:val="Hyperlink"/>
          </w:rPr>
          <w:t>7</w:t>
        </w:r>
        <w:r>
          <w:fldChar w:fldCharType="end"/>
        </w:r>
      </w:hyperlink>
    </w:p>
    <w:p w:rsidRPr="000F226B" w:rsidR="00CB0EBA" w:rsidP="1FAFF665" w:rsidRDefault="00C41BAE" w14:paraId="34293787" w14:textId="103CC123">
      <w:pPr>
        <w:pStyle w:val="TOC3"/>
        <w:tabs>
          <w:tab w:val="right" w:leader="dot" w:pos="9360"/>
        </w:tabs>
        <w:rPr>
          <w:rFonts w:ascii="Times New Roman" w:hAnsi="Times New Roman" w:cs="Times New Roman"/>
          <w:noProof/>
          <w:sz w:val="24"/>
          <w:szCs w:val="24"/>
        </w:rPr>
      </w:pPr>
      <w:hyperlink w:anchor="_Toc1687994244">
        <w:r w:rsidRPr="65FE802B" w:rsidR="65FE802B">
          <w:rPr>
            <w:rStyle w:val="Hyperlink"/>
          </w:rPr>
          <w:t>2.1 State Constitutions and Amendments and State Data Center Mission Statements</w:t>
        </w:r>
        <w:r>
          <w:tab/>
        </w:r>
        <w:r>
          <w:fldChar w:fldCharType="begin"/>
        </w:r>
        <w:r>
          <w:instrText xml:space="preserve">PAGEREF _Toc1687994244 \h</w:instrText>
        </w:r>
        <w:r>
          <w:fldChar w:fldCharType="separate"/>
        </w:r>
        <w:r w:rsidRPr="65FE802B" w:rsidR="65FE802B">
          <w:rPr>
            <w:rStyle w:val="Hyperlink"/>
          </w:rPr>
          <w:t>7</w:t>
        </w:r>
        <w:r>
          <w:fldChar w:fldCharType="end"/>
        </w:r>
      </w:hyperlink>
    </w:p>
    <w:p w:rsidRPr="000F226B" w:rsidR="00CB0EBA" w:rsidP="1FAFF665" w:rsidRDefault="00C41BAE" w14:paraId="2C43FB34" w14:textId="18C3829F">
      <w:pPr>
        <w:pStyle w:val="TOC3"/>
        <w:tabs>
          <w:tab w:val="right" w:leader="dot" w:pos="9360"/>
        </w:tabs>
        <w:rPr>
          <w:rFonts w:ascii="Times New Roman" w:hAnsi="Times New Roman" w:cs="Times New Roman"/>
          <w:noProof/>
          <w:sz w:val="24"/>
          <w:szCs w:val="24"/>
        </w:rPr>
      </w:pPr>
      <w:hyperlink w:anchor="_Toc1246357315">
        <w:r w:rsidRPr="65FE802B" w:rsidR="65FE802B">
          <w:rPr>
            <w:rStyle w:val="Hyperlink"/>
          </w:rPr>
          <w:t>2.2 State Data Centers</w:t>
        </w:r>
        <w:r>
          <w:tab/>
        </w:r>
        <w:r>
          <w:fldChar w:fldCharType="begin"/>
        </w:r>
        <w:r>
          <w:instrText xml:space="preserve">PAGEREF _Toc1246357315 \h</w:instrText>
        </w:r>
        <w:r>
          <w:fldChar w:fldCharType="separate"/>
        </w:r>
        <w:r w:rsidRPr="65FE802B" w:rsidR="65FE802B">
          <w:rPr>
            <w:rStyle w:val="Hyperlink"/>
          </w:rPr>
          <w:t>7</w:t>
        </w:r>
        <w:r>
          <w:fldChar w:fldCharType="end"/>
        </w:r>
      </w:hyperlink>
    </w:p>
    <w:p w:rsidRPr="000F226B" w:rsidR="00CB0EBA" w:rsidP="1FAFF665" w:rsidRDefault="00C41BAE" w14:paraId="4708C678" w14:textId="7CD75B55">
      <w:pPr>
        <w:pStyle w:val="TOC3"/>
        <w:tabs>
          <w:tab w:val="right" w:leader="dot" w:pos="9360"/>
        </w:tabs>
        <w:rPr>
          <w:rFonts w:ascii="Times New Roman" w:hAnsi="Times New Roman" w:cs="Times New Roman"/>
          <w:noProof/>
          <w:sz w:val="24"/>
          <w:szCs w:val="24"/>
        </w:rPr>
      </w:pPr>
      <w:hyperlink w:anchor="_Toc28953892">
        <w:r w:rsidRPr="65FE802B" w:rsidR="65FE802B">
          <w:rPr>
            <w:rStyle w:val="Hyperlink"/>
          </w:rPr>
          <w:t>2.3 Survey of the Federal-State Cooperative for Population Estimates (FSCPE) Contacts</w:t>
        </w:r>
        <w:r>
          <w:tab/>
        </w:r>
        <w:r>
          <w:fldChar w:fldCharType="begin"/>
        </w:r>
        <w:r>
          <w:instrText xml:space="preserve">PAGEREF _Toc28953892 \h</w:instrText>
        </w:r>
        <w:r>
          <w:fldChar w:fldCharType="separate"/>
        </w:r>
        <w:r w:rsidRPr="65FE802B" w:rsidR="65FE802B">
          <w:rPr>
            <w:rStyle w:val="Hyperlink"/>
          </w:rPr>
          <w:t>14</w:t>
        </w:r>
        <w:r>
          <w:fldChar w:fldCharType="end"/>
        </w:r>
      </w:hyperlink>
    </w:p>
    <w:p w:rsidRPr="000F226B" w:rsidR="00CB0EBA" w:rsidP="1FAFF665" w:rsidRDefault="00C41BAE" w14:paraId="36B2B57F" w14:textId="06F22407">
      <w:pPr>
        <w:pStyle w:val="TOC3"/>
        <w:tabs>
          <w:tab w:val="right" w:leader="dot" w:pos="9360"/>
        </w:tabs>
        <w:rPr>
          <w:rFonts w:ascii="Times New Roman" w:hAnsi="Times New Roman" w:cs="Times New Roman"/>
          <w:noProof/>
          <w:sz w:val="24"/>
          <w:szCs w:val="24"/>
        </w:rPr>
      </w:pPr>
      <w:hyperlink w:anchor="_Toc881980264">
        <w:r w:rsidRPr="65FE802B" w:rsidR="65FE802B">
          <w:rPr>
            <w:rStyle w:val="Hyperlink"/>
          </w:rPr>
          <w:t>2.4 Search of Web-based Applications, Databases, and Websites</w:t>
        </w:r>
        <w:r>
          <w:tab/>
        </w:r>
        <w:r>
          <w:fldChar w:fldCharType="begin"/>
        </w:r>
        <w:r>
          <w:instrText xml:space="preserve">PAGEREF _Toc881980264 \h</w:instrText>
        </w:r>
        <w:r>
          <w:fldChar w:fldCharType="separate"/>
        </w:r>
        <w:r w:rsidRPr="65FE802B" w:rsidR="65FE802B">
          <w:rPr>
            <w:rStyle w:val="Hyperlink"/>
          </w:rPr>
          <w:t>15</w:t>
        </w:r>
        <w:r>
          <w:fldChar w:fldCharType="end"/>
        </w:r>
      </w:hyperlink>
    </w:p>
    <w:p w:rsidR="1FAFF665" w:rsidP="65FE802B" w:rsidRDefault="00C41BAE" w14:paraId="2C75C7C9" w14:textId="4996ED54">
      <w:pPr>
        <w:pStyle w:val="TOC3"/>
        <w:tabs>
          <w:tab w:val="right" w:leader="dot" w:pos="9360"/>
        </w:tabs>
      </w:pPr>
      <w:hyperlink w:anchor="_Toc253252563">
        <w:r w:rsidRPr="65FE802B" w:rsidR="65FE802B">
          <w:rPr>
            <w:rStyle w:val="Hyperlink"/>
          </w:rPr>
          <w:t>3.1 Text Analysis of State Constitutions and Amendments</w:t>
        </w:r>
        <w:r>
          <w:tab/>
        </w:r>
        <w:r>
          <w:fldChar w:fldCharType="begin"/>
        </w:r>
        <w:r>
          <w:instrText xml:space="preserve">PAGEREF _Toc253252563 \h</w:instrText>
        </w:r>
        <w:r>
          <w:fldChar w:fldCharType="separate"/>
        </w:r>
        <w:r w:rsidRPr="65FE802B" w:rsidR="65FE802B">
          <w:rPr>
            <w:rStyle w:val="Hyperlink"/>
          </w:rPr>
          <w:t>16</w:t>
        </w:r>
        <w:r>
          <w:fldChar w:fldCharType="end"/>
        </w:r>
      </w:hyperlink>
    </w:p>
    <w:p w:rsidR="1FAFF665" w:rsidP="65FE802B" w:rsidRDefault="00C41BAE" w14:paraId="5AB83278" w14:textId="15EEC887">
      <w:pPr>
        <w:pStyle w:val="TOC3"/>
        <w:tabs>
          <w:tab w:val="right" w:leader="dot" w:pos="9360"/>
        </w:tabs>
      </w:pPr>
      <w:hyperlink w:anchor="_Toc1758724595">
        <w:r w:rsidRPr="65FE802B" w:rsidR="65FE802B">
          <w:rPr>
            <w:rStyle w:val="Hyperlink"/>
          </w:rPr>
          <w:t>3.2 Web Scrape of SDC Internet Sites</w:t>
        </w:r>
        <w:r>
          <w:tab/>
        </w:r>
        <w:r>
          <w:fldChar w:fldCharType="begin"/>
        </w:r>
        <w:r>
          <w:instrText xml:space="preserve">PAGEREF _Toc1758724595 \h</w:instrText>
        </w:r>
        <w:r>
          <w:fldChar w:fldCharType="separate"/>
        </w:r>
        <w:r w:rsidRPr="65FE802B" w:rsidR="65FE802B">
          <w:rPr>
            <w:rStyle w:val="Hyperlink"/>
          </w:rPr>
          <w:t>16</w:t>
        </w:r>
        <w:r>
          <w:fldChar w:fldCharType="end"/>
        </w:r>
      </w:hyperlink>
    </w:p>
    <w:p w:rsidR="65FE802B" w:rsidP="65FE802B" w:rsidRDefault="65FE802B" w14:paraId="5304A8E3" w14:textId="5A6B02C1">
      <w:pPr>
        <w:pStyle w:val="TOC3"/>
        <w:tabs>
          <w:tab w:val="right" w:leader="dot" w:pos="9360"/>
        </w:tabs>
      </w:pPr>
      <w:hyperlink w:anchor="_Toc1011637057">
        <w:r w:rsidRPr="65FE802B" w:rsidR="65FE802B">
          <w:rPr>
            <w:rStyle w:val="Hyperlink"/>
          </w:rPr>
          <w:t>3.3 Manual Audit of State Data Center Websites</w:t>
        </w:r>
        <w:r>
          <w:tab/>
        </w:r>
        <w:r>
          <w:fldChar w:fldCharType="begin"/>
        </w:r>
        <w:r>
          <w:instrText xml:space="preserve">PAGEREF _Toc1011637057 \h</w:instrText>
        </w:r>
        <w:r>
          <w:fldChar w:fldCharType="separate"/>
        </w:r>
        <w:r w:rsidRPr="65FE802B" w:rsidR="65FE802B">
          <w:rPr>
            <w:rStyle w:val="Hyperlink"/>
          </w:rPr>
          <w:t>17</w:t>
        </w:r>
        <w:r>
          <w:fldChar w:fldCharType="end"/>
        </w:r>
      </w:hyperlink>
    </w:p>
    <w:p w:rsidR="65FE802B" w:rsidP="65FE802B" w:rsidRDefault="65FE802B" w14:paraId="344EBE7D" w14:textId="62576D55">
      <w:pPr>
        <w:pStyle w:val="TOC3"/>
        <w:tabs>
          <w:tab w:val="right" w:leader="dot" w:pos="9360"/>
        </w:tabs>
      </w:pPr>
      <w:hyperlink w:anchor="_Toc1281622453">
        <w:r w:rsidRPr="65FE802B" w:rsidR="65FE802B">
          <w:rPr>
            <w:rStyle w:val="Hyperlink"/>
          </w:rPr>
          <w:t>3.4 Survey of the Federal-State Cooperative for Population Estimates Contacts</w:t>
        </w:r>
        <w:r>
          <w:tab/>
        </w:r>
        <w:r>
          <w:fldChar w:fldCharType="begin"/>
        </w:r>
        <w:r>
          <w:instrText xml:space="preserve">PAGEREF _Toc1281622453 \h</w:instrText>
        </w:r>
        <w:r>
          <w:fldChar w:fldCharType="separate"/>
        </w:r>
        <w:r w:rsidRPr="65FE802B" w:rsidR="65FE802B">
          <w:rPr>
            <w:rStyle w:val="Hyperlink"/>
          </w:rPr>
          <w:t>17</w:t>
        </w:r>
        <w:r>
          <w:fldChar w:fldCharType="end"/>
        </w:r>
      </w:hyperlink>
    </w:p>
    <w:p w:rsidR="65FE802B" w:rsidP="65FE802B" w:rsidRDefault="65FE802B" w14:paraId="7D7E429D" w14:textId="65C43DCA">
      <w:pPr>
        <w:pStyle w:val="TOC3"/>
        <w:tabs>
          <w:tab w:val="right" w:leader="dot" w:pos="9360"/>
        </w:tabs>
      </w:pPr>
      <w:hyperlink w:anchor="_Toc1536783941">
        <w:r w:rsidRPr="65FE802B" w:rsidR="65FE802B">
          <w:rPr>
            <w:rStyle w:val="Hyperlink"/>
          </w:rPr>
          <w:t>3.5 Search of Web-based Applications, Databases, and Websites</w:t>
        </w:r>
        <w:r>
          <w:tab/>
        </w:r>
        <w:r>
          <w:fldChar w:fldCharType="begin"/>
        </w:r>
        <w:r>
          <w:instrText xml:space="preserve">PAGEREF _Toc1536783941 \h</w:instrText>
        </w:r>
        <w:r>
          <w:fldChar w:fldCharType="separate"/>
        </w:r>
        <w:r w:rsidRPr="65FE802B" w:rsidR="65FE802B">
          <w:rPr>
            <w:rStyle w:val="Hyperlink"/>
          </w:rPr>
          <w:t>18</w:t>
        </w:r>
        <w:r>
          <w:fldChar w:fldCharType="end"/>
        </w:r>
      </w:hyperlink>
    </w:p>
    <w:p w:rsidR="65FE802B" w:rsidP="65FE802B" w:rsidRDefault="65FE802B" w14:paraId="64CEEEA5" w14:textId="3DEC2F03">
      <w:pPr>
        <w:pStyle w:val="TOC3"/>
        <w:tabs>
          <w:tab w:val="left" w:leader="none" w:pos="960"/>
          <w:tab w:val="right" w:leader="dot" w:pos="9360"/>
        </w:tabs>
      </w:pPr>
      <w:hyperlink w:anchor="_Toc1491164557">
        <w:r w:rsidRPr="65FE802B" w:rsidR="65FE802B">
          <w:rPr>
            <w:rStyle w:val="Hyperlink"/>
          </w:rPr>
          <w:t>1.</w:t>
        </w:r>
        <w:r>
          <w:tab/>
        </w:r>
        <w:r w:rsidRPr="65FE802B" w:rsidR="65FE802B">
          <w:rPr>
            <w:rStyle w:val="Hyperlink"/>
          </w:rPr>
          <w:t>“What are the data needs of U.S. state and local governments?”</w:t>
        </w:r>
        <w:r>
          <w:tab/>
        </w:r>
        <w:r>
          <w:fldChar w:fldCharType="begin"/>
        </w:r>
        <w:r>
          <w:instrText xml:space="preserve">PAGEREF _Toc1491164557 \h</w:instrText>
        </w:r>
        <w:r>
          <w:fldChar w:fldCharType="separate"/>
        </w:r>
        <w:r w:rsidRPr="65FE802B" w:rsidR="65FE802B">
          <w:rPr>
            <w:rStyle w:val="Hyperlink"/>
          </w:rPr>
          <w:t>18</w:t>
        </w:r>
        <w:r>
          <w:fldChar w:fldCharType="end"/>
        </w:r>
      </w:hyperlink>
    </w:p>
    <w:p w:rsidR="65FE802B" w:rsidP="65FE802B" w:rsidRDefault="65FE802B" w14:paraId="6CC7656B" w14:textId="5BD8D561">
      <w:pPr>
        <w:pStyle w:val="TOC3"/>
        <w:tabs>
          <w:tab w:val="left" w:leader="none" w:pos="960"/>
          <w:tab w:val="right" w:leader="dot" w:pos="9360"/>
        </w:tabs>
      </w:pPr>
      <w:hyperlink w:anchor="_Toc432878726">
        <w:r w:rsidRPr="65FE802B" w:rsidR="65FE802B">
          <w:rPr>
            <w:rStyle w:val="Hyperlink"/>
          </w:rPr>
          <w:t>2.</w:t>
        </w:r>
        <w:r>
          <w:tab/>
        </w:r>
        <w:r w:rsidRPr="65FE802B" w:rsidR="65FE802B">
          <w:rPr>
            <w:rStyle w:val="Hyperlink"/>
          </w:rPr>
          <w:t>“What can Census do to help U.S. State Data Centers?”</w:t>
        </w:r>
        <w:r>
          <w:tab/>
        </w:r>
        <w:r>
          <w:fldChar w:fldCharType="begin"/>
        </w:r>
        <w:r>
          <w:instrText xml:space="preserve">PAGEREF _Toc432878726 \h</w:instrText>
        </w:r>
        <w:r>
          <w:fldChar w:fldCharType="separate"/>
        </w:r>
        <w:r w:rsidRPr="65FE802B" w:rsidR="65FE802B">
          <w:rPr>
            <w:rStyle w:val="Hyperlink"/>
          </w:rPr>
          <w:t>18</w:t>
        </w:r>
        <w:r>
          <w:fldChar w:fldCharType="end"/>
        </w:r>
      </w:hyperlink>
    </w:p>
    <w:p w:rsidR="65FE802B" w:rsidP="65FE802B" w:rsidRDefault="65FE802B" w14:paraId="4721268A" w14:textId="253227C1">
      <w:pPr>
        <w:pStyle w:val="TOC3"/>
        <w:tabs>
          <w:tab w:val="left" w:leader="none" w:pos="960"/>
          <w:tab w:val="right" w:leader="dot" w:pos="9360"/>
        </w:tabs>
      </w:pPr>
      <w:hyperlink w:anchor="_Toc1767067002">
        <w:r w:rsidRPr="65FE802B" w:rsidR="65FE802B">
          <w:rPr>
            <w:rStyle w:val="Hyperlink"/>
          </w:rPr>
          <w:t>3.</w:t>
        </w:r>
        <w:r>
          <w:tab/>
        </w:r>
        <w:r w:rsidRPr="65FE802B" w:rsidR="65FE802B">
          <w:rPr>
            <w:rStyle w:val="Hyperlink"/>
          </w:rPr>
          <w:t>“What data do U.S. local governments want?”</w:t>
        </w:r>
        <w:r>
          <w:tab/>
        </w:r>
        <w:r>
          <w:fldChar w:fldCharType="begin"/>
        </w:r>
        <w:r>
          <w:instrText xml:space="preserve">PAGEREF _Toc1767067002 \h</w:instrText>
        </w:r>
        <w:r>
          <w:fldChar w:fldCharType="separate"/>
        </w:r>
        <w:r w:rsidRPr="65FE802B" w:rsidR="65FE802B">
          <w:rPr>
            <w:rStyle w:val="Hyperlink"/>
          </w:rPr>
          <w:t>18</w:t>
        </w:r>
        <w:r>
          <w:fldChar w:fldCharType="end"/>
        </w:r>
      </w:hyperlink>
    </w:p>
    <w:p w:rsidR="65FE802B" w:rsidP="65FE802B" w:rsidRDefault="65FE802B" w14:paraId="49157D82" w14:textId="2CAE23F0">
      <w:pPr>
        <w:pStyle w:val="TOC3"/>
        <w:tabs>
          <w:tab w:val="left" w:leader="none" w:pos="960"/>
          <w:tab w:val="right" w:leader="dot" w:pos="9360"/>
        </w:tabs>
      </w:pPr>
      <w:hyperlink w:anchor="_Toc358162346">
        <w:r w:rsidRPr="65FE802B" w:rsidR="65FE802B">
          <w:rPr>
            <w:rStyle w:val="Hyperlink"/>
          </w:rPr>
          <w:t>4.</w:t>
        </w:r>
        <w:r>
          <w:tab/>
        </w:r>
        <w:r w:rsidRPr="65FE802B" w:rsidR="65FE802B">
          <w:rPr>
            <w:rStyle w:val="Hyperlink"/>
          </w:rPr>
          <w:t>“How can the U.S. Census help State Data Centers?”</w:t>
        </w:r>
        <w:r>
          <w:tab/>
        </w:r>
        <w:r>
          <w:fldChar w:fldCharType="begin"/>
        </w:r>
        <w:r>
          <w:instrText xml:space="preserve">PAGEREF _Toc358162346 \h</w:instrText>
        </w:r>
        <w:r>
          <w:fldChar w:fldCharType="separate"/>
        </w:r>
        <w:r w:rsidRPr="65FE802B" w:rsidR="65FE802B">
          <w:rPr>
            <w:rStyle w:val="Hyperlink"/>
          </w:rPr>
          <w:t>18</w:t>
        </w:r>
        <w:r>
          <w:fldChar w:fldCharType="end"/>
        </w:r>
      </w:hyperlink>
    </w:p>
    <w:p w:rsidR="65FE802B" w:rsidP="65FE802B" w:rsidRDefault="65FE802B" w14:paraId="0D303F69" w14:textId="354D8238">
      <w:pPr>
        <w:pStyle w:val="TOC3"/>
        <w:tabs>
          <w:tab w:val="left" w:leader="none" w:pos="960"/>
          <w:tab w:val="right" w:leader="dot" w:pos="9360"/>
        </w:tabs>
      </w:pPr>
      <w:hyperlink w:anchor="_Toc555592805">
        <w:r w:rsidRPr="65FE802B" w:rsidR="65FE802B">
          <w:rPr>
            <w:rStyle w:val="Hyperlink"/>
          </w:rPr>
          <w:t>5.</w:t>
        </w:r>
        <w:r>
          <w:tab/>
        </w:r>
        <w:r w:rsidRPr="65FE802B" w:rsidR="65FE802B">
          <w:rPr>
            <w:rStyle w:val="Hyperlink"/>
          </w:rPr>
          <w:t>“What are United States local government data needs?”</w:t>
        </w:r>
        <w:r>
          <w:tab/>
        </w:r>
        <w:r>
          <w:fldChar w:fldCharType="begin"/>
        </w:r>
        <w:r>
          <w:instrText xml:space="preserve">PAGEREF _Toc555592805 \h</w:instrText>
        </w:r>
        <w:r>
          <w:fldChar w:fldCharType="separate"/>
        </w:r>
        <w:r w:rsidRPr="65FE802B" w:rsidR="65FE802B">
          <w:rPr>
            <w:rStyle w:val="Hyperlink"/>
          </w:rPr>
          <w:t>18</w:t>
        </w:r>
        <w:r>
          <w:fldChar w:fldCharType="end"/>
        </w:r>
      </w:hyperlink>
    </w:p>
    <w:p w:rsidR="65FE802B" w:rsidP="65FE802B" w:rsidRDefault="65FE802B" w14:paraId="0622B79A" w14:textId="4D92C50B">
      <w:pPr>
        <w:pStyle w:val="TOC3"/>
        <w:tabs>
          <w:tab w:val="left" w:leader="none" w:pos="960"/>
          <w:tab w:val="right" w:leader="dot" w:pos="9360"/>
        </w:tabs>
      </w:pPr>
      <w:hyperlink w:anchor="_Toc724364168">
        <w:r w:rsidRPr="65FE802B" w:rsidR="65FE802B">
          <w:rPr>
            <w:rStyle w:val="Hyperlink"/>
          </w:rPr>
          <w:t>1.</w:t>
        </w:r>
        <w:r>
          <w:tab/>
        </w:r>
        <w:r w:rsidRPr="65FE802B" w:rsidR="65FE802B">
          <w:rPr>
            <w:rStyle w:val="Hyperlink"/>
          </w:rPr>
          <w:t>Policy Commons (accessed through the University of Virginia (UVA) library) – Policy Commons is a public policy database launched in November 2020. It contains documents from over 10,000 think tanks, nongovernmental organizations, and research centers. The database includes public policy academic and grey literature, for example, reports, policy literature, working papers, newsletters, government documents, speeches, white papers, urban plans, and preserves documents that have been removed from the internet and defunct organizations.</w:t>
        </w:r>
        <w:r>
          <w:tab/>
        </w:r>
        <w:r>
          <w:fldChar w:fldCharType="begin"/>
        </w:r>
        <w:r>
          <w:instrText xml:space="preserve">PAGEREF _Toc724364168 \h</w:instrText>
        </w:r>
        <w:r>
          <w:fldChar w:fldCharType="separate"/>
        </w:r>
        <w:r w:rsidRPr="65FE802B" w:rsidR="65FE802B">
          <w:rPr>
            <w:rStyle w:val="Hyperlink"/>
          </w:rPr>
          <w:t>18</w:t>
        </w:r>
        <w:r>
          <w:fldChar w:fldCharType="end"/>
        </w:r>
      </w:hyperlink>
    </w:p>
    <w:p w:rsidR="65FE802B" w:rsidP="65FE802B" w:rsidRDefault="65FE802B" w14:paraId="48F94E35" w14:textId="0F72044E">
      <w:pPr>
        <w:pStyle w:val="TOC3"/>
        <w:tabs>
          <w:tab w:val="left" w:leader="none" w:pos="960"/>
          <w:tab w:val="right" w:leader="dot" w:pos="9360"/>
        </w:tabs>
      </w:pPr>
      <w:hyperlink w:anchor="_Toc695657990">
        <w:r w:rsidRPr="65FE802B" w:rsidR="65FE802B">
          <w:rPr>
            <w:rStyle w:val="Hyperlink"/>
          </w:rPr>
          <w:t>2.</w:t>
        </w:r>
        <w:r>
          <w:tab/>
        </w:r>
        <w:r w:rsidRPr="65FE802B" w:rsidR="65FE802B">
          <w:rPr>
            <w:rStyle w:val="Hyperlink"/>
          </w:rPr>
          <w:t>Policy Index File (accessed through the UVA library) – Policy File Index provides information from over 350 public policy think tanks, nongovernmental organizations, research institutes, university centers, advocacy groups, and other entities. Over 75 public policy topics are covered, from foreign policy to domestic policy.</w:t>
        </w:r>
        <w:r>
          <w:tab/>
        </w:r>
        <w:r>
          <w:fldChar w:fldCharType="begin"/>
        </w:r>
        <w:r>
          <w:instrText xml:space="preserve">PAGEREF _Toc695657990 \h</w:instrText>
        </w:r>
        <w:r>
          <w:fldChar w:fldCharType="separate"/>
        </w:r>
        <w:r w:rsidRPr="65FE802B" w:rsidR="65FE802B">
          <w:rPr>
            <w:rStyle w:val="Hyperlink"/>
          </w:rPr>
          <w:t>18</w:t>
        </w:r>
        <w:r>
          <w:fldChar w:fldCharType="end"/>
        </w:r>
      </w:hyperlink>
    </w:p>
    <w:p w:rsidR="65FE802B" w:rsidP="65FE802B" w:rsidRDefault="65FE802B" w14:paraId="04305D90" w14:textId="3C7F7E3B">
      <w:pPr>
        <w:pStyle w:val="TOC3"/>
        <w:tabs>
          <w:tab w:val="left" w:leader="none" w:pos="960"/>
          <w:tab w:val="right" w:leader="dot" w:pos="9360"/>
        </w:tabs>
      </w:pPr>
      <w:hyperlink w:anchor="_Toc1010694022">
        <w:r w:rsidRPr="65FE802B" w:rsidR="65FE802B">
          <w:rPr>
            <w:rStyle w:val="Hyperlink"/>
          </w:rPr>
          <w:t>1.</w:t>
        </w:r>
        <w:r>
          <w:tab/>
        </w:r>
        <w:r w:rsidRPr="65FE802B" w:rsidR="65FE802B">
          <w:rPr>
            <w:rStyle w:val="Hyperlink"/>
          </w:rPr>
          <w:t>Urban Institute – “The Urban Institute is a nonprofit research organization that provides data and evidence to help advance upward mobility and equity.” (Accessed 12/19/2023: https://www.urban.org/about/mission-and-values)</w:t>
        </w:r>
        <w:r>
          <w:tab/>
        </w:r>
        <w:r>
          <w:fldChar w:fldCharType="begin"/>
        </w:r>
        <w:r>
          <w:instrText xml:space="preserve">PAGEREF _Toc1010694022 \h</w:instrText>
        </w:r>
        <w:r>
          <w:fldChar w:fldCharType="separate"/>
        </w:r>
        <w:r w:rsidRPr="65FE802B" w:rsidR="65FE802B">
          <w:rPr>
            <w:rStyle w:val="Hyperlink"/>
          </w:rPr>
          <w:t>18</w:t>
        </w:r>
        <w:r>
          <w:fldChar w:fldCharType="end"/>
        </w:r>
      </w:hyperlink>
    </w:p>
    <w:p w:rsidR="65FE802B" w:rsidP="65FE802B" w:rsidRDefault="65FE802B" w14:paraId="25677CBD" w14:textId="533B5C07">
      <w:pPr>
        <w:pStyle w:val="TOC3"/>
        <w:tabs>
          <w:tab w:val="left" w:leader="none" w:pos="960"/>
          <w:tab w:val="right" w:leader="dot" w:pos="9360"/>
        </w:tabs>
      </w:pPr>
      <w:hyperlink w:anchor="_Toc1251287297">
        <w:r w:rsidRPr="65FE802B" w:rsidR="65FE802B">
          <w:rPr>
            <w:rStyle w:val="Hyperlink"/>
          </w:rPr>
          <w:t>2.</w:t>
        </w:r>
        <w:r>
          <w:tab/>
        </w:r>
        <w:r w:rsidRPr="65FE802B" w:rsidR="65FE802B">
          <w:rPr>
            <w:rStyle w:val="Hyperlink"/>
          </w:rPr>
          <w:t>Association of Public Data Users – “The Association of Public Data Users (APDU) is a national network that links users, producers, and disseminators of government statistical data. APDU members share a vital concern about the collection, dissemination, preservation, and interpretation of public data.” (Accessed 12/19/2023: https://www.apdu.org/about-apdu)</w:t>
        </w:r>
        <w:r>
          <w:tab/>
        </w:r>
        <w:r>
          <w:fldChar w:fldCharType="begin"/>
        </w:r>
        <w:r>
          <w:instrText xml:space="preserve">PAGEREF _Toc1251287297 \h</w:instrText>
        </w:r>
        <w:r>
          <w:fldChar w:fldCharType="separate"/>
        </w:r>
        <w:r w:rsidRPr="65FE802B" w:rsidR="65FE802B">
          <w:rPr>
            <w:rStyle w:val="Hyperlink"/>
          </w:rPr>
          <w:t>19</w:t>
        </w:r>
        <w:r>
          <w:fldChar w:fldCharType="end"/>
        </w:r>
      </w:hyperlink>
    </w:p>
    <w:p w:rsidR="65FE802B" w:rsidP="65FE802B" w:rsidRDefault="65FE802B" w14:paraId="6BFFBF51" w14:textId="5F3F1BB3">
      <w:pPr>
        <w:pStyle w:val="TOC3"/>
        <w:tabs>
          <w:tab w:val="left" w:leader="none" w:pos="960"/>
          <w:tab w:val="right" w:leader="dot" w:pos="9360"/>
        </w:tabs>
      </w:pPr>
      <w:hyperlink w:anchor="_Toc216619266">
        <w:r w:rsidRPr="65FE802B" w:rsidR="65FE802B">
          <w:rPr>
            <w:rStyle w:val="Hyperlink"/>
          </w:rPr>
          <w:t>3.</w:t>
        </w:r>
        <w:r>
          <w:tab/>
        </w:r>
        <w:r w:rsidRPr="65FE802B" w:rsidR="65FE802B">
          <w:rPr>
            <w:rStyle w:val="Hyperlink"/>
          </w:rPr>
          <w:t>Council of State Governments – The Council of State Governments is the nation’s largest nonpartisan organization serving all three branches of state elected and appointed officials. The mission of CSG is to champion excellence in state government.” (Accessed 12/19/2023: https://www.csg.org/about-us/)</w:t>
        </w:r>
        <w:r>
          <w:tab/>
        </w:r>
        <w:r>
          <w:fldChar w:fldCharType="begin"/>
        </w:r>
        <w:r>
          <w:instrText xml:space="preserve">PAGEREF _Toc216619266 \h</w:instrText>
        </w:r>
        <w:r>
          <w:fldChar w:fldCharType="separate"/>
        </w:r>
        <w:r w:rsidRPr="65FE802B" w:rsidR="65FE802B">
          <w:rPr>
            <w:rStyle w:val="Hyperlink"/>
          </w:rPr>
          <w:t>19</w:t>
        </w:r>
        <w:r>
          <w:fldChar w:fldCharType="end"/>
        </w:r>
      </w:hyperlink>
    </w:p>
    <w:p w:rsidR="65FE802B" w:rsidP="65FE802B" w:rsidRDefault="65FE802B" w14:paraId="44780C01" w14:textId="19C4C96C">
      <w:pPr>
        <w:pStyle w:val="TOC3"/>
        <w:tabs>
          <w:tab w:val="left" w:leader="none" w:pos="960"/>
          <w:tab w:val="right" w:leader="dot" w:pos="9360"/>
        </w:tabs>
      </w:pPr>
      <w:hyperlink w:anchor="_Toc574552594">
        <w:r w:rsidRPr="65FE802B" w:rsidR="65FE802B">
          <w:rPr>
            <w:rStyle w:val="Hyperlink"/>
          </w:rPr>
          <w:t>4.</w:t>
        </w:r>
        <w:r>
          <w:tab/>
        </w:r>
        <w:r w:rsidRPr="65FE802B" w:rsidR="65FE802B">
          <w:rPr>
            <w:rStyle w:val="Hyperlink"/>
          </w:rPr>
          <w:t>National Association of Counties – “Through NACo, counties unite to advocate for county priorities in federal policymaking, promote exemplary county policies and practices, nurture leadership skills and expand knowledge networks, optimize county and taxpayer resources and cost savings, and enrich the public’s understanding of county government.” (Accessed 12/19/2023: https://www.naco.org/page/about-naco)</w:t>
        </w:r>
        <w:r>
          <w:tab/>
        </w:r>
        <w:r>
          <w:fldChar w:fldCharType="begin"/>
        </w:r>
        <w:r>
          <w:instrText xml:space="preserve">PAGEREF _Toc574552594 \h</w:instrText>
        </w:r>
        <w:r>
          <w:fldChar w:fldCharType="separate"/>
        </w:r>
        <w:r w:rsidRPr="65FE802B" w:rsidR="65FE802B">
          <w:rPr>
            <w:rStyle w:val="Hyperlink"/>
          </w:rPr>
          <w:t>19</w:t>
        </w:r>
        <w:r>
          <w:fldChar w:fldCharType="end"/>
        </w:r>
      </w:hyperlink>
    </w:p>
    <w:p w:rsidR="65FE802B" w:rsidP="65FE802B" w:rsidRDefault="65FE802B" w14:paraId="5171AB14" w14:textId="66EA9064">
      <w:pPr>
        <w:pStyle w:val="TOC3"/>
        <w:tabs>
          <w:tab w:val="left" w:leader="none" w:pos="960"/>
          <w:tab w:val="right" w:leader="dot" w:pos="9360"/>
        </w:tabs>
      </w:pPr>
      <w:hyperlink w:anchor="_Toc1111069436">
        <w:r w:rsidRPr="65FE802B" w:rsidR="65FE802B">
          <w:rPr>
            <w:rStyle w:val="Hyperlink"/>
          </w:rPr>
          <w:t>5.</w:t>
        </w:r>
        <w:r>
          <w:tab/>
        </w:r>
        <w:r w:rsidRPr="65FE802B" w:rsidR="65FE802B">
          <w:rPr>
            <w:rStyle w:val="Hyperlink"/>
          </w:rPr>
          <w:t>National Conference of State Legislatures – “NCSL provides objective, fact- and evidence-based (nonpartisan) research, technical assistance, skills training, and other resources to support the policymaking process.” (Accessed 12/19/2023:  https://www.ncsl.org/our-work)</w:t>
        </w:r>
        <w:r>
          <w:tab/>
        </w:r>
        <w:r>
          <w:fldChar w:fldCharType="begin"/>
        </w:r>
        <w:r>
          <w:instrText xml:space="preserve">PAGEREF _Toc1111069436 \h</w:instrText>
        </w:r>
        <w:r>
          <w:fldChar w:fldCharType="separate"/>
        </w:r>
        <w:r w:rsidRPr="65FE802B" w:rsidR="65FE802B">
          <w:rPr>
            <w:rStyle w:val="Hyperlink"/>
          </w:rPr>
          <w:t>19</w:t>
        </w:r>
        <w:r>
          <w:fldChar w:fldCharType="end"/>
        </w:r>
      </w:hyperlink>
    </w:p>
    <w:p w:rsidR="65FE802B" w:rsidP="65FE802B" w:rsidRDefault="65FE802B" w14:paraId="0EB6F352" w14:textId="5BA74ED2">
      <w:pPr>
        <w:pStyle w:val="TOC2"/>
        <w:tabs>
          <w:tab w:val="right" w:leader="dot" w:pos="9360"/>
        </w:tabs>
      </w:pPr>
      <w:hyperlink w:anchor="_Toc420268648">
        <w:r w:rsidRPr="65FE802B" w:rsidR="65FE802B">
          <w:rPr>
            <w:rStyle w:val="Hyperlink"/>
          </w:rPr>
          <w:t>4. Conclusions and Recommendations</w:t>
        </w:r>
        <w:r>
          <w:tab/>
        </w:r>
        <w:r>
          <w:fldChar w:fldCharType="begin"/>
        </w:r>
        <w:r>
          <w:instrText xml:space="preserve">PAGEREF _Toc420268648 \h</w:instrText>
        </w:r>
        <w:r>
          <w:fldChar w:fldCharType="separate"/>
        </w:r>
        <w:r w:rsidRPr="65FE802B" w:rsidR="65FE802B">
          <w:rPr>
            <w:rStyle w:val="Hyperlink"/>
          </w:rPr>
          <w:t>19</w:t>
        </w:r>
        <w:r>
          <w:fldChar w:fldCharType="end"/>
        </w:r>
      </w:hyperlink>
    </w:p>
    <w:p w:rsidR="65FE802B" w:rsidP="65FE802B" w:rsidRDefault="65FE802B" w14:paraId="4C5414DB" w14:textId="605C1E70">
      <w:pPr>
        <w:pStyle w:val="TOC3"/>
        <w:tabs>
          <w:tab w:val="left" w:leader="none" w:pos="960"/>
          <w:tab w:val="right" w:leader="dot" w:pos="9360"/>
        </w:tabs>
      </w:pPr>
      <w:hyperlink w:anchor="_Toc1818681576">
        <w:r w:rsidRPr="65FE802B" w:rsidR="65FE802B">
          <w:rPr>
            <w:rStyle w:val="Hyperlink"/>
            <w:rFonts w:ascii="Symbol" w:hAnsi="Symbol" w:eastAsia="Symbol" w:cs="Symbol"/>
          </w:rPr>
          <w:t></w:t>
        </w:r>
        <w:r>
          <w:tab/>
        </w:r>
        <w:r w:rsidRPr="65FE802B" w:rsidR="65FE802B">
          <w:rPr>
            <w:rStyle w:val="Hyperlink"/>
          </w:rPr>
          <w:t>What are statistical products that might help SDCs, e.g., a tool to provide characteristics of an area as input to writing a grant?</w:t>
        </w:r>
        <w:r>
          <w:tab/>
        </w:r>
        <w:r>
          <w:fldChar w:fldCharType="begin"/>
        </w:r>
        <w:r>
          <w:instrText xml:space="preserve">PAGEREF _Toc1818681576 \h</w:instrText>
        </w:r>
        <w:r>
          <w:fldChar w:fldCharType="separate"/>
        </w:r>
        <w:r w:rsidRPr="65FE802B" w:rsidR="65FE802B">
          <w:rPr>
            <w:rStyle w:val="Hyperlink"/>
          </w:rPr>
          <w:t>19</w:t>
        </w:r>
        <w:r>
          <w:fldChar w:fldCharType="end"/>
        </w:r>
      </w:hyperlink>
    </w:p>
    <w:p w:rsidR="65FE802B" w:rsidP="65FE802B" w:rsidRDefault="65FE802B" w14:paraId="77071D10" w14:textId="3ED8A5F0">
      <w:pPr>
        <w:pStyle w:val="TOC3"/>
        <w:tabs>
          <w:tab w:val="left" w:leader="none" w:pos="960"/>
          <w:tab w:val="right" w:leader="dot" w:pos="9360"/>
        </w:tabs>
      </w:pPr>
      <w:hyperlink w:anchor="_Toc1799262603">
        <w:r w:rsidRPr="65FE802B" w:rsidR="65FE802B">
          <w:rPr>
            <w:rStyle w:val="Hyperlink"/>
            <w:rFonts w:ascii="Symbol" w:hAnsi="Symbol" w:eastAsia="Symbol" w:cs="Symbol"/>
          </w:rPr>
          <w:t></w:t>
        </w:r>
        <w:r>
          <w:tab/>
        </w:r>
        <w:r w:rsidRPr="65FE802B" w:rsidR="65FE802B">
          <w:rPr>
            <w:rStyle w:val="Hyperlink"/>
          </w:rPr>
          <w:t>What characteristics do grant writers ask for, e.g., demographics, economics, other? i.e.,</w:t>
        </w:r>
        <w:r>
          <w:tab/>
        </w:r>
        <w:r>
          <w:fldChar w:fldCharType="begin"/>
        </w:r>
        <w:r>
          <w:instrText xml:space="preserve">PAGEREF _Toc1799262603 \h</w:instrText>
        </w:r>
        <w:r>
          <w:fldChar w:fldCharType="separate"/>
        </w:r>
        <w:r w:rsidRPr="65FE802B" w:rsidR="65FE802B">
          <w:rPr>
            <w:rStyle w:val="Hyperlink"/>
          </w:rPr>
          <w:t>19</w:t>
        </w:r>
        <w:r>
          <w:fldChar w:fldCharType="end"/>
        </w:r>
      </w:hyperlink>
    </w:p>
    <w:p w:rsidR="65FE802B" w:rsidP="65FE802B" w:rsidRDefault="65FE802B" w14:paraId="19AC01E7" w14:textId="35BF5F95">
      <w:pPr>
        <w:pStyle w:val="TOC2"/>
        <w:tabs>
          <w:tab w:val="right" w:leader="dot" w:pos="9360"/>
        </w:tabs>
      </w:pPr>
      <w:hyperlink w:anchor="_Toc916496251">
        <w:r w:rsidRPr="65FE802B" w:rsidR="65FE802B">
          <w:rPr>
            <w:rStyle w:val="Hyperlink"/>
          </w:rPr>
          <w:t>Appendix 1</w:t>
        </w:r>
        <w:r>
          <w:tab/>
        </w:r>
        <w:r>
          <w:fldChar w:fldCharType="begin"/>
        </w:r>
        <w:r>
          <w:instrText xml:space="preserve">PAGEREF _Toc916496251 \h</w:instrText>
        </w:r>
        <w:r>
          <w:fldChar w:fldCharType="separate"/>
        </w:r>
        <w:r w:rsidRPr="65FE802B" w:rsidR="65FE802B">
          <w:rPr>
            <w:rStyle w:val="Hyperlink"/>
          </w:rPr>
          <w:t>22</w:t>
        </w:r>
        <w:r>
          <w:fldChar w:fldCharType="end"/>
        </w:r>
      </w:hyperlink>
    </w:p>
    <w:p w:rsidR="65FE802B" w:rsidP="65FE802B" w:rsidRDefault="65FE802B" w14:paraId="6B078E46" w14:textId="0CAAC0BD">
      <w:pPr>
        <w:pStyle w:val="TOC3"/>
        <w:tabs>
          <w:tab w:val="left" w:leader="none" w:pos="960"/>
          <w:tab w:val="right" w:leader="dot" w:pos="9360"/>
        </w:tabs>
      </w:pPr>
      <w:hyperlink w:anchor="_Toc699997876">
        <w:r w:rsidRPr="65FE802B" w:rsidR="65FE802B">
          <w:rPr>
            <w:rStyle w:val="Hyperlink"/>
            <w:rFonts w:ascii="Symbol" w:hAnsi="Symbol" w:eastAsia="Symbol" w:cs="Symbol"/>
          </w:rPr>
          <w:t></w:t>
        </w:r>
        <w:r>
          <w:tab/>
        </w:r>
        <w:r w:rsidRPr="65FE802B" w:rsidR="65FE802B">
          <w:rPr>
            <w:rStyle w:val="Hyperlink"/>
          </w:rPr>
          <w:t>Description of SDC Inventory</w:t>
        </w:r>
        <w:r>
          <w:tab/>
        </w:r>
        <w:r>
          <w:fldChar w:fldCharType="begin"/>
        </w:r>
        <w:r>
          <w:instrText xml:space="preserve">PAGEREF _Toc699997876 \h</w:instrText>
        </w:r>
        <w:r>
          <w:fldChar w:fldCharType="separate"/>
        </w:r>
        <w:r w:rsidRPr="65FE802B" w:rsidR="65FE802B">
          <w:rPr>
            <w:rStyle w:val="Hyperlink"/>
          </w:rPr>
          <w:t>22</w:t>
        </w:r>
        <w:r>
          <w:fldChar w:fldCharType="end"/>
        </w:r>
      </w:hyperlink>
    </w:p>
    <w:p w:rsidR="65FE802B" w:rsidP="65FE802B" w:rsidRDefault="65FE802B" w14:paraId="5A6C636A" w14:textId="4C1E0EB2">
      <w:pPr>
        <w:pStyle w:val="TOC3"/>
        <w:tabs>
          <w:tab w:val="left" w:leader="none" w:pos="960"/>
          <w:tab w:val="right" w:leader="dot" w:pos="9360"/>
        </w:tabs>
      </w:pPr>
      <w:hyperlink w:anchor="_Toc242033351">
        <w:r w:rsidRPr="65FE802B" w:rsidR="65FE802B">
          <w:rPr>
            <w:rStyle w:val="Hyperlink"/>
            <w:rFonts w:ascii="Symbol" w:hAnsi="Symbol" w:eastAsia="Symbol" w:cs="Symbol"/>
          </w:rPr>
          <w:t></w:t>
        </w:r>
        <w:r>
          <w:tab/>
        </w:r>
        <w:r w:rsidRPr="65FE802B" w:rsidR="65FE802B">
          <w:rPr>
            <w:rStyle w:val="Hyperlink"/>
          </w:rPr>
          <w:t>Inventory of SDCs</w:t>
        </w:r>
        <w:r>
          <w:tab/>
        </w:r>
        <w:r>
          <w:fldChar w:fldCharType="begin"/>
        </w:r>
        <w:r>
          <w:instrText xml:space="preserve">PAGEREF _Toc242033351 \h</w:instrText>
        </w:r>
        <w:r>
          <w:fldChar w:fldCharType="separate"/>
        </w:r>
        <w:r w:rsidRPr="65FE802B" w:rsidR="65FE802B">
          <w:rPr>
            <w:rStyle w:val="Hyperlink"/>
          </w:rPr>
          <w:t>22</w:t>
        </w:r>
        <w:r>
          <w:fldChar w:fldCharType="end"/>
        </w:r>
      </w:hyperlink>
    </w:p>
    <w:p w:rsidR="65FE802B" w:rsidP="65FE802B" w:rsidRDefault="65FE802B" w14:paraId="493B6389" w14:textId="7E21952D">
      <w:pPr>
        <w:pStyle w:val="TOC3"/>
        <w:tabs>
          <w:tab w:val="left" w:leader="none" w:pos="960"/>
          <w:tab w:val="right" w:leader="dot" w:pos="9360"/>
        </w:tabs>
      </w:pPr>
      <w:hyperlink w:anchor="_Toc686633868">
        <w:r w:rsidRPr="65FE802B" w:rsidR="65FE802B">
          <w:rPr>
            <w:rStyle w:val="Hyperlink"/>
            <w:rFonts w:ascii="Symbol" w:hAnsi="Symbol" w:eastAsia="Symbol" w:cs="Symbol"/>
          </w:rPr>
          <w:t></w:t>
        </w:r>
        <w:r>
          <w:tab/>
        </w:r>
        <w:r w:rsidRPr="65FE802B" w:rsidR="65FE802B">
          <w:rPr>
            <w:rStyle w:val="Hyperlink"/>
          </w:rPr>
          <w:t>List of SDCs and appropriate weblinks</w:t>
        </w:r>
        <w:r>
          <w:tab/>
        </w:r>
        <w:r>
          <w:fldChar w:fldCharType="begin"/>
        </w:r>
        <w:r>
          <w:instrText xml:space="preserve">PAGEREF _Toc686633868 \h</w:instrText>
        </w:r>
        <w:r>
          <w:fldChar w:fldCharType="separate"/>
        </w:r>
        <w:r w:rsidRPr="65FE802B" w:rsidR="65FE802B">
          <w:rPr>
            <w:rStyle w:val="Hyperlink"/>
          </w:rPr>
          <w:t>22</w:t>
        </w:r>
        <w:r>
          <w:fldChar w:fldCharType="end"/>
        </w:r>
      </w:hyperlink>
    </w:p>
    <w:p w:rsidR="65FE802B" w:rsidP="65FE802B" w:rsidRDefault="65FE802B" w14:paraId="7A2B1F7A" w14:textId="73D3D27A">
      <w:pPr>
        <w:pStyle w:val="TOC2"/>
        <w:tabs>
          <w:tab w:val="right" w:leader="dot" w:pos="9360"/>
        </w:tabs>
      </w:pPr>
      <w:hyperlink w:anchor="_Toc1547476958">
        <w:r w:rsidRPr="65FE802B" w:rsidR="65FE802B">
          <w:rPr>
            <w:rStyle w:val="Hyperlink"/>
          </w:rPr>
          <w:t>Appendix 2: Topic Modeling</w:t>
        </w:r>
        <w:r>
          <w:tab/>
        </w:r>
        <w:r>
          <w:fldChar w:fldCharType="begin"/>
        </w:r>
        <w:r>
          <w:instrText xml:space="preserve">PAGEREF _Toc1547476958 \h</w:instrText>
        </w:r>
        <w:r>
          <w:fldChar w:fldCharType="separate"/>
        </w:r>
        <w:r w:rsidRPr="65FE802B" w:rsidR="65FE802B">
          <w:rPr>
            <w:rStyle w:val="Hyperlink"/>
          </w:rPr>
          <w:t>23</w:t>
        </w:r>
        <w:r>
          <w:fldChar w:fldCharType="end"/>
        </w:r>
      </w:hyperlink>
      <w:r>
        <w:fldChar w:fldCharType="end"/>
      </w:r>
    </w:p>
    <w:p w:rsidRPr="000F226B" w:rsidR="00CB0EBA" w:rsidP="5BAB7160" w:rsidRDefault="00CB0EBA" w14:paraId="670A982C" w14:textId="0700A943">
      <w:pPr>
        <w:spacing w:after="0"/>
        <w:rPr>
          <w:rStyle w:val="xnormaltextrun"/>
          <w:rFonts w:ascii="Times New Roman" w:hAnsi="Times New Roman" w:eastAsia="Times New Roman" w:cs="Times New Roman"/>
          <w:color w:val="000000" w:themeColor="text1"/>
          <w:sz w:val="24"/>
          <w:szCs w:val="24"/>
        </w:rPr>
      </w:pPr>
    </w:p>
    <w:p w:rsidRPr="000F226B" w:rsidR="00CB0EBA" w:rsidP="5BAB7160" w:rsidRDefault="00CB0EBA" w14:paraId="760A4FA2" w14:textId="77777777">
      <w:pPr>
        <w:spacing w:after="0"/>
        <w:rPr>
          <w:rStyle w:val="xnormaltextrun"/>
          <w:rFonts w:ascii="Times New Roman" w:hAnsi="Times New Roman" w:eastAsia="Times New Roman" w:cs="Times New Roman"/>
          <w:color w:val="000000" w:themeColor="text1"/>
          <w:sz w:val="24"/>
          <w:szCs w:val="24"/>
        </w:rPr>
      </w:pPr>
    </w:p>
    <w:p w:rsidR="00CB0EBA" w:rsidP="5BAB7160" w:rsidRDefault="00CB0EBA" w14:paraId="285C317D" w14:textId="36992F8F">
      <w:pPr>
        <w:spacing w:after="0"/>
        <w:rPr>
          <w:rStyle w:val="xnormaltextrun"/>
          <w:rFonts w:ascii="Times New Roman" w:hAnsi="Times New Roman" w:eastAsia="Times New Roman" w:cs="Times New Roman"/>
          <w:color w:val="000000" w:themeColor="text1"/>
          <w:sz w:val="24"/>
          <w:szCs w:val="24"/>
        </w:rPr>
        <w:sectPr w:rsidR="00CB0EBA" w:rsidSect="008F5DD6">
          <w:headerReference w:type="default" r:id="rId20"/>
          <w:footerReference w:type="default" r:id="rId21"/>
          <w:pgSz w:w="12240" w:h="15840" w:orient="portrait"/>
          <w:pgMar w:top="1440" w:right="1440" w:bottom="1440" w:left="1440" w:header="720" w:footer="720" w:gutter="0"/>
          <w:cols w:space="720"/>
          <w:docGrid w:linePitch="360"/>
        </w:sectPr>
      </w:pPr>
    </w:p>
    <w:p w:rsidR="000C226C" w:rsidP="5BAB7160" w:rsidRDefault="6D136CCB" w14:paraId="41959673" w14:textId="62630E69">
      <w:pPr>
        <w:spacing w:after="0"/>
        <w:rPr>
          <w:rFonts w:ascii="Times New Roman" w:hAnsi="Times New Roman" w:eastAsia="Times New Roman" w:cs="Times New Roman"/>
          <w:color w:val="000000" w:themeColor="text1"/>
          <w:sz w:val="24"/>
          <w:szCs w:val="24"/>
        </w:rPr>
      </w:pPr>
      <w:r w:rsidRPr="1FAFF665">
        <w:rPr>
          <w:rStyle w:val="xnormaltextrun"/>
          <w:rFonts w:ascii="Times New Roman" w:hAnsi="Times New Roman" w:eastAsia="Times New Roman" w:cs="Times New Roman"/>
          <w:color w:val="000000" w:themeColor="text1"/>
          <w:sz w:val="24"/>
          <w:szCs w:val="24"/>
        </w:rPr>
        <w:t xml:space="preserve">December </w:t>
      </w:r>
      <w:r w:rsidRPr="1FAFF665" w:rsidR="004C0A52">
        <w:rPr>
          <w:rStyle w:val="xnormaltextrun"/>
          <w:rFonts w:ascii="Times New Roman" w:hAnsi="Times New Roman" w:eastAsia="Times New Roman" w:cs="Times New Roman"/>
          <w:color w:val="000000" w:themeColor="text1"/>
          <w:sz w:val="24"/>
          <w:szCs w:val="24"/>
        </w:rPr>
        <w:t>2</w:t>
      </w:r>
      <w:ins w:author="Shipp, Stephanie S (sss5sc)" w:date="2023-12-24T10:35:00Z" w:id="12">
        <w:r w:rsidRPr="1FAFF665" w:rsidR="43934A77">
          <w:rPr>
            <w:rStyle w:val="xnormaltextrun"/>
            <w:rFonts w:ascii="Times New Roman" w:hAnsi="Times New Roman" w:eastAsia="Times New Roman" w:cs="Times New Roman"/>
            <w:color w:val="000000" w:themeColor="text1"/>
            <w:sz w:val="24"/>
            <w:szCs w:val="24"/>
          </w:rPr>
          <w:t>4</w:t>
        </w:r>
      </w:ins>
      <w:del w:author="Shipp, Stephanie S (sss5sc)" w:date="2023-12-24T10:35:00Z" w:id="13">
        <w:r w:rsidRPr="1FAFF665" w:rsidDel="004C0A52">
          <w:rPr>
            <w:rStyle w:val="xnormaltextrun"/>
            <w:rFonts w:ascii="Times New Roman" w:hAnsi="Times New Roman" w:eastAsia="Times New Roman" w:cs="Times New Roman"/>
            <w:color w:val="000000" w:themeColor="text1"/>
            <w:sz w:val="24"/>
            <w:szCs w:val="24"/>
          </w:rPr>
          <w:delText>2</w:delText>
        </w:r>
      </w:del>
      <w:r w:rsidRPr="1FAFF665">
        <w:rPr>
          <w:rStyle w:val="xnormaltextrun"/>
          <w:rFonts w:ascii="Times New Roman" w:hAnsi="Times New Roman" w:eastAsia="Times New Roman" w:cs="Times New Roman"/>
          <w:color w:val="000000" w:themeColor="text1"/>
          <w:sz w:val="24"/>
          <w:szCs w:val="24"/>
        </w:rPr>
        <w:t xml:space="preserve">, 2023 – DRAFT </w:t>
      </w:r>
      <w:del w:author="Shipp, Stephanie S (sss5sc)" w:date="2023-12-24T10:35:00Z" w:id="14">
        <w:r w:rsidRPr="1FAFF665" w:rsidDel="6D136CCB">
          <w:rPr>
            <w:rStyle w:val="xnormaltextrun"/>
            <w:rFonts w:ascii="Times New Roman" w:hAnsi="Times New Roman" w:eastAsia="Times New Roman" w:cs="Times New Roman"/>
            <w:color w:val="000000" w:themeColor="text1"/>
            <w:sz w:val="24"/>
            <w:szCs w:val="24"/>
          </w:rPr>
          <w:delText>Abstract and Outline</w:delText>
        </w:r>
      </w:del>
    </w:p>
    <w:p w:rsidR="000C226C" w:rsidP="5BAB7160" w:rsidRDefault="000C226C" w14:paraId="114036EB" w14:textId="14290CF4">
      <w:pPr>
        <w:spacing w:after="0"/>
        <w:rPr>
          <w:rFonts w:ascii="Times New Roman" w:hAnsi="Times New Roman" w:eastAsia="Times New Roman" w:cs="Times New Roman"/>
          <w:color w:val="000000" w:themeColor="text1"/>
          <w:sz w:val="24"/>
          <w:szCs w:val="24"/>
        </w:rPr>
      </w:pPr>
    </w:p>
    <w:p w:rsidR="000C226C" w:rsidP="5BAB7160" w:rsidRDefault="6D136CCB" w14:paraId="1EAADEB6" w14:textId="1C07B6AA">
      <w:pPr>
        <w:spacing w:after="0"/>
        <w:rPr>
          <w:rFonts w:ascii="Times New Roman" w:hAnsi="Times New Roman" w:eastAsia="Times New Roman" w:cs="Times New Roman"/>
          <w:color w:val="000000" w:themeColor="text1"/>
          <w:sz w:val="24"/>
          <w:szCs w:val="24"/>
        </w:rPr>
      </w:pPr>
      <w:r w:rsidRPr="5BAB7160">
        <w:rPr>
          <w:rStyle w:val="xnormaltextrun"/>
          <w:rFonts w:ascii="Times New Roman" w:hAnsi="Times New Roman" w:eastAsia="Times New Roman" w:cs="Times New Roman"/>
          <w:color w:val="000000" w:themeColor="text1"/>
          <w:sz w:val="24"/>
          <w:szCs w:val="24"/>
        </w:rPr>
        <w:t>Treena Goswami, Jianing Cai, Marijke van der Geer</w:t>
      </w:r>
      <w:r w:rsidRPr="5BAB7160">
        <w:rPr>
          <w:rFonts w:ascii="Times New Roman" w:hAnsi="Times New Roman" w:eastAsia="Times New Roman" w:cs="Times New Roman"/>
          <w:color w:val="000000" w:themeColor="text1"/>
          <w:sz w:val="24"/>
          <w:szCs w:val="24"/>
          <w:vertAlign w:val="superscript"/>
        </w:rPr>
        <w:t>1</w:t>
      </w:r>
      <w:r w:rsidRPr="5BAB7160">
        <w:rPr>
          <w:rStyle w:val="xnormaltextrun"/>
          <w:rFonts w:ascii="Times New Roman" w:hAnsi="Times New Roman" w:eastAsia="Times New Roman" w:cs="Times New Roman"/>
          <w:color w:val="000000" w:themeColor="text1"/>
          <w:sz w:val="24"/>
          <w:szCs w:val="24"/>
        </w:rPr>
        <w:t xml:space="preserve">, Vicki Lancaster, Stephanie Shipp, </w:t>
      </w:r>
    </w:p>
    <w:p w:rsidR="000C226C" w:rsidP="5BAB7160" w:rsidRDefault="6D136CCB" w14:paraId="20F77A42" w14:textId="60547BF8">
      <w:pPr>
        <w:spacing w:after="0"/>
        <w:rPr>
          <w:rFonts w:ascii="Times New Roman" w:hAnsi="Times New Roman" w:eastAsia="Times New Roman" w:cs="Times New Roman"/>
          <w:color w:val="000000" w:themeColor="text1"/>
          <w:sz w:val="24"/>
          <w:szCs w:val="24"/>
        </w:rPr>
      </w:pPr>
      <w:r w:rsidRPr="5BAB7160">
        <w:rPr>
          <w:rStyle w:val="xnormaltextrun"/>
          <w:rFonts w:ascii="Times New Roman" w:hAnsi="Times New Roman" w:eastAsia="Times New Roman" w:cs="Times New Roman"/>
          <w:color w:val="000000" w:themeColor="text1"/>
          <w:sz w:val="24"/>
          <w:szCs w:val="24"/>
        </w:rPr>
        <w:t>University of Virginia, Biocomplexity Institute, Social and Decision Analytics Division, Emily Molfino</w:t>
      </w:r>
      <w:r w:rsidRPr="5BAB7160">
        <w:rPr>
          <w:rFonts w:ascii="Times New Roman" w:hAnsi="Times New Roman" w:eastAsia="Times New Roman" w:cs="Times New Roman"/>
          <w:color w:val="000000" w:themeColor="text1"/>
          <w:sz w:val="24"/>
          <w:szCs w:val="24"/>
          <w:vertAlign w:val="superscript"/>
        </w:rPr>
        <w:t>2</w:t>
      </w:r>
    </w:p>
    <w:p w:rsidR="000C226C" w:rsidP="5BAB7160" w:rsidRDefault="000C226C" w14:paraId="765A984F" w14:textId="307E571B">
      <w:pPr>
        <w:spacing w:after="0"/>
        <w:rPr>
          <w:rFonts w:ascii="Times New Roman" w:hAnsi="Times New Roman" w:eastAsia="Times New Roman" w:cs="Times New Roman"/>
          <w:color w:val="000000" w:themeColor="text1"/>
          <w:sz w:val="24"/>
          <w:szCs w:val="24"/>
        </w:rPr>
      </w:pPr>
    </w:p>
    <w:p w:rsidR="000C226C" w:rsidP="5BAB7160" w:rsidRDefault="6D136CCB" w14:paraId="4AC639A3" w14:textId="4A3F9B93">
      <w:pPr>
        <w:spacing w:after="0"/>
        <w:rPr>
          <w:rFonts w:ascii="Times New Roman" w:hAnsi="Times New Roman" w:eastAsia="Times New Roman" w:cs="Times New Roman"/>
          <w:color w:val="000000" w:themeColor="text1"/>
          <w:sz w:val="24"/>
          <w:szCs w:val="24"/>
        </w:rPr>
      </w:pPr>
      <w:r w:rsidRPr="5BAB7160">
        <w:rPr>
          <w:rStyle w:val="xnormaltextrun"/>
          <w:rFonts w:ascii="Times New Roman" w:hAnsi="Times New Roman" w:eastAsia="Times New Roman" w:cs="Times New Roman"/>
          <w:b/>
          <w:bCs/>
          <w:color w:val="000000" w:themeColor="text1"/>
          <w:sz w:val="24"/>
          <w:szCs w:val="24"/>
        </w:rPr>
        <w:t xml:space="preserve">Technical Report: A Review of State Data Centers Indicators, Tools, and Methods </w:t>
      </w:r>
    </w:p>
    <w:p w:rsidR="000C226C" w:rsidP="5BAB7160" w:rsidRDefault="000C226C" w14:paraId="0B2B089A" w14:textId="78097F10">
      <w:pPr>
        <w:spacing w:after="0"/>
        <w:rPr>
          <w:rFonts w:ascii="Times New Roman" w:hAnsi="Times New Roman" w:eastAsia="Times New Roman" w:cs="Times New Roman"/>
          <w:color w:val="000000" w:themeColor="text1"/>
          <w:sz w:val="24"/>
          <w:szCs w:val="24"/>
        </w:rPr>
      </w:pPr>
    </w:p>
    <w:p w:rsidRPr="00F84F2C" w:rsidR="000C226C" w:rsidP="00EE2648" w:rsidRDefault="00F84F2C" w14:paraId="6C32353D" w14:textId="0FE748CC">
      <w:pPr>
        <w:pStyle w:val="Heading2"/>
        <w:rPr>
          <w:rFonts w:eastAsia="Times New Roman"/>
        </w:rPr>
      </w:pPr>
      <w:bookmarkStart w:name="_Toc1594340262" w:id="238403498"/>
      <w:r w:rsidRPr="65FE802B" w:rsidR="751D392C">
        <w:rPr>
          <w:rFonts w:eastAsia="Times New Roman"/>
        </w:rPr>
        <w:t xml:space="preserve">1. </w:t>
      </w:r>
      <w:r w:rsidRPr="65FE802B" w:rsidR="57424644">
        <w:rPr>
          <w:rFonts w:eastAsia="Times New Roman"/>
        </w:rPr>
        <w:t>Introduction</w:t>
      </w:r>
      <w:bookmarkEnd w:id="238403498"/>
      <w:r w:rsidRPr="65FE802B" w:rsidR="57424644">
        <w:rPr>
          <w:rFonts w:eastAsia="Times New Roman"/>
        </w:rPr>
        <w:t xml:space="preserve"> </w:t>
      </w:r>
    </w:p>
    <w:p w:rsidR="000C226C" w:rsidP="5BAB7160" w:rsidRDefault="000C226C" w14:paraId="55A83748" w14:textId="5F84A700">
      <w:pPr>
        <w:spacing w:after="0"/>
        <w:rPr>
          <w:rFonts w:ascii="Times New Roman" w:hAnsi="Times New Roman" w:eastAsia="Times New Roman" w:cs="Times New Roman"/>
          <w:color w:val="000000" w:themeColor="text1"/>
          <w:sz w:val="24"/>
          <w:szCs w:val="24"/>
        </w:rPr>
      </w:pPr>
    </w:p>
    <w:p w:rsidR="000C226C" w:rsidP="00EE2648" w:rsidRDefault="6D136CCB" w14:paraId="6494F6D8" w14:textId="148BD6E2">
      <w:pPr>
        <w:spacing w:after="0" w:line="276" w:lineRule="auto"/>
        <w:rPr>
          <w:del w:author="Shipp, Stephanie S (sss5sc)" w:date="2023-12-24T10:40:00Z" w:id="16"/>
          <w:rFonts w:ascii="Times New Roman" w:hAnsi="Times New Roman" w:eastAsia="Times New Roman" w:cs="Times New Roman"/>
          <w:color w:val="000000" w:themeColor="text1"/>
          <w:sz w:val="24"/>
          <w:szCs w:val="24"/>
        </w:rPr>
      </w:pPr>
      <w:del w:author="Shipp, Stephanie S (sss5sc)" w:date="2023-12-24T10:40:00Z" w:id="17">
        <w:r w:rsidRPr="691B0DF8" w:rsidDel="6D136CCB">
          <w:rPr>
            <w:rFonts w:ascii="Times New Roman" w:hAnsi="Times New Roman" w:eastAsia="Times New Roman" w:cs="Times New Roman"/>
            <w:color w:val="000000" w:themeColor="text1"/>
            <w:sz w:val="24"/>
            <w:szCs w:val="24"/>
          </w:rPr>
          <w:delText xml:space="preserve">The </w:delText>
        </w:r>
        <w:r>
          <w:fldChar w:fldCharType="begin"/>
        </w:r>
        <w:r>
          <w:delInstrText xml:space="preserve">HYPERLINK "https://biocomplexity.virginia.edu/institute/divisions/social-and-decision-analytics/census" </w:delInstrText>
        </w:r>
        <w:r>
          <w:fldChar w:fldCharType="separate"/>
        </w:r>
        <w:r w:rsidRPr="691B0DF8" w:rsidDel="6D136CCB">
          <w:rPr>
            <w:rFonts w:ascii="Times New Roman" w:hAnsi="Times New Roman" w:eastAsia="Times New Roman" w:cs="Times New Roman"/>
            <w:sz w:val="24"/>
            <w:szCs w:val="24"/>
          </w:rPr>
          <w:delText>21</w:delText>
        </w:r>
        <w:r w:rsidRPr="691B0DF8" w:rsidDel="6D136CCB">
          <w:rPr>
            <w:rFonts w:ascii="Times New Roman" w:hAnsi="Times New Roman" w:eastAsia="Times New Roman" w:cs="Times New Roman"/>
            <w:sz w:val="24"/>
            <w:szCs w:val="24"/>
            <w:vertAlign w:val="superscript"/>
          </w:rPr>
          <w:delText>st</w:delText>
        </w:r>
        <w:r w:rsidRPr="691B0DF8" w:rsidDel="6D136CCB">
          <w:rPr>
            <w:rFonts w:ascii="Times New Roman" w:hAnsi="Times New Roman" w:eastAsia="Times New Roman" w:cs="Times New Roman"/>
            <w:sz w:val="24"/>
            <w:szCs w:val="24"/>
          </w:rPr>
          <w:delText xml:space="preserve"> Century Census Curated Data Enterprise</w:delText>
        </w:r>
        <w:r>
          <w:fldChar w:fldCharType="end"/>
        </w:r>
        <w:r w:rsidRPr="691B0DF8" w:rsidDel="6D136CCB">
          <w:rPr>
            <w:rFonts w:ascii="Times New Roman" w:hAnsi="Times New Roman" w:eastAsia="Times New Roman" w:cs="Times New Roman"/>
            <w:color w:val="000000" w:themeColor="text1"/>
            <w:sz w:val="24"/>
            <w:szCs w:val="24"/>
          </w:rPr>
          <w:delText xml:space="preserve"> (CDE) is a proposed shift </w:delText>
        </w:r>
        <w:r w:rsidRPr="691B0DF8" w:rsidDel="009D72B6">
          <w:rPr>
            <w:rFonts w:ascii="Times New Roman" w:hAnsi="Times New Roman" w:eastAsia="Times New Roman" w:cs="Times New Roman"/>
            <w:color w:val="000000" w:themeColor="text1"/>
            <w:sz w:val="24"/>
            <w:szCs w:val="24"/>
          </w:rPr>
          <w:delText>from solely relying on individual surveys to</w:delText>
        </w:r>
        <w:r w:rsidRPr="691B0DF8" w:rsidDel="6D136CCB">
          <w:rPr>
            <w:rFonts w:ascii="Times New Roman" w:hAnsi="Times New Roman" w:eastAsia="Times New Roman" w:cs="Times New Roman"/>
            <w:color w:val="000000" w:themeColor="text1"/>
            <w:sz w:val="24"/>
            <w:szCs w:val="24"/>
          </w:rPr>
          <w:delText xml:space="preserve"> re-using and integrating multiple data sources to produce more timely and geographically granular statistical products. Rather than starting with individual surveys and only generating products based on these surveys, the CDE approach proposes starting with stakeholder questions that provide the context for </w:delText>
        </w:r>
        <w:r w:rsidRPr="691B0DF8" w:rsidDel="009D72B6">
          <w:rPr>
            <w:rFonts w:ascii="Times New Roman" w:hAnsi="Times New Roman" w:eastAsia="Times New Roman" w:cs="Times New Roman"/>
            <w:color w:val="000000" w:themeColor="text1"/>
            <w:sz w:val="24"/>
            <w:szCs w:val="24"/>
          </w:rPr>
          <w:delText>creating</w:delText>
        </w:r>
        <w:r w:rsidRPr="691B0DF8" w:rsidDel="6D136CCB">
          <w:rPr>
            <w:rFonts w:ascii="Times New Roman" w:hAnsi="Times New Roman" w:eastAsia="Times New Roman" w:cs="Times New Roman"/>
            <w:color w:val="000000" w:themeColor="text1"/>
            <w:sz w:val="24"/>
            <w:szCs w:val="24"/>
          </w:rPr>
          <w:delText xml:space="preserve"> statistical products. </w:delText>
        </w:r>
      </w:del>
    </w:p>
    <w:p w:rsidR="000C226C" w:rsidP="00EE2648" w:rsidRDefault="6D136CCB" w14:paraId="34840BB6" w14:textId="623F3A8C">
      <w:pPr>
        <w:spacing w:after="0" w:line="276" w:lineRule="auto"/>
        <w:rPr>
          <w:rFonts w:ascii="Times New Roman" w:hAnsi="Times New Roman" w:eastAsia="Times New Roman" w:cs="Times New Roman"/>
          <w:color w:val="000000" w:themeColor="text1"/>
          <w:sz w:val="24"/>
          <w:szCs w:val="24"/>
        </w:rPr>
      </w:pPr>
      <w:del w:author="Shipp, Stephanie S (sss5sc)" w:date="2023-12-29T09:32:40.466Z" w:id="1373809194">
        <w:r w:rsidRPr="65FE802B" w:rsidDel="57424644">
          <w:rPr>
            <w:rFonts w:ascii="Times New Roman" w:hAnsi="Times New Roman" w:eastAsia="Times New Roman" w:cs="Times New Roman"/>
            <w:color w:val="000000" w:themeColor="text1" w:themeTint="FF" w:themeShade="FF"/>
            <w:sz w:val="24"/>
            <w:szCs w:val="24"/>
          </w:rPr>
          <w:delText xml:space="preserve"> </w:delText>
        </w:r>
      </w:del>
    </w:p>
    <w:p w:rsidR="000C226C" w:rsidP="65FE802B" w:rsidRDefault="6D136CCB" w14:paraId="15551958" w14:textId="7A688B4A">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color w:val="000000" w:themeColor="text1" w:themeTint="FF" w:themeShade="FF"/>
          <w:sz w:val="24"/>
          <w:szCs w:val="24"/>
        </w:rPr>
      </w:pPr>
      <w:r w:rsidRPr="65FE802B" w:rsidR="57424644">
        <w:rPr>
          <w:rFonts w:ascii="Times New Roman" w:hAnsi="Times New Roman" w:eastAsia="Times New Roman" w:cs="Times New Roman"/>
          <w:color w:val="000000" w:themeColor="text1" w:themeTint="FF" w:themeShade="FF"/>
          <w:sz w:val="24"/>
          <w:szCs w:val="24"/>
        </w:rPr>
        <w:t xml:space="preserve">The objective of this project is to support the U.S. Census Bureau in the establishment of the </w:t>
      </w:r>
      <w:del w:author="Shipp, Stephanie S (sss5sc)" w:date="2023-12-24T10:40:00Z" w:id="815146314">
        <w:r w:rsidRPr="65FE802B" w:rsidDel="57424644">
          <w:rPr>
            <w:rFonts w:ascii="Times New Roman" w:hAnsi="Times New Roman" w:eastAsia="Times New Roman" w:cs="Times New Roman"/>
            <w:color w:val="000000" w:themeColor="text1" w:themeTint="FF" w:themeShade="FF"/>
            <w:sz w:val="24"/>
            <w:szCs w:val="24"/>
          </w:rPr>
          <w:delText>CDE</w:delText>
        </w:r>
      </w:del>
      <w:ins w:author="Shipp, Stephanie S (sss5sc)" w:date="2023-12-24T10:40:00Z" w:id="1375282017">
        <w:r w:rsidRPr="65FE802B" w:rsidR="66954681">
          <w:rPr>
            <w:rFonts w:ascii="Times New Roman" w:hAnsi="Times New Roman" w:eastAsia="Times New Roman" w:cs="Times New Roman"/>
            <w:color w:val="000000" w:themeColor="text1" w:themeTint="FF" w:themeShade="FF"/>
            <w:sz w:val="24"/>
            <w:szCs w:val="24"/>
          </w:rPr>
          <w:t>21st Census Century Curated Data Enterprise (Keller et al. 2022)</w:t>
        </w:r>
      </w:ins>
      <w:r w:rsidRPr="65FE802B" w:rsidR="57424644">
        <w:rPr>
          <w:rFonts w:ascii="Times New Roman" w:hAnsi="Times New Roman" w:eastAsia="Times New Roman" w:cs="Times New Roman"/>
          <w:color w:val="000000" w:themeColor="text1" w:themeTint="FF" w:themeShade="FF"/>
          <w:sz w:val="24"/>
          <w:szCs w:val="24"/>
        </w:rPr>
        <w:t xml:space="preserve"> by </w:t>
      </w:r>
      <w:r w:rsidRPr="65FE802B" w:rsidR="4C7CBF10">
        <w:rPr>
          <w:rFonts w:ascii="Times New Roman" w:hAnsi="Times New Roman" w:eastAsia="Times New Roman" w:cs="Times New Roman"/>
          <w:color w:val="000000" w:themeColor="text1" w:themeTint="FF" w:themeShade="FF"/>
          <w:sz w:val="24"/>
          <w:szCs w:val="24"/>
        </w:rPr>
        <w:t xml:space="preserve">reviewing what and </w:t>
      </w:r>
      <w:r w:rsidRPr="65FE802B" w:rsidR="57424644">
        <w:rPr>
          <w:rFonts w:ascii="Times New Roman" w:hAnsi="Times New Roman" w:eastAsia="Times New Roman" w:cs="Times New Roman"/>
          <w:color w:val="333333"/>
          <w:sz w:val="24"/>
          <w:szCs w:val="24"/>
        </w:rPr>
        <w:t xml:space="preserve">how </w:t>
      </w:r>
      <w:r w:rsidRPr="65FE802B" w:rsidR="4C7CBF10">
        <w:rPr>
          <w:rFonts w:ascii="Times New Roman" w:hAnsi="Times New Roman" w:eastAsia="Times New Roman" w:cs="Times New Roman"/>
          <w:color w:val="333333"/>
          <w:sz w:val="24"/>
          <w:szCs w:val="24"/>
        </w:rPr>
        <w:t xml:space="preserve">data sources are used </w:t>
      </w:r>
      <w:r w:rsidRPr="65FE802B" w:rsidR="1C67A4B0">
        <w:rPr>
          <w:rFonts w:ascii="Times New Roman" w:hAnsi="Times New Roman" w:eastAsia="Times New Roman" w:cs="Times New Roman"/>
          <w:color w:val="333333"/>
          <w:sz w:val="24"/>
          <w:szCs w:val="24"/>
        </w:rPr>
        <w:t xml:space="preserve">by </w:t>
      </w:r>
      <w:r w:rsidRPr="65FE802B" w:rsidR="57424644">
        <w:rPr>
          <w:rFonts w:ascii="Times New Roman" w:hAnsi="Times New Roman" w:eastAsia="Times New Roman" w:cs="Times New Roman"/>
          <w:color w:val="333333"/>
          <w:sz w:val="24"/>
          <w:szCs w:val="24"/>
        </w:rPr>
        <w:t xml:space="preserve">State Data Centers (SDC) and their affiliates. This includes identifying the data sources and tools they use, the statistical products they produce, and </w:t>
      </w:r>
      <w:r w:rsidRPr="65FE802B" w:rsidR="6E941556">
        <w:rPr>
          <w:rFonts w:ascii="Times New Roman" w:hAnsi="Times New Roman" w:eastAsia="Times New Roman" w:cs="Times New Roman"/>
          <w:color w:val="333333"/>
          <w:sz w:val="24"/>
          <w:szCs w:val="24"/>
        </w:rPr>
        <w:t>standard</w:t>
      </w:r>
      <w:r w:rsidRPr="65FE802B" w:rsidR="57424644">
        <w:rPr>
          <w:rFonts w:ascii="Times New Roman" w:hAnsi="Times New Roman" w:eastAsia="Times New Roman" w:cs="Times New Roman"/>
          <w:color w:val="333333"/>
          <w:sz w:val="24"/>
          <w:szCs w:val="24"/>
        </w:rPr>
        <w:t xml:space="preserve"> practices among the SDC network. </w:t>
      </w:r>
      <w:del w:author="Shipp, Stephanie S (sss5sc)" w:date="2023-12-29T09:33:09.061Z" w:id="162558736">
        <w:r w:rsidRPr="65FE802B" w:rsidDel="57424644">
          <w:rPr>
            <w:rFonts w:ascii="Times New Roman" w:hAnsi="Times New Roman" w:eastAsia="Times New Roman" w:cs="Times New Roman"/>
            <w:color w:val="333333"/>
            <w:sz w:val="24"/>
            <w:szCs w:val="24"/>
          </w:rPr>
          <w:delText xml:space="preserve">Our findings will help the </w:delText>
        </w:r>
      </w:del>
      <w:ins w:author="Shipp, Stephanie S (sss5sc)" w:date="2023-12-29T09:33:09.623Z" w:id="530587390">
        <w:r w:rsidRPr="65FE802B" w:rsidR="31271E83">
          <w:rPr>
            <w:rFonts w:ascii="Times New Roman" w:hAnsi="Times New Roman" w:eastAsia="Times New Roman" w:cs="Times New Roman"/>
            <w:color w:val="000000" w:themeColor="text1" w:themeTint="FF" w:themeShade="FF"/>
            <w:sz w:val="24"/>
            <w:szCs w:val="24"/>
          </w:rPr>
          <w:t xml:space="preserve">The </w:t>
        </w:r>
      </w:ins>
      <w:r w:rsidRPr="65FE802B" w:rsidR="57424644">
        <w:rPr>
          <w:rFonts w:ascii="Times New Roman" w:hAnsi="Times New Roman" w:eastAsia="Times New Roman" w:cs="Times New Roman"/>
          <w:color w:val="333333"/>
          <w:sz w:val="24"/>
          <w:szCs w:val="24"/>
        </w:rPr>
        <w:t xml:space="preserve">Census Bureau </w:t>
      </w:r>
      <w:del w:author="Shipp, Stephanie S (sss5sc)" w:date="2023-12-29T09:33:19.777Z" w:id="234539845">
        <w:r w:rsidRPr="65FE802B" w:rsidDel="57424644">
          <w:rPr>
            <w:rFonts w:ascii="Times New Roman" w:hAnsi="Times New Roman" w:eastAsia="Times New Roman" w:cs="Times New Roman"/>
            <w:color w:val="333333"/>
            <w:sz w:val="24"/>
            <w:szCs w:val="24"/>
          </w:rPr>
          <w:delText xml:space="preserve">better </w:delText>
        </w:r>
      </w:del>
      <w:ins w:author="Shipp, Stephanie S (sss5sc)" w:date="2023-12-29T09:33:33.217Z" w:id="2047794082">
        <w:r w:rsidRPr="65FE802B" w:rsidR="0695BC79">
          <w:rPr>
            <w:rFonts w:ascii="Times New Roman" w:hAnsi="Times New Roman" w:eastAsia="Times New Roman" w:cs="Times New Roman"/>
            <w:color w:val="000000" w:themeColor="text1" w:themeTint="FF" w:themeShade="FF"/>
            <w:sz w:val="24"/>
            <w:szCs w:val="24"/>
          </w:rPr>
          <w:t xml:space="preserve">would like to accelerate how they </w:t>
        </w:r>
      </w:ins>
      <w:r w:rsidRPr="65FE802B" w:rsidR="57424644">
        <w:rPr>
          <w:rFonts w:ascii="Times New Roman" w:hAnsi="Times New Roman" w:eastAsia="Times New Roman" w:cs="Times New Roman"/>
          <w:color w:val="333333"/>
          <w:sz w:val="24"/>
          <w:szCs w:val="24"/>
        </w:rPr>
        <w:t>address state</w:t>
      </w:r>
      <w:ins w:author="Shipp, Stephanie S (sss5sc)" w:date="2023-12-24T10:41:00Z" w:id="227919981">
        <w:r w:rsidRPr="65FE802B" w:rsidR="1AAF4767">
          <w:rPr>
            <w:rFonts w:ascii="Times New Roman" w:hAnsi="Times New Roman" w:eastAsia="Times New Roman" w:cs="Times New Roman"/>
            <w:color w:val="333333"/>
            <w:sz w:val="24"/>
            <w:szCs w:val="24"/>
          </w:rPr>
          <w:t>, regional, and local</w:t>
        </w:r>
      </w:ins>
      <w:r w:rsidRPr="65FE802B" w:rsidR="57424644">
        <w:rPr>
          <w:rFonts w:ascii="Times New Roman" w:hAnsi="Times New Roman" w:eastAsia="Times New Roman" w:cs="Times New Roman"/>
          <w:color w:val="333333"/>
          <w:sz w:val="24"/>
          <w:szCs w:val="24"/>
        </w:rPr>
        <w:t xml:space="preserve"> </w:t>
      </w:r>
      <w:r w:rsidRPr="65FE802B" w:rsidR="57424644">
        <w:rPr>
          <w:rFonts w:ascii="Times New Roman" w:hAnsi="Times New Roman" w:eastAsia="Times New Roman" w:cs="Times New Roman"/>
          <w:color w:val="333333"/>
          <w:sz w:val="24"/>
          <w:szCs w:val="24"/>
        </w:rPr>
        <w:t>government</w:t>
      </w:r>
      <w:r w:rsidRPr="65FE802B" w:rsidR="57424644">
        <w:rPr>
          <w:rFonts w:ascii="Times New Roman" w:hAnsi="Times New Roman" w:eastAsia="Times New Roman" w:cs="Times New Roman"/>
          <w:color w:val="333333"/>
          <w:sz w:val="24"/>
          <w:szCs w:val="24"/>
        </w:rPr>
        <w:t xml:space="preserve"> </w:t>
      </w:r>
      <w:ins w:author="Shipp, Stephanie S (sss5sc)" w:date="2023-12-24T10:41:00Z" w:id="611868637">
        <w:r w:rsidRPr="65FE802B" w:rsidR="60D1FDBC">
          <w:rPr>
            <w:rFonts w:ascii="Times New Roman" w:hAnsi="Times New Roman" w:eastAsia="Times New Roman" w:cs="Times New Roman"/>
            <w:color w:val="333333"/>
            <w:sz w:val="24"/>
            <w:szCs w:val="24"/>
          </w:rPr>
          <w:t xml:space="preserve">and analysts' </w:t>
        </w:r>
      </w:ins>
      <w:r w:rsidRPr="65FE802B" w:rsidR="57424644">
        <w:rPr>
          <w:rFonts w:ascii="Times New Roman" w:hAnsi="Times New Roman" w:eastAsia="Times New Roman" w:cs="Times New Roman"/>
          <w:color w:val="333333"/>
          <w:sz w:val="24"/>
          <w:szCs w:val="24"/>
        </w:rPr>
        <w:t xml:space="preserve">data needs by creating tools </w:t>
      </w:r>
      <w:ins w:author="Shipp, Stephanie S (sss5sc)" w:date="2023-12-29T09:33:46.031Z" w:id="804193046">
        <w:r w:rsidRPr="65FE802B" w:rsidR="69061949">
          <w:rPr>
            <w:rFonts w:ascii="Times New Roman" w:hAnsi="Times New Roman" w:eastAsia="Times New Roman" w:cs="Times New Roman"/>
            <w:color w:val="333333"/>
            <w:sz w:val="24"/>
            <w:szCs w:val="24"/>
          </w:rPr>
          <w:t xml:space="preserve">and data products </w:t>
        </w:r>
      </w:ins>
      <w:r w:rsidRPr="65FE802B" w:rsidR="57424644">
        <w:rPr>
          <w:rFonts w:ascii="Times New Roman" w:hAnsi="Times New Roman" w:eastAsia="Times New Roman" w:cs="Times New Roman"/>
          <w:color w:val="333333"/>
          <w:sz w:val="24"/>
          <w:szCs w:val="24"/>
        </w:rPr>
        <w:t xml:space="preserve">that </w:t>
      </w:r>
      <w:r w:rsidRPr="65FE802B" w:rsidR="57424644">
        <w:rPr>
          <w:rFonts w:ascii="Times New Roman" w:hAnsi="Times New Roman" w:eastAsia="Times New Roman" w:cs="Times New Roman"/>
          <w:color w:val="333333"/>
          <w:sz w:val="24"/>
          <w:szCs w:val="24"/>
        </w:rPr>
        <w:t>facilitate</w:t>
      </w:r>
      <w:r w:rsidRPr="65FE802B" w:rsidR="57424644">
        <w:rPr>
          <w:rFonts w:ascii="Times New Roman" w:hAnsi="Times New Roman" w:eastAsia="Times New Roman" w:cs="Times New Roman"/>
          <w:color w:val="333333"/>
          <w:sz w:val="24"/>
          <w:szCs w:val="24"/>
        </w:rPr>
        <w:t xml:space="preserve"> data access</w:t>
      </w:r>
      <w:ins w:author="Shipp, Stephanie S (sss5sc)" w:date="2023-12-29T09:33:59.37Z" w:id="1517956998">
        <w:r w:rsidRPr="65FE802B" w:rsidR="7101FEBB">
          <w:rPr>
            <w:rFonts w:ascii="Times New Roman" w:hAnsi="Times New Roman" w:eastAsia="Times New Roman" w:cs="Times New Roman"/>
            <w:color w:val="333333"/>
            <w:sz w:val="24"/>
            <w:szCs w:val="24"/>
          </w:rPr>
          <w:t xml:space="preserve"> by users at all </w:t>
        </w:r>
      </w:ins>
      <w:ins w:author="Shipp, Stephanie S (sss5sc)" w:date="2023-12-29T09:34:05.184Z" w:id="1196908868">
        <w:r w:rsidRPr="65FE802B" w:rsidR="7101FEBB">
          <w:rPr>
            <w:rFonts w:ascii="Times New Roman" w:hAnsi="Times New Roman" w:eastAsia="Times New Roman" w:cs="Times New Roman"/>
            <w:color w:val="333333"/>
            <w:sz w:val="24"/>
            <w:szCs w:val="24"/>
          </w:rPr>
          <w:t>levels of data acumen</w:t>
        </w:r>
      </w:ins>
      <w:r w:rsidRPr="65FE802B" w:rsidR="57424644">
        <w:rPr>
          <w:rFonts w:ascii="Times New Roman" w:hAnsi="Times New Roman" w:eastAsia="Times New Roman" w:cs="Times New Roman"/>
          <w:color w:val="333333"/>
          <w:sz w:val="24"/>
          <w:szCs w:val="24"/>
        </w:rPr>
        <w:t>.</w:t>
      </w:r>
      <w:r w:rsidRPr="65FE802B" w:rsidR="57424644">
        <w:rPr>
          <w:rFonts w:ascii="Times New Roman" w:hAnsi="Times New Roman" w:eastAsia="Times New Roman" w:cs="Times New Roman"/>
          <w:color w:val="000000" w:themeColor="text1" w:themeTint="FF" w:themeShade="FF"/>
          <w:sz w:val="24"/>
          <w:szCs w:val="24"/>
        </w:rPr>
        <w:t xml:space="preserve"> </w:t>
      </w:r>
    </w:p>
    <w:p w:rsidR="001D3FA3" w:rsidP="001D3FA3" w:rsidRDefault="6D136CCB" w14:paraId="06C73E3A" w14:textId="77777777">
      <w:pPr>
        <w:spacing w:after="0"/>
        <w:rPr>
          <w:rFonts w:ascii="Segoe UI" w:hAnsi="Segoe UI" w:eastAsia="Segoe UI" w:cs="Segoe UI"/>
          <w:color w:val="000000" w:themeColor="text1"/>
          <w:sz w:val="18"/>
          <w:szCs w:val="18"/>
        </w:rPr>
      </w:pPr>
      <w:r w:rsidRPr="5BAB7160">
        <w:rPr>
          <w:rFonts w:ascii="Segoe UI" w:hAnsi="Segoe UI" w:eastAsia="Segoe UI" w:cs="Segoe UI"/>
          <w:color w:val="000000" w:themeColor="text1"/>
          <w:sz w:val="18"/>
          <w:szCs w:val="18"/>
        </w:rPr>
        <w:t xml:space="preserve"> </w:t>
      </w:r>
    </w:p>
    <w:p w:rsidR="001D3FA3" w:rsidP="001D3FA3" w:rsidRDefault="001D3FA3" w14:paraId="36CE01A1" w14:textId="1239EB45">
      <w:pPr>
        <w:spacing w:after="0"/>
        <w:rPr>
          <w:rFonts w:ascii="Times New Roman" w:hAnsi="Times New Roman" w:eastAsia="Times New Roman" w:cs="Times New Roman"/>
          <w:color w:val="000000" w:themeColor="text1"/>
          <w:sz w:val="24"/>
          <w:szCs w:val="24"/>
        </w:rPr>
      </w:pPr>
      <w:r w:rsidRPr="691B0DF8">
        <w:rPr>
          <w:rFonts w:ascii="Times New Roman" w:hAnsi="Times New Roman" w:eastAsia="Times New Roman" w:cs="Times New Roman"/>
          <w:color w:val="000000" w:themeColor="text1"/>
          <w:sz w:val="24"/>
          <w:szCs w:val="24"/>
        </w:rPr>
        <w:t xml:space="preserve">State Data Center (SDC) plays a </w:t>
      </w:r>
      <w:commentRangeStart w:id="22"/>
      <w:del w:author="Shipp, Stephanie S (sss5sc)" w:date="2023-12-24T10:42:00Z" w:id="23">
        <w:r w:rsidRPr="691B0DF8" w:rsidDel="001D3FA3">
          <w:rPr>
            <w:rFonts w:ascii="Times New Roman" w:hAnsi="Times New Roman" w:eastAsia="Times New Roman" w:cs="Times New Roman"/>
            <w:color w:val="000000" w:themeColor="text1"/>
            <w:sz w:val="24"/>
            <w:szCs w:val="24"/>
          </w:rPr>
          <w:delText>crucial</w:delText>
        </w:r>
      </w:del>
      <w:r w:rsidRPr="691B0DF8">
        <w:rPr>
          <w:rFonts w:ascii="Times New Roman" w:hAnsi="Times New Roman" w:eastAsia="Times New Roman" w:cs="Times New Roman"/>
          <w:color w:val="000000" w:themeColor="text1"/>
          <w:sz w:val="24"/>
          <w:szCs w:val="24"/>
        </w:rPr>
        <w:t xml:space="preserve"> </w:t>
      </w:r>
      <w:commentRangeEnd w:id="22"/>
      <w:r>
        <w:rPr>
          <w:rStyle w:val="CommentReference"/>
        </w:rPr>
        <w:commentReference w:id="22"/>
      </w:r>
      <w:r w:rsidRPr="691B0DF8">
        <w:rPr>
          <w:rFonts w:ascii="Times New Roman" w:hAnsi="Times New Roman" w:eastAsia="Times New Roman" w:cs="Times New Roman"/>
          <w:color w:val="000000" w:themeColor="text1"/>
          <w:sz w:val="24"/>
          <w:szCs w:val="24"/>
        </w:rPr>
        <w:t>role in providing accessible, accurate, and timely information to data users through a mutually beneficial partnership with the U.S. Census Bureau. Acting as a</w:t>
      </w:r>
      <w:ins w:author="Shipp, Stephanie S (sss5sc)" w:date="2023-12-24T10:42:00Z" w:id="24">
        <w:r w:rsidRPr="691B0DF8" w:rsidR="0E85D86B">
          <w:rPr>
            <w:rFonts w:ascii="Times New Roman" w:hAnsi="Times New Roman" w:eastAsia="Times New Roman" w:cs="Times New Roman"/>
            <w:color w:val="000000" w:themeColor="text1"/>
            <w:sz w:val="24"/>
            <w:szCs w:val="24"/>
          </w:rPr>
          <w:t>n</w:t>
        </w:r>
      </w:ins>
      <w:r w:rsidRPr="691B0DF8">
        <w:rPr>
          <w:rFonts w:ascii="Times New Roman" w:hAnsi="Times New Roman" w:eastAsia="Times New Roman" w:cs="Times New Roman"/>
          <w:color w:val="000000" w:themeColor="text1"/>
          <w:sz w:val="24"/>
          <w:szCs w:val="24"/>
        </w:rPr>
        <w:t xml:space="preserve"> </w:t>
      </w:r>
      <w:del w:author="Shipp, Stephanie S (sss5sc)" w:date="2023-12-24T10:42:00Z" w:id="25">
        <w:r w:rsidRPr="691B0DF8" w:rsidDel="001D3FA3">
          <w:rPr>
            <w:rFonts w:ascii="Times New Roman" w:hAnsi="Times New Roman" w:eastAsia="Times New Roman" w:cs="Times New Roman"/>
            <w:color w:val="000000" w:themeColor="text1"/>
            <w:sz w:val="24"/>
            <w:szCs w:val="24"/>
          </w:rPr>
          <w:delText>vital</w:delText>
        </w:r>
      </w:del>
      <w:r w:rsidRPr="691B0DF8">
        <w:rPr>
          <w:rFonts w:ascii="Times New Roman" w:hAnsi="Times New Roman" w:eastAsia="Times New Roman" w:cs="Times New Roman"/>
          <w:color w:val="000000" w:themeColor="text1"/>
          <w:sz w:val="24"/>
          <w:szCs w:val="24"/>
        </w:rPr>
        <w:t xml:space="preserve"> intermediary, the SDC network facilitates connections between local groups, individuals, and </w:t>
      </w:r>
      <w:ins w:author="Shipp, Stephanie S (sss5sc)" w:date="2023-12-24T10:43:00Z" w:id="26">
        <w:r w:rsidRPr="691B0DF8" w:rsidR="448AF35F">
          <w:rPr>
            <w:rFonts w:ascii="Times New Roman" w:hAnsi="Times New Roman" w:eastAsia="Times New Roman" w:cs="Times New Roman"/>
            <w:color w:val="000000" w:themeColor="text1"/>
            <w:sz w:val="24"/>
            <w:szCs w:val="24"/>
          </w:rPr>
          <w:t xml:space="preserve">the </w:t>
        </w:r>
      </w:ins>
      <w:r w:rsidRPr="691B0DF8">
        <w:rPr>
          <w:rFonts w:ascii="Times New Roman" w:hAnsi="Times New Roman" w:eastAsia="Times New Roman" w:cs="Times New Roman"/>
          <w:color w:val="000000" w:themeColor="text1"/>
          <w:sz w:val="24"/>
          <w:szCs w:val="24"/>
        </w:rPr>
        <w:t xml:space="preserve">Census </w:t>
      </w:r>
      <w:ins w:author="Shipp, Stephanie S (sss5sc)" w:date="2023-12-24T10:43:00Z" w:id="27">
        <w:r w:rsidRPr="691B0DF8" w:rsidR="37B8FD4C">
          <w:rPr>
            <w:rFonts w:ascii="Times New Roman" w:hAnsi="Times New Roman" w:eastAsia="Times New Roman" w:cs="Times New Roman"/>
            <w:color w:val="000000" w:themeColor="text1"/>
            <w:sz w:val="24"/>
            <w:szCs w:val="24"/>
          </w:rPr>
          <w:t xml:space="preserve">Bureau’s </w:t>
        </w:r>
      </w:ins>
      <w:r w:rsidRPr="691B0DF8">
        <w:rPr>
          <w:rFonts w:ascii="Times New Roman" w:hAnsi="Times New Roman" w:eastAsia="Times New Roman" w:cs="Times New Roman"/>
          <w:color w:val="000000" w:themeColor="text1"/>
          <w:sz w:val="24"/>
          <w:szCs w:val="24"/>
        </w:rPr>
        <w:t>statistical products. Each state designates one lead SDC agency, often affiliated with diverse organizations such as universities, libraries, and research centers. Additionally, states may have multiple coordinating agencies contributing to the collaborative effort.</w:t>
      </w:r>
      <w:r w:rsidRPr="691B0DF8" w:rsidR="00EE0A50">
        <w:rPr>
          <w:rFonts w:ascii="Times New Roman" w:hAnsi="Times New Roman" w:eastAsia="Times New Roman" w:cs="Times New Roman"/>
          <w:color w:val="000000" w:themeColor="text1"/>
          <w:sz w:val="24"/>
          <w:szCs w:val="24"/>
        </w:rPr>
        <w:t xml:space="preserve"> </w:t>
      </w:r>
      <w:del w:author="Shipp, Stephanie S (sss5sc)" w:date="2023-12-24T10:46:00Z" w:id="28">
        <w:r w:rsidRPr="691B0DF8" w:rsidDel="009D72B6">
          <w:rPr>
            <w:rFonts w:ascii="Times New Roman" w:hAnsi="Times New Roman" w:eastAsia="Times New Roman" w:cs="Times New Roman"/>
            <w:color w:val="000000" w:themeColor="text1"/>
            <w:sz w:val="24"/>
            <w:szCs w:val="24"/>
          </w:rPr>
          <w:delText>In t</w:delText>
        </w:r>
      </w:del>
      <w:ins w:author="Shipp, Stephanie S (sss5sc)" w:date="2023-12-24T10:46:00Z" w:id="29">
        <w:r w:rsidRPr="691B0DF8" w:rsidR="46BA2BD2">
          <w:rPr>
            <w:rFonts w:ascii="Times New Roman" w:hAnsi="Times New Roman" w:eastAsia="Times New Roman" w:cs="Times New Roman"/>
            <w:color w:val="000000" w:themeColor="text1"/>
            <w:sz w:val="24"/>
            <w:szCs w:val="24"/>
          </w:rPr>
          <w:t>T</w:t>
        </w:r>
      </w:ins>
      <w:r w:rsidRPr="691B0DF8" w:rsidR="009D72B6">
        <w:rPr>
          <w:rFonts w:ascii="Times New Roman" w:hAnsi="Times New Roman" w:eastAsia="Times New Roman" w:cs="Times New Roman"/>
          <w:color w:val="000000" w:themeColor="text1"/>
          <w:sz w:val="24"/>
          <w:szCs w:val="24"/>
        </w:rPr>
        <w:t>his report</w:t>
      </w:r>
      <w:del w:author="Shipp, Stephanie S (sss5sc)" w:date="2023-12-24T10:46:00Z" w:id="30">
        <w:r w:rsidRPr="691B0DF8" w:rsidDel="009D72B6">
          <w:rPr>
            <w:rFonts w:ascii="Times New Roman" w:hAnsi="Times New Roman" w:eastAsia="Times New Roman" w:cs="Times New Roman"/>
            <w:color w:val="000000" w:themeColor="text1"/>
            <w:sz w:val="24"/>
            <w:szCs w:val="24"/>
          </w:rPr>
          <w:delText xml:space="preserve">, we refer to </w:delText>
        </w:r>
      </w:del>
      <w:ins w:author="Shipp, Stephanie S (sss5sc)" w:date="2023-12-24T10:46:00Z" w:id="31">
        <w:r w:rsidRPr="691B0DF8" w:rsidR="7B011186">
          <w:rPr>
            <w:rFonts w:ascii="Times New Roman" w:hAnsi="Times New Roman" w:eastAsia="Times New Roman" w:cs="Times New Roman"/>
            <w:color w:val="000000" w:themeColor="text1"/>
            <w:sz w:val="24"/>
            <w:szCs w:val="24"/>
          </w:rPr>
          <w:t xml:space="preserve"> examines </w:t>
        </w:r>
      </w:ins>
      <w:r w:rsidRPr="691B0DF8" w:rsidR="009D72B6">
        <w:rPr>
          <w:rFonts w:ascii="Times New Roman" w:hAnsi="Times New Roman" w:eastAsia="Times New Roman" w:cs="Times New Roman"/>
          <w:color w:val="000000" w:themeColor="text1"/>
          <w:sz w:val="24"/>
          <w:szCs w:val="24"/>
        </w:rPr>
        <w:t>SDCs, in</w:t>
      </w:r>
      <w:del w:author="Shipp, Stephanie S (sss5sc)" w:date="2023-12-24T10:46:00Z" w:id="32">
        <w:r w:rsidRPr="691B0DF8" w:rsidDel="009D72B6">
          <w:rPr>
            <w:rFonts w:ascii="Times New Roman" w:hAnsi="Times New Roman" w:eastAsia="Times New Roman" w:cs="Times New Roman"/>
            <w:color w:val="000000" w:themeColor="text1"/>
            <w:sz w:val="24"/>
            <w:szCs w:val="24"/>
          </w:rPr>
          <w:delText>cluding</w:delText>
        </w:r>
      </w:del>
      <w:r w:rsidRPr="691B0DF8" w:rsidR="0075299F">
        <w:rPr>
          <w:rFonts w:ascii="Times New Roman" w:hAnsi="Times New Roman" w:eastAsia="Times New Roman" w:cs="Times New Roman"/>
          <w:color w:val="000000" w:themeColor="text1"/>
          <w:sz w:val="24"/>
          <w:szCs w:val="24"/>
        </w:rPr>
        <w:t xml:space="preserve"> the 50 states, the District of Columbia, and Guam and Puerto Rico territories</w:t>
      </w:r>
      <w:del w:author="Shipp, Stephanie S (sss5sc)" w:date="2023-12-24T10:28:00Z" w:id="33">
        <w:r w:rsidRPr="691B0DF8" w:rsidDel="001D3FA3">
          <w:rPr>
            <w:rFonts w:ascii="Times New Roman" w:hAnsi="Times New Roman" w:eastAsia="Times New Roman" w:cs="Times New Roman"/>
            <w:color w:val="000000" w:themeColor="text1"/>
            <w:sz w:val="24"/>
            <w:szCs w:val="24"/>
          </w:rPr>
          <w:delText>.</w:delText>
        </w:r>
      </w:del>
      <w:r w:rsidRPr="691B0DF8" w:rsidR="10A476F7">
        <w:rPr>
          <w:rFonts w:ascii="Times New Roman" w:hAnsi="Times New Roman" w:eastAsia="Times New Roman" w:cs="Times New Roman"/>
          <w:color w:val="000000" w:themeColor="text1"/>
          <w:sz w:val="24"/>
          <w:szCs w:val="24"/>
        </w:rPr>
        <w:t xml:space="preserve">. </w:t>
      </w:r>
    </w:p>
    <w:p w:rsidR="0018116D" w:rsidP="5BAB7160" w:rsidRDefault="0018116D" w14:paraId="19BB04AB" w14:textId="182151EF">
      <w:pPr>
        <w:spacing w:after="0" w:line="276" w:lineRule="auto"/>
        <w:rPr>
          <w:rFonts w:ascii="Segoe UI" w:hAnsi="Segoe UI" w:eastAsia="Segoe UI" w:cs="Segoe UI"/>
          <w:color w:val="000000" w:themeColor="text1"/>
          <w:sz w:val="18"/>
          <w:szCs w:val="18"/>
        </w:rPr>
      </w:pPr>
    </w:p>
    <w:p w:rsidR="000C226C" w:rsidP="5BAB7160" w:rsidRDefault="6D136CCB" w14:paraId="6CB0E2E0" w14:textId="034E7FD3">
      <w:pPr>
        <w:spacing w:after="0" w:line="276" w:lineRule="auto"/>
        <w:rPr>
          <w:rFonts w:ascii="Times New Roman" w:hAnsi="Times New Roman" w:eastAsia="Times New Roman" w:cs="Times New Roman"/>
          <w:color w:val="000000" w:themeColor="text1"/>
          <w:sz w:val="24"/>
          <w:szCs w:val="24"/>
        </w:rPr>
      </w:pPr>
      <w:r w:rsidRPr="1FAFF665">
        <w:rPr>
          <w:rFonts w:ascii="Times New Roman" w:hAnsi="Times New Roman" w:eastAsia="Times New Roman" w:cs="Times New Roman"/>
          <w:color w:val="000000" w:themeColor="text1"/>
          <w:sz w:val="24"/>
          <w:szCs w:val="24"/>
        </w:rPr>
        <w:t xml:space="preserve">This report </w:t>
      </w:r>
      <w:r w:rsidRPr="1FAFF665" w:rsidR="00FE33F5">
        <w:rPr>
          <w:rFonts w:ascii="Times New Roman" w:hAnsi="Times New Roman" w:eastAsia="Times New Roman" w:cs="Times New Roman"/>
          <w:color w:val="000000" w:themeColor="text1"/>
          <w:sz w:val="24"/>
          <w:szCs w:val="24"/>
        </w:rPr>
        <w:t xml:space="preserve">begins with a discussion of our findings </w:t>
      </w:r>
      <w:r w:rsidRPr="1FAFF665" w:rsidR="00955434">
        <w:rPr>
          <w:rFonts w:ascii="Times New Roman" w:hAnsi="Times New Roman" w:eastAsia="Times New Roman" w:cs="Times New Roman"/>
          <w:color w:val="000000" w:themeColor="text1"/>
          <w:sz w:val="24"/>
          <w:szCs w:val="24"/>
        </w:rPr>
        <w:t>in Section 2</w:t>
      </w:r>
      <w:r w:rsidRPr="1FAFF665" w:rsidR="009D72B6">
        <w:rPr>
          <w:rFonts w:ascii="Times New Roman" w:hAnsi="Times New Roman" w:eastAsia="Times New Roman" w:cs="Times New Roman"/>
          <w:color w:val="000000" w:themeColor="text1"/>
          <w:sz w:val="24"/>
          <w:szCs w:val="24"/>
        </w:rPr>
        <w:t>. This</w:t>
      </w:r>
      <w:r w:rsidRPr="1FAFF665" w:rsidR="00FE33F5">
        <w:rPr>
          <w:rFonts w:ascii="Times New Roman" w:hAnsi="Times New Roman" w:eastAsia="Times New Roman" w:cs="Times New Roman"/>
          <w:color w:val="000000" w:themeColor="text1"/>
          <w:sz w:val="24"/>
          <w:szCs w:val="24"/>
        </w:rPr>
        <w:t xml:space="preserve"> is followed by </w:t>
      </w:r>
      <w:r w:rsidRPr="1FAFF665" w:rsidR="00970374">
        <w:rPr>
          <w:rFonts w:ascii="Times New Roman" w:hAnsi="Times New Roman" w:eastAsia="Times New Roman" w:cs="Times New Roman"/>
          <w:color w:val="000000" w:themeColor="text1"/>
          <w:sz w:val="24"/>
          <w:szCs w:val="24"/>
        </w:rPr>
        <w:t xml:space="preserve">a discussion of the </w:t>
      </w:r>
      <w:r w:rsidRPr="1FAFF665" w:rsidR="0054464C">
        <w:rPr>
          <w:rFonts w:ascii="Times New Roman" w:hAnsi="Times New Roman" w:eastAsia="Times New Roman" w:cs="Times New Roman"/>
          <w:color w:val="000000" w:themeColor="text1"/>
          <w:sz w:val="24"/>
          <w:szCs w:val="24"/>
        </w:rPr>
        <w:t xml:space="preserve">approach and </w:t>
      </w:r>
      <w:r w:rsidRPr="1FAFF665" w:rsidR="00EE5B3E">
        <w:rPr>
          <w:rFonts w:ascii="Times New Roman" w:hAnsi="Times New Roman" w:eastAsia="Times New Roman" w:cs="Times New Roman"/>
          <w:color w:val="000000" w:themeColor="text1"/>
          <w:sz w:val="24"/>
          <w:szCs w:val="24"/>
        </w:rPr>
        <w:t>method</w:t>
      </w:r>
      <w:r w:rsidRPr="1FAFF665" w:rsidR="00D00AE3">
        <w:rPr>
          <w:rFonts w:ascii="Times New Roman" w:hAnsi="Times New Roman" w:eastAsia="Times New Roman" w:cs="Times New Roman"/>
          <w:color w:val="000000" w:themeColor="text1"/>
          <w:sz w:val="24"/>
          <w:szCs w:val="24"/>
        </w:rPr>
        <w:t>s used</w:t>
      </w:r>
      <w:r w:rsidRPr="1FAFF665" w:rsidR="00EE5B3E">
        <w:rPr>
          <w:rFonts w:ascii="Times New Roman" w:hAnsi="Times New Roman" w:eastAsia="Times New Roman" w:cs="Times New Roman"/>
          <w:color w:val="000000" w:themeColor="text1"/>
          <w:sz w:val="24"/>
          <w:szCs w:val="24"/>
        </w:rPr>
        <w:t xml:space="preserve"> </w:t>
      </w:r>
      <w:r w:rsidRPr="1FAFF665" w:rsidR="00955434">
        <w:rPr>
          <w:rFonts w:ascii="Times New Roman" w:hAnsi="Times New Roman" w:eastAsia="Times New Roman" w:cs="Times New Roman"/>
          <w:color w:val="000000" w:themeColor="text1"/>
          <w:sz w:val="24"/>
          <w:szCs w:val="24"/>
        </w:rPr>
        <w:t xml:space="preserve">in Section </w:t>
      </w:r>
      <w:r w:rsidRPr="1FAFF665" w:rsidR="070FE26F">
        <w:rPr>
          <w:rFonts w:ascii="Times New Roman" w:hAnsi="Times New Roman" w:eastAsia="Times New Roman" w:cs="Times New Roman"/>
          <w:color w:val="000000" w:themeColor="text1"/>
          <w:sz w:val="24"/>
          <w:szCs w:val="24"/>
        </w:rPr>
        <w:t>3, including</w:t>
      </w:r>
      <w:r w:rsidRPr="1FAFF665" w:rsidR="009D72B6">
        <w:rPr>
          <w:rFonts w:ascii="Times New Roman" w:hAnsi="Times New Roman" w:eastAsia="Times New Roman" w:cs="Times New Roman"/>
          <w:color w:val="000000" w:themeColor="text1"/>
          <w:sz w:val="24"/>
          <w:szCs w:val="24"/>
        </w:rPr>
        <w:t xml:space="preserve"> the following topics</w:t>
      </w:r>
      <w:r w:rsidRPr="1FAFF665">
        <w:rPr>
          <w:rFonts w:ascii="Times New Roman" w:hAnsi="Times New Roman" w:eastAsia="Times New Roman" w:cs="Times New Roman"/>
          <w:color w:val="000000" w:themeColor="text1"/>
          <w:sz w:val="24"/>
          <w:szCs w:val="24"/>
        </w:rPr>
        <w:t>:</w:t>
      </w:r>
    </w:p>
    <w:p w:rsidR="000C226C" w:rsidP="5BAB7160" w:rsidRDefault="00CB469A" w14:paraId="1655DC79" w14:textId="6526D803">
      <w:pPr>
        <w:pStyle w:val="ListParagraph"/>
        <w:widowControl w:val="0"/>
        <w:numPr>
          <w:ilvl w:val="0"/>
          <w:numId w:val="40"/>
        </w:numPr>
        <w:tabs>
          <w:tab w:val="num" w:pos="720"/>
        </w:tabs>
        <w:spacing w:after="0"/>
        <w:rPr>
          <w:rFonts w:ascii="Times New Roman" w:hAnsi="Times New Roman" w:eastAsia="Times New Roman" w:cs="Times New Roman"/>
          <w:color w:val="000000" w:themeColor="text1"/>
          <w:sz w:val="24"/>
          <w:szCs w:val="24"/>
        </w:rPr>
      </w:pPr>
      <w:bookmarkStart w:name="_Toc2074611285" w:id="1466875206"/>
      <w:r w:rsidRPr="65FE802B" w:rsidR="49F297B5">
        <w:rPr>
          <w:rFonts w:ascii="Times New Roman" w:hAnsi="Times New Roman" w:eastAsia="Times New Roman" w:cs="Times New Roman"/>
          <w:color w:val="000000" w:themeColor="text1" w:themeTint="FF" w:themeShade="FF"/>
          <w:sz w:val="24"/>
          <w:szCs w:val="24"/>
        </w:rPr>
        <w:t>T</w:t>
      </w:r>
      <w:r w:rsidRPr="65FE802B" w:rsidR="57424644">
        <w:rPr>
          <w:rFonts w:ascii="Times New Roman" w:hAnsi="Times New Roman" w:eastAsia="Times New Roman" w:cs="Times New Roman"/>
          <w:color w:val="000000" w:themeColor="text1" w:themeTint="FF" w:themeShade="FF"/>
          <w:sz w:val="24"/>
          <w:szCs w:val="24"/>
        </w:rPr>
        <w:t>ext analysis of state constitutions and amendments</w:t>
      </w:r>
      <w:r w:rsidRPr="65FE802B" w:rsidR="58559185">
        <w:rPr>
          <w:rFonts w:ascii="Times New Roman" w:hAnsi="Times New Roman" w:eastAsia="Times New Roman" w:cs="Times New Roman"/>
          <w:color w:val="000000" w:themeColor="text1" w:themeTint="FF" w:themeShade="FF"/>
          <w:sz w:val="24"/>
          <w:szCs w:val="24"/>
        </w:rPr>
        <w:t>;</w:t>
      </w:r>
      <w:bookmarkEnd w:id="1466875206"/>
    </w:p>
    <w:p w:rsidR="000C226C" w:rsidP="5BAB7160" w:rsidRDefault="00CB469A" w14:paraId="47AA8C2A" w14:textId="5A33FDB3">
      <w:pPr>
        <w:pStyle w:val="ListParagraph"/>
        <w:widowControl w:val="0"/>
        <w:numPr>
          <w:ilvl w:val="0"/>
          <w:numId w:val="40"/>
        </w:numPr>
        <w:tabs>
          <w:tab w:val="num" w:pos="720"/>
        </w:tabs>
        <w:spacing w:after="0"/>
        <w:rPr>
          <w:rFonts w:ascii="Times New Roman" w:hAnsi="Times New Roman" w:eastAsia="Times New Roman" w:cs="Times New Roman"/>
          <w:color w:val="000000" w:themeColor="text1"/>
          <w:sz w:val="24"/>
          <w:szCs w:val="24"/>
        </w:rPr>
      </w:pPr>
      <w:bookmarkStart w:name="_Toc1411405810" w:id="1257301139"/>
      <w:r w:rsidRPr="65FE802B" w:rsidR="49F297B5">
        <w:rPr>
          <w:rFonts w:ascii="Times New Roman" w:hAnsi="Times New Roman" w:eastAsia="Times New Roman" w:cs="Times New Roman"/>
          <w:color w:val="000000" w:themeColor="text1" w:themeTint="FF" w:themeShade="FF"/>
          <w:sz w:val="24"/>
          <w:szCs w:val="24"/>
        </w:rPr>
        <w:t>Text</w:t>
      </w:r>
      <w:r w:rsidRPr="65FE802B" w:rsidR="57424644">
        <w:rPr>
          <w:rFonts w:ascii="Times New Roman" w:hAnsi="Times New Roman" w:eastAsia="Times New Roman" w:cs="Times New Roman"/>
          <w:color w:val="000000" w:themeColor="text1" w:themeTint="FF" w:themeShade="FF"/>
          <w:sz w:val="24"/>
          <w:szCs w:val="24"/>
        </w:rPr>
        <w:t xml:space="preserve"> analysis of SDC mission statements</w:t>
      </w:r>
      <w:r w:rsidRPr="65FE802B" w:rsidR="58559185">
        <w:rPr>
          <w:rFonts w:ascii="Times New Roman" w:hAnsi="Times New Roman" w:eastAsia="Times New Roman" w:cs="Times New Roman"/>
          <w:color w:val="000000" w:themeColor="text1" w:themeTint="FF" w:themeShade="FF"/>
          <w:sz w:val="24"/>
          <w:szCs w:val="24"/>
        </w:rPr>
        <w:t>;</w:t>
      </w:r>
      <w:bookmarkEnd w:id="1257301139"/>
    </w:p>
    <w:p w:rsidR="00CB469A" w:rsidP="5BAB7160" w:rsidRDefault="002020E4" w14:paraId="750F813C" w14:textId="24F7D6FA">
      <w:pPr>
        <w:pStyle w:val="ListParagraph"/>
        <w:widowControl w:val="0"/>
        <w:numPr>
          <w:ilvl w:val="0"/>
          <w:numId w:val="40"/>
        </w:numPr>
        <w:tabs>
          <w:tab w:val="num" w:pos="720"/>
        </w:tabs>
        <w:spacing w:after="0"/>
        <w:rPr>
          <w:rFonts w:ascii="Times New Roman" w:hAnsi="Times New Roman" w:eastAsia="Times New Roman" w:cs="Times New Roman"/>
          <w:color w:val="000000" w:themeColor="text1"/>
          <w:sz w:val="24"/>
          <w:szCs w:val="24"/>
        </w:rPr>
      </w:pPr>
      <w:bookmarkStart w:name="_Toc1357454236" w:id="1497250950"/>
      <w:r w:rsidRPr="65FE802B" w:rsidR="0F0CE434">
        <w:rPr>
          <w:rFonts w:ascii="Times New Roman" w:hAnsi="Times New Roman" w:eastAsia="Times New Roman" w:cs="Times New Roman"/>
          <w:color w:val="000000" w:themeColor="text1" w:themeTint="FF" w:themeShade="FF"/>
          <w:sz w:val="24"/>
          <w:szCs w:val="24"/>
        </w:rPr>
        <w:t xml:space="preserve">Web </w:t>
      </w:r>
      <w:r w:rsidRPr="65FE802B" w:rsidR="36494D56">
        <w:rPr>
          <w:rFonts w:ascii="Times New Roman" w:hAnsi="Times New Roman" w:eastAsia="Times New Roman" w:cs="Times New Roman"/>
          <w:color w:val="000000" w:themeColor="text1" w:themeTint="FF" w:themeShade="FF"/>
          <w:sz w:val="24"/>
          <w:szCs w:val="24"/>
        </w:rPr>
        <w:t xml:space="preserve">scraping </w:t>
      </w:r>
      <w:r w:rsidRPr="65FE802B" w:rsidR="1A27BCDA">
        <w:rPr>
          <w:rFonts w:ascii="Times New Roman" w:hAnsi="Times New Roman" w:eastAsia="Times New Roman" w:cs="Times New Roman"/>
          <w:color w:val="000000" w:themeColor="text1" w:themeTint="FF" w:themeShade="FF"/>
          <w:sz w:val="24"/>
          <w:szCs w:val="24"/>
        </w:rPr>
        <w:t>SDC</w:t>
      </w:r>
      <w:r w:rsidRPr="65FE802B" w:rsidR="0F0CE434">
        <w:rPr>
          <w:rFonts w:ascii="Times New Roman" w:hAnsi="Times New Roman" w:eastAsia="Times New Roman" w:cs="Times New Roman"/>
          <w:color w:val="000000" w:themeColor="text1" w:themeTint="FF" w:themeShade="FF"/>
          <w:sz w:val="24"/>
          <w:szCs w:val="24"/>
        </w:rPr>
        <w:t xml:space="preserve"> internet sites</w:t>
      </w:r>
      <w:r w:rsidRPr="65FE802B" w:rsidR="58559185">
        <w:rPr>
          <w:rFonts w:ascii="Times New Roman" w:hAnsi="Times New Roman" w:eastAsia="Times New Roman" w:cs="Times New Roman"/>
          <w:color w:val="000000" w:themeColor="text1" w:themeTint="FF" w:themeShade="FF"/>
          <w:sz w:val="24"/>
          <w:szCs w:val="24"/>
        </w:rPr>
        <w:t>;</w:t>
      </w:r>
      <w:bookmarkEnd w:id="1497250950"/>
    </w:p>
    <w:p w:rsidR="00CD5599" w:rsidP="00CD5599" w:rsidRDefault="00CD5599" w14:paraId="26A8D6D6" w14:textId="2DBE9787">
      <w:pPr>
        <w:pStyle w:val="ListParagraph"/>
        <w:widowControl w:val="0"/>
        <w:numPr>
          <w:ilvl w:val="0"/>
          <w:numId w:val="40"/>
        </w:numPr>
        <w:tabs>
          <w:tab w:val="num" w:pos="720"/>
        </w:tabs>
        <w:spacing w:after="0"/>
        <w:rPr>
          <w:rFonts w:ascii="Times New Roman" w:hAnsi="Times New Roman" w:eastAsia="Times New Roman" w:cs="Times New Roman"/>
          <w:color w:val="000000" w:themeColor="text1"/>
          <w:sz w:val="24"/>
          <w:szCs w:val="24"/>
        </w:rPr>
      </w:pPr>
      <w:bookmarkStart w:name="_Toc1153881242" w:id="2134587845"/>
      <w:r w:rsidRPr="65FE802B" w:rsidR="58559185">
        <w:rPr>
          <w:rFonts w:ascii="Times New Roman" w:hAnsi="Times New Roman" w:eastAsia="Times New Roman" w:cs="Times New Roman"/>
          <w:color w:val="000000" w:themeColor="text1" w:themeTint="FF" w:themeShade="FF"/>
          <w:sz w:val="24"/>
          <w:szCs w:val="24"/>
        </w:rPr>
        <w:t>Manual audit</w:t>
      </w:r>
      <w:r w:rsidRPr="65FE802B" w:rsidR="58559185">
        <w:rPr>
          <w:rFonts w:ascii="Times New Roman" w:hAnsi="Times New Roman" w:eastAsia="Times New Roman" w:cs="Times New Roman"/>
          <w:color w:val="000000" w:themeColor="text1" w:themeTint="FF" w:themeShade="FF"/>
          <w:sz w:val="24"/>
          <w:szCs w:val="24"/>
        </w:rPr>
        <w:t xml:space="preserve"> of the SDC</w:t>
      </w:r>
      <w:r w:rsidRPr="65FE802B" w:rsidR="58559185">
        <w:rPr>
          <w:rFonts w:ascii="Times New Roman" w:hAnsi="Times New Roman" w:eastAsia="Times New Roman" w:cs="Times New Roman"/>
          <w:color w:val="000000" w:themeColor="text1" w:themeTint="FF" w:themeShade="FF"/>
          <w:sz w:val="24"/>
          <w:szCs w:val="24"/>
        </w:rPr>
        <w:t xml:space="preserve"> websites;</w:t>
      </w:r>
      <w:bookmarkEnd w:id="2134587845"/>
    </w:p>
    <w:p w:rsidR="000C226C" w:rsidP="5BAB7160" w:rsidRDefault="00CD5599" w14:paraId="2B901903" w14:textId="133D1C47">
      <w:pPr>
        <w:pStyle w:val="ListParagraph"/>
        <w:widowControl w:val="0"/>
        <w:numPr>
          <w:ilvl w:val="0"/>
          <w:numId w:val="40"/>
        </w:numPr>
        <w:tabs>
          <w:tab w:val="num" w:pos="720"/>
        </w:tabs>
        <w:spacing w:after="0"/>
        <w:rPr>
          <w:rFonts w:ascii="Times New Roman" w:hAnsi="Times New Roman" w:eastAsia="Times New Roman" w:cs="Times New Roman"/>
          <w:color w:val="000000" w:themeColor="text1"/>
          <w:sz w:val="24"/>
          <w:szCs w:val="24"/>
        </w:rPr>
      </w:pPr>
      <w:bookmarkStart w:name="_Toc234942572" w:id="533028062"/>
      <w:r w:rsidRPr="65FE802B" w:rsidR="58559185">
        <w:rPr>
          <w:rFonts w:ascii="Times New Roman" w:hAnsi="Times New Roman" w:eastAsia="Times New Roman" w:cs="Times New Roman"/>
          <w:color w:val="000000" w:themeColor="text1" w:themeTint="FF" w:themeShade="FF"/>
          <w:sz w:val="24"/>
          <w:szCs w:val="24"/>
        </w:rPr>
        <w:t>S</w:t>
      </w:r>
      <w:r w:rsidRPr="65FE802B" w:rsidR="57424644">
        <w:rPr>
          <w:rFonts w:ascii="Times New Roman" w:hAnsi="Times New Roman" w:eastAsia="Times New Roman" w:cs="Times New Roman"/>
          <w:color w:val="000000" w:themeColor="text1" w:themeTint="FF" w:themeShade="FF"/>
          <w:sz w:val="24"/>
          <w:szCs w:val="24"/>
        </w:rPr>
        <w:t xml:space="preserve">urvey </w:t>
      </w:r>
      <w:r w:rsidRPr="65FE802B" w:rsidR="58559185">
        <w:rPr>
          <w:rFonts w:ascii="Times New Roman" w:hAnsi="Times New Roman" w:eastAsia="Times New Roman" w:cs="Times New Roman"/>
          <w:color w:val="000000" w:themeColor="text1" w:themeTint="FF" w:themeShade="FF"/>
          <w:sz w:val="24"/>
          <w:szCs w:val="24"/>
        </w:rPr>
        <w:t>of</w:t>
      </w:r>
      <w:r w:rsidRPr="65FE802B" w:rsidR="57424644">
        <w:rPr>
          <w:rFonts w:ascii="Times New Roman" w:hAnsi="Times New Roman" w:eastAsia="Times New Roman" w:cs="Times New Roman"/>
          <w:color w:val="000000" w:themeColor="text1" w:themeTint="FF" w:themeShade="FF"/>
          <w:sz w:val="24"/>
          <w:szCs w:val="24"/>
        </w:rPr>
        <w:t xml:space="preserve"> the Federal-State Cooperative for Population Estimates (FSCPE) contacts</w:t>
      </w:r>
      <w:r w:rsidRPr="65FE802B" w:rsidR="58559185">
        <w:rPr>
          <w:rFonts w:ascii="Times New Roman" w:hAnsi="Times New Roman" w:eastAsia="Times New Roman" w:cs="Times New Roman"/>
          <w:color w:val="000000" w:themeColor="text1" w:themeTint="FF" w:themeShade="FF"/>
          <w:sz w:val="24"/>
          <w:szCs w:val="24"/>
        </w:rPr>
        <w:t>;</w:t>
      </w:r>
      <w:bookmarkEnd w:id="533028062"/>
      <w:r w:rsidRPr="65FE802B" w:rsidR="57424644">
        <w:rPr>
          <w:rFonts w:ascii="Times New Roman" w:hAnsi="Times New Roman" w:eastAsia="Times New Roman" w:cs="Times New Roman"/>
          <w:color w:val="000000" w:themeColor="text1" w:themeTint="FF" w:themeShade="FF"/>
          <w:sz w:val="24"/>
          <w:szCs w:val="24"/>
        </w:rPr>
        <w:t xml:space="preserve"> </w:t>
      </w:r>
    </w:p>
    <w:p w:rsidR="000C226C" w:rsidP="5BAB7160" w:rsidRDefault="6D136CCB" w14:paraId="298B1F84" w14:textId="39CEC9A1">
      <w:pPr>
        <w:pStyle w:val="ListParagraph"/>
        <w:widowControl w:val="0"/>
        <w:numPr>
          <w:ilvl w:val="0"/>
          <w:numId w:val="40"/>
        </w:numPr>
        <w:tabs>
          <w:tab w:val="num" w:pos="720"/>
        </w:tabs>
        <w:spacing w:after="0"/>
        <w:rPr>
          <w:rFonts w:ascii="Times New Roman" w:hAnsi="Times New Roman" w:eastAsia="Times New Roman" w:cs="Times New Roman"/>
          <w:color w:val="000000" w:themeColor="text1"/>
          <w:sz w:val="24"/>
          <w:szCs w:val="24"/>
        </w:rPr>
      </w:pPr>
      <w:bookmarkStart w:name="_Toc222606905" w:id="178324273"/>
      <w:r w:rsidRPr="65FE802B" w:rsidR="57424644">
        <w:rPr>
          <w:rFonts w:ascii="Times New Roman" w:hAnsi="Times New Roman" w:eastAsia="Times New Roman" w:cs="Times New Roman"/>
          <w:color w:val="000000" w:themeColor="text1" w:themeTint="FF" w:themeShade="FF"/>
          <w:sz w:val="24"/>
          <w:szCs w:val="24"/>
        </w:rPr>
        <w:t>Explor</w:t>
      </w:r>
      <w:r w:rsidRPr="65FE802B" w:rsidR="65002AF0">
        <w:rPr>
          <w:rFonts w:ascii="Times New Roman" w:hAnsi="Times New Roman" w:eastAsia="Times New Roman" w:cs="Times New Roman"/>
          <w:color w:val="000000" w:themeColor="text1" w:themeTint="FF" w:themeShade="FF"/>
          <w:sz w:val="24"/>
          <w:szCs w:val="24"/>
        </w:rPr>
        <w:t>ation of</w:t>
      </w:r>
      <w:r w:rsidRPr="65FE802B" w:rsidR="57424644">
        <w:rPr>
          <w:rFonts w:ascii="Times New Roman" w:hAnsi="Times New Roman" w:eastAsia="Times New Roman" w:cs="Times New Roman"/>
          <w:color w:val="000000" w:themeColor="text1" w:themeTint="FF" w:themeShade="FF"/>
          <w:sz w:val="24"/>
          <w:szCs w:val="24"/>
        </w:rPr>
        <w:t xml:space="preserve"> search platforms and databases.</w:t>
      </w:r>
      <w:bookmarkEnd w:id="178324273"/>
    </w:p>
    <w:p w:rsidR="009D72B6" w:rsidRDefault="009D72B6" w14:paraId="778768E2" w14:textId="77777777">
      <w:pPr>
        <w:widowControl w:val="0"/>
        <w:tabs>
          <w:tab w:val="num" w:pos="720"/>
        </w:tabs>
        <w:spacing w:after="0"/>
        <w:rPr>
          <w:rFonts w:ascii="Times New Roman" w:hAnsi="Times New Roman" w:eastAsia="Times New Roman" w:cs="Times New Roman"/>
          <w:color w:val="000000" w:themeColor="text1"/>
          <w:sz w:val="24"/>
          <w:szCs w:val="24"/>
        </w:rPr>
      </w:pPr>
    </w:p>
    <w:p w:rsidR="24D017E4" w:rsidP="65FE802B" w:rsidRDefault="24D017E4" w14:paraId="0C94AC44" w14:textId="507511BA">
      <w:pPr>
        <w:pStyle w:val="Normal"/>
        <w:widowControl w:val="0"/>
        <w:suppressLineNumbers w:val="0"/>
        <w:tabs>
          <w:tab w:val="num" w:leader="none" w:pos="720"/>
        </w:tabs>
        <w:bidi w:val="0"/>
        <w:spacing w:before="0" w:beforeAutospacing="off" w:after="0" w:afterAutospacing="off" w:line="259" w:lineRule="auto"/>
        <w:ind w:left="0" w:right="0"/>
        <w:jc w:val="left"/>
        <w:rPr>
          <w:ins w:author="Shipp, Stephanie S (sss5sc)" w:date="2023-12-29T08:47:20.275Z" w:id="1806558984"/>
          <w:rFonts w:ascii="Times New Roman" w:hAnsi="Times New Roman" w:eastAsia="Times New Roman" w:cs="Times New Roman"/>
          <w:color w:val="000000" w:themeColor="text1" w:themeTint="FF" w:themeShade="FF"/>
          <w:sz w:val="24"/>
          <w:szCs w:val="24"/>
        </w:rPr>
      </w:pPr>
      <w:r w:rsidRPr="65FE802B" w:rsidR="24D017E4">
        <w:rPr>
          <w:rFonts w:ascii="Times New Roman" w:hAnsi="Times New Roman" w:eastAsia="Times New Roman" w:cs="Times New Roman"/>
          <w:color w:val="000000" w:themeColor="text1" w:themeTint="FF" w:themeShade="FF"/>
          <w:sz w:val="24"/>
          <w:szCs w:val="24"/>
        </w:rPr>
        <w:t>We also include a discussion of data sources</w:t>
      </w:r>
      <w:r w:rsidRPr="65FE802B" w:rsidR="68C5FE6D">
        <w:rPr>
          <w:rFonts w:ascii="Times New Roman" w:hAnsi="Times New Roman" w:eastAsia="Times New Roman" w:cs="Times New Roman"/>
          <w:color w:val="000000" w:themeColor="text1" w:themeTint="FF" w:themeShade="FF"/>
          <w:sz w:val="24"/>
          <w:szCs w:val="24"/>
        </w:rPr>
        <w:t xml:space="preserve"> and</w:t>
      </w:r>
      <w:r w:rsidRPr="65FE802B" w:rsidR="24D017E4">
        <w:rPr>
          <w:rFonts w:ascii="Times New Roman" w:hAnsi="Times New Roman" w:eastAsia="Times New Roman" w:cs="Times New Roman"/>
          <w:color w:val="000000" w:themeColor="text1" w:themeTint="FF" w:themeShade="FF"/>
          <w:sz w:val="24"/>
          <w:szCs w:val="24"/>
        </w:rPr>
        <w:t xml:space="preserve"> </w:t>
      </w:r>
      <w:r w:rsidRPr="65FE802B" w:rsidR="6FB6B6CB">
        <w:rPr>
          <w:rFonts w:ascii="Times New Roman" w:hAnsi="Times New Roman" w:eastAsia="Times New Roman" w:cs="Times New Roman"/>
          <w:color w:val="000000" w:themeColor="text1" w:themeTint="FF" w:themeShade="FF"/>
          <w:sz w:val="24"/>
          <w:szCs w:val="24"/>
        </w:rPr>
        <w:t xml:space="preserve">the </w:t>
      </w:r>
      <w:r w:rsidRPr="65FE802B" w:rsidR="24D017E4">
        <w:rPr>
          <w:rFonts w:ascii="Times New Roman" w:hAnsi="Times New Roman" w:eastAsia="Times New Roman" w:cs="Times New Roman"/>
          <w:color w:val="000000" w:themeColor="text1" w:themeTint="FF" w:themeShade="FF"/>
          <w:sz w:val="24"/>
          <w:szCs w:val="24"/>
        </w:rPr>
        <w:t>level of geographies used</w:t>
      </w:r>
      <w:r w:rsidRPr="65FE802B" w:rsidR="68C5FE6D">
        <w:rPr>
          <w:rFonts w:ascii="Times New Roman" w:hAnsi="Times New Roman" w:eastAsia="Times New Roman" w:cs="Times New Roman"/>
          <w:color w:val="000000" w:themeColor="text1" w:themeTint="FF" w:themeShade="FF"/>
          <w:sz w:val="24"/>
          <w:szCs w:val="24"/>
        </w:rPr>
        <w:t>,</w:t>
      </w:r>
      <w:r w:rsidRPr="65FE802B" w:rsidR="24D017E4">
        <w:rPr>
          <w:rFonts w:ascii="Times New Roman" w:hAnsi="Times New Roman" w:eastAsia="Times New Roman" w:cs="Times New Roman"/>
          <w:color w:val="000000" w:themeColor="text1" w:themeTint="FF" w:themeShade="FF"/>
          <w:sz w:val="24"/>
          <w:szCs w:val="24"/>
        </w:rPr>
        <w:t xml:space="preserve"> how the data were </w:t>
      </w:r>
      <w:r w:rsidRPr="65FE802B" w:rsidR="24D017E4">
        <w:rPr>
          <w:rFonts w:ascii="Times New Roman" w:hAnsi="Times New Roman" w:eastAsia="Times New Roman" w:cs="Times New Roman"/>
          <w:color w:val="000000" w:themeColor="text1" w:themeTint="FF" w:themeShade="FF"/>
          <w:sz w:val="24"/>
          <w:szCs w:val="24"/>
        </w:rPr>
        <w:t>disseminated</w:t>
      </w:r>
      <w:r w:rsidRPr="65FE802B" w:rsidR="68C5FE6D">
        <w:rPr>
          <w:rFonts w:ascii="Times New Roman" w:hAnsi="Times New Roman" w:eastAsia="Times New Roman" w:cs="Times New Roman"/>
          <w:color w:val="000000" w:themeColor="text1" w:themeTint="FF" w:themeShade="FF"/>
          <w:sz w:val="24"/>
          <w:szCs w:val="24"/>
        </w:rPr>
        <w:t xml:space="preserve">, and early </w:t>
      </w:r>
      <w:r w:rsidRPr="65FE802B" w:rsidR="1AF51D90">
        <w:rPr>
          <w:rFonts w:ascii="Times New Roman" w:hAnsi="Times New Roman" w:eastAsia="Times New Roman" w:cs="Times New Roman"/>
          <w:color w:val="000000" w:themeColor="text1" w:themeTint="FF" w:themeShade="FF"/>
          <w:sz w:val="24"/>
          <w:szCs w:val="24"/>
        </w:rPr>
        <w:t xml:space="preserve">SDC </w:t>
      </w:r>
      <w:r w:rsidRPr="65FE802B" w:rsidR="68C5FE6D">
        <w:rPr>
          <w:rFonts w:ascii="Times New Roman" w:hAnsi="Times New Roman" w:eastAsia="Times New Roman" w:cs="Times New Roman"/>
          <w:color w:val="000000" w:themeColor="text1" w:themeTint="FF" w:themeShade="FF"/>
          <w:sz w:val="24"/>
          <w:szCs w:val="24"/>
        </w:rPr>
        <w:t>adopter</w:t>
      </w:r>
      <w:r w:rsidRPr="65FE802B" w:rsidR="1AF51D90">
        <w:rPr>
          <w:rFonts w:ascii="Times New Roman" w:hAnsi="Times New Roman" w:eastAsia="Times New Roman" w:cs="Times New Roman"/>
          <w:color w:val="000000" w:themeColor="text1" w:themeTint="FF" w:themeShade="FF"/>
          <w:sz w:val="24"/>
          <w:szCs w:val="24"/>
        </w:rPr>
        <w:t>s</w:t>
      </w:r>
      <w:r w:rsidRPr="65FE802B" w:rsidR="24D017E4">
        <w:rPr>
          <w:rFonts w:ascii="Times New Roman" w:hAnsi="Times New Roman" w:eastAsia="Times New Roman" w:cs="Times New Roman"/>
          <w:color w:val="000000" w:themeColor="text1" w:themeTint="FF" w:themeShade="FF"/>
          <w:sz w:val="24"/>
          <w:szCs w:val="24"/>
        </w:rPr>
        <w:t xml:space="preserve">. </w:t>
      </w:r>
      <w:r w:rsidRPr="65FE802B" w:rsidR="67DB2297">
        <w:rPr>
          <w:rFonts w:ascii="Times New Roman" w:hAnsi="Times New Roman" w:eastAsia="Times New Roman" w:cs="Times New Roman"/>
          <w:color w:val="333333"/>
          <w:sz w:val="24"/>
          <w:szCs w:val="24"/>
        </w:rPr>
        <w:t xml:space="preserve">We </w:t>
      </w:r>
      <w:r w:rsidRPr="65FE802B" w:rsidR="36494D56">
        <w:rPr>
          <w:rFonts w:ascii="Times New Roman" w:hAnsi="Times New Roman" w:eastAsia="Times New Roman" w:cs="Times New Roman"/>
          <w:color w:val="333333"/>
          <w:sz w:val="24"/>
          <w:szCs w:val="24"/>
        </w:rPr>
        <w:t xml:space="preserve">end </w:t>
      </w:r>
      <w:r w:rsidRPr="65FE802B" w:rsidR="67DB2297">
        <w:rPr>
          <w:rFonts w:ascii="Times New Roman" w:hAnsi="Times New Roman" w:eastAsia="Times New Roman" w:cs="Times New Roman"/>
          <w:color w:val="333333"/>
          <w:sz w:val="24"/>
          <w:szCs w:val="24"/>
        </w:rPr>
        <w:t xml:space="preserve">with </w:t>
      </w:r>
      <w:r w:rsidRPr="65FE802B" w:rsidR="68C5FE6D">
        <w:rPr>
          <w:rFonts w:ascii="Times New Roman" w:hAnsi="Times New Roman" w:eastAsia="Times New Roman" w:cs="Times New Roman"/>
          <w:color w:val="333333"/>
          <w:sz w:val="24"/>
          <w:szCs w:val="24"/>
        </w:rPr>
        <w:t>our conclusions and recommendation</w:t>
      </w:r>
      <w:r w:rsidRPr="65FE802B" w:rsidR="36494D56">
        <w:rPr>
          <w:rFonts w:ascii="Times New Roman" w:hAnsi="Times New Roman" w:eastAsia="Times New Roman" w:cs="Times New Roman"/>
          <w:color w:val="333333"/>
          <w:sz w:val="24"/>
          <w:szCs w:val="24"/>
        </w:rPr>
        <w:t>s</w:t>
      </w:r>
      <w:r w:rsidRPr="65FE802B" w:rsidR="67DB2297">
        <w:rPr>
          <w:rFonts w:ascii="Times New Roman" w:hAnsi="Times New Roman" w:eastAsia="Times New Roman" w:cs="Times New Roman"/>
          <w:color w:val="333333"/>
          <w:sz w:val="24"/>
          <w:szCs w:val="24"/>
        </w:rPr>
        <w:t xml:space="preserve"> in Section 4. </w:t>
      </w:r>
      <w:r w:rsidRPr="65FE802B" w:rsidR="1829475D">
        <w:rPr>
          <w:rFonts w:ascii="Times New Roman" w:hAnsi="Times New Roman" w:eastAsia="Times New Roman" w:cs="Times New Roman"/>
          <w:color w:val="000000" w:themeColor="text1" w:themeTint="FF" w:themeShade="FF"/>
          <w:sz w:val="24"/>
          <w:szCs w:val="24"/>
        </w:rPr>
        <w:t xml:space="preserve">In addition to this report, we have developed a </w:t>
      </w:r>
      <w:r w:rsidRPr="65FE802B" w:rsidR="1829475D">
        <w:rPr>
          <w:rFonts w:ascii="Times New Roman" w:hAnsi="Times New Roman" w:eastAsia="Times New Roman" w:cs="Times New Roman"/>
          <w:color w:val="333333"/>
          <w:sz w:val="24"/>
          <w:szCs w:val="24"/>
        </w:rPr>
        <w:t xml:space="preserve">publicly </w:t>
      </w:r>
      <w:r w:rsidRPr="65FE802B" w:rsidR="6FB6B6CB">
        <w:rPr>
          <w:rFonts w:ascii="Times New Roman" w:hAnsi="Times New Roman" w:eastAsia="Times New Roman" w:cs="Times New Roman"/>
          <w:color w:val="333333"/>
          <w:sz w:val="24"/>
          <w:szCs w:val="24"/>
        </w:rPr>
        <w:t>accessible</w:t>
      </w:r>
      <w:r w:rsidRPr="65FE802B" w:rsidR="1829475D">
        <w:rPr>
          <w:rFonts w:ascii="Times New Roman" w:hAnsi="Times New Roman" w:eastAsia="Times New Roman" w:cs="Times New Roman"/>
          <w:color w:val="000000" w:themeColor="text1" w:themeTint="FF" w:themeShade="FF"/>
          <w:sz w:val="24"/>
          <w:szCs w:val="24"/>
        </w:rPr>
        <w:t xml:space="preserve"> </w:t>
      </w:r>
      <w:r w:rsidRPr="65FE802B" w:rsidR="0C8F9120">
        <w:rPr>
          <w:rFonts w:ascii="Times New Roman" w:hAnsi="Times New Roman" w:eastAsia="Times New Roman" w:cs="Times New Roman"/>
          <w:color w:val="000000" w:themeColor="text1" w:themeTint="FF" w:themeShade="FF"/>
          <w:sz w:val="24"/>
          <w:szCs w:val="24"/>
        </w:rPr>
        <w:t>dashboard</w:t>
      </w:r>
      <w:ins w:author="Shipp, Stephanie S (sss5sc)" w:date="2023-12-24T10:57:00Z" w:id="607496488">
        <w:r>
          <w:fldChar w:fldCharType="begin"/>
        </w:r>
        <w:r>
          <w:instrText xml:space="preserve">HYPERLINK "https://treenagoswami.shinyapps.io/project_website/" </w:instrText>
        </w:r>
        <w:r>
          <w:fldChar w:fldCharType="separate"/>
        </w:r>
      </w:ins>
      <w:r w:rsidRPr="65FE802B" w:rsidR="3944BF38">
        <w:rPr>
          <w:rFonts w:ascii="Times New Roman" w:hAnsi="Times New Roman" w:eastAsia="Times New Roman" w:cs="Times New Roman"/>
          <w:color w:val="000000" w:themeColor="text1" w:themeTint="FF" w:themeShade="FF"/>
          <w:sz w:val="24"/>
          <w:szCs w:val="24"/>
        </w:rPr>
        <w:t xml:space="preserve"> (</w:t>
      </w:r>
      <w:r>
        <w:fldChar w:fldCharType="end"/>
      </w:r>
      <w:ins w:author="Shipp, Stephanie S (sss5sc)" w:date="2023-12-24T10:57:00Z" w:id="1145940047">
        <w:r>
          <w:fldChar w:fldCharType="begin"/>
        </w:r>
        <w:r>
          <w:instrText xml:space="preserve">HYPERLINK "https://treenagoswami.shinyapps.io/project_website/" </w:instrText>
        </w:r>
        <w:r>
          <w:fldChar w:fldCharType="separate"/>
        </w:r>
        <w:r w:rsidRPr="65FE802B" w:rsidR="3944BF38">
          <w:rPr>
            <w:rStyle w:val="Hyperlink"/>
            <w:rFonts w:ascii="Times New Roman" w:hAnsi="Times New Roman" w:eastAsia="Times New Roman" w:cs="Times New Roman"/>
          </w:rPr>
          <w:t>https://treenagoswami.shinyapps.io/project_website/)</w:t>
        </w:r>
        <w:r>
          <w:fldChar w:fldCharType="end"/>
        </w:r>
      </w:ins>
      <w:r w:rsidRPr="65FE802B" w:rsidR="1829475D">
        <w:rPr>
          <w:rFonts w:ascii="Times New Roman" w:hAnsi="Times New Roman" w:eastAsia="Times New Roman" w:cs="Times New Roman"/>
          <w:color w:val="000000" w:themeColor="text1" w:themeTint="FF" w:themeShade="FF"/>
          <w:sz w:val="24"/>
          <w:szCs w:val="24"/>
        </w:rPr>
        <w:t xml:space="preserve"> </w:t>
      </w:r>
      <w:del w:author="Shipp, Stephanie S (sss5sc)" w:date="2023-12-24T10:58:00Z" w:id="1220369218">
        <w:r w:rsidRPr="65FE802B" w:rsidDel="24D017E4">
          <w:rPr>
            <w:rFonts w:ascii="Times New Roman" w:hAnsi="Times New Roman" w:eastAsia="Times New Roman" w:cs="Times New Roman"/>
            <w:color w:val="000000" w:themeColor="text1" w:themeTint="FF" w:themeShade="FF"/>
            <w:sz w:val="24"/>
            <w:szCs w:val="24"/>
          </w:rPr>
          <w:delText>highlighting</w:delText>
        </w:r>
        <w:r w:rsidRPr="65FE802B" w:rsidDel="24D017E4">
          <w:rPr>
            <w:rFonts w:ascii="Times New Roman" w:hAnsi="Times New Roman" w:eastAsia="Times New Roman" w:cs="Times New Roman"/>
            <w:color w:val="000000" w:themeColor="text1" w:themeTint="FF" w:themeShade="FF"/>
            <w:sz w:val="24"/>
            <w:szCs w:val="24"/>
          </w:rPr>
          <w:delText xml:space="preserve"> detailed information on various aspects. </w:delText>
        </w:r>
        <w:r w:rsidRPr="65FE802B" w:rsidDel="24D017E4">
          <w:rPr>
            <w:rFonts w:ascii="Times New Roman" w:hAnsi="Times New Roman" w:eastAsia="Times New Roman" w:cs="Times New Roman"/>
            <w:color w:val="000000" w:themeColor="text1" w:themeTint="FF" w:themeShade="FF"/>
            <w:sz w:val="24"/>
            <w:szCs w:val="24"/>
          </w:rPr>
          <w:delText>This</w:delText>
        </w:r>
      </w:del>
      <w:ins w:author="Shipp, Stephanie S (sss5sc)" w:date="2023-12-24T10:58:00Z" w:id="1714733857">
        <w:r w:rsidRPr="65FE802B" w:rsidR="61151537">
          <w:rPr>
            <w:rFonts w:ascii="Times New Roman" w:hAnsi="Times New Roman" w:eastAsia="Times New Roman" w:cs="Times New Roman"/>
            <w:color w:val="000000" w:themeColor="text1" w:themeTint="FF" w:themeShade="FF"/>
            <w:sz w:val="24"/>
            <w:szCs w:val="24"/>
          </w:rPr>
          <w:t>that</w:t>
        </w:r>
        <w:r w:rsidRPr="65FE802B" w:rsidR="61151537">
          <w:rPr>
            <w:rFonts w:ascii="Times New Roman" w:hAnsi="Times New Roman" w:eastAsia="Times New Roman" w:cs="Times New Roman"/>
            <w:color w:val="000000" w:themeColor="text1" w:themeTint="FF" w:themeShade="FF"/>
            <w:sz w:val="24"/>
            <w:szCs w:val="24"/>
          </w:rPr>
          <w:t xml:space="preserve"> </w:t>
        </w:r>
      </w:ins>
      <w:r w:rsidRPr="65FE802B" w:rsidR="1829475D">
        <w:rPr>
          <w:rFonts w:ascii="Times New Roman" w:hAnsi="Times New Roman" w:eastAsia="Times New Roman" w:cs="Times New Roman"/>
          <w:color w:val="000000" w:themeColor="text1" w:themeTint="FF" w:themeShade="FF"/>
          <w:sz w:val="24"/>
          <w:szCs w:val="24"/>
        </w:rPr>
        <w:t xml:space="preserve"> includes a visual analysis</w:t>
      </w:r>
      <w:del w:author="Shipp, Stephanie S (sss5sc)" w:date="2023-12-24T10:59:00Z" w:id="1665797570">
        <w:r w:rsidRPr="65FE802B" w:rsidDel="24D017E4">
          <w:rPr>
            <w:rFonts w:ascii="Times New Roman" w:hAnsi="Times New Roman" w:eastAsia="Times New Roman" w:cs="Times New Roman"/>
            <w:color w:val="000000" w:themeColor="text1" w:themeTint="FF" w:themeShade="FF"/>
            <w:sz w:val="24"/>
            <w:szCs w:val="24"/>
          </w:rPr>
          <w:delText xml:space="preserve"> of types</w:delText>
        </w:r>
      </w:del>
      <w:r w:rsidRPr="65FE802B" w:rsidR="1829475D">
        <w:rPr>
          <w:rFonts w:ascii="Times New Roman" w:hAnsi="Times New Roman" w:eastAsia="Times New Roman" w:cs="Times New Roman"/>
          <w:color w:val="000000" w:themeColor="text1" w:themeTint="FF" w:themeShade="FF"/>
          <w:sz w:val="24"/>
          <w:szCs w:val="24"/>
        </w:rPr>
        <w:t xml:space="preserve"> of different geographic levels </w:t>
      </w:r>
      <w:r w:rsidRPr="65FE802B" w:rsidR="6FB6B6CB">
        <w:rPr>
          <w:rFonts w:ascii="Times New Roman" w:hAnsi="Times New Roman" w:eastAsia="Times New Roman" w:cs="Times New Roman"/>
          <w:color w:val="000000" w:themeColor="text1" w:themeTint="FF" w:themeShade="FF"/>
          <w:sz w:val="24"/>
          <w:szCs w:val="24"/>
        </w:rPr>
        <w:t xml:space="preserve">of information provided across states, the </w:t>
      </w:r>
      <w:r w:rsidRPr="65FE802B" w:rsidR="1829475D">
        <w:rPr>
          <w:rFonts w:ascii="Times New Roman" w:hAnsi="Times New Roman" w:eastAsia="Times New Roman" w:cs="Times New Roman"/>
          <w:color w:val="000000" w:themeColor="text1" w:themeTint="FF" w:themeShade="FF"/>
          <w:sz w:val="24"/>
          <w:szCs w:val="24"/>
        </w:rPr>
        <w:t xml:space="preserve">age of the data used, historical data availability, and results from text analyses of the </w:t>
      </w:r>
      <w:r w:rsidRPr="65FE802B" w:rsidR="36494D56">
        <w:rPr>
          <w:rFonts w:ascii="Times New Roman" w:hAnsi="Times New Roman" w:eastAsia="Times New Roman" w:cs="Times New Roman"/>
          <w:color w:val="000000" w:themeColor="text1" w:themeTint="FF" w:themeShade="FF"/>
          <w:sz w:val="24"/>
          <w:szCs w:val="24"/>
        </w:rPr>
        <w:t xml:space="preserve">SDC’s </w:t>
      </w:r>
      <w:r w:rsidRPr="65FE802B" w:rsidR="1829475D">
        <w:rPr>
          <w:rFonts w:ascii="Times New Roman" w:hAnsi="Times New Roman" w:eastAsia="Times New Roman" w:cs="Times New Roman"/>
          <w:color w:val="000000" w:themeColor="text1" w:themeTint="FF" w:themeShade="FF"/>
          <w:sz w:val="24"/>
          <w:szCs w:val="24"/>
        </w:rPr>
        <w:t xml:space="preserve">mission statements. Certain </w:t>
      </w:r>
      <w:r w:rsidRPr="65FE802B" w:rsidR="36494D56">
        <w:rPr>
          <w:rFonts w:ascii="Times New Roman" w:hAnsi="Times New Roman" w:eastAsia="Times New Roman" w:cs="Times New Roman"/>
          <w:color w:val="000000" w:themeColor="text1" w:themeTint="FF" w:themeShade="FF"/>
          <w:sz w:val="24"/>
          <w:szCs w:val="24"/>
        </w:rPr>
        <w:t xml:space="preserve">state </w:t>
      </w:r>
      <w:r w:rsidRPr="65FE802B" w:rsidR="1829475D">
        <w:rPr>
          <w:rFonts w:ascii="Times New Roman" w:hAnsi="Times New Roman" w:eastAsia="Times New Roman" w:cs="Times New Roman"/>
          <w:color w:val="000000" w:themeColor="text1" w:themeTint="FF" w:themeShade="FF"/>
          <w:sz w:val="24"/>
          <w:szCs w:val="24"/>
        </w:rPr>
        <w:t>SDCs</w:t>
      </w:r>
      <w:r w:rsidRPr="65FE802B" w:rsidR="36494D56">
        <w:rPr>
          <w:rFonts w:ascii="Times New Roman" w:hAnsi="Times New Roman" w:eastAsia="Times New Roman" w:cs="Times New Roman"/>
          <w:color w:val="000000" w:themeColor="text1" w:themeTint="FF" w:themeShade="FF"/>
          <w:sz w:val="24"/>
          <w:szCs w:val="24"/>
        </w:rPr>
        <w:t xml:space="preserve">, </w:t>
      </w:r>
      <w:r w:rsidRPr="65FE802B" w:rsidR="1829475D">
        <w:rPr>
          <w:rFonts w:ascii="Times New Roman" w:hAnsi="Times New Roman" w:eastAsia="Times New Roman" w:cs="Times New Roman"/>
          <w:color w:val="000000" w:themeColor="text1" w:themeTint="FF" w:themeShade="FF"/>
          <w:sz w:val="24"/>
          <w:szCs w:val="24"/>
        </w:rPr>
        <w:t xml:space="preserve">such as </w:t>
      </w:r>
      <w:r w:rsidRPr="65FE802B" w:rsidR="1674C9E2">
        <w:rPr>
          <w:rFonts w:ascii="Times New Roman" w:hAnsi="Times New Roman" w:eastAsia="Times New Roman" w:cs="Times New Roman"/>
          <w:color w:val="000000" w:themeColor="text1" w:themeTint="FF" w:themeShade="FF"/>
          <w:sz w:val="24"/>
          <w:szCs w:val="24"/>
        </w:rPr>
        <w:t>Delaware, Georgia, Hawaii</w:t>
      </w:r>
      <w:r w:rsidRPr="65FE802B" w:rsidR="1829475D">
        <w:rPr>
          <w:rFonts w:ascii="Times New Roman" w:hAnsi="Times New Roman" w:eastAsia="Times New Roman" w:cs="Times New Roman"/>
          <w:color w:val="000000" w:themeColor="text1" w:themeTint="FF" w:themeShade="FF"/>
          <w:sz w:val="24"/>
          <w:szCs w:val="24"/>
        </w:rPr>
        <w:t>,</w:t>
      </w:r>
      <w:r w:rsidRPr="65FE802B" w:rsidR="1674C9E2">
        <w:rPr>
          <w:rFonts w:ascii="Times New Roman" w:hAnsi="Times New Roman" w:eastAsia="Times New Roman" w:cs="Times New Roman"/>
          <w:color w:val="000000" w:themeColor="text1" w:themeTint="FF" w:themeShade="FF"/>
          <w:sz w:val="24"/>
          <w:szCs w:val="24"/>
        </w:rPr>
        <w:t xml:space="preserve"> Louisiana, Mississippi,</w:t>
      </w:r>
      <w:r w:rsidRPr="65FE802B" w:rsidR="1829475D">
        <w:rPr>
          <w:rFonts w:ascii="Times New Roman" w:hAnsi="Times New Roman" w:eastAsia="Times New Roman" w:cs="Times New Roman"/>
          <w:color w:val="000000" w:themeColor="text1" w:themeTint="FF" w:themeShade="FF"/>
          <w:sz w:val="24"/>
          <w:szCs w:val="24"/>
        </w:rPr>
        <w:t xml:space="preserve"> </w:t>
      </w:r>
      <w:r w:rsidRPr="65FE802B" w:rsidR="7FB12FE2">
        <w:rPr>
          <w:rFonts w:ascii="Times New Roman" w:hAnsi="Times New Roman" w:eastAsia="Times New Roman" w:cs="Times New Roman"/>
          <w:color w:val="000000" w:themeColor="text1" w:themeTint="FF" w:themeShade="FF"/>
          <w:sz w:val="24"/>
          <w:szCs w:val="24"/>
        </w:rPr>
        <w:t xml:space="preserve">New Mexico, </w:t>
      </w:r>
      <w:r w:rsidRPr="65FE802B" w:rsidR="1829475D">
        <w:rPr>
          <w:rFonts w:ascii="Times New Roman" w:hAnsi="Times New Roman" w:eastAsia="Times New Roman" w:cs="Times New Roman"/>
          <w:color w:val="000000" w:themeColor="text1" w:themeTint="FF" w:themeShade="FF"/>
          <w:sz w:val="24"/>
          <w:szCs w:val="24"/>
        </w:rPr>
        <w:t xml:space="preserve">redirect data inquiries related to population projections and estimates to the U.S. Census Bureau </w:t>
      </w:r>
      <w:r w:rsidRPr="65FE802B" w:rsidR="1829475D">
        <w:rPr>
          <w:rFonts w:ascii="Times New Roman" w:hAnsi="Times New Roman" w:eastAsia="Times New Roman" w:cs="Times New Roman"/>
          <w:color w:val="000000" w:themeColor="text1" w:themeTint="FF" w:themeShade="FF"/>
          <w:sz w:val="24"/>
          <w:szCs w:val="24"/>
        </w:rPr>
        <w:t>website</w:t>
      </w:r>
      <w:del w:author="Shipp, Stephanie S (sss5sc)" w:date="2023-12-24T10:59:00Z" w:id="591051771">
        <w:r w:rsidRPr="65FE802B" w:rsidDel="24D017E4">
          <w:rPr>
            <w:rFonts w:ascii="Times New Roman" w:hAnsi="Times New Roman" w:eastAsia="Times New Roman" w:cs="Times New Roman"/>
            <w:color w:val="000000" w:themeColor="text1" w:themeTint="FF" w:themeShade="FF"/>
            <w:sz w:val="24"/>
            <w:szCs w:val="24"/>
          </w:rPr>
          <w:delText>,</w:delText>
        </w:r>
      </w:del>
      <w:ins w:author="Shipp, Stephanie S (sss5sc)" w:date="2023-12-24T10:59:00Z" w:id="1535827891">
        <w:r w:rsidRPr="65FE802B" w:rsidR="0C8F9120">
          <w:rPr>
            <w:rFonts w:ascii="Times New Roman" w:hAnsi="Times New Roman" w:eastAsia="Times New Roman" w:cs="Times New Roman"/>
            <w:color w:val="000000" w:themeColor="text1" w:themeTint="FF" w:themeShade="FF"/>
            <w:sz w:val="24"/>
            <w:szCs w:val="24"/>
          </w:rPr>
          <w:t>.</w:t>
        </w:r>
        <w:r w:rsidRPr="65FE802B" w:rsidR="0C8F9120">
          <w:rPr>
            <w:rFonts w:ascii="Times New Roman" w:hAnsi="Times New Roman" w:eastAsia="Times New Roman" w:cs="Times New Roman"/>
            <w:color w:val="000000" w:themeColor="text1" w:themeTint="FF" w:themeShade="FF"/>
            <w:sz w:val="24"/>
            <w:szCs w:val="24"/>
          </w:rPr>
          <w:t xml:space="preserve"> </w:t>
        </w:r>
      </w:ins>
      <w:del w:author="Shipp, Stephanie S (sss5sc)" w:date="2023-12-24T10:59:00Z" w:id="1804753023">
        <w:r w:rsidRPr="65FE802B" w:rsidDel="24D017E4">
          <w:rPr>
            <w:rFonts w:ascii="Times New Roman" w:hAnsi="Times New Roman" w:eastAsia="Times New Roman" w:cs="Times New Roman"/>
            <w:color w:val="000000" w:themeColor="text1" w:themeTint="FF" w:themeShade="FF"/>
            <w:sz w:val="24"/>
            <w:szCs w:val="24"/>
          </w:rPr>
          <w:delText xml:space="preserve"> and such</w:delText>
        </w:r>
      </w:del>
      <w:r w:rsidRPr="65FE802B" w:rsidR="1829475D">
        <w:rPr>
          <w:rFonts w:ascii="Times New Roman" w:hAnsi="Times New Roman" w:eastAsia="Times New Roman" w:cs="Times New Roman"/>
          <w:color w:val="000000" w:themeColor="text1" w:themeTint="FF" w:themeShade="FF"/>
          <w:sz w:val="24"/>
          <w:szCs w:val="24"/>
        </w:rPr>
        <w:t xml:space="preserve"> </w:t>
      </w:r>
      <w:del w:author="Shipp, Stephanie S (sss5sc)" w:date="2023-12-29T09:35:47.489Z" w:id="203323908">
        <w:r w:rsidRPr="65FE802B" w:rsidDel="1829475D">
          <w:rPr>
            <w:rFonts w:ascii="Times New Roman" w:hAnsi="Times New Roman" w:eastAsia="Times New Roman" w:cs="Times New Roman"/>
            <w:color w:val="000000" w:themeColor="text1" w:themeTint="FF" w:themeShade="FF"/>
            <w:sz w:val="24"/>
            <w:szCs w:val="24"/>
          </w:rPr>
          <w:delText>discoveries</w:delText>
        </w:r>
        <w:r w:rsidRPr="65FE802B" w:rsidDel="24D017E4">
          <w:rPr>
            <w:rFonts w:ascii="Times New Roman" w:hAnsi="Times New Roman" w:eastAsia="Times New Roman" w:cs="Times New Roman"/>
            <w:color w:val="000000" w:themeColor="text1" w:themeTint="FF" w:themeShade="FF"/>
            <w:sz w:val="24"/>
            <w:szCs w:val="24"/>
          </w:rPr>
          <w:delText xml:space="preserve"> </w:delText>
        </w:r>
        <w:r w:rsidRPr="65FE802B" w:rsidDel="1829475D">
          <w:rPr>
            <w:rFonts w:ascii="Times New Roman" w:hAnsi="Times New Roman" w:eastAsia="Times New Roman" w:cs="Times New Roman"/>
            <w:color w:val="000000" w:themeColor="text1" w:themeTint="FF" w:themeShade="FF"/>
            <w:sz w:val="24"/>
            <w:szCs w:val="24"/>
          </w:rPr>
          <w:delText xml:space="preserve">are also featured in </w:delText>
        </w:r>
        <w:r w:rsidRPr="65FE802B" w:rsidDel="6FB6B6CB">
          <w:rPr>
            <w:rFonts w:ascii="Times New Roman" w:hAnsi="Times New Roman" w:eastAsia="Times New Roman" w:cs="Times New Roman"/>
            <w:color w:val="000000" w:themeColor="text1" w:themeTint="FF" w:themeShade="FF"/>
            <w:sz w:val="24"/>
            <w:szCs w:val="24"/>
          </w:rPr>
          <w:delText>our</w:delText>
        </w:r>
        <w:r w:rsidRPr="65FE802B" w:rsidDel="1829475D">
          <w:rPr>
            <w:rFonts w:ascii="Times New Roman" w:hAnsi="Times New Roman" w:eastAsia="Times New Roman" w:cs="Times New Roman"/>
            <w:color w:val="000000" w:themeColor="text1" w:themeTint="FF" w:themeShade="FF"/>
            <w:sz w:val="24"/>
            <w:szCs w:val="24"/>
          </w:rPr>
          <w:delText xml:space="preserve"> </w:delText>
        </w:r>
        <w:r w:rsidRPr="65FE802B" w:rsidDel="1829475D">
          <w:rPr>
            <w:rFonts w:ascii="Times New Roman" w:hAnsi="Times New Roman" w:eastAsia="Times New Roman" w:cs="Times New Roman"/>
            <w:color w:val="000000" w:themeColor="text1" w:themeTint="FF" w:themeShade="FF"/>
            <w:sz w:val="24"/>
            <w:szCs w:val="24"/>
          </w:rPr>
          <w:delText>dashboard</w:delText>
        </w:r>
        <w:r w:rsidRPr="65FE802B" w:rsidDel="1829475D">
          <w:rPr>
            <w:rFonts w:ascii="Times New Roman" w:hAnsi="Times New Roman" w:eastAsia="Times New Roman" w:cs="Times New Roman"/>
            <w:color w:val="000000" w:themeColor="text1" w:themeTint="FF" w:themeShade="FF"/>
            <w:sz w:val="24"/>
            <w:szCs w:val="24"/>
          </w:rPr>
          <w:delText>.</w:delText>
        </w:r>
      </w:del>
      <w:ins w:author="Shipp, Stephanie S (sss5sc)" w:date="2023-12-29T08:44:49.788Z" w:id="1739699542">
        <w:r w:rsidRPr="65FE802B" w:rsidR="595FC187">
          <w:rPr>
            <w:rFonts w:ascii="Times New Roman" w:hAnsi="Times New Roman" w:eastAsia="Times New Roman" w:cs="Times New Roman"/>
            <w:color w:val="000000" w:themeColor="text1" w:themeTint="FF" w:themeShade="FF"/>
            <w:sz w:val="24"/>
            <w:szCs w:val="24"/>
          </w:rPr>
          <w:t xml:space="preserve">We were ambitious in </w:t>
        </w:r>
        <w:r w:rsidRPr="65FE802B" w:rsidR="595FC187">
          <w:rPr>
            <w:rFonts w:ascii="Times New Roman" w:hAnsi="Times New Roman" w:eastAsia="Times New Roman" w:cs="Times New Roman"/>
            <w:color w:val="000000" w:themeColor="text1" w:themeTint="FF" w:themeShade="FF"/>
            <w:sz w:val="24"/>
            <w:szCs w:val="24"/>
          </w:rPr>
          <w:t>attempting</w:t>
        </w:r>
        <w:r w:rsidRPr="65FE802B" w:rsidR="595FC187">
          <w:rPr>
            <w:rFonts w:ascii="Times New Roman" w:hAnsi="Times New Roman" w:eastAsia="Times New Roman" w:cs="Times New Roman"/>
            <w:color w:val="000000" w:themeColor="text1" w:themeTint="FF" w:themeShade="FF"/>
            <w:sz w:val="24"/>
            <w:szCs w:val="24"/>
          </w:rPr>
          <w:t xml:space="preserve"> to </w:t>
        </w:r>
        <w:r w:rsidRPr="65FE802B" w:rsidR="595FC187">
          <w:rPr>
            <w:rFonts w:ascii="Times New Roman" w:hAnsi="Times New Roman" w:eastAsia="Times New Roman" w:cs="Times New Roman"/>
            <w:color w:val="000000" w:themeColor="text1" w:themeTint="FF" w:themeShade="FF"/>
            <w:sz w:val="24"/>
            <w:szCs w:val="24"/>
          </w:rPr>
          <w:t>u</w:t>
        </w:r>
        <w:r w:rsidRPr="65FE802B" w:rsidR="595FC187">
          <w:rPr>
            <w:rFonts w:ascii="Times New Roman" w:hAnsi="Times New Roman" w:eastAsia="Times New Roman" w:cs="Times New Roman"/>
            <w:color w:val="000000" w:themeColor="text1" w:themeTint="FF" w:themeShade="FF"/>
            <w:sz w:val="24"/>
            <w:szCs w:val="24"/>
          </w:rPr>
          <w:t xml:space="preserve">ndertake </w:t>
        </w:r>
        <w:r w:rsidRPr="65FE802B" w:rsidR="595FC187">
          <w:rPr>
            <w:rFonts w:ascii="Times New Roman" w:hAnsi="Times New Roman" w:eastAsia="Times New Roman" w:cs="Times New Roman"/>
            <w:color w:val="000000" w:themeColor="text1" w:themeTint="FF" w:themeShade="FF"/>
            <w:sz w:val="24"/>
            <w:szCs w:val="24"/>
          </w:rPr>
          <w:t>multi</w:t>
        </w:r>
        <w:r w:rsidRPr="65FE802B" w:rsidR="595FC187">
          <w:rPr>
            <w:rFonts w:ascii="Times New Roman" w:hAnsi="Times New Roman" w:eastAsia="Times New Roman" w:cs="Times New Roman"/>
            <w:color w:val="000000" w:themeColor="text1" w:themeTint="FF" w:themeShade="FF"/>
            <w:sz w:val="24"/>
            <w:szCs w:val="24"/>
          </w:rPr>
          <w:t xml:space="preserve">ple approaches </w:t>
        </w:r>
      </w:ins>
      <w:ins w:author="Shipp, Stephanie S (sss5sc)" w:date="2023-12-29T08:45:58.621Z" w:id="802021637">
        <w:r w:rsidRPr="65FE802B" w:rsidR="6AF1340D">
          <w:rPr>
            <w:rFonts w:ascii="Times New Roman" w:hAnsi="Times New Roman" w:eastAsia="Times New Roman" w:cs="Times New Roman"/>
            <w:color w:val="000000" w:themeColor="text1" w:themeTint="FF" w:themeShade="FF"/>
            <w:sz w:val="24"/>
            <w:szCs w:val="24"/>
          </w:rPr>
          <w:t>to identify novel approaches that states take in</w:t>
        </w:r>
      </w:ins>
      <w:ins w:author="Shipp, Stephanie S (sss5sc)" w:date="2023-12-29T08:46:59.254Z" w:id="1165334820">
        <w:r w:rsidRPr="65FE802B" w:rsidR="7F5241A1">
          <w:rPr>
            <w:rFonts w:ascii="Times New Roman" w:hAnsi="Times New Roman" w:eastAsia="Times New Roman" w:cs="Times New Roman"/>
            <w:color w:val="000000" w:themeColor="text1" w:themeTint="FF" w:themeShade="FF"/>
            <w:sz w:val="24"/>
            <w:szCs w:val="24"/>
          </w:rPr>
          <w:t xml:space="preserve"> accessing and </w:t>
        </w:r>
        <w:r w:rsidRPr="65FE802B" w:rsidR="6AF1340D">
          <w:rPr>
            <w:rFonts w:ascii="Times New Roman" w:hAnsi="Times New Roman" w:eastAsia="Times New Roman" w:cs="Times New Roman"/>
            <w:color w:val="000000" w:themeColor="text1" w:themeTint="FF" w:themeShade="FF"/>
            <w:sz w:val="24"/>
            <w:szCs w:val="24"/>
          </w:rPr>
          <w:t>disseminating</w:t>
        </w:r>
        <w:r w:rsidRPr="65FE802B" w:rsidR="6AF1340D">
          <w:rPr>
            <w:rFonts w:ascii="Times New Roman" w:hAnsi="Times New Roman" w:eastAsia="Times New Roman" w:cs="Times New Roman"/>
            <w:color w:val="000000" w:themeColor="text1" w:themeTint="FF" w:themeShade="FF"/>
            <w:sz w:val="24"/>
            <w:szCs w:val="24"/>
          </w:rPr>
          <w:t xml:space="preserve"> data sources</w:t>
        </w:r>
        <w:r w:rsidRPr="65FE802B" w:rsidR="3B41816F">
          <w:rPr>
            <w:rFonts w:ascii="Times New Roman" w:hAnsi="Times New Roman" w:eastAsia="Times New Roman" w:cs="Times New Roman"/>
            <w:color w:val="000000" w:themeColor="text1" w:themeTint="FF" w:themeShade="FF"/>
            <w:sz w:val="24"/>
            <w:szCs w:val="24"/>
          </w:rPr>
          <w:t xml:space="preserve">. </w:t>
        </w:r>
      </w:ins>
      <w:ins w:author="Shipp, Stephanie S (sss5sc)" w:date="2023-12-29T09:37:37.589Z" w:id="539801395">
        <w:r w:rsidRPr="65FE802B" w:rsidR="142F9448">
          <w:rPr>
            <w:rFonts w:ascii="Times New Roman" w:hAnsi="Times New Roman" w:eastAsia="Times New Roman" w:cs="Times New Roman"/>
            <w:color w:val="000000" w:themeColor="text1" w:themeTint="FF" w:themeShade="FF"/>
            <w:sz w:val="24"/>
            <w:szCs w:val="24"/>
          </w:rPr>
          <w:t xml:space="preserve">The dashboard </w:t>
        </w:r>
        <w:r w:rsidRPr="65FE802B" w:rsidR="142F9448">
          <w:rPr>
            <w:rFonts w:ascii="Times New Roman" w:hAnsi="Times New Roman" w:eastAsia="Times New Roman" w:cs="Times New Roman"/>
            <w:color w:val="000000" w:themeColor="text1" w:themeTint="FF" w:themeShade="FF"/>
            <w:sz w:val="24"/>
            <w:szCs w:val="24"/>
          </w:rPr>
          <w:t>provides</w:t>
        </w:r>
        <w:r w:rsidRPr="65FE802B" w:rsidR="142F9448">
          <w:rPr>
            <w:rFonts w:ascii="Times New Roman" w:hAnsi="Times New Roman" w:eastAsia="Times New Roman" w:cs="Times New Roman"/>
            <w:color w:val="000000" w:themeColor="text1" w:themeTint="FF" w:themeShade="FF"/>
            <w:sz w:val="24"/>
            <w:szCs w:val="24"/>
          </w:rPr>
          <w:t xml:space="preserve"> information for 27 selected states and territories. See</w:t>
        </w:r>
      </w:ins>
      <w:ins w:author="Shipp, Stephanie S (sss5sc)" w:date="2023-12-29T09:38:16.168Z" w:id="2080155603">
        <w:r w:rsidRPr="65FE802B" w:rsidR="40A4C89C">
          <w:rPr>
            <w:rFonts w:ascii="Times New Roman" w:hAnsi="Times New Roman" w:eastAsia="Times New Roman" w:cs="Times New Roman"/>
            <w:color w:val="000000" w:themeColor="text1" w:themeTint="FF" w:themeShade="FF"/>
            <w:sz w:val="24"/>
            <w:szCs w:val="24"/>
          </w:rPr>
          <w:t xml:space="preserve"> https://treenagoswami.shinyapps.io/project_website/</w:t>
        </w:r>
      </w:ins>
    </w:p>
    <w:p w:rsidR="65FE802B" w:rsidP="65FE802B" w:rsidRDefault="65FE802B" w14:paraId="792349C6" w14:textId="61F00A7C">
      <w:pPr>
        <w:pStyle w:val="Normal"/>
        <w:widowControl w:val="0"/>
        <w:suppressLineNumbers w:val="0"/>
        <w:tabs>
          <w:tab w:val="num" w:leader="none" w:pos="720"/>
        </w:tabs>
        <w:bidi w:val="0"/>
        <w:spacing w:before="0" w:beforeAutospacing="off" w:after="0" w:afterAutospacing="off" w:line="259" w:lineRule="auto"/>
        <w:ind w:left="0" w:right="0"/>
        <w:jc w:val="left"/>
        <w:rPr>
          <w:ins w:author="Shipp, Stephanie S (sss5sc)" w:date="2023-12-29T08:47:20.041Z" w:id="2101659465"/>
          <w:rFonts w:ascii="Times New Roman" w:hAnsi="Times New Roman" w:eastAsia="Times New Roman" w:cs="Times New Roman"/>
          <w:color w:val="000000" w:themeColor="text1" w:themeTint="FF" w:themeShade="FF"/>
          <w:sz w:val="24"/>
          <w:szCs w:val="24"/>
        </w:rPr>
      </w:pPr>
    </w:p>
    <w:p w:rsidR="65FE802B" w:rsidP="65FE802B" w:rsidRDefault="65FE802B" w14:paraId="56F85FAB" w14:textId="72B1AE2D">
      <w:pPr>
        <w:pStyle w:val="Normal"/>
        <w:widowControl w:val="0"/>
        <w:suppressLineNumbers w:val="0"/>
        <w:tabs>
          <w:tab w:val="num" w:leader="none" w:pos="720"/>
        </w:tabs>
        <w:bidi w:val="0"/>
        <w:spacing w:before="0" w:beforeAutospacing="off" w:after="0" w:afterAutospacing="off" w:line="259" w:lineRule="auto"/>
        <w:ind w:left="0" w:right="0"/>
        <w:jc w:val="left"/>
        <w:rPr>
          <w:del w:author="Shipp, Stephanie S (sss5sc)" w:date="2023-12-29T08:44:06.592Z" w:id="450419916"/>
          <w:rFonts w:ascii="Times New Roman" w:hAnsi="Times New Roman" w:eastAsia="Times New Roman" w:cs="Times New Roman"/>
          <w:color w:val="000000" w:themeColor="text1" w:themeTint="FF" w:themeShade="FF"/>
          <w:sz w:val="24"/>
          <w:szCs w:val="24"/>
          <w:rPrChange w:author="Shipp, Stephanie S (sss5sc)" w:date="2023-12-24T11:00:00Z" w:id="2130094507">
            <w:rPr>
              <w:del w:author="Shipp, Stephanie S (sss5sc)" w:date="2023-12-29T08:44:06.592Z" w:id="495559131"/>
              <w:rFonts w:ascii="Times New Roman" w:hAnsi="Times New Roman" w:eastAsia="Times New Roman" w:cs="Times New Roman"/>
              <w:color w:val="333333"/>
              <w:sz w:val="24"/>
              <w:szCs w:val="24"/>
            </w:rPr>
          </w:rPrChange>
        </w:rPr>
      </w:pPr>
    </w:p>
    <w:p w:rsidR="00970374" w:rsidP="5BAB7160" w:rsidRDefault="00970374" w14:paraId="0124980C" w14:textId="77777777">
      <w:pPr>
        <w:spacing w:after="0" w:line="276" w:lineRule="auto"/>
        <w:rPr>
          <w:del w:author="Shipp, Stephanie S (sss5sc)" w:date="2023-12-29T08:44:06.591Z" w:id="1580001855"/>
          <w:rFonts w:ascii="Times New Roman" w:hAnsi="Times New Roman" w:eastAsia="Times New Roman" w:cs="Times New Roman"/>
          <w:color w:val="000000" w:themeColor="text1"/>
          <w:sz w:val="24"/>
          <w:szCs w:val="24"/>
        </w:rPr>
      </w:pPr>
    </w:p>
    <w:p w:rsidR="00C60EDA" w:rsidP="00EE2648" w:rsidRDefault="00C60EDA" w14:paraId="48D205BE" w14:textId="7A60D4D2">
      <w:pPr>
        <w:pStyle w:val="Heading2"/>
        <w:rPr>
          <w:rFonts w:eastAsia="Times New Roman"/>
        </w:rPr>
      </w:pPr>
      <w:bookmarkStart w:name="_Toc285137455" w:id="909594201"/>
      <w:r w:rsidRPr="65FE802B" w:rsidR="0B425F1F">
        <w:rPr>
          <w:rFonts w:eastAsia="Times New Roman"/>
        </w:rPr>
        <w:t>2.</w:t>
      </w:r>
      <w:r w:rsidRPr="65FE802B" w:rsidR="751D392C">
        <w:rPr>
          <w:rFonts w:eastAsia="Times New Roman"/>
        </w:rPr>
        <w:t>0</w:t>
      </w:r>
      <w:r w:rsidRPr="65FE802B" w:rsidR="0B425F1F">
        <w:rPr>
          <w:rFonts w:eastAsia="Times New Roman"/>
        </w:rPr>
        <w:t xml:space="preserve"> Findings</w:t>
      </w:r>
      <w:bookmarkEnd w:id="909594201"/>
    </w:p>
    <w:p w:rsidR="005C1A80" w:rsidP="005C1A80" w:rsidRDefault="005C1A80" w14:paraId="50FC1895" w14:textId="77777777">
      <w:pPr>
        <w:spacing w:after="0"/>
        <w:rPr>
          <w:rFonts w:ascii="Times New Roman" w:hAnsi="Times New Roman" w:eastAsia="Times New Roman" w:cs="Times New Roman"/>
          <w:color w:val="000000" w:themeColor="text1"/>
          <w:sz w:val="24"/>
          <w:szCs w:val="24"/>
        </w:rPr>
      </w:pPr>
    </w:p>
    <w:p w:rsidR="00D00AE3" w:rsidP="00EE2648" w:rsidRDefault="00D00AE3" w14:paraId="23F5478E" w14:textId="052DDFA4">
      <w:pPr>
        <w:pStyle w:val="Heading3"/>
        <w:rPr>
          <w:rFonts w:eastAsia="Times New Roman"/>
        </w:rPr>
      </w:pPr>
      <w:bookmarkStart w:name="_Toc1687994244" w:id="260377019"/>
      <w:r w:rsidRPr="65FE802B" w:rsidR="24D017E4">
        <w:rPr>
          <w:rFonts w:eastAsia="Times New Roman"/>
        </w:rPr>
        <w:t>2.1 State Constitutions and Amendments and State Data Center Mission Statements</w:t>
      </w:r>
      <w:bookmarkEnd w:id="260377019"/>
      <w:r w:rsidRPr="65FE802B" w:rsidR="24D017E4">
        <w:rPr>
          <w:rFonts w:eastAsia="Times New Roman"/>
        </w:rPr>
        <w:t xml:space="preserve"> </w:t>
      </w:r>
    </w:p>
    <w:p w:rsidR="00D00AE3" w:rsidP="005C1A80" w:rsidRDefault="00D00AE3" w14:paraId="681D84A8" w14:textId="77777777">
      <w:pPr>
        <w:spacing w:after="0"/>
        <w:rPr>
          <w:rFonts w:ascii="Times New Roman" w:hAnsi="Times New Roman" w:eastAsia="Times New Roman" w:cs="Times New Roman"/>
          <w:color w:val="000000" w:themeColor="text1"/>
          <w:sz w:val="24"/>
          <w:szCs w:val="24"/>
        </w:rPr>
      </w:pPr>
    </w:p>
    <w:p w:rsidR="173B29B3" w:rsidP="65FE802B" w:rsidRDefault="173B29B3" w14:paraId="15C6C034" w14:textId="310C4552">
      <w:pPr>
        <w:pStyle w:val="Normal"/>
        <w:spacing w:after="0"/>
        <w:rPr>
          <w:ins w:author="Shipp, Stephanie S (sss5sc)" w:date="2023-12-29T09:01:29.196Z" w:id="439424392"/>
          <w:rFonts w:ascii="Times New Roman" w:hAnsi="Times New Roman" w:eastAsia="Times New Roman" w:cs="Times New Roman"/>
          <w:color w:val="000000" w:themeColor="text1" w:themeTint="FF" w:themeShade="FF"/>
          <w:sz w:val="24"/>
          <w:szCs w:val="24"/>
        </w:rPr>
      </w:pPr>
      <w:r w:rsidRPr="65FE802B" w:rsidR="173B29B3">
        <w:rPr>
          <w:rFonts w:ascii="Times New Roman" w:hAnsi="Times New Roman" w:eastAsia="Times New Roman" w:cs="Times New Roman"/>
          <w:color w:val="000000" w:themeColor="text1" w:themeTint="FF" w:themeShade="FF"/>
          <w:sz w:val="24"/>
          <w:szCs w:val="24"/>
        </w:rPr>
        <w:t xml:space="preserve">Having manually searched and employed topic modeling on various state constitutions, we concluded that these documents </w:t>
      </w:r>
      <w:r w:rsidRPr="65FE802B" w:rsidR="173B29B3">
        <w:rPr>
          <w:rFonts w:ascii="Times New Roman" w:hAnsi="Times New Roman" w:eastAsia="Times New Roman" w:cs="Times New Roman"/>
          <w:color w:val="000000" w:themeColor="text1" w:themeTint="FF" w:themeShade="FF"/>
          <w:sz w:val="24"/>
          <w:szCs w:val="24"/>
        </w:rPr>
        <w:t>predominantly encompass</w:t>
      </w:r>
      <w:r w:rsidRPr="65FE802B" w:rsidR="173B29B3">
        <w:rPr>
          <w:rFonts w:ascii="Times New Roman" w:hAnsi="Times New Roman" w:eastAsia="Times New Roman" w:cs="Times New Roman"/>
          <w:color w:val="000000" w:themeColor="text1" w:themeTint="FF" w:themeShade="FF"/>
          <w:sz w:val="24"/>
          <w:szCs w:val="24"/>
        </w:rPr>
        <w:t xml:space="preserve"> broad topics. While these topics and words are interesting to explore, they do not tell us </w:t>
      </w:r>
      <w:r w:rsidRPr="65FE802B" w:rsidR="36494D56">
        <w:rPr>
          <w:rFonts w:ascii="Times New Roman" w:hAnsi="Times New Roman" w:eastAsia="Times New Roman" w:cs="Times New Roman"/>
          <w:color w:val="000000" w:themeColor="text1" w:themeTint="FF" w:themeShade="FF"/>
          <w:sz w:val="24"/>
          <w:szCs w:val="24"/>
        </w:rPr>
        <w:t>what</w:t>
      </w:r>
      <w:r w:rsidRPr="65FE802B" w:rsidR="173B29B3">
        <w:rPr>
          <w:rFonts w:ascii="Times New Roman" w:hAnsi="Times New Roman" w:eastAsia="Times New Roman" w:cs="Times New Roman"/>
          <w:color w:val="000000" w:themeColor="text1" w:themeTint="FF" w:themeShade="FF"/>
          <w:sz w:val="24"/>
          <w:szCs w:val="24"/>
        </w:rPr>
        <w:t xml:space="preserve"> data a state </w:t>
      </w:r>
      <w:r w:rsidRPr="65FE802B" w:rsidR="36494D56">
        <w:rPr>
          <w:rFonts w:ascii="Times New Roman" w:hAnsi="Times New Roman" w:eastAsia="Times New Roman" w:cs="Times New Roman"/>
          <w:color w:val="000000" w:themeColor="text1" w:themeTint="FF" w:themeShade="FF"/>
          <w:sz w:val="24"/>
          <w:szCs w:val="24"/>
        </w:rPr>
        <w:t>requires</w:t>
      </w:r>
      <w:r w:rsidRPr="65FE802B" w:rsidR="36494D56">
        <w:rPr>
          <w:rFonts w:ascii="Times New Roman" w:hAnsi="Times New Roman" w:eastAsia="Times New Roman" w:cs="Times New Roman"/>
          <w:color w:val="000000" w:themeColor="text1" w:themeTint="FF" w:themeShade="FF"/>
          <w:sz w:val="24"/>
          <w:szCs w:val="24"/>
        </w:rPr>
        <w:t xml:space="preserve">, </w:t>
      </w:r>
      <w:r w:rsidRPr="65FE802B" w:rsidR="173B29B3">
        <w:rPr>
          <w:rFonts w:ascii="Times New Roman" w:hAnsi="Times New Roman" w:eastAsia="Times New Roman" w:cs="Times New Roman"/>
          <w:color w:val="000000" w:themeColor="text1" w:themeTint="FF" w:themeShade="FF"/>
          <w:sz w:val="24"/>
          <w:szCs w:val="24"/>
        </w:rPr>
        <w:t>uses</w:t>
      </w:r>
      <w:r w:rsidRPr="65FE802B" w:rsidR="36494D56">
        <w:rPr>
          <w:rFonts w:ascii="Times New Roman" w:hAnsi="Times New Roman" w:eastAsia="Times New Roman" w:cs="Times New Roman"/>
          <w:color w:val="000000" w:themeColor="text1" w:themeTint="FF" w:themeShade="FF"/>
          <w:sz w:val="24"/>
          <w:szCs w:val="24"/>
        </w:rPr>
        <w:t>,</w:t>
      </w:r>
      <w:r w:rsidRPr="65FE802B" w:rsidR="173B29B3">
        <w:rPr>
          <w:rFonts w:ascii="Times New Roman" w:hAnsi="Times New Roman" w:eastAsia="Times New Roman" w:cs="Times New Roman"/>
          <w:color w:val="000000" w:themeColor="text1" w:themeTint="FF" w:themeShade="FF"/>
          <w:sz w:val="24"/>
          <w:szCs w:val="24"/>
        </w:rPr>
        <w:t xml:space="preserve"> or needs. Consequently, we turn</w:t>
      </w:r>
      <w:r w:rsidRPr="65FE802B" w:rsidR="36494D56">
        <w:rPr>
          <w:rFonts w:ascii="Times New Roman" w:hAnsi="Times New Roman" w:eastAsia="Times New Roman" w:cs="Times New Roman"/>
          <w:color w:val="000000" w:themeColor="text1" w:themeTint="FF" w:themeShade="FF"/>
          <w:sz w:val="24"/>
          <w:szCs w:val="24"/>
        </w:rPr>
        <w:t>ed</w:t>
      </w:r>
      <w:r w:rsidRPr="65FE802B" w:rsidR="173B29B3">
        <w:rPr>
          <w:rFonts w:ascii="Times New Roman" w:hAnsi="Times New Roman" w:eastAsia="Times New Roman" w:cs="Times New Roman"/>
          <w:color w:val="000000" w:themeColor="text1" w:themeTint="FF" w:themeShade="FF"/>
          <w:sz w:val="24"/>
          <w:szCs w:val="24"/>
        </w:rPr>
        <w:t xml:space="preserve"> our attention to State Data Centers</w:t>
      </w:r>
      <w:r w:rsidRPr="65FE802B" w:rsidR="6FB6B6CB">
        <w:rPr>
          <w:rFonts w:ascii="Times New Roman" w:hAnsi="Times New Roman" w:eastAsia="Times New Roman" w:cs="Times New Roman"/>
          <w:color w:val="000000" w:themeColor="text1" w:themeTint="FF" w:themeShade="FF"/>
          <w:sz w:val="24"/>
          <w:szCs w:val="24"/>
        </w:rPr>
        <w:t>’</w:t>
      </w:r>
      <w:r w:rsidRPr="65FE802B" w:rsidR="173B29B3">
        <w:rPr>
          <w:rFonts w:ascii="Times New Roman" w:hAnsi="Times New Roman" w:eastAsia="Times New Roman" w:cs="Times New Roman"/>
          <w:color w:val="000000" w:themeColor="text1" w:themeTint="FF" w:themeShade="FF"/>
          <w:sz w:val="24"/>
          <w:szCs w:val="24"/>
        </w:rPr>
        <w:t xml:space="preserve"> </w:t>
      </w:r>
      <w:r w:rsidRPr="65FE802B" w:rsidR="1AF51D90">
        <w:rPr>
          <w:rFonts w:ascii="Times New Roman" w:hAnsi="Times New Roman" w:eastAsia="Times New Roman" w:cs="Times New Roman"/>
          <w:color w:val="000000" w:themeColor="text1" w:themeTint="FF" w:themeShade="FF"/>
          <w:sz w:val="24"/>
          <w:szCs w:val="24"/>
        </w:rPr>
        <w:t>websites</w:t>
      </w:r>
      <w:r w:rsidRPr="65FE802B" w:rsidR="173B29B3">
        <w:rPr>
          <w:rFonts w:ascii="Times New Roman" w:hAnsi="Times New Roman" w:eastAsia="Times New Roman" w:cs="Times New Roman"/>
          <w:color w:val="000000" w:themeColor="text1" w:themeTint="FF" w:themeShade="FF"/>
          <w:sz w:val="24"/>
          <w:szCs w:val="24"/>
        </w:rPr>
        <w:t>.</w:t>
      </w:r>
      <w:r w:rsidRPr="65FE802B" w:rsidR="1AF51D90">
        <w:rPr>
          <w:rFonts w:ascii="Times New Roman" w:hAnsi="Times New Roman" w:eastAsia="Times New Roman" w:cs="Times New Roman"/>
          <w:color w:val="000000" w:themeColor="text1" w:themeTint="FF" w:themeShade="FF"/>
          <w:sz w:val="24"/>
          <w:szCs w:val="24"/>
        </w:rPr>
        <w:t xml:space="preserve"> </w:t>
      </w:r>
      <w:r w:rsidRPr="65FE802B" w:rsidR="173B29B3">
        <w:rPr>
          <w:rFonts w:ascii="Times New Roman" w:hAnsi="Times New Roman" w:eastAsia="Times New Roman" w:cs="Times New Roman"/>
          <w:color w:val="000000" w:themeColor="text1" w:themeTint="FF" w:themeShade="FF"/>
          <w:sz w:val="24"/>
          <w:szCs w:val="24"/>
        </w:rPr>
        <w:t>For details on the text analysis methods used</w:t>
      </w:r>
      <w:r w:rsidRPr="65FE802B" w:rsidR="36494D56">
        <w:rPr>
          <w:rFonts w:ascii="Times New Roman" w:hAnsi="Times New Roman" w:eastAsia="Times New Roman" w:cs="Times New Roman"/>
          <w:color w:val="000000" w:themeColor="text1" w:themeTint="FF" w:themeShade="FF"/>
          <w:sz w:val="24"/>
          <w:szCs w:val="24"/>
        </w:rPr>
        <w:t>,</w:t>
      </w:r>
      <w:r w:rsidRPr="65FE802B" w:rsidR="173B29B3">
        <w:rPr>
          <w:rFonts w:ascii="Times New Roman" w:hAnsi="Times New Roman" w:eastAsia="Times New Roman" w:cs="Times New Roman"/>
          <w:color w:val="000000" w:themeColor="text1" w:themeTint="FF" w:themeShade="FF"/>
          <w:sz w:val="24"/>
          <w:szCs w:val="24"/>
        </w:rPr>
        <w:t xml:space="preserve"> see Section 3.1</w:t>
      </w:r>
      <w:ins w:author="Shipp, Stephanie S (sss5sc)" w:date="2023-12-29T09:39:32.719Z" w:id="835186964">
        <w:r w:rsidRPr="65FE802B" w:rsidR="32482F59">
          <w:rPr>
            <w:rFonts w:ascii="Times New Roman" w:hAnsi="Times New Roman" w:eastAsia="Times New Roman" w:cs="Times New Roman"/>
            <w:color w:val="000000" w:themeColor="text1" w:themeTint="FF" w:themeShade="FF"/>
            <w:sz w:val="24"/>
            <w:szCs w:val="24"/>
          </w:rPr>
          <w:t xml:space="preserve"> and appendix </w:t>
        </w:r>
      </w:ins>
      <w:del w:author="Shipp, Stephanie S (sss5sc)" w:date="2023-12-29T09:39:29.373Z" w:id="1674852237">
        <w:r w:rsidRPr="65FE802B" w:rsidDel="173B29B3">
          <w:rPr>
            <w:rFonts w:ascii="Times New Roman" w:hAnsi="Times New Roman" w:eastAsia="Times New Roman" w:cs="Times New Roman"/>
            <w:color w:val="000000" w:themeColor="text1" w:themeTint="FF" w:themeShade="FF"/>
            <w:sz w:val="24"/>
            <w:szCs w:val="24"/>
          </w:rPr>
          <w:delText>.</w:delText>
        </w:r>
        <w:r w:rsidRPr="65FE802B" w:rsidDel="0B3E8E8A">
          <w:rPr>
            <w:rFonts w:ascii="Times New Roman" w:hAnsi="Times New Roman" w:eastAsia="Times New Roman" w:cs="Times New Roman"/>
            <w:color w:val="000000" w:themeColor="text1" w:themeTint="FF" w:themeShade="FF"/>
            <w:sz w:val="24"/>
            <w:szCs w:val="24"/>
          </w:rPr>
          <w:delText xml:space="preserve"> </w:delText>
        </w:r>
      </w:del>
    </w:p>
    <w:p w:rsidR="65FE802B" w:rsidP="65FE802B" w:rsidRDefault="65FE802B" w14:paraId="1EB69FEA" w14:textId="02A013DB">
      <w:pPr>
        <w:pStyle w:val="Normal"/>
        <w:spacing w:after="0"/>
        <w:rPr>
          <w:ins w:author="Shipp, Stephanie S (sss5sc)" w:date="2023-12-29T08:50:55.334Z" w:id="1904667867"/>
          <w:rFonts w:ascii="Times New Roman" w:hAnsi="Times New Roman" w:eastAsia="Times New Roman" w:cs="Times New Roman"/>
          <w:color w:val="000000" w:themeColor="text1" w:themeTint="FF" w:themeShade="FF"/>
          <w:sz w:val="24"/>
          <w:szCs w:val="24"/>
        </w:rPr>
      </w:pPr>
    </w:p>
    <w:p w:rsidR="00D00AE3" w:rsidP="00EE2648" w:rsidRDefault="00D00AE3" w14:paraId="0301FA2F" w14:textId="542D8C2E">
      <w:pPr>
        <w:pStyle w:val="Heading3"/>
        <w:rPr>
          <w:rFonts w:eastAsia="Times New Roman"/>
        </w:rPr>
      </w:pPr>
      <w:bookmarkStart w:name="_Toc1246357315" w:id="1510852159"/>
      <w:r w:rsidRPr="65FE802B" w:rsidR="24D017E4">
        <w:rPr>
          <w:rFonts w:eastAsia="Times New Roman"/>
        </w:rPr>
        <w:t>2.</w:t>
      </w:r>
      <w:r w:rsidRPr="65FE802B" w:rsidR="08356B4E">
        <w:rPr>
          <w:rFonts w:eastAsia="Times New Roman"/>
        </w:rPr>
        <w:t xml:space="preserve">2 </w:t>
      </w:r>
      <w:r w:rsidRPr="65FE802B" w:rsidR="24D017E4">
        <w:rPr>
          <w:rFonts w:eastAsia="Times New Roman"/>
        </w:rPr>
        <w:t>State Data Center</w:t>
      </w:r>
      <w:ins w:author="Shipp, Stephanie S (sss5sc)" w:date="2023-12-29T09:59:09.727Z" w:id="995132689">
        <w:r w:rsidRPr="65FE802B" w:rsidR="35D2E929">
          <w:rPr>
            <w:rFonts w:eastAsia="Times New Roman"/>
          </w:rPr>
          <w:t>s</w:t>
        </w:r>
      </w:ins>
      <w:bookmarkEnd w:id="1510852159"/>
      <w:r w:rsidRPr="65FE802B" w:rsidR="24D017E4">
        <w:rPr>
          <w:rFonts w:eastAsia="Times New Roman"/>
        </w:rPr>
        <w:t xml:space="preserve"> </w:t>
      </w:r>
      <w:del w:author="Shipp, Stephanie S (sss5sc)" w:date="2023-12-29T09:59:13.72Z" w:id="382786563">
        <w:r w:rsidRPr="65FE802B" w:rsidDel="24D017E4">
          <w:rPr>
            <w:rFonts w:eastAsia="Times New Roman"/>
          </w:rPr>
          <w:delText>Websites</w:delText>
        </w:r>
      </w:del>
    </w:p>
    <w:p w:rsidR="13353388" w:rsidP="65FE802B" w:rsidRDefault="13353388" w14:paraId="0FAD6DB7" w14:textId="4DE08AA8">
      <w:pPr>
        <w:pStyle w:val="Normal"/>
        <w:spacing w:after="150" w:afterAutospacing="off" w:line="259" w:lineRule="auto"/>
        <w:rPr>
          <w:ins w:author="Shipp, Stephanie S (sss5sc)" w:date="2023-12-29T10:00:35.215Z" w:id="814225872"/>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0:54.249Z" w:id="1273725077">
            <w:rPr>
              <w:ins w:author="Shipp, Stephanie S (sss5sc)" w:date="2023-12-29T10:00:35.215Z" w:id="1689689962"/>
              <w:rFonts w:ascii="Times New Roman" w:hAnsi="Times New Roman" w:eastAsia="Times New Roman" w:cs="Times New Roman"/>
              <w:b w:val="0"/>
              <w:bCs w:val="0"/>
              <w:i w:val="0"/>
              <w:iCs w:val="0"/>
              <w:caps w:val="0"/>
              <w:smallCaps w:val="0"/>
              <w:noProof w:val="0"/>
              <w:color w:val="333333"/>
              <w:sz w:val="21"/>
              <w:szCs w:val="21"/>
              <w:lang w:val="en-US"/>
            </w:rPr>
          </w:rPrChange>
        </w:rPr>
      </w:pPr>
      <w:ins w:author="Shipp, Stephanie S (sss5sc)" w:date="2023-12-29T10:00:35.215Z" w:id="2082430166">
        <w:r w:rsidRPr="65FE802B" w:rsidR="1335338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Change w:author="Shipp, Stephanie S (sss5sc)" w:date="2023-12-29T10:00:54.248Z" w:id="1985384477">
              <w:rPr>
                <w:rStyle w:val="Hyperlink"/>
                <w:rFonts w:ascii="Times New Roman" w:hAnsi="Times New Roman" w:eastAsia="Times New Roman" w:cs="Times New Roman"/>
                <w:b w:val="0"/>
                <w:bCs w:val="0"/>
                <w:i w:val="0"/>
                <w:iCs w:val="0"/>
                <w:caps w:val="0"/>
                <w:smallCaps w:val="0"/>
                <w:strike w:val="0"/>
                <w:dstrike w:val="0"/>
                <w:noProof w:val="0"/>
                <w:sz w:val="21"/>
                <w:szCs w:val="21"/>
                <w:lang w:val="en-US"/>
              </w:rPr>
            </w:rPrChange>
          </w:rPr>
          <w:t>The State Data Center (SDC) Program</w:t>
        </w:r>
        <w:r w:rsidRPr="65FE802B" w:rsidR="13353388">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0:54.249Z" w:id="874693270">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provides data users with data and information through a partnership between the State Data Centers and the Census Bureau. The SDC network is a key intermediary for the Census Bureau to help groups and individuals at the local level connect with Census statistical products.</w:t>
        </w:r>
      </w:ins>
    </w:p>
    <w:p w:rsidR="689EF8E2" w:rsidP="65FE802B" w:rsidRDefault="689EF8E2" w14:paraId="30BD3DCE" w14:textId="18060B80">
      <w:pPr>
        <w:pStyle w:val="Normal"/>
        <w:spacing w:after="0" w:line="259" w:lineRule="auto"/>
        <w:rPr>
          <w:ins w:author="Shipp, Stephanie S (sss5sc)" w:date="2023-12-29T10:19:31.792Z" w:id="842066483"/>
          <w:rFonts w:ascii="Times New Roman" w:hAnsi="Times New Roman" w:eastAsia="Times New Roman" w:cs="Times New Roman"/>
          <w:b w:val="0"/>
          <w:bCs w:val="0"/>
          <w:i w:val="0"/>
          <w:iCs w:val="0"/>
          <w:caps w:val="0"/>
          <w:smallCaps w:val="0"/>
          <w:noProof w:val="0"/>
          <w:color w:val="333333"/>
          <w:sz w:val="24"/>
          <w:szCs w:val="24"/>
          <w:lang w:val="en-US"/>
        </w:rPr>
        <w:pPrChange w:author="Shipp, Stephanie S (sss5sc)" w:date="2023-12-29T10:04:13.618Z">
          <w:pPr/>
        </w:pPrChange>
      </w:pPr>
      <w:ins w:author="Shipp, Stephanie S (sss5sc)" w:date="2023-12-29T10:03:04.97Z" w:id="113234187">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11Z" w:id="452402285">
              <w:rPr>
                <w:rFonts w:ascii="Times New Roman" w:hAnsi="Times New Roman" w:eastAsia="Times New Roman" w:cs="Times New Roman"/>
                <w:b w:val="0"/>
                <w:bCs w:val="0"/>
                <w:i w:val="0"/>
                <w:iCs w:val="0"/>
                <w:caps w:val="0"/>
                <w:smallCaps w:val="0"/>
                <w:noProof w:val="0"/>
                <w:color w:val="333333"/>
                <w:sz w:val="21"/>
                <w:szCs w:val="21"/>
                <w:lang w:val="en-US"/>
              </w:rPr>
            </w:rPrChange>
          </w:rPr>
          <w:t>Each state has</w:t>
        </w:r>
      </w:ins>
      <w:ins w:author="Shipp, Stephanie S (sss5sc)" w:date="2023-12-29T10:02:11.446Z" w:id="1387036111">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35Z" w:id="1158533563">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one lead SDC agency and one or more coordinating agenc</w:t>
        </w:r>
      </w:ins>
      <w:ins w:author="Shipp, Stephanie S (sss5sc)" w:date="2023-12-29T10:03:12.343Z" w:id="934509830">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35Z" w:id="1197028981">
              <w:rPr>
                <w:rFonts w:ascii="Times New Roman" w:hAnsi="Times New Roman" w:eastAsia="Times New Roman" w:cs="Times New Roman"/>
                <w:b w:val="0"/>
                <w:bCs w:val="0"/>
                <w:i w:val="0"/>
                <w:iCs w:val="0"/>
                <w:caps w:val="0"/>
                <w:smallCaps w:val="0"/>
                <w:noProof w:val="0"/>
                <w:color w:val="333333"/>
                <w:sz w:val="21"/>
                <w:szCs w:val="21"/>
                <w:lang w:val="en-US"/>
              </w:rPr>
            </w:rPrChange>
          </w:rPr>
          <w:t>ies</w:t>
        </w:r>
      </w:ins>
      <w:ins w:author="Shipp, Stephanie S (sss5sc)" w:date="2023-12-29T10:02:11.446Z" w:id="585625577">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36Z" w:id="1515620591">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These agencies are from </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37Z" w:id="528118950">
              <w:rPr>
                <w:rFonts w:ascii="Times New Roman" w:hAnsi="Times New Roman" w:eastAsia="Times New Roman" w:cs="Times New Roman"/>
                <w:b w:val="0"/>
                <w:bCs w:val="0"/>
                <w:i w:val="0"/>
                <w:iCs w:val="0"/>
                <w:caps w:val="0"/>
                <w:smallCaps w:val="0"/>
                <w:noProof w:val="0"/>
                <w:color w:val="333333"/>
                <w:sz w:val="21"/>
                <w:szCs w:val="21"/>
                <w:lang w:val="en-US"/>
              </w:rPr>
            </w:rPrChange>
          </w:rPr>
          <w:t>numerous</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38Z" w:id="645141366">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types of organizations: Libraries, State Agencies, Universities, and </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47Z" w:id="1669051272">
              <w:rPr>
                <w:rFonts w:ascii="Times New Roman" w:hAnsi="Times New Roman" w:eastAsia="Times New Roman" w:cs="Times New Roman"/>
                <w:b w:val="0"/>
                <w:bCs w:val="0"/>
                <w:i w:val="0"/>
                <w:iCs w:val="0"/>
                <w:caps w:val="0"/>
                <w:smallCaps w:val="0"/>
                <w:noProof w:val="0"/>
                <w:color w:val="333333"/>
                <w:sz w:val="21"/>
                <w:szCs w:val="21"/>
                <w:highlight w:val="yellow"/>
                <w:lang w:val="en-US"/>
              </w:rPr>
            </w:rPrChange>
          </w:rPr>
          <w:t>Others</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47Z" w:id="1726368837">
              <w:rPr>
                <w:rFonts w:ascii="Times New Roman" w:hAnsi="Times New Roman" w:eastAsia="Times New Roman" w:cs="Times New Roman"/>
                <w:b w:val="0"/>
                <w:bCs w:val="0"/>
                <w:i w:val="0"/>
                <w:iCs w:val="0"/>
                <w:caps w:val="0"/>
                <w:smallCaps w:val="0"/>
                <w:noProof w:val="0"/>
                <w:color w:val="333333"/>
                <w:sz w:val="21"/>
                <w:szCs w:val="21"/>
                <w:lang w:val="en-US"/>
              </w:rPr>
            </w:rPrChange>
          </w:rPr>
          <w:t>.</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47Z" w:id="104658211">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Below is a visualization of the type of lead agency for each state.</w:t>
        </w:r>
      </w:ins>
      <w:ins w:author="Shipp, Stephanie S (sss5sc)" w:date="2023-12-29T10:19:31.023Z" w:id="1572949703">
        <w:r w:rsidRPr="65FE802B" w:rsidR="381474D1">
          <w:rPr>
            <w:rFonts w:ascii="Times New Roman" w:hAnsi="Times New Roman" w:eastAsia="Times New Roman" w:cs="Times New Roman"/>
            <w:b w:val="0"/>
            <w:bCs w:val="0"/>
            <w:i w:val="0"/>
            <w:iCs w:val="0"/>
            <w:caps w:val="0"/>
            <w:smallCaps w:val="0"/>
            <w:noProof w:val="0"/>
            <w:color w:val="333333"/>
            <w:sz w:val="24"/>
            <w:szCs w:val="24"/>
            <w:lang w:val="en-US"/>
          </w:rPr>
          <w:t xml:space="preserve"> </w:t>
        </w:r>
      </w:ins>
    </w:p>
    <w:p w:rsidR="65FE802B" w:rsidP="65FE802B" w:rsidRDefault="65FE802B" w14:paraId="6CDF705E" w14:textId="341800F6">
      <w:pPr>
        <w:pStyle w:val="Normal"/>
        <w:spacing w:after="0" w:line="259" w:lineRule="auto"/>
        <w:rPr>
          <w:ins w:author="Shipp, Stephanie S (sss5sc)" w:date="2023-12-29T10:02:11.447Z" w:id="599092972"/>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29Z" w:id="551125487">
            <w:rPr>
              <w:ins w:author="Shipp, Stephanie S (sss5sc)" w:date="2023-12-29T10:02:11.447Z" w:id="700757567"/>
              <w:rFonts w:ascii="Times New Roman" w:hAnsi="Times New Roman" w:eastAsia="Times New Roman" w:cs="Times New Roman"/>
              <w:b w:val="0"/>
              <w:bCs w:val="0"/>
              <w:i w:val="0"/>
              <w:iCs w:val="0"/>
              <w:caps w:val="0"/>
              <w:smallCaps w:val="0"/>
              <w:noProof w:val="0"/>
              <w:color w:val="333333"/>
              <w:sz w:val="21"/>
              <w:szCs w:val="21"/>
              <w:lang w:val="en-US"/>
            </w:rPr>
          </w:rPrChange>
        </w:rPr>
      </w:pPr>
    </w:p>
    <w:p w:rsidR="689EF8E2" w:rsidP="65FE802B" w:rsidRDefault="689EF8E2" w14:paraId="0FA04E5C" w14:textId="0A35A9FA">
      <w:pPr>
        <w:pStyle w:val="Normal"/>
        <w:spacing w:after="150" w:afterAutospacing="off" w:line="259" w:lineRule="auto"/>
        <w:ind w:left="720"/>
        <w:rPr>
          <w:ins w:author="Shipp, Stephanie S (sss5sc)" w:date="2023-12-29T10:02:11.447Z" w:id="721952777"/>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29Z" w:id="760676263">
            <w:rPr>
              <w:ins w:author="Shipp, Stephanie S (sss5sc)" w:date="2023-12-29T10:02:11.447Z" w:id="287816126"/>
              <w:rFonts w:ascii="Times New Roman" w:hAnsi="Times New Roman" w:eastAsia="Times New Roman" w:cs="Times New Roman"/>
              <w:b w:val="0"/>
              <w:bCs w:val="0"/>
              <w:i w:val="0"/>
              <w:iCs w:val="0"/>
              <w:caps w:val="0"/>
              <w:smallCaps w:val="0"/>
              <w:noProof w:val="0"/>
              <w:color w:val="333333"/>
              <w:sz w:val="21"/>
              <w:szCs w:val="21"/>
              <w:lang w:val="en-US"/>
            </w:rPr>
          </w:rPrChange>
        </w:rPr>
        <w:pPrChange w:author="Shipp, Stephanie S (sss5sc)" w:date="2023-12-29T10:33:14.387Z">
          <w:pPr/>
        </w:pPrChange>
      </w:pPr>
      <w:ins w:author="Shipp, Stephanie S (sss5sc)" w:date="2023-12-29T10:02:11.447Z" w:id="2069399318">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29Z" w:id="306276778">
              <w:rPr>
                <w:rFonts w:ascii="Times New Roman" w:hAnsi="Times New Roman" w:eastAsia="Times New Roman" w:cs="Times New Roman"/>
                <w:b w:val="0"/>
                <w:bCs w:val="0"/>
                <w:i w:val="0"/>
                <w:iCs w:val="0"/>
                <w:caps w:val="0"/>
                <w:smallCaps w:val="0"/>
                <w:noProof w:val="0"/>
                <w:color w:val="333333"/>
                <w:sz w:val="21"/>
                <w:szCs w:val="21"/>
                <w:lang w:val="en-US"/>
              </w:rPr>
            </w:rPrChange>
          </w:rPr>
          <w:t>31 State Agency led SDCs</w:t>
        </w:r>
      </w:ins>
      <w:ins w:author="Shipp, Stephanie S (sss5sc)" w:date="2023-12-29T10:20:24.629Z" w:id="1315868635">
        <w:r w:rsidRPr="65FE802B" w:rsidR="33AE1DE8">
          <w:rPr>
            <w:rFonts w:ascii="Times New Roman" w:hAnsi="Times New Roman" w:eastAsia="Times New Roman" w:cs="Times New Roman"/>
            <w:b w:val="0"/>
            <w:bCs w:val="0"/>
            <w:i w:val="0"/>
            <w:iCs w:val="0"/>
            <w:caps w:val="0"/>
            <w:smallCaps w:val="0"/>
            <w:noProof w:val="0"/>
            <w:color w:val="333333"/>
            <w:sz w:val="24"/>
            <w:szCs w:val="24"/>
            <w:lang w:val="en-US"/>
          </w:rPr>
          <w:t xml:space="preserve">, e.g., Virginia’s SDC is led by the Virginia Economic </w:t>
        </w:r>
      </w:ins>
      <w:ins w:author="Shipp, Stephanie S (sss5sc)" w:date="2023-12-29T10:33:13.735Z" w:id="1671188970">
        <w:r w:rsidRPr="65FE802B" w:rsidR="5F4F3E67">
          <w:rPr>
            <w:rFonts w:ascii="Times New Roman" w:hAnsi="Times New Roman" w:eastAsia="Times New Roman" w:cs="Times New Roman"/>
            <w:b w:val="0"/>
            <w:bCs w:val="0"/>
            <w:i w:val="0"/>
            <w:iCs w:val="0"/>
            <w:caps w:val="0"/>
            <w:smallCaps w:val="0"/>
            <w:noProof w:val="0"/>
            <w:color w:val="333333"/>
            <w:sz w:val="24"/>
            <w:szCs w:val="24"/>
            <w:lang w:val="en-US"/>
          </w:rPr>
          <w:t>Commission; New Hampshire Office of Planning and Development</w:t>
        </w:r>
      </w:ins>
    </w:p>
    <w:p w:rsidR="689EF8E2" w:rsidP="65FE802B" w:rsidRDefault="689EF8E2" w14:paraId="4D992994" w14:textId="45ACE984">
      <w:pPr>
        <w:spacing w:after="150" w:afterAutospacing="off" w:line="259" w:lineRule="auto"/>
        <w:ind w:left="720"/>
        <w:rPr>
          <w:ins w:author="Shipp, Stephanie S (sss5sc)" w:date="2023-12-29T10:33:21.873Z" w:id="1565111683"/>
          <w:rFonts w:ascii="Times New Roman" w:hAnsi="Times New Roman" w:eastAsia="Times New Roman" w:cs="Times New Roman"/>
          <w:b w:val="0"/>
          <w:bCs w:val="0"/>
          <w:i w:val="0"/>
          <w:iCs w:val="0"/>
          <w:caps w:val="0"/>
          <w:smallCaps w:val="0"/>
          <w:noProof w:val="0"/>
          <w:color w:val="333333"/>
          <w:sz w:val="24"/>
          <w:szCs w:val="24"/>
          <w:lang w:val="en-US"/>
        </w:rPr>
        <w:pPrChange w:author="Shipp, Stephanie S (sss5sc)" w:date="2023-12-29T10:04:26.321Z">
          <w:pPr/>
        </w:pPrChange>
      </w:pPr>
      <w:ins w:author="Shipp, Stephanie S (sss5sc)" w:date="2023-12-29T10:02:11.447Z" w:id="608639241">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Z" w:id="771090652">
              <w:rPr>
                <w:rFonts w:ascii="Times New Roman" w:hAnsi="Times New Roman" w:eastAsia="Times New Roman" w:cs="Times New Roman"/>
                <w:b w:val="0"/>
                <w:bCs w:val="0"/>
                <w:i w:val="0"/>
                <w:iCs w:val="0"/>
                <w:caps w:val="0"/>
                <w:smallCaps w:val="0"/>
                <w:noProof w:val="0"/>
                <w:color w:val="333333"/>
                <w:sz w:val="21"/>
                <w:szCs w:val="21"/>
                <w:lang w:val="en-US"/>
              </w:rPr>
            </w:rPrChange>
          </w:rPr>
          <w:t>4 Library-led SDCs</w:t>
        </w:r>
      </w:ins>
      <w:ins w:author="Shipp, Stephanie S (sss5sc)" w:date="2023-12-29T10:28:50.046Z" w:id="815921886">
        <w:r w:rsidRPr="65FE802B" w:rsidR="3A7C27E5">
          <w:rPr>
            <w:rFonts w:ascii="Times New Roman" w:hAnsi="Times New Roman" w:eastAsia="Times New Roman" w:cs="Times New Roman"/>
            <w:b w:val="0"/>
            <w:bCs w:val="0"/>
            <w:i w:val="0"/>
            <w:iCs w:val="0"/>
            <w:caps w:val="0"/>
            <w:smallCaps w:val="0"/>
            <w:noProof w:val="0"/>
            <w:color w:val="333333"/>
            <w:sz w:val="24"/>
            <w:szCs w:val="24"/>
            <w:lang w:val="en-US"/>
          </w:rPr>
          <w:t>, e.g., Nevada State Library and Archives</w:t>
        </w:r>
      </w:ins>
      <w:ins w:author="Shipp, Stephanie S (sss5sc)" w:date="2023-12-29T10:32:42.892Z" w:id="1032407431">
        <w:r w:rsidRPr="65FE802B" w:rsidR="4B7B273E">
          <w:rPr>
            <w:rFonts w:ascii="Times New Roman" w:hAnsi="Times New Roman" w:eastAsia="Times New Roman" w:cs="Times New Roman"/>
            <w:b w:val="0"/>
            <w:bCs w:val="0"/>
            <w:i w:val="0"/>
            <w:iCs w:val="0"/>
            <w:caps w:val="0"/>
            <w:smallCaps w:val="0"/>
            <w:noProof w:val="0"/>
            <w:color w:val="333333"/>
            <w:sz w:val="24"/>
            <w:szCs w:val="24"/>
            <w:lang w:val="en-US"/>
          </w:rPr>
          <w:t xml:space="preserve">; </w:t>
        </w:r>
      </w:ins>
      <w:ins w:author="Shipp, Stephanie S (sss5sc)" w:date="2023-12-29T10:35:32.809Z" w:id="1134718565">
        <w:r w:rsidRPr="65FE802B" w:rsidR="62B8ED05">
          <w:rPr>
            <w:rFonts w:ascii="Times New Roman" w:hAnsi="Times New Roman" w:eastAsia="Times New Roman" w:cs="Times New Roman"/>
            <w:b w:val="0"/>
            <w:bCs w:val="0"/>
            <w:i w:val="0"/>
            <w:iCs w:val="0"/>
            <w:caps w:val="0"/>
            <w:smallCaps w:val="0"/>
            <w:noProof w:val="0"/>
            <w:color w:val="333333"/>
            <w:sz w:val="24"/>
            <w:szCs w:val="24"/>
            <w:lang w:val="en-US"/>
          </w:rPr>
          <w:t>Missouri State Library</w:t>
        </w:r>
      </w:ins>
    </w:p>
    <w:p w:rsidR="689EF8E2" w:rsidP="65FE802B" w:rsidRDefault="689EF8E2" w14:paraId="1ADF83AF" w14:textId="5E507148">
      <w:pPr>
        <w:spacing w:after="150" w:afterAutospacing="off" w:line="259" w:lineRule="auto"/>
        <w:ind w:left="720"/>
        <w:rPr>
          <w:ins w:author="Shipp, Stephanie S (sss5sc)" w:date="2023-12-29T10:02:11.447Z" w:id="1277511231"/>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Z" w:id="96447081">
            <w:rPr>
              <w:ins w:author="Shipp, Stephanie S (sss5sc)" w:date="2023-12-29T10:02:11.447Z" w:id="82735199"/>
              <w:rFonts w:ascii="Times New Roman" w:hAnsi="Times New Roman" w:eastAsia="Times New Roman" w:cs="Times New Roman"/>
              <w:b w:val="0"/>
              <w:bCs w:val="0"/>
              <w:i w:val="0"/>
              <w:iCs w:val="0"/>
              <w:caps w:val="0"/>
              <w:smallCaps w:val="0"/>
              <w:noProof w:val="0"/>
              <w:color w:val="333333"/>
              <w:sz w:val="21"/>
              <w:szCs w:val="21"/>
              <w:lang w:val="en-US"/>
            </w:rPr>
          </w:rPrChange>
        </w:rPr>
      </w:pPr>
      <w:ins w:author="Shipp, Stephanie S (sss5sc)" w:date="2023-12-29T10:02:11.447Z" w:id="560572677">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Z" w:id="1809780652">
              <w:rPr>
                <w:rFonts w:ascii="Times New Roman" w:hAnsi="Times New Roman" w:eastAsia="Times New Roman" w:cs="Times New Roman"/>
                <w:b w:val="0"/>
                <w:bCs w:val="0"/>
                <w:i w:val="0"/>
                <w:iCs w:val="0"/>
                <w:caps w:val="0"/>
                <w:smallCaps w:val="0"/>
                <w:noProof w:val="0"/>
                <w:color w:val="333333"/>
                <w:sz w:val="21"/>
                <w:szCs w:val="21"/>
                <w:lang w:val="en-US"/>
              </w:rPr>
            </w:rPrChange>
          </w:rPr>
          <w:t>14 University-led SDCs</w:t>
        </w:r>
      </w:ins>
      <w:ins w:author="Shipp, Stephanie S (sss5sc)" w:date="2023-12-29T10:28:53.488Z" w:id="1457265527">
        <w:r w:rsidRPr="65FE802B" w:rsidR="35045977">
          <w:rPr>
            <w:rFonts w:ascii="Times New Roman" w:hAnsi="Times New Roman" w:eastAsia="Times New Roman" w:cs="Times New Roman"/>
            <w:b w:val="0"/>
            <w:bCs w:val="0"/>
            <w:i w:val="0"/>
            <w:iCs w:val="0"/>
            <w:caps w:val="0"/>
            <w:smallCaps w:val="0"/>
            <w:noProof w:val="0"/>
            <w:color w:val="333333"/>
            <w:sz w:val="24"/>
            <w:szCs w:val="24"/>
            <w:lang w:val="en-US"/>
          </w:rPr>
          <w:t xml:space="preserve">, </w:t>
        </w:r>
      </w:ins>
      <w:ins w:author="Shipp, Stephanie S (sss5sc)" w:date="2023-12-29T10:36:59.897Z" w:id="229551904">
        <w:r w:rsidRPr="65FE802B" w:rsidR="41BCA9C8">
          <w:rPr>
            <w:rFonts w:ascii="Times New Roman" w:hAnsi="Times New Roman" w:eastAsia="Times New Roman" w:cs="Times New Roman"/>
            <w:b w:val="0"/>
            <w:bCs w:val="0"/>
            <w:i w:val="0"/>
            <w:iCs w:val="0"/>
            <w:caps w:val="0"/>
            <w:smallCaps w:val="0"/>
            <w:noProof w:val="0"/>
            <w:color w:val="333333"/>
            <w:sz w:val="24"/>
            <w:szCs w:val="24"/>
            <w:lang w:val="en-US"/>
          </w:rPr>
          <w:t>University of Vermont</w:t>
        </w:r>
      </w:ins>
      <w:ins w:author="Shipp, Stephanie S (sss5sc)" w:date="2023-12-29T10:38:59.365Z" w:id="1052075835">
        <w:r w:rsidRPr="65FE802B" w:rsidR="2F002E8A">
          <w:rPr>
            <w:rFonts w:ascii="Times New Roman" w:hAnsi="Times New Roman" w:eastAsia="Times New Roman" w:cs="Times New Roman"/>
            <w:b w:val="0"/>
            <w:bCs w:val="0"/>
            <w:i w:val="0"/>
            <w:iCs w:val="0"/>
            <w:caps w:val="0"/>
            <w:smallCaps w:val="0"/>
            <w:noProof w:val="0"/>
            <w:color w:val="333333"/>
            <w:sz w:val="24"/>
            <w:szCs w:val="24"/>
            <w:lang w:val="en-US"/>
          </w:rPr>
          <w:t xml:space="preserve">’s </w:t>
        </w:r>
      </w:ins>
      <w:ins w:author="Shipp, Stephanie S (sss5sc)" w:date="2023-12-29T10:36:59.897Z" w:id="1235340682">
        <w:r w:rsidRPr="65FE802B" w:rsidR="41BCA9C8">
          <w:rPr>
            <w:rFonts w:ascii="Times New Roman" w:hAnsi="Times New Roman" w:eastAsia="Times New Roman" w:cs="Times New Roman"/>
            <w:b w:val="0"/>
            <w:bCs w:val="0"/>
            <w:i w:val="0"/>
            <w:iCs w:val="0"/>
            <w:caps w:val="0"/>
            <w:smallCaps w:val="0"/>
            <w:noProof w:val="0"/>
            <w:color w:val="333333"/>
            <w:sz w:val="24"/>
            <w:szCs w:val="24"/>
            <w:lang w:val="en-US"/>
          </w:rPr>
          <w:t>Center for Rur</w:t>
        </w:r>
      </w:ins>
      <w:ins w:author="Shipp, Stephanie S (sss5sc)" w:date="2023-12-29T10:37:03.183Z" w:id="1585031751">
        <w:r w:rsidRPr="65FE802B" w:rsidR="41BCA9C8">
          <w:rPr>
            <w:rFonts w:ascii="Times New Roman" w:hAnsi="Times New Roman" w:eastAsia="Times New Roman" w:cs="Times New Roman"/>
            <w:b w:val="0"/>
            <w:bCs w:val="0"/>
            <w:i w:val="0"/>
            <w:iCs w:val="0"/>
            <w:caps w:val="0"/>
            <w:smallCaps w:val="0"/>
            <w:noProof w:val="0"/>
            <w:color w:val="333333"/>
            <w:sz w:val="24"/>
            <w:szCs w:val="24"/>
            <w:lang w:val="en-US"/>
          </w:rPr>
          <w:t xml:space="preserve">al Studies; </w:t>
        </w:r>
      </w:ins>
      <w:ins w:author="Shipp, Stephanie S (sss5sc)" w:date="2023-12-29T10:38:53.477Z" w:id="1799703228">
        <w:r w:rsidRPr="65FE802B" w:rsidR="6712F1DD">
          <w:rPr>
            <w:rFonts w:ascii="Times New Roman" w:hAnsi="Times New Roman" w:eastAsia="Times New Roman" w:cs="Times New Roman"/>
            <w:b w:val="0"/>
            <w:bCs w:val="0"/>
            <w:i w:val="0"/>
            <w:iCs w:val="0"/>
            <w:caps w:val="0"/>
            <w:smallCaps w:val="0"/>
            <w:noProof w:val="0"/>
            <w:color w:val="333333"/>
            <w:sz w:val="24"/>
            <w:szCs w:val="24"/>
            <w:lang w:val="en-US"/>
          </w:rPr>
          <w:t>University of Mississippi</w:t>
        </w:r>
      </w:ins>
      <w:ins w:author="Shipp, Stephanie S (sss5sc)" w:date="2023-12-29T10:39:03.092Z" w:id="1871501281">
        <w:r w:rsidRPr="65FE802B" w:rsidR="5A7D9763">
          <w:rPr>
            <w:rFonts w:ascii="Times New Roman" w:hAnsi="Times New Roman" w:eastAsia="Times New Roman" w:cs="Times New Roman"/>
            <w:b w:val="0"/>
            <w:bCs w:val="0"/>
            <w:i w:val="0"/>
            <w:iCs w:val="0"/>
            <w:caps w:val="0"/>
            <w:smallCaps w:val="0"/>
            <w:noProof w:val="0"/>
            <w:color w:val="333333"/>
            <w:sz w:val="24"/>
            <w:szCs w:val="24"/>
            <w:lang w:val="en-US"/>
          </w:rPr>
          <w:t>’s</w:t>
        </w:r>
      </w:ins>
      <w:ins w:author="Shipp, Stephanie S (sss5sc)" w:date="2023-12-29T10:38:53.477Z" w:id="1449291539">
        <w:r w:rsidRPr="65FE802B" w:rsidR="6712F1DD">
          <w:rPr>
            <w:rFonts w:ascii="Times New Roman" w:hAnsi="Times New Roman" w:eastAsia="Times New Roman" w:cs="Times New Roman"/>
            <w:b w:val="0"/>
            <w:bCs w:val="0"/>
            <w:i w:val="0"/>
            <w:iCs w:val="0"/>
            <w:caps w:val="0"/>
            <w:smallCaps w:val="0"/>
            <w:noProof w:val="0"/>
            <w:color w:val="333333"/>
            <w:sz w:val="24"/>
            <w:szCs w:val="24"/>
            <w:lang w:val="en-US"/>
          </w:rPr>
          <w:t xml:space="preserve"> Center for </w:t>
        </w:r>
      </w:ins>
      <w:ins w:author="Shipp, Stephanie S (sss5sc)" w:date="2023-12-29T10:39:12.317Z" w:id="185404136">
        <w:r w:rsidRPr="65FE802B" w:rsidR="65ED5B6A">
          <w:rPr>
            <w:rFonts w:ascii="Times New Roman" w:hAnsi="Times New Roman" w:eastAsia="Times New Roman" w:cs="Times New Roman"/>
            <w:b w:val="0"/>
            <w:bCs w:val="0"/>
            <w:i w:val="0"/>
            <w:iCs w:val="0"/>
            <w:caps w:val="0"/>
            <w:smallCaps w:val="0"/>
            <w:noProof w:val="0"/>
            <w:color w:val="333333"/>
            <w:sz w:val="24"/>
            <w:szCs w:val="24"/>
            <w:lang w:val="en-US"/>
          </w:rPr>
          <w:t>Population Studies</w:t>
        </w:r>
      </w:ins>
    </w:p>
    <w:p w:rsidR="689EF8E2" w:rsidP="65FE802B" w:rsidRDefault="689EF8E2" w14:paraId="510F7D66" w14:textId="03830FEA">
      <w:pPr>
        <w:pStyle w:val="Normal"/>
        <w:suppressLineNumbers w:val="0"/>
        <w:bidi w:val="0"/>
        <w:spacing w:before="0" w:beforeAutospacing="off" w:after="150" w:afterAutospacing="off" w:line="259" w:lineRule="auto"/>
        <w:ind w:left="720" w:right="0"/>
        <w:jc w:val="left"/>
        <w:rPr>
          <w:ins w:author="Shipp, Stephanie S (sss5sc)" w:date="2023-12-29T10:02:11.447Z" w:id="255060042"/>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3Z" w:id="2138036457">
            <w:rPr>
              <w:ins w:author="Shipp, Stephanie S (sss5sc)" w:date="2023-12-29T10:02:11.447Z" w:id="1962840029"/>
              <w:rFonts w:ascii="Times New Roman" w:hAnsi="Times New Roman" w:eastAsia="Times New Roman" w:cs="Times New Roman"/>
              <w:b w:val="0"/>
              <w:bCs w:val="0"/>
              <w:i w:val="0"/>
              <w:iCs w:val="0"/>
              <w:caps w:val="0"/>
              <w:smallCaps w:val="0"/>
              <w:noProof w:val="0"/>
              <w:color w:val="333333"/>
              <w:sz w:val="21"/>
              <w:szCs w:val="21"/>
              <w:lang w:val="en-US"/>
            </w:rPr>
          </w:rPrChange>
        </w:rPr>
        <w:pPrChange w:author="Shipp, Stephanie S (sss5sc)" w:date="2023-12-29T10:18:58.361Z">
          <w:pPr>
            <w:pStyle w:val="Normal"/>
            <w:spacing w:after="150" w:afterAutospacing="off" w:line="259" w:lineRule="auto"/>
            <w:ind w:left="720"/>
          </w:pPr>
        </w:pPrChange>
      </w:pPr>
      <w:ins w:author="Shipp, Stephanie S (sss5sc)" w:date="2023-12-29T10:02:11.447Z" w:id="257081068">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1Z" w:id="40335643">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2 Other type </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53Z" w:id="244311468">
              <w:rPr>
                <w:rFonts w:ascii="Times New Roman" w:hAnsi="Times New Roman" w:eastAsia="Times New Roman" w:cs="Times New Roman"/>
                <w:b w:val="0"/>
                <w:bCs w:val="0"/>
                <w:i w:val="0"/>
                <w:iCs w:val="0"/>
                <w:caps w:val="0"/>
                <w:smallCaps w:val="0"/>
                <w:noProof w:val="0"/>
                <w:color w:val="333333"/>
                <w:sz w:val="21"/>
                <w:szCs w:val="21"/>
                <w:lang w:val="en-US"/>
              </w:rPr>
            </w:rPrChange>
          </w:rPr>
          <w:t>SDCs</w:t>
        </w:r>
      </w:ins>
      <w:ins w:author="Shipp, Stephanie S (sss5sc)" w:date="2023-12-29T10:29:02.557Z" w:id="852256785">
        <w:r w:rsidRPr="65FE802B" w:rsidR="5A281B9C">
          <w:rPr>
            <w:rFonts w:ascii="Times New Roman" w:hAnsi="Times New Roman" w:eastAsia="Times New Roman" w:cs="Times New Roman"/>
            <w:b w:val="0"/>
            <w:bCs w:val="0"/>
            <w:i w:val="0"/>
            <w:iCs w:val="0"/>
            <w:caps w:val="0"/>
            <w:smallCaps w:val="0"/>
            <w:noProof w:val="0"/>
            <w:color w:val="333333"/>
            <w:sz w:val="24"/>
            <w:szCs w:val="24"/>
            <w:lang w:val="en-US"/>
          </w:rPr>
          <w:t xml:space="preserve">, </w:t>
        </w:r>
      </w:ins>
      <w:ins w:author="Shipp, Stephanie S (sss5sc)" w:date="2023-12-29T10:14:55.023Z" w:id="1155389056">
        <w:r w:rsidRPr="65FE802B" w:rsidR="6F6723AC">
          <w:rPr>
            <w:rFonts w:ascii="Times New Roman" w:hAnsi="Times New Roman" w:eastAsia="Times New Roman" w:cs="Times New Roman"/>
            <w:b w:val="0"/>
            <w:bCs w:val="0"/>
            <w:i w:val="0"/>
            <w:iCs w:val="0"/>
            <w:caps w:val="0"/>
            <w:smallCaps w:val="0"/>
            <w:noProof w:val="0"/>
            <w:color w:val="333333"/>
            <w:sz w:val="24"/>
            <w:szCs w:val="24"/>
            <w:lang w:val="en-US"/>
          </w:rPr>
          <w:t xml:space="preserve">Arizona Commerce Authority (ACA) </w:t>
        </w:r>
      </w:ins>
      <w:ins w:author="Shipp, Stephanie S (sss5sc)" w:date="2023-12-29T10:18:44.338Z" w:id="793667814">
        <w:r w:rsidRPr="65FE802B" w:rsidR="4E6BFF24">
          <w:rPr>
            <w:rFonts w:ascii="Times New Roman" w:hAnsi="Times New Roman" w:eastAsia="Times New Roman" w:cs="Times New Roman"/>
            <w:b w:val="0"/>
            <w:bCs w:val="0"/>
            <w:i w:val="0"/>
            <w:iCs w:val="0"/>
            <w:caps w:val="0"/>
            <w:smallCaps w:val="0"/>
            <w:noProof w:val="0"/>
            <w:color w:val="333333"/>
            <w:sz w:val="24"/>
            <w:szCs w:val="24"/>
            <w:lang w:val="en-US"/>
          </w:rPr>
          <w:t xml:space="preserve">is </w:t>
        </w:r>
      </w:ins>
      <w:ins w:author="Shipp, Stephanie S (sss5sc)" w:date="2023-12-29T10:14:55.023Z" w:id="240302824">
        <w:r w:rsidRPr="65FE802B" w:rsidR="6F6723AC">
          <w:rPr>
            <w:rFonts w:ascii="Times New Roman" w:hAnsi="Times New Roman" w:eastAsia="Times New Roman" w:cs="Times New Roman"/>
            <w:b w:val="0"/>
            <w:bCs w:val="0"/>
            <w:i w:val="0"/>
            <w:iCs w:val="0"/>
            <w:caps w:val="0"/>
            <w:smallCaps w:val="0"/>
            <w:noProof w:val="0"/>
            <w:color w:val="333333"/>
            <w:sz w:val="24"/>
            <w:szCs w:val="24"/>
            <w:lang w:val="en-US"/>
          </w:rPr>
          <w:t xml:space="preserve">an economic development </w:t>
        </w:r>
        <w:r w:rsidRPr="65FE802B" w:rsidR="6F6723AC">
          <w:rPr>
            <w:rFonts w:ascii="Times New Roman" w:hAnsi="Times New Roman" w:eastAsia="Times New Roman" w:cs="Times New Roman"/>
            <w:b w:val="0"/>
            <w:bCs w:val="0"/>
            <w:i w:val="0"/>
            <w:iCs w:val="0"/>
            <w:caps w:val="0"/>
            <w:smallCaps w:val="0"/>
            <w:noProof w:val="0"/>
            <w:color w:val="333333"/>
            <w:sz w:val="24"/>
            <w:szCs w:val="24"/>
            <w:lang w:val="en-US"/>
          </w:rPr>
          <w:t xml:space="preserve">organization; </w:t>
        </w:r>
      </w:ins>
      <w:ins w:author="Shipp, Stephanie S (sss5sc)" w:date="2023-12-29T10:18:52.029Z" w:id="1648538197">
        <w:r w:rsidRPr="65FE802B" w:rsidR="3FED2DF0">
          <w:rPr>
            <w:rFonts w:ascii="Times New Roman" w:hAnsi="Times New Roman" w:eastAsia="Times New Roman" w:cs="Times New Roman"/>
            <w:b w:val="0"/>
            <w:bCs w:val="0"/>
            <w:i w:val="0"/>
            <w:iCs w:val="0"/>
            <w:caps w:val="0"/>
            <w:smallCaps w:val="0"/>
            <w:noProof w:val="0"/>
            <w:color w:val="333333"/>
            <w:sz w:val="24"/>
            <w:szCs w:val="24"/>
            <w:lang w:val="en-US"/>
          </w:rPr>
          <w:t>Connecticut’s</w:t>
        </w:r>
        <w:r w:rsidRPr="65FE802B" w:rsidR="3FED2DF0">
          <w:rPr>
            <w:rFonts w:ascii="Times New Roman" w:hAnsi="Times New Roman" w:eastAsia="Times New Roman" w:cs="Times New Roman"/>
            <w:b w:val="0"/>
            <w:bCs w:val="0"/>
            <w:i w:val="0"/>
            <w:iCs w:val="0"/>
            <w:caps w:val="0"/>
            <w:smallCaps w:val="0"/>
            <w:noProof w:val="0"/>
            <w:color w:val="333333"/>
            <w:sz w:val="24"/>
            <w:szCs w:val="24"/>
            <w:lang w:val="en-US"/>
          </w:rPr>
          <w:t xml:space="preserve"> CT Data Collaborative</w:t>
        </w:r>
      </w:ins>
      <w:ins w:author="Shipp, Stephanie S (sss5sc)" w:date="2023-12-29T10:19:01.993Z" w:id="1436219972">
        <w:r w:rsidRPr="65FE802B" w:rsidR="6322E577">
          <w:rPr>
            <w:rFonts w:ascii="Times New Roman" w:hAnsi="Times New Roman" w:eastAsia="Times New Roman" w:cs="Times New Roman"/>
            <w:b w:val="0"/>
            <w:bCs w:val="0"/>
            <w:i w:val="0"/>
            <w:iCs w:val="0"/>
            <w:caps w:val="0"/>
            <w:smallCaps w:val="0"/>
            <w:noProof w:val="0"/>
            <w:color w:val="333333"/>
            <w:sz w:val="24"/>
            <w:szCs w:val="24"/>
            <w:lang w:val="en-US"/>
          </w:rPr>
          <w:t xml:space="preserve"> is </w:t>
        </w:r>
      </w:ins>
      <w:ins w:author="Shipp, Stephanie S (sss5sc)" w:date="2023-12-29T10:18:52.029Z" w:id="589098065">
        <w:r w:rsidRPr="65FE802B" w:rsidR="3FED2DF0">
          <w:rPr>
            <w:rFonts w:ascii="Times New Roman" w:hAnsi="Times New Roman" w:eastAsia="Times New Roman" w:cs="Times New Roman"/>
            <w:b w:val="0"/>
            <w:bCs w:val="0"/>
            <w:i w:val="0"/>
            <w:iCs w:val="0"/>
            <w:caps w:val="0"/>
            <w:smallCaps w:val="0"/>
            <w:noProof w:val="0"/>
            <w:color w:val="333333"/>
            <w:sz w:val="24"/>
            <w:szCs w:val="24"/>
            <w:lang w:val="en-US"/>
          </w:rPr>
          <w:t xml:space="preserve">a </w:t>
        </w:r>
        <w:r w:rsidRPr="65FE802B" w:rsidR="0D7F001F">
          <w:rPr>
            <w:rFonts w:ascii="Times New Roman" w:hAnsi="Times New Roman" w:eastAsia="Times New Roman" w:cs="Times New Roman"/>
            <w:b w:val="0"/>
            <w:bCs w:val="0"/>
            <w:i w:val="0"/>
            <w:iCs w:val="0"/>
            <w:caps w:val="0"/>
            <w:smallCaps w:val="0"/>
            <w:noProof w:val="0"/>
            <w:color w:val="333333"/>
            <w:sz w:val="24"/>
            <w:szCs w:val="24"/>
            <w:lang w:val="en-US"/>
          </w:rPr>
          <w:t>nonprofit organization)</w:t>
        </w:r>
      </w:ins>
    </w:p>
    <w:p w:rsidR="65FE802B" w:rsidP="65FE802B" w:rsidRDefault="65FE802B" w14:paraId="37747451" w14:textId="57D13B92">
      <w:pPr>
        <w:pStyle w:val="Normal"/>
        <w:suppressLineNumbers w:val="0"/>
        <w:bidi w:val="0"/>
        <w:spacing w:before="0" w:beforeAutospacing="off" w:after="150" w:afterAutospacing="off" w:line="259" w:lineRule="auto"/>
        <w:ind w:left="0" w:right="0"/>
        <w:jc w:val="center"/>
        <w:rPr>
          <w:ins w:author="Shipp, Stephanie S (sss5sc)" w:date="2023-12-29T10:39:23.306Z" w:id="1017323483"/>
          <w:rFonts w:ascii="Times New Roman" w:hAnsi="Times New Roman" w:eastAsia="Times New Roman" w:cs="Times New Roman"/>
          <w:b w:val="0"/>
          <w:bCs w:val="0"/>
          <w:i w:val="0"/>
          <w:iCs w:val="0"/>
          <w:caps w:val="0"/>
          <w:smallCaps w:val="0"/>
          <w:noProof w:val="0"/>
          <w:color w:val="333333"/>
          <w:sz w:val="24"/>
          <w:szCs w:val="24"/>
          <w:lang w:val="en-US"/>
        </w:rPr>
      </w:pPr>
    </w:p>
    <w:p w:rsidR="65FE802B" w:rsidP="65FE802B" w:rsidRDefault="65FE802B" w14:paraId="65D01387" w14:textId="23EE2D17">
      <w:pPr>
        <w:pStyle w:val="Normal"/>
        <w:suppressLineNumbers w:val="0"/>
        <w:bidi w:val="0"/>
        <w:spacing w:before="0" w:beforeAutospacing="off" w:after="150" w:afterAutospacing="off" w:line="259" w:lineRule="auto"/>
        <w:ind w:left="0" w:right="0"/>
        <w:jc w:val="center"/>
        <w:rPr>
          <w:ins w:author="Shipp, Stephanie S (sss5sc)" w:date="2023-12-29T10:39:23.813Z" w:id="654057197"/>
          <w:rFonts w:ascii="Times New Roman" w:hAnsi="Times New Roman" w:eastAsia="Times New Roman" w:cs="Times New Roman"/>
          <w:b w:val="0"/>
          <w:bCs w:val="0"/>
          <w:i w:val="0"/>
          <w:iCs w:val="0"/>
          <w:caps w:val="0"/>
          <w:smallCaps w:val="0"/>
          <w:noProof w:val="0"/>
          <w:color w:val="333333"/>
          <w:sz w:val="24"/>
          <w:szCs w:val="24"/>
          <w:lang w:val="en-US"/>
        </w:rPr>
      </w:pPr>
    </w:p>
    <w:p w:rsidR="1AB254A1" w:rsidP="65FE802B" w:rsidRDefault="1AB254A1" w14:paraId="1EFF6B60" w14:textId="3F922D11">
      <w:pPr>
        <w:pStyle w:val="Normal"/>
        <w:suppressLineNumbers w:val="0"/>
        <w:bidi w:val="0"/>
        <w:spacing w:before="0" w:beforeAutospacing="off" w:after="150" w:afterAutospacing="off" w:line="259" w:lineRule="auto"/>
        <w:ind w:left="0" w:right="0"/>
        <w:jc w:val="center"/>
        <w:rPr>
          <w:ins w:author="Shipp, Stephanie S (sss5sc)" w:date="2023-12-29T10:09:32.66Z" w:id="1098379258"/>
          <w:rFonts w:ascii="Times New Roman" w:hAnsi="Times New Roman" w:eastAsia="Times New Roman" w:cs="Times New Roman"/>
          <w:b w:val="0"/>
          <w:bCs w:val="0"/>
          <w:i w:val="0"/>
          <w:iCs w:val="0"/>
          <w:caps w:val="0"/>
          <w:smallCaps w:val="0"/>
          <w:noProof w:val="0"/>
          <w:color w:val="333333"/>
          <w:sz w:val="24"/>
          <w:szCs w:val="24"/>
          <w:lang w:val="en-US"/>
        </w:rPr>
        <w:pPrChange w:author="Shipp, Stephanie S (sss5sc)" w:date="2023-12-29T10:10:50.066Z">
          <w:pPr>
            <w:pStyle w:val="Normal"/>
            <w:bidi w:val="0"/>
            <w:spacing w:before="0" w:beforeAutospacing="off" w:after="150" w:afterAutospacing="off" w:line="259" w:lineRule="auto"/>
            <w:ind w:left="0" w:right="0"/>
            <w:jc w:val="left"/>
          </w:pPr>
        </w:pPrChange>
      </w:pPr>
      <w:ins w:author="Shipp, Stephanie S (sss5sc)" w:date="2023-12-29T10:10:36.78Z" w:id="1420144885">
        <w:r w:rsidRPr="65FE802B" w:rsidR="1AB254A1">
          <w:rPr>
            <w:rFonts w:ascii="Times New Roman" w:hAnsi="Times New Roman" w:eastAsia="Times New Roman" w:cs="Times New Roman"/>
            <w:b w:val="0"/>
            <w:bCs w:val="0"/>
            <w:i w:val="0"/>
            <w:iCs w:val="0"/>
            <w:caps w:val="0"/>
            <w:smallCaps w:val="0"/>
            <w:noProof w:val="0"/>
            <w:color w:val="333333"/>
            <w:sz w:val="24"/>
            <w:szCs w:val="24"/>
            <w:lang w:val="en-US"/>
          </w:rPr>
          <w:t>Exhibit X: Type of SDC Lead</w:t>
        </w:r>
      </w:ins>
    </w:p>
    <w:p w:rsidR="1AB254A1" w:rsidP="65FE802B" w:rsidRDefault="1AB254A1" w14:paraId="3C2BF27A" w14:textId="0A8AC844">
      <w:pPr>
        <w:pStyle w:val="Normal"/>
        <w:bidi w:val="0"/>
        <w:spacing w:before="0" w:beforeAutospacing="off" w:after="150" w:afterAutospacing="off" w:line="259" w:lineRule="auto"/>
        <w:ind w:left="0" w:right="0"/>
        <w:jc w:val="center"/>
        <w:rPr>
          <w:ins w:author="Shipp, Stephanie S (sss5sc)" w:date="2023-12-29T10:09:32.856Z" w:id="468964286"/>
        </w:rPr>
        <w:pPrChange w:author="Shipp, Stephanie S (sss5sc)" w:date="2023-12-29T10:10:50.066Z">
          <w:pPr>
            <w:pStyle w:val="Normal"/>
            <w:bidi w:val="0"/>
            <w:spacing w:before="0" w:beforeAutospacing="off" w:after="150" w:afterAutospacing="off" w:line="259" w:lineRule="auto"/>
            <w:ind w:left="0" w:right="0"/>
            <w:jc w:val="left"/>
          </w:pPr>
        </w:pPrChange>
      </w:pPr>
      <w:ins w:author="Shipp, Stephanie S (sss5sc)" w:date="2023-12-29T10:09:35.431Z" w:id="1478611657">
        <w:r w:rsidR="1AB254A1">
          <w:drawing>
            <wp:inline wp14:editId="37C99F1E" wp14:anchorId="42E6F174">
              <wp:extent cx="4457700" cy="2024160"/>
              <wp:effectExtent l="12700" t="12700" r="12700" b="12700"/>
              <wp:docPr id="1420445389" name="" title=""/>
              <wp:cNvGraphicFramePr>
                <a:graphicFrameLocks noChangeAspect="1"/>
              </wp:cNvGraphicFramePr>
              <a:graphic>
                <a:graphicData uri="http://schemas.openxmlformats.org/drawingml/2006/picture">
                  <pic:pic>
                    <pic:nvPicPr>
                      <pic:cNvPr id="0" name=""/>
                      <pic:cNvPicPr/>
                    </pic:nvPicPr>
                    <pic:blipFill>
                      <a:blip r:embed="R290e3166cfb548a9">
                        <a:extLst>
                          <a:ext xmlns:a="http://schemas.openxmlformats.org/drawingml/2006/main" uri="{28A0092B-C50C-407E-A947-70E740481C1C}">
                            <a14:useLocalDpi val="0"/>
                          </a:ext>
                        </a:extLst>
                      </a:blip>
                      <a:srcRect l="0" t="10710" r="0" b="0"/>
                      <a:stretch>
                        <a:fillRect/>
                      </a:stretch>
                    </pic:blipFill>
                    <pic:spPr>
                      <a:xfrm>
                        <a:off x="0" y="0"/>
                        <a:ext cx="4457700" cy="2024160"/>
                      </a:xfrm>
                      <a:prstGeom prst="rect">
                        <a:avLst/>
                      </a:prstGeom>
                      <a:ln w="12700">
                        <a:solidFill>
                          <a:schemeClr val="tx1"/>
                        </a:solidFill>
                        <a:prstDash val="solid"/>
                      </a:ln>
                    </pic:spPr>
                  </pic:pic>
                </a:graphicData>
              </a:graphic>
            </wp:inline>
          </w:drawing>
        </w:r>
      </w:ins>
    </w:p>
    <w:p w:rsidR="65FE802B" w:rsidP="65FE802B" w:rsidRDefault="65FE802B" w14:paraId="666316AF" w14:textId="50D57A4A">
      <w:pPr>
        <w:pStyle w:val="Normal"/>
        <w:suppressLineNumbers w:val="0"/>
        <w:bidi w:val="0"/>
        <w:spacing w:before="0" w:beforeAutospacing="off" w:after="150" w:afterAutospacing="off" w:line="259" w:lineRule="auto"/>
        <w:ind w:left="0" w:right="0"/>
        <w:jc w:val="left"/>
        <w:rPr>
          <w:ins w:author="Shipp, Stephanie S (sss5sc)" w:date="2023-12-29T10:09:33.036Z" w:id="1639259792"/>
          <w:rFonts w:ascii="Times New Roman" w:hAnsi="Times New Roman" w:eastAsia="Times New Roman" w:cs="Times New Roman"/>
          <w:b w:val="0"/>
          <w:bCs w:val="0"/>
          <w:i w:val="0"/>
          <w:iCs w:val="0"/>
          <w:caps w:val="0"/>
          <w:smallCaps w:val="0"/>
          <w:noProof w:val="0"/>
          <w:color w:val="333333"/>
          <w:sz w:val="24"/>
          <w:szCs w:val="24"/>
          <w:lang w:val="en-US"/>
        </w:rPr>
      </w:pPr>
    </w:p>
    <w:p w:rsidR="06E48C96" w:rsidP="65FE802B" w:rsidRDefault="06E48C96" w14:paraId="69976161" w14:textId="1ECC6E31">
      <w:pPr>
        <w:pStyle w:val="Normal"/>
        <w:suppressLineNumbers w:val="0"/>
        <w:bidi w:val="0"/>
        <w:spacing w:before="0" w:beforeAutospacing="off" w:after="150" w:afterAutospacing="off" w:line="259" w:lineRule="auto"/>
        <w:ind w:left="0" w:right="0"/>
        <w:jc w:val="left"/>
        <w:rPr>
          <w:ins w:author="Shipp, Stephanie S (sss5sc)" w:date="2023-12-29T10:04:58.28Z" w:id="1848047914"/>
          <w:rFonts w:ascii="Times New Roman" w:hAnsi="Times New Roman" w:eastAsia="Times New Roman" w:cs="Times New Roman"/>
          <w:b w:val="0"/>
          <w:bCs w:val="0"/>
          <w:i w:val="0"/>
          <w:iCs w:val="0"/>
          <w:caps w:val="0"/>
          <w:smallCaps w:val="0"/>
          <w:noProof w:val="0"/>
          <w:color w:val="333333"/>
          <w:sz w:val="24"/>
          <w:szCs w:val="24"/>
          <w:lang w:val="en-US"/>
        </w:rPr>
      </w:pPr>
      <w:ins w:author="Shipp, Stephanie S (sss5sc)" w:date="2023-12-29T10:05:54.287Z" w:id="1914388510">
        <w:r w:rsidRPr="65FE802B" w:rsidR="06E48C96">
          <w:rPr>
            <w:rFonts w:ascii="Times New Roman" w:hAnsi="Times New Roman" w:eastAsia="Times New Roman" w:cs="Times New Roman"/>
            <w:b w:val="0"/>
            <w:bCs w:val="0"/>
            <w:i w:val="0"/>
            <w:iCs w:val="0"/>
            <w:caps w:val="0"/>
            <w:smallCaps w:val="0"/>
            <w:noProof w:val="0"/>
            <w:color w:val="333333"/>
            <w:sz w:val="24"/>
            <w:szCs w:val="24"/>
            <w:lang w:val="en-US"/>
          </w:rPr>
          <w:t xml:space="preserve">Many </w:t>
        </w:r>
        <w:r w:rsidRPr="65FE802B" w:rsidR="06E48C96">
          <w:rPr>
            <w:rFonts w:ascii="Times New Roman" w:hAnsi="Times New Roman" w:eastAsia="Times New Roman" w:cs="Times New Roman"/>
            <w:b w:val="0"/>
            <w:bCs w:val="0"/>
            <w:i w:val="0"/>
            <w:iCs w:val="0"/>
            <w:caps w:val="0"/>
            <w:smallCaps w:val="0"/>
            <w:noProof w:val="0"/>
            <w:color w:val="333333"/>
            <w:sz w:val="24"/>
            <w:szCs w:val="24"/>
            <w:lang w:val="en-US"/>
          </w:rPr>
          <w:t xml:space="preserve">states </w:t>
        </w:r>
        <w:r w:rsidRPr="65FE802B" w:rsidR="06E48C96">
          <w:rPr>
            <w:rFonts w:ascii="Times New Roman" w:hAnsi="Times New Roman" w:eastAsia="Times New Roman" w:cs="Times New Roman"/>
            <w:b w:val="0"/>
            <w:bCs w:val="0"/>
            <w:i w:val="0"/>
            <w:iCs w:val="0"/>
            <w:caps w:val="0"/>
            <w:smallCaps w:val="0"/>
            <w:noProof w:val="0"/>
            <w:color w:val="333333"/>
            <w:sz w:val="24"/>
            <w:szCs w:val="24"/>
            <w:lang w:val="en-US"/>
          </w:rPr>
          <w:t xml:space="preserve">have </w:t>
        </w:r>
      </w:ins>
      <w:ins w:author="Shipp, Stephanie S (sss5sc)" w:date="2023-12-29T10:02:11.447Z" w:id="1551021285">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5Z" w:id="2102679510">
              <w:rPr>
                <w:rFonts w:ascii="Times New Roman" w:hAnsi="Times New Roman" w:eastAsia="Times New Roman" w:cs="Times New Roman"/>
                <w:b w:val="0"/>
                <w:bCs w:val="0"/>
                <w:i w:val="0"/>
                <w:iCs w:val="0"/>
                <w:caps w:val="0"/>
                <w:smallCaps w:val="0"/>
                <w:noProof w:val="0"/>
                <w:color w:val="333333"/>
                <w:sz w:val="21"/>
                <w:szCs w:val="21"/>
                <w:lang w:val="en-US"/>
              </w:rPr>
            </w:rPrChange>
          </w:rPr>
          <w:t>coordinating agencies</w:t>
        </w:r>
      </w:ins>
      <w:ins w:author="Shipp, Stephanie S (sss5sc)" w:date="2023-12-29T10:06:42.625Z" w:id="117611086">
        <w:r w:rsidRPr="65FE802B" w:rsidR="414F85DF">
          <w:rPr>
            <w:rFonts w:ascii="Times New Roman" w:hAnsi="Times New Roman" w:eastAsia="Times New Roman" w:cs="Times New Roman"/>
            <w:b w:val="0"/>
            <w:bCs w:val="0"/>
            <w:i w:val="0"/>
            <w:iCs w:val="0"/>
            <w:caps w:val="0"/>
            <w:smallCaps w:val="0"/>
            <w:noProof w:val="0"/>
            <w:color w:val="333333"/>
            <w:sz w:val="24"/>
            <w:szCs w:val="24"/>
            <w:lang w:val="en-US"/>
          </w:rPr>
          <w:t xml:space="preserve"> that </w:t>
        </w:r>
        <w:r w:rsidRPr="65FE802B" w:rsidR="414F85DF">
          <w:rPr>
            <w:rFonts w:ascii="Times New Roman" w:hAnsi="Times New Roman" w:eastAsia="Times New Roman" w:cs="Times New Roman"/>
            <w:b w:val="0"/>
            <w:bCs w:val="0"/>
            <w:i w:val="0"/>
            <w:iCs w:val="0"/>
            <w:caps w:val="0"/>
            <w:smallCaps w:val="0"/>
            <w:noProof w:val="0"/>
            <w:color w:val="333333"/>
            <w:sz w:val="24"/>
            <w:szCs w:val="24"/>
            <w:lang w:val="en-US"/>
          </w:rPr>
          <w:t>provide</w:t>
        </w:r>
        <w:r w:rsidRPr="65FE802B" w:rsidR="414F85DF">
          <w:rPr>
            <w:rFonts w:ascii="Times New Roman" w:hAnsi="Times New Roman" w:eastAsia="Times New Roman" w:cs="Times New Roman"/>
            <w:b w:val="0"/>
            <w:bCs w:val="0"/>
            <w:i w:val="0"/>
            <w:iCs w:val="0"/>
            <w:caps w:val="0"/>
            <w:smallCaps w:val="0"/>
            <w:noProof w:val="0"/>
            <w:color w:val="333333"/>
            <w:sz w:val="24"/>
            <w:szCs w:val="24"/>
            <w:lang w:val="en-US"/>
          </w:rPr>
          <w:t xml:space="preserve"> data support to users, supplementing the SDCs</w:t>
        </w:r>
      </w:ins>
      <w:ins w:author="Shipp, Stephanie S (sss5sc)" w:date="2023-12-29T10:02:11.447Z" w:id="16669716">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5Z" w:id="1878956210">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5Z" w:id="1462154849">
              <w:rPr>
                <w:rFonts w:ascii="Times New Roman" w:hAnsi="Times New Roman" w:eastAsia="Times New Roman" w:cs="Times New Roman"/>
                <w:b w:val="0"/>
                <w:bCs w:val="0"/>
                <w:i w:val="0"/>
                <w:iCs w:val="0"/>
                <w:caps w:val="0"/>
                <w:smallCaps w:val="0"/>
                <w:noProof w:val="0"/>
                <w:color w:val="333333"/>
                <w:sz w:val="21"/>
                <w:szCs w:val="21"/>
                <w:lang w:val="en-US"/>
              </w:rPr>
            </w:rPrChange>
          </w:rPr>
          <w:t>The number ranges from 0 in X states to 7 in 1 state, Missouri</w:t>
        </w:r>
        <w:r w:rsidRPr="65FE802B" w:rsidR="689EF8E2">
          <w:rPr>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07.86Z" w:id="92182389">
              <w:rPr>
                <w:rFonts w:ascii="Times New Roman" w:hAnsi="Times New Roman" w:eastAsia="Times New Roman" w:cs="Times New Roman"/>
                <w:b w:val="0"/>
                <w:bCs w:val="0"/>
                <w:i w:val="0"/>
                <w:iCs w:val="0"/>
                <w:caps w:val="0"/>
                <w:smallCaps w:val="0"/>
                <w:noProof w:val="0"/>
                <w:color w:val="333333"/>
                <w:sz w:val="21"/>
                <w:szCs w:val="21"/>
                <w:lang w:val="en-US"/>
              </w:rPr>
            </w:rPrChange>
          </w:rPr>
          <w:t xml:space="preserve">.  </w:t>
        </w:r>
      </w:ins>
    </w:p>
    <w:p w:rsidR="75E0C9AE" w:rsidP="65FE802B" w:rsidRDefault="75E0C9AE" w14:paraId="38E3AFA3" w14:textId="41522648">
      <w:pPr>
        <w:pStyle w:val="Normal"/>
        <w:spacing w:after="150" w:afterAutospacing="off" w:line="259" w:lineRule="auto"/>
        <w:rPr>
          <w:ins w:author="Shipp, Stephanie S (sss5sc)" w:date="2023-12-29T10:04:58.518Z" w:id="1614557727"/>
        </w:rPr>
      </w:pPr>
      <w:ins w:author="Shipp, Stephanie S (sss5sc)" w:date="2023-12-29T10:59:06.274Z" w:id="176553115">
        <w:r w:rsidR="75E0C9AE">
          <w:drawing>
            <wp:inline wp14:editId="31EF4E6D" wp14:anchorId="278E0997">
              <wp:extent cx="2476515" cy="1597019"/>
              <wp:effectExtent l="0" t="0" r="0" b="0"/>
              <wp:docPr id="60212678" name="" title=""/>
              <wp:cNvGraphicFramePr>
                <a:graphicFrameLocks noChangeAspect="1"/>
              </wp:cNvGraphicFramePr>
              <a:graphic>
                <a:graphicData uri="http://schemas.openxmlformats.org/drawingml/2006/picture">
                  <pic:pic>
                    <pic:nvPicPr>
                      <pic:cNvPr id="0" name=""/>
                      <pic:cNvPicPr/>
                    </pic:nvPicPr>
                    <pic:blipFill>
                      <a:blip r:embed="R9e8bc5ed68504cb0">
                        <a:extLst>
                          <a:ext xmlns:a="http://schemas.openxmlformats.org/drawingml/2006/main" uri="{28A0092B-C50C-407E-A947-70E740481C1C}">
                            <a14:useLocalDpi val="0"/>
                          </a:ext>
                        </a:extLst>
                      </a:blip>
                      <a:srcRect l="0" t="10339" r="45833" b="0"/>
                      <a:stretch>
                        <a:fillRect/>
                      </a:stretch>
                    </pic:blipFill>
                    <pic:spPr>
                      <a:xfrm>
                        <a:off x="0" y="0"/>
                        <a:ext cx="2476515" cy="1597019"/>
                      </a:xfrm>
                      <a:prstGeom prst="rect">
                        <a:avLst/>
                      </a:prstGeom>
                    </pic:spPr>
                  </pic:pic>
                </a:graphicData>
              </a:graphic>
            </wp:inline>
          </w:drawing>
        </w:r>
        <w:r w:rsidR="75E0C9AE">
          <w:drawing>
            <wp:inline wp14:editId="08380C12" wp14:anchorId="37A523D4">
              <wp:extent cx="331177" cy="993530"/>
              <wp:effectExtent l="0" t="0" r="0" b="0"/>
              <wp:docPr id="1448117183" name="" title=""/>
              <wp:cNvGraphicFramePr>
                <a:graphicFrameLocks noChangeAspect="1"/>
              </wp:cNvGraphicFramePr>
              <a:graphic>
                <a:graphicData uri="http://schemas.openxmlformats.org/drawingml/2006/picture">
                  <pic:pic>
                    <pic:nvPicPr>
                      <pic:cNvPr id="0" name=""/>
                      <pic:cNvPicPr/>
                    </pic:nvPicPr>
                    <pic:blipFill>
                      <a:blip r:embed="Rdb86986961e844d4">
                        <a:extLst>
                          <a:ext xmlns:a="http://schemas.openxmlformats.org/drawingml/2006/main" uri="{28A0092B-C50C-407E-A947-70E740481C1C}">
                            <a14:useLocalDpi val="0"/>
                          </a:ext>
                        </a:extLst>
                      </a:blip>
                      <a:stretch>
                        <a:fillRect/>
                      </a:stretch>
                    </pic:blipFill>
                    <pic:spPr>
                      <a:xfrm>
                        <a:off x="0" y="0"/>
                        <a:ext cx="331177" cy="993530"/>
                      </a:xfrm>
                      <a:prstGeom prst="rect">
                        <a:avLst/>
                      </a:prstGeom>
                    </pic:spPr>
                  </pic:pic>
                </a:graphicData>
              </a:graphic>
            </wp:inline>
          </w:drawing>
        </w:r>
      </w:ins>
    </w:p>
    <w:p w:rsidR="689EF8E2" w:rsidP="65FE802B" w:rsidRDefault="689EF8E2" w14:paraId="0B7E97FC" w14:textId="1393A1A0">
      <w:pPr>
        <w:spacing w:after="150" w:afterAutospacing="off" w:line="259" w:lineRule="auto"/>
        <w:rPr>
          <w:ins w:author="Shipp, Stephanie S (sss5sc)" w:date="2023-12-29T10:02:11.447Z" w:id="1691555676"/>
          <w:rFonts w:ascii="Times New Roman" w:hAnsi="Times New Roman" w:eastAsia="Times New Roman" w:cs="Times New Roman"/>
          <w:b w:val="0"/>
          <w:bCs w:val="0"/>
          <w:i w:val="0"/>
          <w:iCs w:val="0"/>
          <w:caps w:val="0"/>
          <w:smallCaps w:val="0"/>
          <w:noProof w:val="0"/>
          <w:color w:val="333333"/>
          <w:sz w:val="24"/>
          <w:szCs w:val="24"/>
          <w:lang w:val="en-US"/>
          <w:rPrChange w:author="Shipp, Stephanie S (sss5sc)" w:date="2023-12-29T10:04:10.139Z" w:id="763283897">
            <w:rPr>
              <w:ins w:author="Shipp, Stephanie S (sss5sc)" w:date="2023-12-29T10:02:11.447Z" w:id="1218170068"/>
              <w:rFonts w:ascii="Times New Roman" w:hAnsi="Times New Roman" w:eastAsia="Times New Roman" w:cs="Times New Roman"/>
              <w:b w:val="0"/>
              <w:bCs w:val="0"/>
              <w:i w:val="0"/>
              <w:iCs w:val="0"/>
              <w:caps w:val="0"/>
              <w:smallCaps w:val="0"/>
              <w:noProof w:val="0"/>
              <w:color w:val="333333"/>
              <w:sz w:val="21"/>
              <w:szCs w:val="21"/>
              <w:lang w:val="en-US"/>
            </w:rPr>
          </w:rPrChange>
        </w:rPr>
      </w:pPr>
      <w:ins w:author="Shipp, Stephanie S (sss5sc)" w:date="2023-12-29T10:02:11.447Z" w:id="1800621362">
        <w:r w:rsidRPr="65FE802B" w:rsidR="689EF8E2">
          <w:rPr>
            <w:rFonts w:ascii="Times New Roman" w:hAnsi="Times New Roman" w:eastAsia="Times New Roman" w:cs="Times New Roman"/>
            <w:b w:val="0"/>
            <w:bCs w:val="0"/>
            <w:i w:val="0"/>
            <w:iCs w:val="0"/>
            <w:caps w:val="0"/>
            <w:smallCaps w:val="0"/>
            <w:noProof w:val="0"/>
            <w:color w:val="333333"/>
            <w:sz w:val="24"/>
            <w:szCs w:val="24"/>
            <w:highlight w:val="yellow"/>
            <w:lang w:val="en-US"/>
            <w:rPrChange w:author="Shipp, Stephanie S (sss5sc)" w:date="2023-12-29T10:04:10.139Z" w:id="1914335656">
              <w:rPr>
                <w:rFonts w:ascii="Times New Roman" w:hAnsi="Times New Roman" w:eastAsia="Times New Roman" w:cs="Times New Roman"/>
                <w:b w:val="0"/>
                <w:bCs w:val="0"/>
                <w:i w:val="0"/>
                <w:iCs w:val="0"/>
                <w:caps w:val="0"/>
                <w:smallCaps w:val="0"/>
                <w:noProof w:val="0"/>
                <w:color w:val="333333"/>
                <w:sz w:val="21"/>
                <w:szCs w:val="21"/>
                <w:highlight w:val="yellow"/>
                <w:lang w:val="en-US"/>
              </w:rPr>
            </w:rPrChange>
          </w:rPr>
          <w:t>Insert Map</w:t>
        </w:r>
      </w:ins>
    </w:p>
    <w:p w:rsidR="65FE802B" w:rsidP="65FE802B" w:rsidRDefault="65FE802B" w14:paraId="3D46E2E4" w14:textId="7E914A18">
      <w:pPr>
        <w:pStyle w:val="Normal"/>
        <w:spacing w:after="0"/>
        <w:rPr>
          <w:rFonts w:ascii="Times New Roman" w:hAnsi="Times New Roman" w:eastAsia="Times New Roman" w:cs="Times New Roman"/>
          <w:color w:val="000000" w:themeColor="text1" w:themeTint="FF" w:themeShade="FF"/>
          <w:sz w:val="24"/>
          <w:szCs w:val="24"/>
        </w:rPr>
      </w:pPr>
    </w:p>
    <w:p w:rsidR="69B3D7A7" w:rsidP="65FE802B" w:rsidRDefault="69B3D7A7" w14:paraId="192849A1" w14:textId="1A7E92DC">
      <w:pPr>
        <w:pStyle w:val="Normal"/>
        <w:suppressLineNumbers w:val="0"/>
        <w:bidi w:val="0"/>
        <w:spacing w:before="0" w:beforeAutospacing="off" w:after="0" w:afterAutospacing="off" w:line="259" w:lineRule="auto"/>
        <w:ind w:left="0" w:right="0"/>
        <w:jc w:val="left"/>
        <w:rPr>
          <w:ins w:author="Shipp, Stephanie S (sss5sc)" w:date="2023-12-29T09:02:24.434Z" w:id="1590935681"/>
          <w:rFonts w:ascii="Times New Roman" w:hAnsi="Times New Roman" w:eastAsia="Times New Roman" w:cs="Times New Roman"/>
          <w:b w:val="1"/>
          <w:bCs w:val="1"/>
          <w:color w:val="000000" w:themeColor="text1" w:themeTint="FF" w:themeShade="FF"/>
          <w:sz w:val="24"/>
          <w:szCs w:val="24"/>
          <w:rPrChange w:author="Shipp, Stephanie S (sss5sc)" w:date="2023-12-29T09:02:34.573Z" w:id="11188989">
            <w:rPr>
              <w:ins w:author="Shipp, Stephanie S (sss5sc)" w:date="2023-12-29T09:02:24.434Z" w:id="300952575"/>
              <w:rFonts w:ascii="Times New Roman" w:hAnsi="Times New Roman" w:eastAsia="Times New Roman" w:cs="Times New Roman"/>
              <w:color w:val="000000" w:themeColor="text1" w:themeTint="FF" w:themeShade="FF"/>
              <w:sz w:val="24"/>
              <w:szCs w:val="24"/>
            </w:rPr>
          </w:rPrChange>
        </w:rPr>
      </w:pPr>
      <w:ins w:author="Shipp, Stephanie S (sss5sc)" w:date="2023-12-29T09:23:31.937Z" w:id="1148571588">
        <w:r w:rsidRPr="65FE802B" w:rsidR="69B3D7A7">
          <w:rPr>
            <w:rFonts w:ascii="Times New Roman" w:hAnsi="Times New Roman" w:eastAsia="Times New Roman" w:cs="Times New Roman"/>
            <w:b w:val="1"/>
            <w:bCs w:val="1"/>
            <w:color w:val="000000" w:themeColor="text1" w:themeTint="FF" w:themeShade="FF"/>
            <w:sz w:val="24"/>
            <w:szCs w:val="24"/>
          </w:rPr>
          <w:t xml:space="preserve">2.2.1 </w:t>
        </w:r>
      </w:ins>
      <w:ins w:author="Shipp, Stephanie S (sss5sc)" w:date="2023-12-29T09:02:31.261Z" w:id="1613785845">
        <w:r w:rsidRPr="65FE802B" w:rsidR="35C07D4C">
          <w:rPr>
            <w:rFonts w:ascii="Times New Roman" w:hAnsi="Times New Roman" w:eastAsia="Times New Roman" w:cs="Times New Roman"/>
            <w:b w:val="1"/>
            <w:bCs w:val="1"/>
            <w:color w:val="000000" w:themeColor="text1" w:themeTint="FF" w:themeShade="FF"/>
            <w:sz w:val="24"/>
            <w:szCs w:val="24"/>
            <w:rPrChange w:author="Shipp, Stephanie S (sss5sc)" w:date="2023-12-29T09:02:34.572Z" w:id="2110400514">
              <w:rPr>
                <w:rFonts w:ascii="Times New Roman" w:hAnsi="Times New Roman" w:eastAsia="Times New Roman" w:cs="Times New Roman"/>
                <w:color w:val="000000" w:themeColor="text1" w:themeTint="FF" w:themeShade="FF"/>
                <w:sz w:val="24"/>
                <w:szCs w:val="24"/>
              </w:rPr>
            </w:rPrChange>
          </w:rPr>
          <w:t>SDC Mission Statements</w:t>
        </w:r>
      </w:ins>
    </w:p>
    <w:p w:rsidR="35C3036D" w:rsidP="65FE802B" w:rsidRDefault="35C3036D" w14:paraId="612EBBD7" w14:textId="7B322ADF">
      <w:pPr>
        <w:pStyle w:val="Normal"/>
        <w:suppressLineNumbers w:val="0"/>
        <w:bidi w:val="0"/>
        <w:spacing w:before="0" w:beforeAutospacing="off" w:after="0" w:afterAutospacing="off" w:line="259" w:lineRule="auto"/>
        <w:ind w:left="0" w:right="0"/>
        <w:jc w:val="left"/>
        <w:rPr>
          <w:ins w:author="Shipp, Stephanie S (sss5sc)" w:date="2023-12-29T08:52:29.575Z" w:id="1039729011"/>
          <w:del w:author="Shipp, Stephanie S (sss5sc)" w:date="2023-12-29T08:53:02.174Z" w:id="393381934"/>
          <w:rFonts w:ascii="Times New Roman" w:hAnsi="Times New Roman" w:eastAsia="Times New Roman" w:cs="Times New Roman"/>
          <w:color w:val="000000" w:themeColor="text1" w:themeTint="FF" w:themeShade="FF"/>
          <w:sz w:val="24"/>
          <w:szCs w:val="24"/>
        </w:rPr>
      </w:pPr>
      <w:ins w:author="Shipp, Stephanie S (sss5sc)" w:date="2023-12-29T08:51:59.871Z" w:id="302507907">
        <w:r w:rsidRPr="65FE802B" w:rsidR="35C3036D">
          <w:rPr>
            <w:rFonts w:ascii="Times New Roman" w:hAnsi="Times New Roman" w:eastAsia="Times New Roman" w:cs="Times New Roman"/>
            <w:color w:val="000000" w:themeColor="text1" w:themeTint="FF" w:themeShade="FF"/>
            <w:sz w:val="24"/>
            <w:szCs w:val="24"/>
          </w:rPr>
          <w:t>We start</w:t>
        </w:r>
      </w:ins>
      <w:ins w:author="Shipp, Stephanie S (sss5sc)" w:date="2023-12-29T08:52:29.575Z" w:id="16456808">
        <w:r w:rsidRPr="65FE802B" w:rsidR="35C3036D">
          <w:rPr>
            <w:rFonts w:ascii="Times New Roman" w:hAnsi="Times New Roman" w:eastAsia="Times New Roman" w:cs="Times New Roman"/>
            <w:color w:val="000000" w:themeColor="text1" w:themeTint="FF" w:themeShade="FF"/>
            <w:sz w:val="24"/>
            <w:szCs w:val="24"/>
          </w:rPr>
          <w:t xml:space="preserve">ed by examining State Data Center (SDC) Mission Statements. </w:t>
        </w:r>
        <w:r w:rsidRPr="65FE802B" w:rsidR="35C3036D">
          <w:rPr>
            <w:rFonts w:ascii="Times New Roman" w:hAnsi="Times New Roman" w:eastAsia="Times New Roman" w:cs="Times New Roman"/>
            <w:color w:val="000000" w:themeColor="text1" w:themeTint="FF" w:themeShade="FF"/>
            <w:sz w:val="24"/>
            <w:szCs w:val="24"/>
          </w:rPr>
          <w:t>The following figure presents word clouds summarizing the SDC’s Mission Statements from six states: Indiana, Maryland, North Carolina, Florida, California, a</w:t>
        </w:r>
      </w:ins>
      <w:ins w:author="Shipp, Stephanie S (sss5sc)" w:date="2023-12-29T08:53:02.176Z" w:id="455151588">
        <w:r w:rsidRPr="65FE802B" w:rsidR="35C3036D">
          <w:rPr>
            <w:rFonts w:ascii="Times New Roman" w:hAnsi="Times New Roman" w:eastAsia="Times New Roman" w:cs="Times New Roman"/>
            <w:color w:val="000000" w:themeColor="text1" w:themeTint="FF" w:themeShade="FF"/>
            <w:sz w:val="24"/>
            <w:szCs w:val="24"/>
          </w:rPr>
          <w:t xml:space="preserve">nd Massachusetts. The primary and </w:t>
        </w:r>
        <w:r w:rsidRPr="65FE802B" w:rsidR="35C3036D">
          <w:rPr>
            <w:rFonts w:ascii="Times New Roman" w:hAnsi="Times New Roman" w:eastAsia="Times New Roman" w:cs="Times New Roman"/>
            <w:color w:val="000000" w:themeColor="text1" w:themeTint="FF" w:themeShade="FF"/>
            <w:sz w:val="24"/>
            <w:szCs w:val="24"/>
          </w:rPr>
          <w:t>secondary word</w:t>
        </w:r>
        <w:r w:rsidRPr="65FE802B" w:rsidR="35C3036D">
          <w:rPr>
            <w:rFonts w:ascii="Times New Roman" w:hAnsi="Times New Roman" w:eastAsia="Times New Roman" w:cs="Times New Roman"/>
            <w:color w:val="000000" w:themeColor="text1" w:themeTint="FF" w:themeShade="FF"/>
            <w:sz w:val="24"/>
            <w:szCs w:val="24"/>
          </w:rPr>
          <w:t>s</w:t>
        </w:r>
        <w:r w:rsidRPr="65FE802B" w:rsidR="35C3036D">
          <w:rPr>
            <w:rFonts w:ascii="Times New Roman" w:hAnsi="Times New Roman" w:eastAsia="Times New Roman" w:cs="Times New Roman"/>
            <w:color w:val="000000" w:themeColor="text1" w:themeTint="FF" w:themeShade="FF"/>
            <w:sz w:val="24"/>
            <w:szCs w:val="24"/>
          </w:rPr>
          <w:t xml:space="preserve"> reflect the similarity and variation of interests for each</w:t>
        </w:r>
        <w:r w:rsidRPr="65FE802B" w:rsidR="35C3036D">
          <w:rPr>
            <w:rFonts w:ascii="Times New Roman" w:hAnsi="Times New Roman" w:eastAsia="Times New Roman" w:cs="Times New Roman"/>
            <w:color w:val="000000" w:themeColor="text1" w:themeTint="FF" w:themeShade="FF"/>
            <w:sz w:val="24"/>
            <w:szCs w:val="24"/>
          </w:rPr>
          <w:t xml:space="preserve"> SDC. </w:t>
        </w:r>
      </w:ins>
    </w:p>
    <w:p w:rsidR="65FE802B" w:rsidP="65FE802B" w:rsidRDefault="65FE802B" w14:paraId="7344D3AF" w14:textId="579339AE">
      <w:pPr>
        <w:pStyle w:val="Normal"/>
        <w:spacing w:after="0"/>
        <w:rPr>
          <w:ins w:author="Shipp, Stephanie S (sss5sc)" w:date="2023-12-29T08:52:30.672Z" w:id="2083947205"/>
          <w:rFonts w:ascii="Times New Roman" w:hAnsi="Times New Roman" w:eastAsia="Times New Roman" w:cs="Times New Roman"/>
          <w:color w:val="000000" w:themeColor="text1" w:themeTint="FF" w:themeShade="FF"/>
          <w:sz w:val="24"/>
          <w:szCs w:val="24"/>
        </w:rPr>
      </w:pPr>
    </w:p>
    <w:p w:rsidR="35C3036D" w:rsidP="65FE802B" w:rsidRDefault="35C3036D" w14:paraId="778EA635" w14:textId="1FC7B2F4">
      <w:pPr>
        <w:pStyle w:val="Normal"/>
        <w:spacing w:after="0"/>
        <w:rPr>
          <w:ins w:author="Shipp, Stephanie S (sss5sc)" w:date="2023-12-29T08:52:30.672Z" w:id="249817707"/>
          <w:rFonts w:ascii="Times New Roman" w:hAnsi="Times New Roman" w:eastAsia="Times New Roman" w:cs="Times New Roman"/>
          <w:color w:val="000000" w:themeColor="text1" w:themeTint="FF" w:themeShade="FF"/>
          <w:sz w:val="24"/>
          <w:szCs w:val="24"/>
        </w:rPr>
      </w:pPr>
      <w:ins w:author="Shipp, Stephanie S (sss5sc)" w:date="2023-12-29T08:52:30.672Z" w:id="1593262141">
        <w:r w:rsidRPr="65FE802B" w:rsidR="35C3036D">
          <w:rPr>
            <w:rFonts w:ascii="Times New Roman" w:hAnsi="Times New Roman" w:eastAsia="Times New Roman" w:cs="Times New Roman"/>
            <w:color w:val="000000" w:themeColor="text1" w:themeTint="FF" w:themeShade="FF"/>
            <w:sz w:val="24"/>
            <w:szCs w:val="24"/>
          </w:rPr>
          <w:t>Indiana – development, business, nonprofits, services, planning, community, organizations</w:t>
        </w:r>
      </w:ins>
    </w:p>
    <w:p w:rsidR="35C3036D" w:rsidP="65FE802B" w:rsidRDefault="35C3036D" w14:paraId="673B4A82" w14:textId="3F985BE6">
      <w:pPr>
        <w:pStyle w:val="Normal"/>
        <w:spacing w:after="0"/>
        <w:rPr>
          <w:ins w:author="Shipp, Stephanie S (sss5sc)" w:date="2023-12-29T08:52:30.672Z" w:id="1115672313"/>
          <w:rFonts w:ascii="Times New Roman" w:hAnsi="Times New Roman" w:eastAsia="Times New Roman" w:cs="Times New Roman"/>
          <w:color w:val="000000" w:themeColor="text1" w:themeTint="FF" w:themeShade="FF"/>
          <w:sz w:val="24"/>
          <w:szCs w:val="24"/>
        </w:rPr>
      </w:pPr>
      <w:ins w:author="Shipp, Stephanie S (sss5sc)" w:date="2023-12-29T08:52:30.672Z" w:id="397020639">
        <w:r w:rsidRPr="65FE802B" w:rsidR="35C3036D">
          <w:rPr>
            <w:rFonts w:ascii="Times New Roman" w:hAnsi="Times New Roman" w:eastAsia="Times New Roman" w:cs="Times New Roman"/>
            <w:color w:val="000000" w:themeColor="text1" w:themeTint="FF" w:themeShade="FF"/>
            <w:sz w:val="24"/>
            <w:szCs w:val="24"/>
          </w:rPr>
          <w:t>Maryland – development, planning, trends, growth, income, housing, projections</w:t>
        </w:r>
      </w:ins>
    </w:p>
    <w:p w:rsidR="35C3036D" w:rsidP="65FE802B" w:rsidRDefault="35C3036D" w14:paraId="04495DFE" w14:textId="2F93B1DC">
      <w:pPr>
        <w:pStyle w:val="Normal"/>
        <w:spacing w:after="0"/>
        <w:rPr>
          <w:ins w:author="Shipp, Stephanie S (sss5sc)" w:date="2023-12-29T08:52:30.672Z" w:id="699476326"/>
          <w:rFonts w:ascii="Times New Roman" w:hAnsi="Times New Roman" w:eastAsia="Times New Roman" w:cs="Times New Roman"/>
          <w:color w:val="000000" w:themeColor="text1" w:themeTint="FF" w:themeShade="FF"/>
          <w:sz w:val="24"/>
          <w:szCs w:val="24"/>
        </w:rPr>
      </w:pPr>
      <w:ins w:author="Shipp, Stephanie S (sss5sc)" w:date="2023-12-29T08:52:30.672Z" w:id="2016018089">
        <w:r w:rsidRPr="65FE802B" w:rsidR="35C3036D">
          <w:rPr>
            <w:rFonts w:ascii="Times New Roman" w:hAnsi="Times New Roman" w:eastAsia="Times New Roman" w:cs="Times New Roman"/>
            <w:color w:val="000000" w:themeColor="text1" w:themeTint="FF" w:themeShade="FF"/>
            <w:sz w:val="24"/>
            <w:szCs w:val="24"/>
          </w:rPr>
          <w:t>North Carolina – resources, economics, demographic, geographic, analysis, international</w:t>
        </w:r>
      </w:ins>
    </w:p>
    <w:p w:rsidR="35C3036D" w:rsidP="65FE802B" w:rsidRDefault="35C3036D" w14:paraId="587ADDA5" w14:textId="2FC1EF41">
      <w:pPr>
        <w:pStyle w:val="Normal"/>
        <w:spacing w:after="0"/>
        <w:rPr>
          <w:ins w:author="Shipp, Stephanie S (sss5sc)" w:date="2023-12-29T08:52:30.672Z" w:id="754747554"/>
          <w:rFonts w:ascii="Times New Roman" w:hAnsi="Times New Roman" w:eastAsia="Times New Roman" w:cs="Times New Roman"/>
          <w:color w:val="000000" w:themeColor="text1" w:themeTint="FF" w:themeShade="FF"/>
          <w:sz w:val="24"/>
          <w:szCs w:val="24"/>
        </w:rPr>
      </w:pPr>
      <w:ins w:author="Shipp, Stephanie S (sss5sc)" w:date="2023-12-29T08:52:30.672Z" w:id="213636248">
        <w:r w:rsidRPr="65FE802B" w:rsidR="35C3036D">
          <w:rPr>
            <w:rFonts w:ascii="Times New Roman" w:hAnsi="Times New Roman" w:eastAsia="Times New Roman" w:cs="Times New Roman"/>
            <w:color w:val="000000" w:themeColor="text1" w:themeTint="FF" w:themeShade="FF"/>
            <w:sz w:val="24"/>
            <w:szCs w:val="24"/>
          </w:rPr>
          <w:t>Florida – programs, tools, products, maps, redistricting, training, poverty</w:t>
        </w:r>
      </w:ins>
    </w:p>
    <w:p w:rsidR="35C3036D" w:rsidP="65FE802B" w:rsidRDefault="35C3036D" w14:paraId="597AFC47" w14:textId="3FD72B81">
      <w:pPr>
        <w:pStyle w:val="Normal"/>
        <w:spacing w:after="0"/>
        <w:rPr>
          <w:ins w:author="Shipp, Stephanie S (sss5sc)" w:date="2023-12-29T08:52:30.672Z" w:id="1937869744"/>
          <w:rFonts w:ascii="Times New Roman" w:hAnsi="Times New Roman" w:eastAsia="Times New Roman" w:cs="Times New Roman"/>
          <w:color w:val="000000" w:themeColor="text1" w:themeTint="FF" w:themeShade="FF"/>
          <w:sz w:val="24"/>
          <w:szCs w:val="24"/>
        </w:rPr>
      </w:pPr>
      <w:ins w:author="Shipp, Stephanie S (sss5sc)" w:date="2023-12-29T08:52:30.672Z" w:id="1509817587">
        <w:r w:rsidRPr="65FE802B" w:rsidR="35C3036D">
          <w:rPr>
            <w:rFonts w:ascii="Times New Roman" w:hAnsi="Times New Roman" w:eastAsia="Times New Roman" w:cs="Times New Roman"/>
            <w:color w:val="000000" w:themeColor="text1" w:themeTint="FF" w:themeShade="FF"/>
            <w:sz w:val="24"/>
            <w:szCs w:val="24"/>
          </w:rPr>
          <w:t>California – center, public, survey, training, workshops, reports, maps, consultation</w:t>
        </w:r>
      </w:ins>
    </w:p>
    <w:p w:rsidR="35C3036D" w:rsidP="65FE802B" w:rsidRDefault="35C3036D" w14:paraId="441265F2" w14:textId="74201A50">
      <w:pPr>
        <w:pStyle w:val="Normal"/>
        <w:spacing w:after="0"/>
        <w:rPr>
          <w:ins w:author="Shipp, Stephanie S (sss5sc)" w:date="2023-12-29T08:52:30.672Z" w:id="1345469774"/>
          <w:rFonts w:ascii="Times New Roman" w:hAnsi="Times New Roman" w:eastAsia="Times New Roman" w:cs="Times New Roman"/>
          <w:color w:val="000000" w:themeColor="text1" w:themeTint="FF" w:themeShade="FF"/>
          <w:sz w:val="24"/>
          <w:szCs w:val="24"/>
        </w:rPr>
      </w:pPr>
      <w:ins w:author="Shipp, Stephanie S (sss5sc)" w:date="2023-12-29T08:52:30.672Z" w:id="1770144778">
        <w:r w:rsidRPr="65FE802B" w:rsidR="35C3036D">
          <w:rPr>
            <w:rFonts w:ascii="Times New Roman" w:hAnsi="Times New Roman" w:eastAsia="Times New Roman" w:cs="Times New Roman"/>
            <w:color w:val="000000" w:themeColor="text1" w:themeTint="FF" w:themeShade="FF"/>
            <w:sz w:val="24"/>
            <w:szCs w:val="24"/>
          </w:rPr>
          <w:t>Massachusetts – economic, census, research, public policy, networks, local agencies</w:t>
        </w:r>
      </w:ins>
    </w:p>
    <w:p w:rsidR="65FE802B" w:rsidP="65FE802B" w:rsidRDefault="65FE802B" w14:paraId="3AC2560C" w14:textId="1166AF3F">
      <w:pPr>
        <w:pStyle w:val="Normal"/>
        <w:spacing w:after="0"/>
        <w:rPr>
          <w:ins w:author="Shipp, Stephanie S (sss5sc)" w:date="2023-12-29T10:00:01.84Z" w:id="1167869352"/>
          <w:rFonts w:ascii="Times New Roman" w:hAnsi="Times New Roman" w:eastAsia="Times New Roman" w:cs="Times New Roman"/>
          <w:color w:val="000000" w:themeColor="text1" w:themeTint="FF" w:themeShade="FF"/>
          <w:sz w:val="24"/>
          <w:szCs w:val="24"/>
        </w:rPr>
      </w:pPr>
    </w:p>
    <w:p w:rsidR="17B0C8E9" w:rsidP="65FE802B" w:rsidRDefault="17B0C8E9" w14:paraId="15211049" w14:textId="3A779E19">
      <w:pPr>
        <w:spacing w:after="150" w:afterAutospacing="off"/>
        <w:rPr>
          <w:ins w:author="Shipp, Stephanie S (sss5sc)" w:date="2023-12-29T10:00:01.84Z" w:id="1737054279"/>
          <w:rFonts w:ascii="Times New Roman" w:hAnsi="Times New Roman" w:eastAsia="Times New Roman" w:cs="Times New Roman"/>
          <w:b w:val="1"/>
          <w:bCs w:val="1"/>
          <w:i w:val="1"/>
          <w:iCs w:val="1"/>
          <w:color w:val="E57200"/>
          <w:sz w:val="24"/>
          <w:szCs w:val="24"/>
          <w:rPrChange w:author="Shipp, Stephanie S (sss5sc)" w:date="2023-12-29T10:27:12.557Z" w:id="1631907367">
            <w:rPr>
              <w:ins w:author="Shipp, Stephanie S (sss5sc)" w:date="2023-12-29T10:00:01.84Z" w:id="1677322287"/>
              <w:rFonts w:ascii="Times New Roman" w:hAnsi="Times New Roman" w:eastAsia="Times New Roman" w:cs="Times New Roman"/>
              <w:b w:val="1"/>
              <w:bCs w:val="1"/>
              <w:i w:val="1"/>
              <w:iCs w:val="1"/>
              <w:color w:val="E57200"/>
              <w:sz w:val="27"/>
              <w:szCs w:val="27"/>
            </w:rPr>
          </w:rPrChange>
        </w:rPr>
        <w:pPrChange w:author="Shipp, Stephanie S (sss5sc)" w:date="2023-12-29T10:00:01.813Z">
          <w:pPr/>
        </w:pPrChange>
      </w:pPr>
      <w:ins w:author="Shipp, Stephanie S (sss5sc)" w:date="2023-12-29T10:00:01.84Z" w:id="1193098889">
        <w:r w:rsidRPr="65FE802B" w:rsidR="17B0C8E9">
          <w:rPr>
            <w:rFonts w:ascii="Times New Roman" w:hAnsi="Times New Roman" w:eastAsia="Times New Roman" w:cs="Times New Roman"/>
            <w:b w:val="1"/>
            <w:bCs w:val="1"/>
            <w:i w:val="1"/>
            <w:iCs w:val="1"/>
            <w:color w:val="E57200"/>
            <w:sz w:val="24"/>
            <w:szCs w:val="24"/>
            <w:rPrChange w:author="Shipp, Stephanie S (sss5sc)" w:date="2023-12-29T10:27:12.556Z" w:id="1977749660">
              <w:rPr>
                <w:rFonts w:ascii="Times New Roman" w:hAnsi="Times New Roman" w:eastAsia="Times New Roman" w:cs="Times New Roman"/>
                <w:b w:val="1"/>
                <w:bCs w:val="1"/>
                <w:i w:val="1"/>
                <w:iCs w:val="1"/>
                <w:color w:val="E57200"/>
                <w:sz w:val="27"/>
                <w:szCs w:val="27"/>
              </w:rPr>
            </w:rPrChange>
          </w:rPr>
          <w:t>Type of Lead SDC Agency</w:t>
        </w:r>
      </w:ins>
    </w:p>
    <w:p w:rsidR="17B0C8E9" w:rsidP="65FE802B" w:rsidRDefault="17B0C8E9" w14:paraId="12D8CFD1" w14:textId="6A716799">
      <w:pPr>
        <w:spacing w:after="150" w:afterAutospacing="off"/>
        <w:rPr>
          <w:ins w:author="Shipp, Stephanie S (sss5sc)" w:date="2023-12-29T10:00:01.84Z" w:id="1036164322"/>
          <w:rFonts w:ascii="Times New Roman" w:hAnsi="Times New Roman" w:eastAsia="Times New Roman" w:cs="Times New Roman"/>
          <w:noProof w:val="0"/>
          <w:color w:val="333333"/>
          <w:sz w:val="24"/>
          <w:szCs w:val="24"/>
          <w:lang w:val="en-US"/>
          <w:rPrChange w:author="Shipp, Stephanie S (sss5sc)" w:date="2023-12-29T10:27:12.559Z" w:id="502914821">
            <w:rPr>
              <w:ins w:author="Shipp, Stephanie S (sss5sc)" w:date="2023-12-29T10:00:01.84Z" w:id="686312650"/>
              <w:rFonts w:ascii="Times New Roman" w:hAnsi="Times New Roman" w:eastAsia="Times New Roman" w:cs="Times New Roman"/>
              <w:noProof w:val="0"/>
              <w:color w:val="333333"/>
              <w:sz w:val="21"/>
              <w:szCs w:val="21"/>
              <w:lang w:val="en-US"/>
            </w:rPr>
          </w:rPrChange>
        </w:rPr>
        <w:pPrChange w:author="Shipp, Stephanie S (sss5sc)" w:date="2023-12-29T10:00:01.819Z">
          <w:pPr/>
        </w:pPrChange>
      </w:pPr>
      <w:ins w:author="Shipp, Stephanie S (sss5sc)" w:date="2023-12-29T10:00:01.84Z" w:id="51134868">
        <w:r w:rsidRPr="65FE802B" w:rsidR="17B0C8E9">
          <w:rPr>
            <w:rFonts w:ascii="Times New Roman" w:hAnsi="Times New Roman" w:eastAsia="Times New Roman" w:cs="Times New Roman"/>
            <w:noProof w:val="0"/>
            <w:color w:val="333333"/>
            <w:sz w:val="24"/>
            <w:szCs w:val="24"/>
            <w:lang w:val="en-US"/>
            <w:rPrChange w:author="Shipp, Stephanie S (sss5sc)" w:date="2023-12-29T10:27:12.557Z" w:id="787129859">
              <w:rPr>
                <w:rFonts w:ascii="Times New Roman" w:hAnsi="Times New Roman" w:eastAsia="Times New Roman" w:cs="Times New Roman"/>
                <w:noProof w:val="0"/>
                <w:color w:val="333333"/>
                <w:sz w:val="21"/>
                <w:szCs w:val="21"/>
                <w:lang w:val="en-US"/>
              </w:rPr>
            </w:rPrChange>
          </w:rPr>
          <w:t xml:space="preserve">For each state, they have one lead SDC agency and one or more coordinating agency. These agencies are from </w:t>
        </w:r>
        <w:r w:rsidRPr="65FE802B" w:rsidR="17B0C8E9">
          <w:rPr>
            <w:rFonts w:ascii="Times New Roman" w:hAnsi="Times New Roman" w:eastAsia="Times New Roman" w:cs="Times New Roman"/>
            <w:noProof w:val="0"/>
            <w:color w:val="333333"/>
            <w:sz w:val="24"/>
            <w:szCs w:val="24"/>
            <w:lang w:val="en-US"/>
            <w:rPrChange w:author="Shipp, Stephanie S (sss5sc)" w:date="2023-12-29T10:27:12.557Z" w:id="772469856">
              <w:rPr>
                <w:rFonts w:ascii="Times New Roman" w:hAnsi="Times New Roman" w:eastAsia="Times New Roman" w:cs="Times New Roman"/>
                <w:noProof w:val="0"/>
                <w:color w:val="333333"/>
                <w:sz w:val="21"/>
                <w:szCs w:val="21"/>
                <w:lang w:val="en-US"/>
              </w:rPr>
            </w:rPrChange>
          </w:rPr>
          <w:t>numerous</w:t>
        </w:r>
        <w:r w:rsidRPr="65FE802B" w:rsidR="17B0C8E9">
          <w:rPr>
            <w:rFonts w:ascii="Times New Roman" w:hAnsi="Times New Roman" w:eastAsia="Times New Roman" w:cs="Times New Roman"/>
            <w:noProof w:val="0"/>
            <w:color w:val="333333"/>
            <w:sz w:val="24"/>
            <w:szCs w:val="24"/>
            <w:lang w:val="en-US"/>
            <w:rPrChange w:author="Shipp, Stephanie S (sss5sc)" w:date="2023-12-29T10:27:12.557Z" w:id="520502089">
              <w:rPr>
                <w:rFonts w:ascii="Times New Roman" w:hAnsi="Times New Roman" w:eastAsia="Times New Roman" w:cs="Times New Roman"/>
                <w:noProof w:val="0"/>
                <w:color w:val="333333"/>
                <w:sz w:val="21"/>
                <w:szCs w:val="21"/>
                <w:lang w:val="en-US"/>
              </w:rPr>
            </w:rPrChange>
          </w:rPr>
          <w:t xml:space="preserve"> types of organizations: Libraries, State Agencies, Universities, and </w:t>
        </w:r>
        <w:r w:rsidRPr="65FE802B" w:rsidR="17B0C8E9">
          <w:rPr>
            <w:rFonts w:ascii="Times New Roman" w:hAnsi="Times New Roman" w:eastAsia="Times New Roman" w:cs="Times New Roman"/>
            <w:noProof w:val="0"/>
            <w:color w:val="333333"/>
            <w:sz w:val="24"/>
            <w:szCs w:val="24"/>
            <w:highlight w:val="yellow"/>
            <w:lang w:val="en-US"/>
            <w:rPrChange w:author="Shipp, Stephanie S (sss5sc)" w:date="2023-12-29T10:27:12.558Z" w:id="1687938963">
              <w:rPr>
                <w:rFonts w:ascii="Times New Roman" w:hAnsi="Times New Roman" w:eastAsia="Times New Roman" w:cs="Times New Roman"/>
                <w:noProof w:val="0"/>
                <w:color w:val="333333"/>
                <w:sz w:val="21"/>
                <w:szCs w:val="21"/>
                <w:highlight w:val="yellow"/>
                <w:lang w:val="en-US"/>
              </w:rPr>
            </w:rPrChange>
          </w:rPr>
          <w:t>Others, such as Research Centers</w:t>
        </w:r>
        <w:r w:rsidRPr="65FE802B" w:rsidR="17B0C8E9">
          <w:rPr>
            <w:rFonts w:ascii="Times New Roman" w:hAnsi="Times New Roman" w:eastAsia="Times New Roman" w:cs="Times New Roman"/>
            <w:noProof w:val="0"/>
            <w:color w:val="333333"/>
            <w:sz w:val="24"/>
            <w:szCs w:val="24"/>
            <w:lang w:val="en-US"/>
            <w:rPrChange w:author="Shipp, Stephanie S (sss5sc)" w:date="2023-12-29T10:27:12.558Z" w:id="1365660718">
              <w:rPr>
                <w:rFonts w:ascii="Times New Roman" w:hAnsi="Times New Roman" w:eastAsia="Times New Roman" w:cs="Times New Roman"/>
                <w:noProof w:val="0"/>
                <w:color w:val="333333"/>
                <w:sz w:val="21"/>
                <w:szCs w:val="21"/>
                <w:lang w:val="en-US"/>
              </w:rPr>
            </w:rPrChange>
          </w:rPr>
          <w:t>. Below is a visualization of the type of lead agency for each state.</w:t>
        </w:r>
      </w:ins>
    </w:p>
    <w:p w:rsidR="17B0C8E9" w:rsidP="65FE802B" w:rsidRDefault="17B0C8E9" w14:paraId="2299F832" w14:textId="78A36830">
      <w:pPr>
        <w:spacing w:after="150" w:afterAutospacing="off"/>
        <w:rPr>
          <w:ins w:author="Shipp, Stephanie S (sss5sc)" w:date="2023-12-29T10:00:01.84Z" w:id="722897340"/>
          <w:rFonts w:ascii="Times New Roman" w:hAnsi="Times New Roman" w:eastAsia="Times New Roman" w:cs="Times New Roman"/>
          <w:noProof w:val="0"/>
          <w:color w:val="333333"/>
          <w:sz w:val="24"/>
          <w:szCs w:val="24"/>
          <w:lang w:val="en-US"/>
          <w:rPrChange w:author="Shipp, Stephanie S (sss5sc)" w:date="2023-12-29T10:27:12.559Z" w:id="1376634934">
            <w:rPr>
              <w:ins w:author="Shipp, Stephanie S (sss5sc)" w:date="2023-12-29T10:00:01.84Z" w:id="1302890938"/>
              <w:rFonts w:ascii="Times New Roman" w:hAnsi="Times New Roman" w:eastAsia="Times New Roman" w:cs="Times New Roman"/>
              <w:noProof w:val="0"/>
              <w:color w:val="333333"/>
              <w:sz w:val="21"/>
              <w:szCs w:val="21"/>
              <w:lang w:val="en-US"/>
            </w:rPr>
          </w:rPrChange>
        </w:rPr>
        <w:pPrChange w:author="Shipp, Stephanie S (sss5sc)" w:date="2023-12-29T10:00:01.821Z">
          <w:pPr/>
        </w:pPrChange>
      </w:pPr>
      <w:ins w:author="Shipp, Stephanie S (sss5sc)" w:date="2023-12-29T10:00:01.84Z" w:id="1768614859">
        <w:r w:rsidRPr="65FE802B" w:rsidR="17B0C8E9">
          <w:rPr>
            <w:rFonts w:ascii="Times New Roman" w:hAnsi="Times New Roman" w:eastAsia="Times New Roman" w:cs="Times New Roman"/>
            <w:noProof w:val="0"/>
            <w:color w:val="333333"/>
            <w:sz w:val="24"/>
            <w:szCs w:val="24"/>
            <w:lang w:val="en-US"/>
            <w:rPrChange w:author="Shipp, Stephanie S (sss5sc)" w:date="2023-12-29T10:27:12.559Z" w:id="855832016">
              <w:rPr>
                <w:rFonts w:ascii="Times New Roman" w:hAnsi="Times New Roman" w:eastAsia="Times New Roman" w:cs="Times New Roman"/>
                <w:noProof w:val="0"/>
                <w:color w:val="333333"/>
                <w:sz w:val="21"/>
                <w:szCs w:val="21"/>
                <w:lang w:val="en-US"/>
              </w:rPr>
            </w:rPrChange>
          </w:rPr>
          <w:t>31 State Agency led SDCs</w:t>
        </w:r>
      </w:ins>
      <w:ins w:author="Shipp, Stephanie S (sss5sc)" w:date="2023-12-29T10:23:43.738Z" w:id="771897385">
        <w:r w:rsidRPr="65FE802B" w:rsidR="03CA8515">
          <w:rPr>
            <w:rFonts w:ascii="Times New Roman" w:hAnsi="Times New Roman" w:eastAsia="Times New Roman" w:cs="Times New Roman"/>
            <w:noProof w:val="0"/>
            <w:color w:val="333333"/>
            <w:sz w:val="24"/>
            <w:szCs w:val="24"/>
            <w:lang w:val="en-US"/>
            <w:rPrChange w:author="Shipp, Stephanie S (sss5sc)" w:date="2023-12-29T10:27:12.559Z" w:id="1531233154">
              <w:rPr>
                <w:rFonts w:ascii="Times New Roman" w:hAnsi="Times New Roman" w:eastAsia="Times New Roman" w:cs="Times New Roman"/>
                <w:noProof w:val="0"/>
                <w:color w:val="333333"/>
                <w:sz w:val="21"/>
                <w:szCs w:val="21"/>
                <w:lang w:val="en-US"/>
              </w:rPr>
            </w:rPrChange>
          </w:rPr>
          <w:t>, e.g., Virignia’s SDC is led by the Virginia Employment Commission</w:t>
        </w:r>
      </w:ins>
    </w:p>
    <w:p w:rsidR="17B0C8E9" w:rsidP="65FE802B" w:rsidRDefault="17B0C8E9" w14:paraId="6CCC1CEB" w14:textId="3E5EEB2C">
      <w:pPr>
        <w:spacing w:after="150" w:afterAutospacing="off"/>
        <w:rPr>
          <w:ins w:author="Shipp, Stephanie S (sss5sc)" w:date="2023-12-29T10:00:01.84Z" w:id="1109905694"/>
          <w:rFonts w:ascii="Times New Roman" w:hAnsi="Times New Roman" w:eastAsia="Times New Roman" w:cs="Times New Roman"/>
          <w:noProof w:val="0"/>
          <w:color w:val="333333"/>
          <w:sz w:val="24"/>
          <w:szCs w:val="24"/>
          <w:lang w:val="en-US"/>
          <w:rPrChange w:author="Shipp, Stephanie S (sss5sc)" w:date="2023-12-29T10:27:12.56Z" w:id="729212528">
            <w:rPr>
              <w:ins w:author="Shipp, Stephanie S (sss5sc)" w:date="2023-12-29T10:00:01.84Z" w:id="288662045"/>
              <w:rFonts w:ascii="Times New Roman" w:hAnsi="Times New Roman" w:eastAsia="Times New Roman" w:cs="Times New Roman"/>
              <w:noProof w:val="0"/>
              <w:color w:val="333333"/>
              <w:sz w:val="21"/>
              <w:szCs w:val="21"/>
              <w:lang w:val="en-US"/>
            </w:rPr>
          </w:rPrChange>
        </w:rPr>
        <w:pPrChange w:author="Shipp, Stephanie S (sss5sc)" w:date="2023-12-29T10:00:01.823Z">
          <w:pPr/>
        </w:pPrChange>
      </w:pPr>
      <w:ins w:author="Shipp, Stephanie S (sss5sc)" w:date="2023-12-29T10:00:01.84Z" w:id="183711707">
        <w:r w:rsidRPr="65FE802B" w:rsidR="17B0C8E9">
          <w:rPr>
            <w:rFonts w:ascii="Times New Roman" w:hAnsi="Times New Roman" w:eastAsia="Times New Roman" w:cs="Times New Roman"/>
            <w:noProof w:val="0"/>
            <w:color w:val="333333"/>
            <w:sz w:val="24"/>
            <w:szCs w:val="24"/>
            <w:lang w:val="en-US"/>
            <w:rPrChange w:author="Shipp, Stephanie S (sss5sc)" w:date="2023-12-29T10:27:12.56Z" w:id="38268429">
              <w:rPr>
                <w:rFonts w:ascii="Times New Roman" w:hAnsi="Times New Roman" w:eastAsia="Times New Roman" w:cs="Times New Roman"/>
                <w:noProof w:val="0"/>
                <w:color w:val="333333"/>
                <w:sz w:val="21"/>
                <w:szCs w:val="21"/>
                <w:lang w:val="en-US"/>
              </w:rPr>
            </w:rPrChange>
          </w:rPr>
          <w:t>4 Library-led SDCs</w:t>
        </w:r>
      </w:ins>
    </w:p>
    <w:p w:rsidR="17B0C8E9" w:rsidP="65FE802B" w:rsidRDefault="17B0C8E9" w14:paraId="4377228A" w14:textId="272C036F">
      <w:pPr>
        <w:spacing w:after="150" w:afterAutospacing="off"/>
        <w:rPr>
          <w:ins w:author="Shipp, Stephanie S (sss5sc)" w:date="2023-12-29T10:00:01.84Z" w:id="1679195791"/>
          <w:rFonts w:ascii="Times New Roman" w:hAnsi="Times New Roman" w:eastAsia="Times New Roman" w:cs="Times New Roman"/>
          <w:noProof w:val="0"/>
          <w:color w:val="333333"/>
          <w:sz w:val="24"/>
          <w:szCs w:val="24"/>
          <w:lang w:val="en-US"/>
          <w:rPrChange w:author="Shipp, Stephanie S (sss5sc)" w:date="2023-12-29T10:27:12.56Z" w:id="983014919">
            <w:rPr>
              <w:ins w:author="Shipp, Stephanie S (sss5sc)" w:date="2023-12-29T10:00:01.84Z" w:id="2125214226"/>
              <w:rFonts w:ascii="Times New Roman" w:hAnsi="Times New Roman" w:eastAsia="Times New Roman" w:cs="Times New Roman"/>
              <w:noProof w:val="0"/>
              <w:color w:val="333333"/>
              <w:sz w:val="21"/>
              <w:szCs w:val="21"/>
              <w:lang w:val="en-US"/>
            </w:rPr>
          </w:rPrChange>
        </w:rPr>
        <w:pPrChange w:author="Shipp, Stephanie S (sss5sc)" w:date="2023-12-29T10:00:01.825Z">
          <w:pPr/>
        </w:pPrChange>
      </w:pPr>
      <w:ins w:author="Shipp, Stephanie S (sss5sc)" w:date="2023-12-29T10:00:01.84Z" w:id="485679322">
        <w:r w:rsidRPr="65FE802B" w:rsidR="17B0C8E9">
          <w:rPr>
            <w:rFonts w:ascii="Times New Roman" w:hAnsi="Times New Roman" w:eastAsia="Times New Roman" w:cs="Times New Roman"/>
            <w:noProof w:val="0"/>
            <w:color w:val="333333"/>
            <w:sz w:val="24"/>
            <w:szCs w:val="24"/>
            <w:lang w:val="en-US"/>
            <w:rPrChange w:author="Shipp, Stephanie S (sss5sc)" w:date="2023-12-29T10:27:12.56Z" w:id="1188729490">
              <w:rPr>
                <w:rFonts w:ascii="Times New Roman" w:hAnsi="Times New Roman" w:eastAsia="Times New Roman" w:cs="Times New Roman"/>
                <w:noProof w:val="0"/>
                <w:color w:val="333333"/>
                <w:sz w:val="21"/>
                <w:szCs w:val="21"/>
                <w:lang w:val="en-US"/>
              </w:rPr>
            </w:rPrChange>
          </w:rPr>
          <w:t>14 University-led SDCs</w:t>
        </w:r>
      </w:ins>
    </w:p>
    <w:p w:rsidR="17B0C8E9" w:rsidP="65FE802B" w:rsidRDefault="17B0C8E9" w14:paraId="5419CC69" w14:textId="6405D1F8">
      <w:pPr>
        <w:spacing w:after="150" w:afterAutospacing="off"/>
        <w:rPr>
          <w:ins w:author="Shipp, Stephanie S (sss5sc)" w:date="2023-12-29T10:26:59.776Z" w:id="798459601"/>
          <w:rFonts w:ascii="Times New Roman" w:hAnsi="Times New Roman" w:eastAsia="Times New Roman" w:cs="Times New Roman"/>
          <w:noProof w:val="0"/>
          <w:color w:val="333333"/>
          <w:sz w:val="24"/>
          <w:szCs w:val="24"/>
          <w:lang w:val="en-US"/>
        </w:rPr>
        <w:pPrChange w:author="Shipp, Stephanie S (sss5sc)" w:date="2023-12-29T10:00:01.827Z">
          <w:pPr/>
        </w:pPrChange>
      </w:pPr>
      <w:ins w:author="Shipp, Stephanie S (sss5sc)" w:date="2023-12-29T10:00:01.84Z" w:id="824967685">
        <w:r w:rsidRPr="65FE802B" w:rsidR="17B0C8E9">
          <w:rPr>
            <w:rFonts w:ascii="Times New Roman" w:hAnsi="Times New Roman" w:eastAsia="Times New Roman" w:cs="Times New Roman"/>
            <w:noProof w:val="0"/>
            <w:color w:val="333333"/>
            <w:sz w:val="24"/>
            <w:szCs w:val="24"/>
            <w:lang w:val="en-US"/>
            <w:rPrChange w:author="Shipp, Stephanie S (sss5sc)" w:date="2023-12-29T10:27:12.56Z" w:id="512070684">
              <w:rPr>
                <w:rFonts w:ascii="Times New Roman" w:hAnsi="Times New Roman" w:eastAsia="Times New Roman" w:cs="Times New Roman"/>
                <w:noProof w:val="0"/>
                <w:color w:val="333333"/>
                <w:sz w:val="21"/>
                <w:szCs w:val="21"/>
                <w:lang w:val="en-US"/>
              </w:rPr>
            </w:rPrChange>
          </w:rPr>
          <w:t xml:space="preserve">  2 Other type </w:t>
        </w:r>
        <w:r w:rsidRPr="65FE802B" w:rsidR="17B0C8E9">
          <w:rPr>
            <w:rFonts w:ascii="Times New Roman" w:hAnsi="Times New Roman" w:eastAsia="Times New Roman" w:cs="Times New Roman"/>
            <w:noProof w:val="0"/>
            <w:color w:val="333333"/>
            <w:sz w:val="24"/>
            <w:szCs w:val="24"/>
            <w:lang w:val="en-US"/>
            <w:rPrChange w:author="Shipp, Stephanie S (sss5sc)" w:date="2023-12-29T10:27:12.561Z" w:id="2115923067">
              <w:rPr>
                <w:rFonts w:ascii="Times New Roman" w:hAnsi="Times New Roman" w:eastAsia="Times New Roman" w:cs="Times New Roman"/>
                <w:noProof w:val="0"/>
                <w:color w:val="333333"/>
                <w:sz w:val="21"/>
                <w:szCs w:val="21"/>
                <w:lang w:val="en-US"/>
              </w:rPr>
            </w:rPrChange>
          </w:rPr>
          <w:t>SDCs  (</w:t>
        </w:r>
      </w:ins>
      <w:ins w:author="Shipp, Stephanie S (sss5sc)" w:date="2023-12-29T10:22:58.736Z" w:id="1316516530">
        <w:r w:rsidRPr="65FE802B" w:rsidR="1F0E23A3">
          <w:rPr>
            <w:rFonts w:ascii="Times New Roman" w:hAnsi="Times New Roman" w:eastAsia="Times New Roman" w:cs="Times New Roman"/>
            <w:noProof w:val="0"/>
            <w:color w:val="333333"/>
            <w:sz w:val="24"/>
            <w:szCs w:val="24"/>
            <w:lang w:val="en-US"/>
            <w:rPrChange w:author="Shipp, Stephanie S (sss5sc)" w:date="2023-12-29T10:27:12.561Z" w:id="905424902">
              <w:rPr>
                <w:rFonts w:ascii="Times New Roman" w:hAnsi="Times New Roman" w:eastAsia="Times New Roman" w:cs="Times New Roman"/>
                <w:noProof w:val="0"/>
                <w:color w:val="333333"/>
                <w:sz w:val="21"/>
                <w:szCs w:val="21"/>
                <w:lang w:val="en-US"/>
              </w:rPr>
            </w:rPrChange>
          </w:rPr>
          <w:t>Arizona Commerce Authority is an economic development organization</w:t>
        </w:r>
      </w:ins>
      <w:ins w:author="Shipp, Stephanie S (sss5sc)" w:date="2023-12-29T10:23:20.557Z" w:id="857819276">
        <w:r w:rsidRPr="65FE802B" w:rsidR="1F0E23A3">
          <w:rPr>
            <w:rFonts w:ascii="Times New Roman" w:hAnsi="Times New Roman" w:eastAsia="Times New Roman" w:cs="Times New Roman"/>
            <w:noProof w:val="0"/>
            <w:color w:val="333333"/>
            <w:sz w:val="24"/>
            <w:szCs w:val="24"/>
            <w:lang w:val="en-US"/>
            <w:rPrChange w:author="Shipp, Stephanie S (sss5sc)" w:date="2023-12-29T10:27:12.561Z" w:id="776075351">
              <w:rPr>
                <w:rFonts w:ascii="Times New Roman" w:hAnsi="Times New Roman" w:eastAsia="Times New Roman" w:cs="Times New Roman"/>
                <w:noProof w:val="0"/>
                <w:color w:val="333333"/>
                <w:sz w:val="21"/>
                <w:szCs w:val="21"/>
                <w:lang w:val="en-US"/>
              </w:rPr>
            </w:rPrChange>
          </w:rPr>
          <w:t xml:space="preserve">; </w:t>
        </w:r>
        <w:r w:rsidRPr="65FE802B" w:rsidR="1F0E23A3">
          <w:rPr>
            <w:rFonts w:ascii="Times New Roman" w:hAnsi="Times New Roman" w:eastAsia="Times New Roman" w:cs="Times New Roman"/>
            <w:noProof w:val="0"/>
            <w:color w:val="333333"/>
            <w:sz w:val="24"/>
            <w:szCs w:val="24"/>
            <w:lang w:val="en-US"/>
            <w:rPrChange w:author="Shipp, Stephanie S (sss5sc)" w:date="2023-12-29T10:27:12.562Z" w:id="1107817439">
              <w:rPr>
                <w:rFonts w:ascii="Times New Roman" w:hAnsi="Times New Roman" w:eastAsia="Times New Roman" w:cs="Times New Roman"/>
                <w:noProof w:val="0"/>
                <w:color w:val="333333"/>
                <w:sz w:val="21"/>
                <w:szCs w:val="21"/>
                <w:lang w:val="en-US"/>
              </w:rPr>
            </w:rPrChange>
          </w:rPr>
          <w:t>Connecticuts</w:t>
        </w:r>
        <w:r w:rsidRPr="65FE802B" w:rsidR="1F0E23A3">
          <w:rPr>
            <w:rFonts w:ascii="Times New Roman" w:hAnsi="Times New Roman" w:eastAsia="Times New Roman" w:cs="Times New Roman"/>
            <w:noProof w:val="0"/>
            <w:color w:val="333333"/>
            <w:sz w:val="24"/>
            <w:szCs w:val="24"/>
            <w:lang w:val="en-US"/>
            <w:rPrChange w:author="Shipp, Stephanie S (sss5sc)" w:date="2023-12-29T10:27:12.562Z" w:id="1968954206">
              <w:rPr>
                <w:rFonts w:ascii="Times New Roman" w:hAnsi="Times New Roman" w:eastAsia="Times New Roman" w:cs="Times New Roman"/>
                <w:noProof w:val="0"/>
                <w:color w:val="333333"/>
                <w:sz w:val="21"/>
                <w:szCs w:val="21"/>
                <w:lang w:val="en-US"/>
              </w:rPr>
            </w:rPrChange>
          </w:rPr>
          <w:t xml:space="preserve"> </w:t>
        </w:r>
        <w:r w:rsidRPr="65FE802B" w:rsidR="1F0E23A3">
          <w:rPr>
            <w:rFonts w:ascii="Times New Roman" w:hAnsi="Times New Roman" w:eastAsia="Times New Roman" w:cs="Times New Roman"/>
            <w:noProof w:val="0"/>
            <w:color w:val="333333"/>
            <w:sz w:val="24"/>
            <w:szCs w:val="24"/>
            <w:lang w:val="en-US"/>
            <w:rPrChange w:author="Shipp, Stephanie S (sss5sc)" w:date="2023-12-29T10:27:12.563Z" w:id="1475721175">
              <w:rPr>
                <w:rFonts w:ascii="Times New Roman" w:hAnsi="Times New Roman" w:eastAsia="Times New Roman" w:cs="Times New Roman"/>
                <w:noProof w:val="0"/>
                <w:color w:val="333333"/>
                <w:sz w:val="21"/>
                <w:szCs w:val="21"/>
                <w:lang w:val="en-US"/>
              </w:rPr>
            </w:rPrChange>
          </w:rPr>
          <w:t>CTData</w:t>
        </w:r>
        <w:r w:rsidRPr="65FE802B" w:rsidR="1F0E23A3">
          <w:rPr>
            <w:rFonts w:ascii="Times New Roman" w:hAnsi="Times New Roman" w:eastAsia="Times New Roman" w:cs="Times New Roman"/>
            <w:noProof w:val="0"/>
            <w:color w:val="333333"/>
            <w:sz w:val="24"/>
            <w:szCs w:val="24"/>
            <w:lang w:val="en-US"/>
            <w:rPrChange w:author="Shipp, Stephanie S (sss5sc)" w:date="2023-12-29T10:27:12.563Z" w:id="1165680806">
              <w:rPr>
                <w:rFonts w:ascii="Times New Roman" w:hAnsi="Times New Roman" w:eastAsia="Times New Roman" w:cs="Times New Roman"/>
                <w:noProof w:val="0"/>
                <w:color w:val="333333"/>
                <w:sz w:val="21"/>
                <w:szCs w:val="21"/>
                <w:lang w:val="en-US"/>
              </w:rPr>
            </w:rPrChange>
          </w:rPr>
          <w:t xml:space="preserve"> is a nonprofit data collaborative)</w:t>
        </w:r>
      </w:ins>
    </w:p>
    <w:p w:rsidR="65FE802B" w:rsidP="65FE802B" w:rsidRDefault="65FE802B" w14:paraId="6DF27F65" w14:textId="2A9E928D">
      <w:pPr>
        <w:pStyle w:val="Normal"/>
        <w:spacing w:after="150" w:afterAutospacing="off"/>
        <w:rPr>
          <w:ins w:author="Shipp, Stephanie S (sss5sc)" w:date="2023-12-29T10:26:59.962Z" w:id="52939984"/>
          <w:rFonts w:ascii="Times New Roman" w:hAnsi="Times New Roman" w:eastAsia="Times New Roman" w:cs="Times New Roman"/>
          <w:noProof w:val="0"/>
          <w:color w:val="333333"/>
          <w:sz w:val="24"/>
          <w:szCs w:val="24"/>
          <w:lang w:val="en-US"/>
          <w:rPrChange w:author="Shipp, Stephanie S (sss5sc)" w:date="2023-12-29T10:27:12.564Z" w:id="1076998673">
            <w:rPr>
              <w:ins w:author="Shipp, Stephanie S (sss5sc)" w:date="2023-12-29T10:26:59.962Z" w:id="578033269"/>
              <w:rFonts w:ascii="Times New Roman" w:hAnsi="Times New Roman" w:eastAsia="Times New Roman" w:cs="Times New Roman"/>
              <w:noProof w:val="0"/>
              <w:color w:val="333333"/>
              <w:sz w:val="21"/>
              <w:szCs w:val="21"/>
              <w:lang w:val="en-US"/>
            </w:rPr>
          </w:rPrChange>
        </w:rPr>
      </w:pPr>
    </w:p>
    <w:p w:rsidR="65FE802B" w:rsidP="65FE802B" w:rsidRDefault="65FE802B" w14:paraId="553ED602" w14:textId="199671B3">
      <w:pPr>
        <w:pStyle w:val="Normal"/>
        <w:spacing w:after="150" w:afterAutospacing="off"/>
        <w:rPr>
          <w:ins w:author="Shipp, Stephanie S (sss5sc)" w:date="2023-12-29T10:00:01.84Z" w:id="17235499"/>
          <w:rFonts w:ascii="Times New Roman" w:hAnsi="Times New Roman" w:eastAsia="Times New Roman" w:cs="Times New Roman"/>
          <w:noProof w:val="0"/>
          <w:color w:val="333333"/>
          <w:sz w:val="24"/>
          <w:szCs w:val="24"/>
          <w:lang w:val="en-US"/>
          <w:rPrChange w:author="Shipp, Stephanie S (sss5sc)" w:date="2023-12-29T10:27:12.564Z" w:id="890227528">
            <w:rPr>
              <w:ins w:author="Shipp, Stephanie S (sss5sc)" w:date="2023-12-29T10:00:01.84Z" w:id="1989802151"/>
              <w:rFonts w:ascii="Times New Roman" w:hAnsi="Times New Roman" w:eastAsia="Times New Roman" w:cs="Times New Roman"/>
              <w:noProof w:val="0"/>
              <w:color w:val="333333"/>
              <w:sz w:val="21"/>
              <w:szCs w:val="21"/>
              <w:lang w:val="en-US"/>
            </w:rPr>
          </w:rPrChange>
        </w:rPr>
      </w:pPr>
    </w:p>
    <w:p w:rsidR="17B0C8E9" w:rsidP="65FE802B" w:rsidRDefault="17B0C8E9" w14:paraId="332AC74D" w14:textId="3EDD75C6">
      <w:pPr>
        <w:spacing w:after="150" w:afterAutospacing="off"/>
        <w:rPr>
          <w:ins w:author="Shipp, Stephanie S (sss5sc)" w:date="2023-12-29T10:00:01.84Z" w:id="736432289"/>
          <w:rFonts w:ascii="Times New Roman" w:hAnsi="Times New Roman" w:eastAsia="Times New Roman" w:cs="Times New Roman"/>
          <w:noProof w:val="0"/>
          <w:color w:val="333333"/>
          <w:sz w:val="24"/>
          <w:szCs w:val="24"/>
          <w:lang w:val="en-US"/>
          <w:rPrChange w:author="Shipp, Stephanie S (sss5sc)" w:date="2023-12-29T10:27:12.564Z" w:id="518815658">
            <w:rPr>
              <w:ins w:author="Shipp, Stephanie S (sss5sc)" w:date="2023-12-29T10:00:01.84Z" w:id="2133858055"/>
              <w:rFonts w:ascii="Times New Roman" w:hAnsi="Times New Roman" w:eastAsia="Times New Roman" w:cs="Times New Roman"/>
              <w:noProof w:val="0"/>
              <w:color w:val="333333"/>
              <w:sz w:val="21"/>
              <w:szCs w:val="21"/>
              <w:lang w:val="en-US"/>
            </w:rPr>
          </w:rPrChange>
        </w:rPr>
        <w:pPrChange w:author="Shipp, Stephanie S (sss5sc)" w:date="2023-12-29T10:00:01.829Z">
          <w:pPr/>
        </w:pPrChange>
      </w:pPr>
      <w:ins w:author="Shipp, Stephanie S (sss5sc)" w:date="2023-12-29T10:00:01.84Z" w:id="2020300744">
        <w:r w:rsidRPr="65FE802B" w:rsidR="17B0C8E9">
          <w:rPr>
            <w:rFonts w:ascii="Times New Roman" w:hAnsi="Times New Roman" w:eastAsia="Times New Roman" w:cs="Times New Roman"/>
            <w:noProof w:val="0"/>
            <w:color w:val="333333"/>
            <w:sz w:val="24"/>
            <w:szCs w:val="24"/>
            <w:lang w:val="en-US"/>
            <w:rPrChange w:author="Shipp, Stephanie S (sss5sc)" w:date="2023-12-29T10:27:12.564Z" w:id="94190376">
              <w:rPr>
                <w:rFonts w:ascii="Times New Roman" w:hAnsi="Times New Roman" w:eastAsia="Times New Roman" w:cs="Times New Roman"/>
                <w:noProof w:val="0"/>
                <w:color w:val="333333"/>
                <w:sz w:val="21"/>
                <w:szCs w:val="21"/>
                <w:lang w:val="en-US"/>
              </w:rPr>
            </w:rPrChange>
          </w:rPr>
          <w:t xml:space="preserve"> </w:t>
        </w:r>
      </w:ins>
    </w:p>
    <w:p w:rsidR="67DF8D80" w:rsidP="65FE802B" w:rsidRDefault="67DF8D80" w14:paraId="56DED392" w14:textId="3CEB37C8">
      <w:pPr>
        <w:pStyle w:val="Normal"/>
        <w:spacing w:after="150" w:afterAutospacing="off"/>
        <w:jc w:val="center"/>
        <w:rPr>
          <w:ins w:author="Shipp, Stephanie S (sss5sc)" w:date="2023-12-29T10:00:01.84Z" w:id="1453293565"/>
        </w:rPr>
        <w:pPrChange w:author="Shipp, Stephanie S (sss5sc)" w:date="2023-12-29T10:26:54.77Z">
          <w:pPr>
            <w:pStyle w:val="Normal"/>
            <w:spacing w:after="150" w:afterAutospacing="off"/>
          </w:pPr>
        </w:pPrChange>
      </w:pPr>
      <w:ins w:author="Shipp, Stephanie S (sss5sc)" w:date="2023-12-29T10:24:13.074Z" w:id="1010053930">
        <w:r w:rsidR="67DF8D80">
          <w:drawing>
            <wp:inline wp14:editId="7D58DA5C" wp14:anchorId="320583B1">
              <wp:extent cx="3924300" cy="2940222"/>
              <wp:effectExtent l="12700" t="12700" r="12700" b="12700"/>
              <wp:docPr id="168902942" name="" title=""/>
              <wp:cNvGraphicFramePr>
                <a:graphicFrameLocks noChangeAspect="1"/>
              </wp:cNvGraphicFramePr>
              <a:graphic>
                <a:graphicData uri="http://schemas.openxmlformats.org/drawingml/2006/picture">
                  <pic:pic>
                    <pic:nvPicPr>
                      <pic:cNvPr id="0" name=""/>
                      <pic:cNvPicPr/>
                    </pic:nvPicPr>
                    <pic:blipFill>
                      <a:blip r:embed="Ra5c4a33d6fb140b6">
                        <a:extLst>
                          <a:ext xmlns:a="http://schemas.openxmlformats.org/drawingml/2006/main" uri="{28A0092B-C50C-407E-A947-70E740481C1C}">
                            <a14:useLocalDpi val="0"/>
                          </a:ext>
                        </a:extLst>
                      </a:blip>
                      <a:srcRect l="0" t="10982" r="0" b="0"/>
                      <a:stretch>
                        <a:fillRect/>
                      </a:stretch>
                    </pic:blipFill>
                    <pic:spPr>
                      <a:xfrm>
                        <a:off x="0" y="0"/>
                        <a:ext cx="3924300" cy="2940222"/>
                      </a:xfrm>
                      <a:prstGeom prst="rect">
                        <a:avLst/>
                      </a:prstGeom>
                      <a:ln w="12700">
                        <a:solidFill>
                          <a:schemeClr val="tx1"/>
                        </a:solidFill>
                        <a:prstDash val="solid"/>
                      </a:ln>
                    </pic:spPr>
                  </pic:pic>
                </a:graphicData>
              </a:graphic>
            </wp:inline>
          </w:drawing>
        </w:r>
        <w:r w:rsidR="67DF8D80">
          <w:drawing>
            <wp:inline wp14:editId="5B3CF216" wp14:anchorId="7D34EE18">
              <wp:extent cx="1295400" cy="1449614"/>
              <wp:effectExtent l="12700" t="12700" r="12700" b="12700"/>
              <wp:docPr id="2119649771" name="" title=""/>
              <wp:cNvGraphicFramePr>
                <a:graphicFrameLocks noChangeAspect="1"/>
              </wp:cNvGraphicFramePr>
              <a:graphic>
                <a:graphicData uri="http://schemas.openxmlformats.org/drawingml/2006/picture">
                  <pic:pic>
                    <pic:nvPicPr>
                      <pic:cNvPr id="0" name=""/>
                      <pic:cNvPicPr/>
                    </pic:nvPicPr>
                    <pic:blipFill>
                      <a:blip r:embed="R484de09ebcd74990">
                        <a:extLst>
                          <a:ext xmlns:a="http://schemas.openxmlformats.org/drawingml/2006/main" uri="{28A0092B-C50C-407E-A947-70E740481C1C}">
                            <a14:useLocalDpi val="0"/>
                          </a:ext>
                        </a:extLst>
                      </a:blip>
                      <a:stretch>
                        <a:fillRect/>
                      </a:stretch>
                    </pic:blipFill>
                    <pic:spPr>
                      <a:xfrm>
                        <a:off x="0" y="0"/>
                        <a:ext cx="1295400" cy="1449614"/>
                      </a:xfrm>
                      <a:prstGeom prst="rect">
                        <a:avLst/>
                      </a:prstGeom>
                      <a:ln w="12700">
                        <a:solidFill>
                          <a:schemeClr val="tx1"/>
                        </a:solidFill>
                        <a:prstDash val="solid"/>
                      </a:ln>
                    </pic:spPr>
                  </pic:pic>
                </a:graphicData>
              </a:graphic>
            </wp:inline>
          </w:drawing>
        </w:r>
      </w:ins>
    </w:p>
    <w:p w:rsidR="17B0C8E9" w:rsidRDefault="17B0C8E9" w14:paraId="0A71FFC8" w14:textId="6D0251E3">
      <w:pPr>
        <w:rPr>
          <w:ins w:author="Shipp, Stephanie S (sss5sc)" w:date="2023-12-29T10:00:01.84Z" w:id="1824609080"/>
        </w:rPr>
      </w:pPr>
      <w:ins w:author="Shipp, Stephanie S (sss5sc)" w:date="2023-12-29T10:00:01.84Z" w:id="1157441794">
        <w:r w:rsidRPr="65FE802B" w:rsidR="17B0C8E9">
          <w:rPr>
            <w:rFonts w:ascii="Times New Roman" w:hAnsi="Times New Roman" w:eastAsia="Times New Roman" w:cs="Times New Roman"/>
            <w:noProof w:val="0"/>
            <w:color w:val="333333"/>
            <w:sz w:val="21"/>
            <w:szCs w:val="21"/>
            <w:lang w:val="en-US"/>
          </w:rPr>
          <w:t xml:space="preserve"> </w:t>
        </w:r>
      </w:ins>
    </w:p>
    <w:p w:rsidR="17B0C8E9" w:rsidP="65FE802B" w:rsidRDefault="17B0C8E9" w14:paraId="0DA05BF4" w14:textId="425B0EDA">
      <w:pPr>
        <w:pStyle w:val="Heading4"/>
        <w:rPr>
          <w:ins w:author="Shipp, Stephanie S (sss5sc)" w:date="2023-12-29T10:00:01.84Z" w:id="702841351"/>
          <w:rFonts w:ascii="Times New Roman" w:hAnsi="Times New Roman" w:eastAsia="Times New Roman" w:cs="Times New Roman"/>
          <w:b w:val="1"/>
          <w:bCs w:val="1"/>
          <w:i w:val="1"/>
          <w:iCs w:val="1"/>
          <w:color w:val="E57200"/>
          <w:sz w:val="27"/>
          <w:szCs w:val="27"/>
        </w:rPr>
        <w:pPrChange w:author="Shipp, Stephanie S (sss5sc)" w:date="2023-12-29T10:00:01.835Z">
          <w:pPr/>
        </w:pPrChange>
      </w:pPr>
      <w:ins w:author="Shipp, Stephanie S (sss5sc)" w:date="2023-12-29T10:00:01.84Z" w:id="436859958">
        <w:r w:rsidRPr="65FE802B" w:rsidR="17B0C8E9">
          <w:rPr>
            <w:rFonts w:ascii="Times New Roman" w:hAnsi="Times New Roman" w:eastAsia="Times New Roman" w:cs="Times New Roman"/>
            <w:b w:val="1"/>
            <w:bCs w:val="1"/>
            <w:i w:val="1"/>
            <w:iCs w:val="1"/>
            <w:color w:val="E57200"/>
            <w:sz w:val="27"/>
            <w:szCs w:val="27"/>
          </w:rPr>
          <w:t>Number of Coordinating SDC Agency</w:t>
        </w:r>
      </w:ins>
    </w:p>
    <w:p w:rsidR="17B0C8E9" w:rsidP="65FE802B" w:rsidRDefault="17B0C8E9" w14:paraId="786AF50C" w14:textId="6671005B">
      <w:pPr>
        <w:spacing w:after="150" w:afterAutospacing="off"/>
        <w:rPr>
          <w:ins w:author="Shipp, Stephanie S (sss5sc)" w:date="2023-12-29T10:00:01.841Z" w:id="1913077450"/>
          <w:rFonts w:ascii="Times New Roman" w:hAnsi="Times New Roman" w:eastAsia="Times New Roman" w:cs="Times New Roman"/>
          <w:noProof w:val="0"/>
          <w:color w:val="333333"/>
          <w:sz w:val="21"/>
          <w:szCs w:val="21"/>
          <w:highlight w:val="yellow"/>
          <w:lang w:val="en-US"/>
        </w:rPr>
        <w:pPrChange w:author="Shipp, Stephanie S (sss5sc)" w:date="2023-12-29T10:00:01.836Z">
          <w:pPr/>
        </w:pPrChange>
      </w:pPr>
      <w:ins w:author="Shipp, Stephanie S (sss5sc)" w:date="2023-12-29T10:00:01.841Z" w:id="1555915429">
        <w:r w:rsidRPr="65FE802B" w:rsidR="17B0C8E9">
          <w:rPr>
            <w:rFonts w:ascii="Times New Roman" w:hAnsi="Times New Roman" w:eastAsia="Times New Roman" w:cs="Times New Roman"/>
            <w:noProof w:val="0"/>
            <w:color w:val="333333"/>
            <w:sz w:val="21"/>
            <w:szCs w:val="21"/>
            <w:lang w:val="en-US"/>
          </w:rPr>
          <w:t xml:space="preserve">As mentioned above, there could be multiple coordinating agencies for one state. Here we built a visualization of the number of coordinating agencies for each state. The number ranges from 0 in X states to 7 in 1 state, Missouri.  </w:t>
        </w:r>
        <w:r w:rsidRPr="65FE802B" w:rsidR="17B0C8E9">
          <w:rPr>
            <w:rFonts w:ascii="Times New Roman" w:hAnsi="Times New Roman" w:eastAsia="Times New Roman" w:cs="Times New Roman"/>
            <w:noProof w:val="0"/>
            <w:color w:val="333333"/>
            <w:sz w:val="21"/>
            <w:szCs w:val="21"/>
            <w:highlight w:val="yellow"/>
            <w:lang w:val="en-US"/>
          </w:rPr>
          <w:t>Provide table with count by number of states by number of coordinating SDC agencies.  Is there a pattern?</w:t>
        </w:r>
      </w:ins>
    </w:p>
    <w:p w:rsidR="17B0C8E9" w:rsidP="65FE802B" w:rsidRDefault="17B0C8E9" w14:paraId="2F4A6032" w14:textId="63618B6F">
      <w:pPr>
        <w:rPr>
          <w:ins w:author="Shipp, Stephanie S (sss5sc)" w:date="2023-12-29T10:00:01.841Z" w:id="1769326803"/>
          <w:rFonts w:ascii="Times New Roman" w:hAnsi="Times New Roman" w:eastAsia="Times New Roman" w:cs="Times New Roman"/>
          <w:noProof w:val="0"/>
          <w:color w:val="333333"/>
          <w:sz w:val="21"/>
          <w:szCs w:val="21"/>
          <w:highlight w:val="yellow"/>
          <w:lang w:val="en-US"/>
        </w:rPr>
      </w:pPr>
      <w:ins w:author="Shipp, Stephanie S (sss5sc)" w:date="2023-12-29T10:00:01.841Z" w:id="672948569">
        <w:r w:rsidRPr="65FE802B" w:rsidR="17B0C8E9">
          <w:rPr>
            <w:rFonts w:ascii="Times New Roman" w:hAnsi="Times New Roman" w:eastAsia="Times New Roman" w:cs="Times New Roman"/>
            <w:noProof w:val="0"/>
            <w:color w:val="333333"/>
            <w:sz w:val="21"/>
            <w:szCs w:val="21"/>
            <w:highlight w:val="yellow"/>
            <w:lang w:val="en-US"/>
          </w:rPr>
          <w:t>Insert Map</w:t>
        </w:r>
      </w:ins>
    </w:p>
    <w:p w:rsidR="65FE802B" w:rsidP="65FE802B" w:rsidRDefault="65FE802B" w14:paraId="65B1D69B" w14:textId="14768796">
      <w:pPr>
        <w:pStyle w:val="Normal"/>
        <w:spacing w:after="0"/>
        <w:rPr>
          <w:ins w:author="Shipp, Stephanie S (sss5sc)" w:date="2023-12-29T08:52:30.672Z" w:id="903258254"/>
          <w:rFonts w:ascii="Times New Roman" w:hAnsi="Times New Roman" w:eastAsia="Times New Roman" w:cs="Times New Roman"/>
          <w:color w:val="000000" w:themeColor="text1" w:themeTint="FF" w:themeShade="FF"/>
          <w:sz w:val="24"/>
          <w:szCs w:val="24"/>
        </w:rPr>
      </w:pPr>
    </w:p>
    <w:p w:rsidR="65FE802B" w:rsidP="65FE802B" w:rsidRDefault="65FE802B" w14:paraId="246A34BC" w14:textId="348FA574">
      <w:pPr>
        <w:pStyle w:val="Normal"/>
        <w:spacing w:after="0"/>
        <w:rPr>
          <w:ins w:author="Shipp, Stephanie S (sss5sc)" w:date="2023-12-29T08:52:30.672Z" w:id="739288886"/>
          <w:rFonts w:ascii="Times New Roman" w:hAnsi="Times New Roman" w:eastAsia="Times New Roman" w:cs="Times New Roman"/>
          <w:color w:val="000000" w:themeColor="text1" w:themeTint="FF" w:themeShade="FF"/>
          <w:sz w:val="24"/>
          <w:szCs w:val="24"/>
        </w:rPr>
      </w:pPr>
    </w:p>
    <w:p w:rsidR="65FE802B" w:rsidP="65FE802B" w:rsidRDefault="65FE802B" w14:paraId="2AEE6615" w14:textId="067164AA">
      <w:pPr>
        <w:pStyle w:val="Normal"/>
        <w:spacing w:after="0"/>
        <w:rPr>
          <w:ins w:author="Shipp, Stephanie S (sss5sc)" w:date="2023-12-29T08:52:30.672Z" w:id="1726376017"/>
          <w:rFonts w:ascii="Times New Roman" w:hAnsi="Times New Roman" w:eastAsia="Times New Roman" w:cs="Times New Roman"/>
          <w:color w:val="000000" w:themeColor="text1" w:themeTint="FF" w:themeShade="FF"/>
          <w:sz w:val="24"/>
          <w:szCs w:val="24"/>
        </w:rPr>
      </w:pPr>
    </w:p>
    <w:p w:rsidR="35C3036D" w:rsidP="65FE802B" w:rsidRDefault="35C3036D" w14:paraId="23A76B31" w14:textId="4E79B08E">
      <w:pPr>
        <w:pStyle w:val="Normal"/>
        <w:spacing w:after="0"/>
        <w:jc w:val="center"/>
        <w:rPr>
          <w:ins w:author="Shipp, Stephanie S (sss5sc)" w:date="2023-12-29T08:52:30.672Z" w:id="1640703977"/>
          <w:rFonts w:ascii="Times New Roman" w:hAnsi="Times New Roman" w:eastAsia="Times New Roman" w:cs="Times New Roman"/>
          <w:color w:val="000000" w:themeColor="text1" w:themeTint="FF" w:themeShade="FF"/>
          <w:sz w:val="24"/>
          <w:szCs w:val="24"/>
        </w:rPr>
      </w:pPr>
      <w:ins w:author="Shipp, Stephanie S (sss5sc)" w:date="2023-12-29T08:52:30.672Z" w:id="1109890513">
        <w:r w:rsidR="35C3036D">
          <w:drawing>
            <wp:inline wp14:editId="69CF2892" wp14:anchorId="66918D2B">
              <wp:extent cx="2303810" cy="2212618"/>
              <wp:effectExtent l="12700" t="12700" r="12700" b="12700"/>
              <wp:docPr id="1970468505" name="" title=""/>
              <wp:cNvGraphicFramePr>
                <a:graphicFrameLocks noChangeAspect="1"/>
              </wp:cNvGraphicFramePr>
              <a:graphic>
                <a:graphicData uri="http://schemas.openxmlformats.org/drawingml/2006/picture">
                  <pic:pic>
                    <pic:nvPicPr>
                      <pic:cNvPr id="0" name=""/>
                      <pic:cNvPicPr/>
                    </pic:nvPicPr>
                    <pic:blipFill>
                      <a:blip r:embed="Red01f7c20b634099">
                        <a:extLst>
                          <a:ext xmlns:a="http://schemas.openxmlformats.org/drawingml/2006/main" uri="{28A0092B-C50C-407E-A947-70E740481C1C}">
                            <a14:useLocalDpi val="0"/>
                          </a:ext>
                        </a:extLst>
                      </a:blip>
                      <a:stretch>
                        <a:fillRect/>
                      </a:stretch>
                    </pic:blipFill>
                    <pic:spPr>
                      <a:xfrm>
                        <a:off x="0" y="0"/>
                        <a:ext cx="2303810" cy="2212618"/>
                      </a:xfrm>
                      <a:prstGeom prst="rect">
                        <a:avLst/>
                      </a:prstGeom>
                      <a:ln w="12700">
                        <a:solidFill>
                          <a:schemeClr val="tx1"/>
                        </a:solidFill>
                        <a:prstDash val="solid"/>
                      </a:ln>
                    </pic:spPr>
                  </pic:pic>
                </a:graphicData>
              </a:graphic>
            </wp:inline>
          </w:drawing>
        </w:r>
        <w:r w:rsidR="35C3036D">
          <w:drawing>
            <wp:inline wp14:editId="48487576" wp14:anchorId="3C09D528">
              <wp:extent cx="2694898" cy="2212062"/>
              <wp:effectExtent l="12700" t="12700" r="12700" b="12700"/>
              <wp:docPr id="1598296224" name="" title=""/>
              <wp:cNvGraphicFramePr>
                <a:graphicFrameLocks noChangeAspect="1"/>
              </wp:cNvGraphicFramePr>
              <a:graphic>
                <a:graphicData uri="http://schemas.openxmlformats.org/drawingml/2006/picture">
                  <pic:pic>
                    <pic:nvPicPr>
                      <pic:cNvPr id="0" name=""/>
                      <pic:cNvPicPr/>
                    </pic:nvPicPr>
                    <pic:blipFill>
                      <a:blip r:embed="R3809fcd88536463f">
                        <a:extLst>
                          <a:ext xmlns:a="http://schemas.openxmlformats.org/drawingml/2006/main" uri="{28A0092B-C50C-407E-A947-70E740481C1C}">
                            <a14:useLocalDpi val="0"/>
                          </a:ext>
                        </a:extLst>
                      </a:blip>
                      <a:stretch>
                        <a:fillRect/>
                      </a:stretch>
                    </pic:blipFill>
                    <pic:spPr>
                      <a:xfrm>
                        <a:off x="0" y="0"/>
                        <a:ext cx="2694898" cy="2212062"/>
                      </a:xfrm>
                      <a:prstGeom prst="rect">
                        <a:avLst/>
                      </a:prstGeom>
                      <a:ln w="12700">
                        <a:solidFill>
                          <a:schemeClr val="tx1"/>
                        </a:solidFill>
                        <a:prstDash val="solid"/>
                      </a:ln>
                    </pic:spPr>
                  </pic:pic>
                </a:graphicData>
              </a:graphic>
            </wp:inline>
          </w:drawing>
        </w:r>
        <w:r w:rsidR="35C3036D">
          <w:drawing>
            <wp:inline wp14:editId="753A46BB" wp14:anchorId="484E780F">
              <wp:extent cx="2581275" cy="2048887"/>
              <wp:effectExtent l="12700" t="12700" r="12700" b="12700"/>
              <wp:docPr id="603458368" name="" title=""/>
              <wp:cNvGraphicFramePr>
                <a:graphicFrameLocks noChangeAspect="1"/>
              </wp:cNvGraphicFramePr>
              <a:graphic>
                <a:graphicData uri="http://schemas.openxmlformats.org/drawingml/2006/picture">
                  <pic:pic>
                    <pic:nvPicPr>
                      <pic:cNvPr id="0" name=""/>
                      <pic:cNvPicPr/>
                    </pic:nvPicPr>
                    <pic:blipFill>
                      <a:blip r:embed="R0f5938d6a6f64b23">
                        <a:extLst>
                          <a:ext xmlns:a="http://schemas.openxmlformats.org/drawingml/2006/main" uri="{28A0092B-C50C-407E-A947-70E740481C1C}">
                            <a14:useLocalDpi val="0"/>
                          </a:ext>
                        </a:extLst>
                      </a:blip>
                      <a:stretch>
                        <a:fillRect/>
                      </a:stretch>
                    </pic:blipFill>
                    <pic:spPr>
                      <a:xfrm>
                        <a:off x="0" y="0"/>
                        <a:ext cx="2581275" cy="2048887"/>
                      </a:xfrm>
                      <a:prstGeom prst="rect">
                        <a:avLst/>
                      </a:prstGeom>
                      <a:ln w="12700">
                        <a:solidFill>
                          <a:schemeClr val="tx1"/>
                        </a:solidFill>
                        <a:prstDash val="solid"/>
                      </a:ln>
                    </pic:spPr>
                  </pic:pic>
                </a:graphicData>
              </a:graphic>
            </wp:inline>
          </w:drawing>
        </w:r>
        <w:r w:rsidR="35C3036D">
          <w:drawing>
            <wp:inline wp14:editId="50D5757D" wp14:anchorId="154C11E0">
              <wp:extent cx="2404168" cy="2039501"/>
              <wp:effectExtent l="12700" t="12700" r="12700" b="12700"/>
              <wp:docPr id="436579896" name="" title=""/>
              <wp:cNvGraphicFramePr>
                <a:graphicFrameLocks noChangeAspect="1"/>
              </wp:cNvGraphicFramePr>
              <a:graphic>
                <a:graphicData uri="http://schemas.openxmlformats.org/drawingml/2006/picture">
                  <pic:pic>
                    <pic:nvPicPr>
                      <pic:cNvPr id="0" name=""/>
                      <pic:cNvPicPr/>
                    </pic:nvPicPr>
                    <pic:blipFill>
                      <a:blip r:embed="R6db0f096c7704e6a">
                        <a:extLst>
                          <a:ext xmlns:a="http://schemas.openxmlformats.org/drawingml/2006/main" uri="{28A0092B-C50C-407E-A947-70E740481C1C}">
                            <a14:useLocalDpi val="0"/>
                          </a:ext>
                        </a:extLst>
                      </a:blip>
                      <a:stretch>
                        <a:fillRect/>
                      </a:stretch>
                    </pic:blipFill>
                    <pic:spPr>
                      <a:xfrm>
                        <a:off x="0" y="0"/>
                        <a:ext cx="2404168" cy="2039501"/>
                      </a:xfrm>
                      <a:prstGeom prst="rect">
                        <a:avLst/>
                      </a:prstGeom>
                      <a:ln w="12700">
                        <a:solidFill>
                          <a:schemeClr val="tx1"/>
                        </a:solidFill>
                        <a:prstDash val="solid"/>
                      </a:ln>
                    </pic:spPr>
                  </pic:pic>
                </a:graphicData>
              </a:graphic>
            </wp:inline>
          </w:drawing>
        </w:r>
      </w:ins>
    </w:p>
    <w:p w:rsidR="35C3036D" w:rsidP="65FE802B" w:rsidRDefault="35C3036D" w14:paraId="14517EF0" w14:textId="5090447B">
      <w:pPr>
        <w:pStyle w:val="Normal"/>
        <w:spacing w:after="0"/>
        <w:jc w:val="center"/>
        <w:rPr>
          <w:ins w:author="Shipp, Stephanie S (sss5sc)" w:date="2023-12-29T08:52:30.672Z" w:id="134667248"/>
        </w:rPr>
      </w:pPr>
      <w:ins w:author="Shipp, Stephanie S (sss5sc)" w:date="2023-12-29T08:52:30.672Z" w:id="762485935">
        <w:r w:rsidR="35C3036D">
          <w:drawing>
            <wp:inline wp14:editId="52CF4DC9" wp14:anchorId="610D750B">
              <wp:extent cx="2503956" cy="2390775"/>
              <wp:effectExtent l="12700" t="12700" r="12700" b="12700"/>
              <wp:docPr id="1412503995" name="" title=""/>
              <wp:cNvGraphicFramePr>
                <a:graphicFrameLocks noChangeAspect="1"/>
              </wp:cNvGraphicFramePr>
              <a:graphic>
                <a:graphicData uri="http://schemas.openxmlformats.org/drawingml/2006/picture">
                  <pic:pic>
                    <pic:nvPicPr>
                      <pic:cNvPr id="0" name=""/>
                      <pic:cNvPicPr/>
                    </pic:nvPicPr>
                    <pic:blipFill>
                      <a:blip r:embed="R0d235d33e11f4b9c">
                        <a:extLst>
                          <a:ext xmlns:a="http://schemas.openxmlformats.org/drawingml/2006/main" uri="{28A0092B-C50C-407E-A947-70E740481C1C}">
                            <a14:useLocalDpi val="0"/>
                          </a:ext>
                        </a:extLst>
                      </a:blip>
                      <a:stretch>
                        <a:fillRect/>
                      </a:stretch>
                    </pic:blipFill>
                    <pic:spPr>
                      <a:xfrm>
                        <a:off x="0" y="0"/>
                        <a:ext cx="2503956" cy="2390775"/>
                      </a:xfrm>
                      <a:prstGeom prst="rect">
                        <a:avLst/>
                      </a:prstGeom>
                      <a:ln w="12700">
                        <a:solidFill>
                          <a:schemeClr val="tx1"/>
                        </a:solidFill>
                        <a:prstDash val="solid"/>
                      </a:ln>
                    </pic:spPr>
                  </pic:pic>
                </a:graphicData>
              </a:graphic>
            </wp:inline>
          </w:drawing>
        </w:r>
        <w:r w:rsidR="35C3036D">
          <w:drawing>
            <wp:inline wp14:editId="0B6CFF19" wp14:anchorId="39B376FD">
              <wp:extent cx="2514600" cy="2409825"/>
              <wp:effectExtent l="12700" t="12700" r="12700" b="12700"/>
              <wp:docPr id="1753815764" name="" title=""/>
              <wp:cNvGraphicFramePr>
                <a:graphicFrameLocks noChangeAspect="1"/>
              </wp:cNvGraphicFramePr>
              <a:graphic>
                <a:graphicData uri="http://schemas.openxmlformats.org/drawingml/2006/picture">
                  <pic:pic>
                    <pic:nvPicPr>
                      <pic:cNvPr id="0" name=""/>
                      <pic:cNvPicPr/>
                    </pic:nvPicPr>
                    <pic:blipFill>
                      <a:blip r:embed="R57ad2d2aefc54ae8">
                        <a:extLst>
                          <a:ext xmlns:a="http://schemas.openxmlformats.org/drawingml/2006/main" uri="{28A0092B-C50C-407E-A947-70E740481C1C}">
                            <a14:useLocalDpi val="0"/>
                          </a:ext>
                        </a:extLst>
                      </a:blip>
                      <a:stretch>
                        <a:fillRect/>
                      </a:stretch>
                    </pic:blipFill>
                    <pic:spPr>
                      <a:xfrm>
                        <a:off x="0" y="0"/>
                        <a:ext cx="2514600" cy="2409825"/>
                      </a:xfrm>
                      <a:prstGeom prst="rect">
                        <a:avLst/>
                      </a:prstGeom>
                      <a:ln w="12700">
                        <a:solidFill>
                          <a:schemeClr val="tx1"/>
                        </a:solidFill>
                        <a:prstDash val="solid"/>
                      </a:ln>
                    </pic:spPr>
                  </pic:pic>
                </a:graphicData>
              </a:graphic>
            </wp:inline>
          </w:drawing>
        </w:r>
      </w:ins>
    </w:p>
    <w:p w:rsidR="65FE802B" w:rsidP="65FE802B" w:rsidRDefault="65FE802B" w14:paraId="2B22EEF3" w14:textId="17EAEE13">
      <w:pPr>
        <w:pStyle w:val="Normal"/>
        <w:spacing w:after="0"/>
        <w:rPr>
          <w:ins w:author="Shipp, Stephanie S (sss5sc)" w:date="2023-12-29T08:52:30.672Z" w:id="1419462694"/>
          <w:rFonts w:ascii="Times New Roman" w:hAnsi="Times New Roman" w:eastAsia="Times New Roman" w:cs="Times New Roman"/>
          <w:color w:val="000000" w:themeColor="text1" w:themeTint="FF" w:themeShade="FF"/>
          <w:sz w:val="24"/>
          <w:szCs w:val="24"/>
        </w:rPr>
      </w:pPr>
    </w:p>
    <w:p w:rsidR="35C3036D" w:rsidP="65FE802B" w:rsidRDefault="35C3036D" w14:paraId="27968EDB" w14:textId="1753AB12">
      <w:pPr>
        <w:pStyle w:val="Normal"/>
        <w:spacing w:after="0"/>
        <w:rPr>
          <w:ins w:author="Shipp, Stephanie S (sss5sc)" w:date="2023-12-29T08:52:30.672Z" w:id="1906043267"/>
          <w:rFonts w:ascii="Times New Roman" w:hAnsi="Times New Roman" w:eastAsia="Times New Roman" w:cs="Times New Roman"/>
          <w:color w:val="000000" w:themeColor="text1" w:themeTint="FF" w:themeShade="FF"/>
          <w:sz w:val="24"/>
          <w:szCs w:val="24"/>
        </w:rPr>
      </w:pPr>
      <w:ins w:author="Shipp, Stephanie S (sss5sc)" w:date="2023-12-29T08:52:30.672Z" w:id="439666502">
        <w:r w:rsidRPr="65FE802B" w:rsidR="35C3036D">
          <w:rPr>
            <w:rFonts w:ascii="Times New Roman" w:hAnsi="Times New Roman" w:eastAsia="Times New Roman" w:cs="Times New Roman"/>
            <w:color w:val="000000" w:themeColor="text1" w:themeTint="FF" w:themeShade="FF"/>
            <w:sz w:val="24"/>
            <w:szCs w:val="24"/>
          </w:rPr>
          <w:t xml:space="preserve">Figure 1.  Word clouds </w:t>
        </w:r>
      </w:ins>
      <w:ins w:author="Shipp, Stephanie S (sss5sc)" w:date="2023-12-29T08:54:04.374Z" w:id="465368192">
        <w:r w:rsidRPr="65FE802B" w:rsidR="59C19C66">
          <w:rPr>
            <w:rFonts w:ascii="Times New Roman" w:hAnsi="Times New Roman" w:eastAsia="Times New Roman" w:cs="Times New Roman"/>
            <w:color w:val="000000" w:themeColor="text1" w:themeTint="FF" w:themeShade="FF"/>
            <w:sz w:val="24"/>
            <w:szCs w:val="24"/>
          </w:rPr>
          <w:t xml:space="preserve">derived </w:t>
        </w:r>
      </w:ins>
      <w:ins w:author="Shipp, Stephanie S (sss5sc)" w:date="2023-12-29T08:52:30.672Z" w:id="418152908">
        <w:r w:rsidRPr="65FE802B" w:rsidR="35C3036D">
          <w:rPr>
            <w:rFonts w:ascii="Times New Roman" w:hAnsi="Times New Roman" w:eastAsia="Times New Roman" w:cs="Times New Roman"/>
            <w:color w:val="000000" w:themeColor="text1" w:themeTint="FF" w:themeShade="FF"/>
            <w:sz w:val="24"/>
            <w:szCs w:val="24"/>
          </w:rPr>
          <w:t xml:space="preserve">from State Data Center Missions Statements: Indiana, Maryland, North Carolina, Florida, California, </w:t>
        </w:r>
      </w:ins>
      <w:ins w:author="Shipp, Stephanie S (sss5sc)" w:date="2023-12-29T08:53:56.223Z" w:id="991225933">
        <w:r w:rsidRPr="65FE802B" w:rsidR="35C3036D">
          <w:rPr>
            <w:rFonts w:ascii="Times New Roman" w:hAnsi="Times New Roman" w:eastAsia="Times New Roman" w:cs="Times New Roman"/>
            <w:color w:val="000000" w:themeColor="text1" w:themeTint="FF" w:themeShade="FF"/>
            <w:sz w:val="24"/>
            <w:szCs w:val="24"/>
          </w:rPr>
          <w:t xml:space="preserve">and </w:t>
        </w:r>
      </w:ins>
      <w:ins w:author="Shipp, Stephanie S (sss5sc)" w:date="2023-12-29T08:52:30.672Z" w:id="1808277342">
        <w:r w:rsidRPr="65FE802B" w:rsidR="35C3036D">
          <w:rPr>
            <w:rFonts w:ascii="Times New Roman" w:hAnsi="Times New Roman" w:eastAsia="Times New Roman" w:cs="Times New Roman"/>
            <w:color w:val="000000" w:themeColor="text1" w:themeTint="FF" w:themeShade="FF"/>
            <w:sz w:val="24"/>
            <w:szCs w:val="24"/>
          </w:rPr>
          <w:t>Massachusetts</w:t>
        </w:r>
      </w:ins>
    </w:p>
    <w:p w:rsidR="65FE802B" w:rsidP="65FE802B" w:rsidRDefault="65FE802B" w14:paraId="352FE979" w14:textId="5185491C">
      <w:pPr>
        <w:pStyle w:val="Normal"/>
        <w:spacing w:after="0"/>
        <w:rPr>
          <w:ins w:author="Shipp, Stephanie S (sss5sc)" w:date="2023-12-29T08:52:30.672Z" w:id="674579138"/>
          <w:rFonts w:ascii="Times New Roman" w:hAnsi="Times New Roman" w:eastAsia="Times New Roman" w:cs="Times New Roman"/>
          <w:color w:val="000000" w:themeColor="text1" w:themeTint="FF" w:themeShade="FF"/>
          <w:sz w:val="24"/>
          <w:szCs w:val="24"/>
        </w:rPr>
      </w:pPr>
    </w:p>
    <w:p w:rsidR="65FE802B" w:rsidP="65FE802B" w:rsidRDefault="65FE802B" w14:paraId="6716C609">
      <w:pPr>
        <w:widowControl w:val="0"/>
        <w:tabs>
          <w:tab w:val="num" w:leader="none" w:pos="720"/>
        </w:tabs>
        <w:spacing w:after="0"/>
        <w:rPr>
          <w:ins w:author="Shipp, Stephanie S (sss5sc)" w:date="2023-12-29T08:52:30.672Z" w:id="1649281357"/>
          <w:rFonts w:ascii="Times New Roman" w:hAnsi="Times New Roman" w:eastAsia="Times New Roman" w:cs="Times New Roman"/>
          <w:color w:val="000000" w:themeColor="text1" w:themeTint="FF" w:themeShade="FF"/>
          <w:sz w:val="24"/>
          <w:szCs w:val="24"/>
        </w:rPr>
      </w:pPr>
    </w:p>
    <w:p w:rsidR="65FE802B" w:rsidP="65FE802B" w:rsidRDefault="65FE802B" w14:paraId="74276D6A" w14:textId="4FEAF6CA">
      <w:pPr>
        <w:pStyle w:val="Normal"/>
        <w:spacing w:after="0"/>
        <w:rPr>
          <w:ins w:author="Shipp, Stephanie S (sss5sc)" w:date="2023-12-29T08:51:50.217Z" w:id="1813154864"/>
          <w:rFonts w:ascii="Times New Roman" w:hAnsi="Times New Roman" w:eastAsia="Times New Roman" w:cs="Times New Roman"/>
          <w:color w:val="000000" w:themeColor="text1" w:themeTint="FF" w:themeShade="FF"/>
          <w:sz w:val="24"/>
          <w:szCs w:val="24"/>
        </w:rPr>
      </w:pPr>
    </w:p>
    <w:p w:rsidR="65FE802B" w:rsidP="65FE802B" w:rsidRDefault="65FE802B" w14:paraId="7E07E70C" w14:textId="56227FA6">
      <w:pPr>
        <w:pStyle w:val="Normal"/>
        <w:spacing w:after="0"/>
        <w:rPr>
          <w:ins w:author="Shipp, Stephanie S (sss5sc)" w:date="2023-12-29T09:03:02.416Z" w:id="670337474"/>
          <w:rFonts w:ascii="Times New Roman" w:hAnsi="Times New Roman" w:eastAsia="Times New Roman" w:cs="Times New Roman"/>
          <w:color w:val="000000" w:themeColor="text1" w:themeTint="FF" w:themeShade="FF"/>
          <w:sz w:val="24"/>
          <w:szCs w:val="24"/>
        </w:rPr>
      </w:pPr>
    </w:p>
    <w:p w:rsidR="008420C5" w:rsidP="65FE802B" w:rsidRDefault="008420C5" w14:paraId="1C7DDD08" w14:textId="78D37528">
      <w:pPr>
        <w:spacing w:after="0"/>
        <w:rPr>
          <w:ins w:author="Shipp, Stephanie S (sss5sc)" w:date="2023-12-29T09:03:54.31Z" w:id="1432449847"/>
          <w:rFonts w:ascii="Times New Roman" w:hAnsi="Times New Roman" w:eastAsia="Times New Roman" w:cs="Times New Roman"/>
          <w:b w:val="1"/>
          <w:bCs w:val="1"/>
          <w:color w:val="000000" w:themeColor="text1" w:themeTint="FF" w:themeShade="FF"/>
          <w:sz w:val="24"/>
          <w:szCs w:val="24"/>
        </w:rPr>
      </w:pPr>
      <w:commentRangeStart w:id="61"/>
      <w:ins w:author="Shipp, Stephanie S (sss5sc)" w:date="2023-12-29T09:23:41.734Z" w:id="1410037924">
        <w:r w:rsidRPr="65FE802B" w:rsidR="1C9AAC96">
          <w:rPr>
            <w:rFonts w:ascii="Times New Roman" w:hAnsi="Times New Roman" w:eastAsia="Times New Roman" w:cs="Times New Roman"/>
            <w:b w:val="1"/>
            <w:bCs w:val="1"/>
            <w:color w:val="000000" w:themeColor="text1" w:themeTint="FF" w:themeShade="FF"/>
            <w:sz w:val="24"/>
            <w:szCs w:val="24"/>
          </w:rPr>
          <w:t xml:space="preserve">2.2.2 </w:t>
        </w:r>
      </w:ins>
      <w:ins w:author="Shipp, Stephanie S (sss5sc)" w:date="2023-12-29T09:03:54.026Z" w:id="1622278038">
        <w:r w:rsidRPr="65FE802B" w:rsidR="32F31544">
          <w:rPr>
            <w:rFonts w:ascii="Times New Roman" w:hAnsi="Times New Roman" w:eastAsia="Times New Roman" w:cs="Times New Roman"/>
            <w:b w:val="1"/>
            <w:bCs w:val="1"/>
            <w:color w:val="000000" w:themeColor="text1" w:themeTint="FF" w:themeShade="FF"/>
            <w:sz w:val="24"/>
            <w:szCs w:val="24"/>
            <w:rPrChange w:author="Shipp, Stephanie S (sss5sc)" w:date="2023-12-29T09:03:57.712Z" w:id="1819438282">
              <w:rPr>
                <w:rFonts w:ascii="Times New Roman" w:hAnsi="Times New Roman" w:eastAsia="Times New Roman" w:cs="Times New Roman"/>
                <w:color w:val="000000" w:themeColor="text1" w:themeTint="FF" w:themeShade="FF"/>
                <w:sz w:val="24"/>
                <w:szCs w:val="24"/>
              </w:rPr>
            </w:rPrChange>
          </w:rPr>
          <w:t>SDC Data Dissemination Websites</w:t>
        </w:r>
      </w:ins>
    </w:p>
    <w:p w:rsidR="008420C5" w:rsidP="008420C5" w:rsidRDefault="008420C5" w14:paraId="10FCB8BC" w14:textId="40CE4F92">
      <w:pPr>
        <w:spacing w:after="0"/>
        <w:rPr>
          <w:rFonts w:ascii="Times New Roman" w:hAnsi="Times New Roman" w:eastAsia="Times New Roman" w:cs="Times New Roman"/>
          <w:color w:val="000000" w:themeColor="text1"/>
          <w:sz w:val="24"/>
          <w:szCs w:val="24"/>
        </w:rPr>
      </w:pPr>
      <w:r w:rsidRPr="65FE802B" w:rsidR="08356B4E">
        <w:rPr>
          <w:rFonts w:ascii="Times New Roman" w:hAnsi="Times New Roman" w:eastAsia="Times New Roman" w:cs="Times New Roman"/>
          <w:color w:val="000000" w:themeColor="text1" w:themeTint="FF" w:themeShade="FF"/>
          <w:sz w:val="24"/>
          <w:szCs w:val="24"/>
        </w:rPr>
        <w:t>D</w:t>
      </w:r>
      <w:r w:rsidRPr="65FE802B" w:rsidR="08356B4E">
        <w:rPr>
          <w:rFonts w:ascii="Times New Roman" w:hAnsi="Times New Roman" w:eastAsia="Times New Roman" w:cs="Times New Roman"/>
          <w:color w:val="000000" w:themeColor="text1" w:themeTint="FF" w:themeShade="FF"/>
          <w:sz w:val="24"/>
          <w:szCs w:val="24"/>
        </w:rPr>
        <w:t xml:space="preserve">ue to the lack of consistent </w:t>
      </w:r>
      <w:commentRangeEnd w:id="61"/>
      <w:r>
        <w:rPr>
          <w:rStyle w:val="CommentReference"/>
        </w:rPr>
        <w:commentReference w:id="61"/>
      </w:r>
      <w:r w:rsidRPr="65FE802B" w:rsidR="08356B4E">
        <w:rPr>
          <w:rFonts w:ascii="Times New Roman" w:hAnsi="Times New Roman" w:eastAsia="Times New Roman" w:cs="Times New Roman"/>
          <w:color w:val="000000" w:themeColor="text1" w:themeTint="FF" w:themeShade="FF"/>
          <w:sz w:val="24"/>
          <w:szCs w:val="24"/>
        </w:rPr>
        <w:t xml:space="preserve">organizational structure among SDCs, we </w:t>
      </w:r>
      <w:r w:rsidRPr="65FE802B" w:rsidR="08356B4E">
        <w:rPr>
          <w:rFonts w:ascii="Times New Roman" w:hAnsi="Times New Roman" w:eastAsia="Times New Roman" w:cs="Times New Roman"/>
          <w:color w:val="000000" w:themeColor="text1" w:themeTint="FF" w:themeShade="FF"/>
          <w:sz w:val="24"/>
          <w:szCs w:val="24"/>
        </w:rPr>
        <w:t>used</w:t>
      </w:r>
      <w:r w:rsidRPr="65FE802B" w:rsidR="08356B4E">
        <w:rPr>
          <w:rFonts w:ascii="Times New Roman" w:hAnsi="Times New Roman" w:eastAsia="Times New Roman" w:cs="Times New Roman"/>
          <w:color w:val="000000" w:themeColor="text1" w:themeTint="FF" w:themeShade="FF"/>
          <w:sz w:val="24"/>
          <w:szCs w:val="24"/>
        </w:rPr>
        <w:t xml:space="preserve"> manual searches as our primary method for </w:t>
      </w:r>
      <w:r w:rsidRPr="65FE802B" w:rsidR="08356B4E">
        <w:rPr>
          <w:rFonts w:ascii="Times New Roman" w:hAnsi="Times New Roman" w:eastAsia="Times New Roman" w:cs="Times New Roman"/>
          <w:color w:val="000000" w:themeColor="text1" w:themeTint="FF" w:themeShade="FF"/>
          <w:sz w:val="24"/>
          <w:szCs w:val="24"/>
        </w:rPr>
        <w:t>collecting information from SDC websites.</w:t>
      </w:r>
      <w:r w:rsidRPr="65FE802B" w:rsidR="08356B4E">
        <w:rPr>
          <w:rFonts w:ascii="Times New Roman" w:hAnsi="Times New Roman" w:eastAsia="Times New Roman" w:cs="Times New Roman"/>
          <w:color w:val="000000" w:themeColor="text1" w:themeTint="FF" w:themeShade="FF"/>
          <w:sz w:val="24"/>
          <w:szCs w:val="24"/>
        </w:rPr>
        <w:t xml:space="preserve"> </w:t>
      </w:r>
      <w:r w:rsidRPr="65FE802B" w:rsidR="08356B4E">
        <w:rPr>
          <w:rFonts w:ascii="Times New Roman" w:hAnsi="Times New Roman" w:eastAsia="Times New Roman" w:cs="Times New Roman"/>
          <w:color w:val="000000" w:themeColor="text1" w:themeTint="FF" w:themeShade="FF"/>
          <w:sz w:val="24"/>
          <w:szCs w:val="24"/>
        </w:rPr>
        <w:t xml:space="preserve">For details </w:t>
      </w:r>
      <w:r w:rsidRPr="65FE802B" w:rsidR="6FB6B6CB">
        <w:rPr>
          <w:rFonts w:ascii="Times New Roman" w:hAnsi="Times New Roman" w:eastAsia="Times New Roman" w:cs="Times New Roman"/>
          <w:color w:val="000000" w:themeColor="text1" w:themeTint="FF" w:themeShade="FF"/>
          <w:sz w:val="24"/>
          <w:szCs w:val="24"/>
        </w:rPr>
        <w:t xml:space="preserve">on </w:t>
      </w:r>
      <w:r w:rsidRPr="65FE802B" w:rsidR="5C818343">
        <w:rPr>
          <w:rFonts w:ascii="Times New Roman" w:hAnsi="Times New Roman" w:eastAsia="Times New Roman" w:cs="Times New Roman"/>
          <w:color w:val="000000" w:themeColor="text1" w:themeTint="FF" w:themeShade="FF"/>
          <w:sz w:val="24"/>
          <w:szCs w:val="24"/>
        </w:rPr>
        <w:t>the web scraping methods used,</w:t>
      </w:r>
      <w:r w:rsidRPr="65FE802B" w:rsidR="08356B4E">
        <w:rPr>
          <w:rFonts w:ascii="Times New Roman" w:hAnsi="Times New Roman" w:eastAsia="Times New Roman" w:cs="Times New Roman"/>
          <w:color w:val="000000" w:themeColor="text1" w:themeTint="FF" w:themeShade="FF"/>
          <w:sz w:val="24"/>
          <w:szCs w:val="24"/>
        </w:rPr>
        <w:t xml:space="preserve"> see Section 3.2.</w:t>
      </w:r>
    </w:p>
    <w:p w:rsidR="008420C5" w:rsidP="008420C5" w:rsidRDefault="008420C5" w14:paraId="7BA4E835" w14:textId="77777777">
      <w:pPr>
        <w:spacing w:after="0"/>
        <w:rPr>
          <w:rFonts w:ascii="Times New Roman" w:hAnsi="Times New Roman" w:eastAsia="Times New Roman" w:cs="Times New Roman"/>
          <w:color w:val="000000" w:themeColor="text1"/>
          <w:sz w:val="24"/>
          <w:szCs w:val="24"/>
        </w:rPr>
      </w:pPr>
    </w:p>
    <w:p w:rsidR="005C1A80" w:rsidP="005C1A80" w:rsidRDefault="005C1A80" w14:paraId="7247EF2E" w14:textId="4FAEFC94">
      <w:pPr>
        <w:spacing w:after="0"/>
        <w:rPr>
          <w:rFonts w:ascii="Times New Roman" w:hAnsi="Times New Roman" w:eastAsia="Times New Roman" w:cs="Times New Roman"/>
          <w:color w:val="000000" w:themeColor="text1"/>
          <w:sz w:val="24"/>
          <w:szCs w:val="24"/>
        </w:rPr>
      </w:pPr>
      <w:r w:rsidRPr="65FE802B" w:rsidR="325624AD">
        <w:rPr>
          <w:rFonts w:ascii="Times New Roman" w:hAnsi="Times New Roman" w:eastAsia="Times New Roman" w:cs="Times New Roman"/>
          <w:color w:val="000000" w:themeColor="text1" w:themeTint="FF" w:themeShade="FF"/>
          <w:sz w:val="24"/>
          <w:szCs w:val="24"/>
        </w:rPr>
        <w:t xml:space="preserve">The SDCs </w:t>
      </w:r>
      <w:del w:author="Shipp, Stephanie S (sss5sc)" w:date="2023-12-24T11:03:00Z" w:id="1507967416">
        <w:r w:rsidRPr="65FE802B" w:rsidDel="325624AD">
          <w:rPr>
            <w:rFonts w:ascii="Times New Roman" w:hAnsi="Times New Roman" w:eastAsia="Times New Roman" w:cs="Times New Roman"/>
            <w:color w:val="000000" w:themeColor="text1" w:themeTint="FF" w:themeShade="FF"/>
            <w:sz w:val="24"/>
            <w:szCs w:val="24"/>
          </w:rPr>
          <w:delText>are crucial</w:delText>
        </w:r>
        <w:r w:rsidRPr="65FE802B" w:rsidDel="325624AD">
          <w:rPr>
            <w:rFonts w:ascii="Times New Roman" w:hAnsi="Times New Roman" w:eastAsia="Times New Roman" w:cs="Times New Roman"/>
            <w:color w:val="000000" w:themeColor="text1" w:themeTint="FF" w:themeShade="FF"/>
            <w:sz w:val="24"/>
            <w:szCs w:val="24"/>
          </w:rPr>
          <w:delText xml:space="preserve"> in</w:delText>
        </w:r>
      </w:del>
      <w:r w:rsidRPr="65FE802B" w:rsidR="325624AD">
        <w:rPr>
          <w:rFonts w:ascii="Times New Roman" w:hAnsi="Times New Roman" w:eastAsia="Times New Roman" w:cs="Times New Roman"/>
          <w:color w:val="000000" w:themeColor="text1" w:themeTint="FF" w:themeShade="FF"/>
          <w:sz w:val="24"/>
          <w:szCs w:val="24"/>
        </w:rPr>
        <w:t xml:space="preserve"> disseminat</w:t>
      </w:r>
      <w:ins w:author="Shipp, Stephanie S (sss5sc)" w:date="2023-12-29T08:49:55.24Z" w:id="774497808">
        <w:r w:rsidRPr="65FE802B" w:rsidR="2FC6ADC6">
          <w:rPr>
            <w:rFonts w:ascii="Times New Roman" w:hAnsi="Times New Roman" w:eastAsia="Times New Roman" w:cs="Times New Roman"/>
            <w:color w:val="000000" w:themeColor="text1" w:themeTint="FF" w:themeShade="FF"/>
            <w:sz w:val="24"/>
            <w:szCs w:val="24"/>
          </w:rPr>
          <w:t xml:space="preserve">e </w:t>
        </w:r>
      </w:ins>
      <w:del w:author="Shipp, Stephanie S (sss5sc)" w:date="2023-12-24T11:04:00Z" w:id="321604720">
        <w:r w:rsidRPr="65FE802B" w:rsidDel="325624AD">
          <w:rPr>
            <w:rFonts w:ascii="Times New Roman" w:hAnsi="Times New Roman" w:eastAsia="Times New Roman" w:cs="Times New Roman"/>
            <w:color w:val="000000" w:themeColor="text1" w:themeTint="FF" w:themeShade="FF"/>
            <w:sz w:val="24"/>
            <w:szCs w:val="24"/>
          </w:rPr>
          <w:delText xml:space="preserve">ing </w:delText>
        </w:r>
      </w:del>
      <w:r w:rsidRPr="65FE802B" w:rsidR="325624AD">
        <w:rPr>
          <w:rFonts w:ascii="Times New Roman" w:hAnsi="Times New Roman" w:eastAsia="Times New Roman" w:cs="Times New Roman"/>
          <w:color w:val="000000" w:themeColor="text1" w:themeTint="FF" w:themeShade="FF"/>
          <w:sz w:val="24"/>
          <w:szCs w:val="24"/>
        </w:rPr>
        <w:t>diverse information across various geographic levels. Following an in-depth examination of the SDC</w:t>
      </w:r>
      <w:r w:rsidRPr="65FE802B" w:rsidR="1829475D">
        <w:rPr>
          <w:rFonts w:ascii="Times New Roman" w:hAnsi="Times New Roman" w:eastAsia="Times New Roman" w:cs="Times New Roman"/>
          <w:color w:val="000000" w:themeColor="text1" w:themeTint="FF" w:themeShade="FF"/>
          <w:sz w:val="24"/>
          <w:szCs w:val="24"/>
        </w:rPr>
        <w:t xml:space="preserve"> websites</w:t>
      </w:r>
      <w:r w:rsidRPr="65FE802B" w:rsidR="325624AD">
        <w:rPr>
          <w:rFonts w:ascii="Times New Roman" w:hAnsi="Times New Roman" w:eastAsia="Times New Roman" w:cs="Times New Roman"/>
          <w:color w:val="000000" w:themeColor="text1" w:themeTint="FF" w:themeShade="FF"/>
          <w:sz w:val="24"/>
          <w:szCs w:val="24"/>
        </w:rPr>
        <w:t xml:space="preserve">, we </w:t>
      </w:r>
      <w:del w:author="Shipp, Stephanie S (sss5sc)" w:date="2023-12-24T11:04:00Z" w:id="274298836">
        <w:r w:rsidRPr="65FE802B" w:rsidDel="325624AD">
          <w:rPr>
            <w:rFonts w:ascii="Times New Roman" w:hAnsi="Times New Roman" w:eastAsia="Times New Roman" w:cs="Times New Roman"/>
            <w:color w:val="000000" w:themeColor="text1" w:themeTint="FF" w:themeShade="FF"/>
            <w:sz w:val="24"/>
            <w:szCs w:val="24"/>
          </w:rPr>
          <w:delText xml:space="preserve">have </w:delText>
        </w:r>
      </w:del>
      <w:r w:rsidRPr="65FE802B" w:rsidR="325624AD">
        <w:rPr>
          <w:rFonts w:ascii="Times New Roman" w:hAnsi="Times New Roman" w:eastAsia="Times New Roman" w:cs="Times New Roman"/>
          <w:color w:val="000000" w:themeColor="text1" w:themeTint="FF" w:themeShade="FF"/>
          <w:sz w:val="24"/>
          <w:szCs w:val="24"/>
        </w:rPr>
        <w:t xml:space="preserve">organized the </w:t>
      </w:r>
      <w:r w:rsidRPr="65FE802B" w:rsidR="647B2974">
        <w:rPr>
          <w:rFonts w:ascii="Times New Roman" w:hAnsi="Times New Roman" w:eastAsia="Times New Roman" w:cs="Times New Roman"/>
          <w:color w:val="000000" w:themeColor="text1" w:themeTint="FF" w:themeShade="FF"/>
          <w:sz w:val="24"/>
          <w:szCs w:val="24"/>
        </w:rPr>
        <w:t>findings</w:t>
      </w:r>
      <w:r w:rsidRPr="65FE802B" w:rsidR="325624AD">
        <w:rPr>
          <w:rFonts w:ascii="Times New Roman" w:hAnsi="Times New Roman" w:eastAsia="Times New Roman" w:cs="Times New Roman"/>
          <w:color w:val="000000" w:themeColor="text1" w:themeTint="FF" w:themeShade="FF"/>
          <w:sz w:val="24"/>
          <w:szCs w:val="24"/>
        </w:rPr>
        <w:t xml:space="preserve"> into six broad categories to enhance accessibility and understanding. These categories include demographic</w:t>
      </w:r>
      <w:r w:rsidRPr="65FE802B" w:rsidR="08356B4E">
        <w:rPr>
          <w:rFonts w:ascii="Times New Roman" w:hAnsi="Times New Roman" w:eastAsia="Times New Roman" w:cs="Times New Roman"/>
          <w:color w:val="000000" w:themeColor="text1" w:themeTint="FF" w:themeShade="FF"/>
          <w:sz w:val="24"/>
          <w:szCs w:val="24"/>
        </w:rPr>
        <w:t>s</w:t>
      </w:r>
      <w:r w:rsidRPr="65FE802B" w:rsidR="325624AD">
        <w:rPr>
          <w:rFonts w:ascii="Times New Roman" w:hAnsi="Times New Roman" w:eastAsia="Times New Roman" w:cs="Times New Roman"/>
          <w:color w:val="000000" w:themeColor="text1" w:themeTint="FF" w:themeShade="FF"/>
          <w:sz w:val="24"/>
          <w:szCs w:val="24"/>
        </w:rPr>
        <w:t xml:space="preserve">, economy, housing, health, education, and diversity. </w:t>
      </w:r>
      <w:r w:rsidRPr="65FE802B" w:rsidR="08356B4E">
        <w:rPr>
          <w:rFonts w:ascii="Times New Roman" w:hAnsi="Times New Roman" w:eastAsia="Times New Roman" w:cs="Times New Roman"/>
          <w:color w:val="000000" w:themeColor="text1" w:themeTint="FF" w:themeShade="FF"/>
          <w:sz w:val="24"/>
          <w:szCs w:val="24"/>
        </w:rPr>
        <w:t>T</w:t>
      </w:r>
      <w:r w:rsidRPr="65FE802B" w:rsidR="325624AD">
        <w:rPr>
          <w:rFonts w:ascii="Times New Roman" w:hAnsi="Times New Roman" w:eastAsia="Times New Roman" w:cs="Times New Roman"/>
          <w:color w:val="000000" w:themeColor="text1" w:themeTint="FF" w:themeShade="FF"/>
          <w:sz w:val="24"/>
          <w:szCs w:val="24"/>
        </w:rPr>
        <w:t xml:space="preserve">hese classifications are </w:t>
      </w:r>
      <w:ins w:author="Shipp, Stephanie S (sss5sc)" w:date="2023-12-24T11:05:00Z" w:id="272402589">
        <w:r w:rsidRPr="65FE802B" w:rsidR="2D4052B8">
          <w:rPr>
            <w:rFonts w:ascii="Times New Roman" w:hAnsi="Times New Roman" w:eastAsia="Times New Roman" w:cs="Times New Roman"/>
            <w:color w:val="000000" w:themeColor="text1" w:themeTint="FF" w:themeShade="FF"/>
            <w:sz w:val="24"/>
            <w:szCs w:val="24"/>
          </w:rPr>
          <w:t xml:space="preserve">based on our </w:t>
        </w:r>
        <w:r w:rsidRPr="65FE802B" w:rsidR="2D4052B8">
          <w:rPr>
            <w:rFonts w:ascii="Times New Roman" w:hAnsi="Times New Roman" w:eastAsia="Times New Roman" w:cs="Times New Roman"/>
            <w:color w:val="000000" w:themeColor="text1" w:themeTint="FF" w:themeShade="FF"/>
            <w:sz w:val="24"/>
            <w:szCs w:val="24"/>
          </w:rPr>
          <w:t>initial</w:t>
        </w:r>
        <w:r w:rsidRPr="65FE802B" w:rsidR="2D4052B8">
          <w:rPr>
            <w:rFonts w:ascii="Times New Roman" w:hAnsi="Times New Roman" w:eastAsia="Times New Roman" w:cs="Times New Roman"/>
            <w:color w:val="000000" w:themeColor="text1" w:themeTint="FF" w:themeShade="FF"/>
            <w:sz w:val="24"/>
            <w:szCs w:val="24"/>
          </w:rPr>
          <w:t xml:space="preserve"> scan of the data. </w:t>
        </w:r>
      </w:ins>
      <w:commentRangeStart w:id="67"/>
      <w:del w:author="Shipp, Stephanie S (sss5sc)" w:date="2023-12-24T11:05:00Z" w:id="577821448">
        <w:r w:rsidRPr="65FE802B" w:rsidDel="325624AD">
          <w:rPr>
            <w:rFonts w:ascii="Times New Roman" w:hAnsi="Times New Roman" w:eastAsia="Times New Roman" w:cs="Times New Roman"/>
            <w:color w:val="000000" w:themeColor="text1" w:themeTint="FF" w:themeShade="FF"/>
            <w:sz w:val="24"/>
            <w:szCs w:val="24"/>
          </w:rPr>
          <w:delText>our</w:delText>
        </w:r>
      </w:del>
      <w:commentRangeEnd w:id="67"/>
      <w:r>
        <w:rPr>
          <w:rStyle w:val="CommentReference"/>
        </w:rPr>
        <w:commentReference w:id="67"/>
      </w:r>
      <w:del w:author="Shipp, Stephanie S (sss5sc)" w:date="2023-12-24T11:05:00Z" w:id="877060545">
        <w:r w:rsidRPr="65FE802B" w:rsidDel="325624AD">
          <w:rPr>
            <w:rFonts w:ascii="Times New Roman" w:hAnsi="Times New Roman" w:eastAsia="Times New Roman" w:cs="Times New Roman"/>
            <w:color w:val="000000" w:themeColor="text1" w:themeTint="FF" w:themeShade="FF"/>
            <w:sz w:val="24"/>
            <w:szCs w:val="24"/>
          </w:rPr>
          <w:delText xml:space="preserve"> own and </w:delText>
        </w:r>
        <w:r w:rsidRPr="65FE802B" w:rsidDel="325624AD">
          <w:rPr>
            <w:rFonts w:ascii="Times New Roman" w:hAnsi="Times New Roman" w:eastAsia="Times New Roman" w:cs="Times New Roman"/>
            <w:color w:val="000000" w:themeColor="text1" w:themeTint="FF" w:themeShade="FF"/>
            <w:sz w:val="24"/>
            <w:szCs w:val="24"/>
          </w:rPr>
          <w:delText xml:space="preserve">may </w:delText>
        </w:r>
        <w:r w:rsidRPr="65FE802B" w:rsidDel="325624AD">
          <w:rPr>
            <w:rFonts w:ascii="Times New Roman" w:hAnsi="Times New Roman" w:eastAsia="Times New Roman" w:cs="Times New Roman"/>
            <w:color w:val="000000" w:themeColor="text1" w:themeTint="FF" w:themeShade="FF"/>
            <w:sz w:val="24"/>
            <w:szCs w:val="24"/>
          </w:rPr>
          <w:delText>not be</w:delText>
        </w:r>
        <w:r w:rsidRPr="65FE802B" w:rsidDel="325624AD">
          <w:rPr>
            <w:rFonts w:ascii="Times New Roman" w:hAnsi="Times New Roman" w:eastAsia="Times New Roman" w:cs="Times New Roman"/>
            <w:color w:val="000000" w:themeColor="text1" w:themeTint="FF" w:themeShade="FF"/>
            <w:sz w:val="24"/>
            <w:szCs w:val="24"/>
          </w:rPr>
          <w:delText xml:space="preserve"> how </w:delText>
        </w:r>
        <w:r w:rsidRPr="65FE802B" w:rsidDel="325624AD">
          <w:rPr>
            <w:rFonts w:ascii="Times New Roman" w:hAnsi="Times New Roman" w:eastAsia="Times New Roman" w:cs="Times New Roman"/>
            <w:color w:val="000000" w:themeColor="text1" w:themeTint="FF" w:themeShade="FF"/>
            <w:sz w:val="24"/>
            <w:szCs w:val="24"/>
          </w:rPr>
          <w:delText>the SDC presents the data</w:delText>
        </w:r>
        <w:r w:rsidRPr="65FE802B" w:rsidDel="325624AD">
          <w:rPr>
            <w:rFonts w:ascii="Times New Roman" w:hAnsi="Times New Roman" w:eastAsia="Times New Roman" w:cs="Times New Roman"/>
            <w:color w:val="000000" w:themeColor="text1" w:themeTint="FF" w:themeShade="FF"/>
            <w:sz w:val="24"/>
            <w:szCs w:val="24"/>
          </w:rPr>
          <w:delText>.</w:delText>
        </w:r>
      </w:del>
    </w:p>
    <w:p w:rsidR="005C1A80" w:rsidP="005C1A80" w:rsidRDefault="005C1A80" w14:paraId="4CAFBCDC" w14:textId="77777777">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5C1A80" w:rsidP="65FE802B" w:rsidRDefault="005C1A80" w14:paraId="0CED1539" w14:textId="343B423F">
      <w:pPr>
        <w:widowControl w:val="0"/>
        <w:tabs>
          <w:tab w:val="num" w:pos="720"/>
        </w:tabs>
        <w:spacing w:after="0"/>
        <w:rPr>
          <w:rStyle w:val="xnormaltextrun"/>
          <w:rFonts w:ascii="Times New Roman" w:hAnsi="Times New Roman" w:eastAsia="Times New Roman" w:cs="Times New Roman"/>
          <w:color w:val="000000" w:themeColor="text1"/>
          <w:sz w:val="24"/>
          <w:szCs w:val="24"/>
          <w:highlight w:val="yellow"/>
          <w:rPrChange w:author="Shipp, Stephanie S (sss5sc)" w:date="2023-12-29T09:05:34.049Z" w:id="1302391500">
            <w:rPr>
              <w:rStyle w:val="xnormaltextrun"/>
              <w:rFonts w:ascii="Times New Roman" w:hAnsi="Times New Roman" w:eastAsia="Times New Roman" w:cs="Times New Roman"/>
              <w:color w:val="000000" w:themeColor="text1" w:themeTint="FF" w:themeShade="FF"/>
              <w:sz w:val="24"/>
              <w:szCs w:val="24"/>
            </w:rPr>
          </w:rPrChange>
        </w:rPr>
      </w:pPr>
      <w:r w:rsidRPr="65FE802B" w:rsidR="325624AD">
        <w:rPr>
          <w:rStyle w:val="xnormaltextrun"/>
          <w:rFonts w:ascii="Times New Roman" w:hAnsi="Times New Roman" w:eastAsia="Times New Roman" w:cs="Times New Roman"/>
          <w:color w:val="000000" w:themeColor="text1" w:themeTint="FF" w:themeShade="FF"/>
          <w:sz w:val="24"/>
          <w:szCs w:val="24"/>
        </w:rPr>
        <w:t xml:space="preserve">Within each broad category, we </w:t>
      </w:r>
      <w:r w:rsidRPr="65FE802B" w:rsidR="08356B4E">
        <w:rPr>
          <w:rStyle w:val="xnormaltextrun"/>
          <w:rFonts w:ascii="Times New Roman" w:hAnsi="Times New Roman" w:eastAsia="Times New Roman" w:cs="Times New Roman"/>
          <w:color w:val="000000" w:themeColor="text1" w:themeTint="FF" w:themeShade="FF"/>
          <w:sz w:val="24"/>
          <w:szCs w:val="24"/>
        </w:rPr>
        <w:t>created</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subcategories that reflect the specific topic on </w:t>
      </w:r>
      <w:r w:rsidRPr="65FE802B" w:rsidR="7EC89752">
        <w:rPr>
          <w:rStyle w:val="xnormaltextrun"/>
          <w:rFonts w:ascii="Times New Roman" w:hAnsi="Times New Roman" w:eastAsia="Times New Roman" w:cs="Times New Roman"/>
          <w:color w:val="000000" w:themeColor="text1" w:themeTint="FF" w:themeShade="FF"/>
          <w:sz w:val="24"/>
          <w:szCs w:val="24"/>
        </w:rPr>
        <w:t>the</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w:t>
      </w:r>
      <w:r w:rsidRPr="65FE802B" w:rsidR="1599EDF9">
        <w:rPr>
          <w:rStyle w:val="xnormaltextrun"/>
          <w:rFonts w:ascii="Times New Roman" w:hAnsi="Times New Roman" w:eastAsia="Times New Roman" w:cs="Times New Roman"/>
          <w:color w:val="000000" w:themeColor="text1" w:themeTint="FF" w:themeShade="FF"/>
          <w:sz w:val="24"/>
          <w:szCs w:val="24"/>
        </w:rPr>
        <w:t>data provided</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Table </w:t>
      </w:r>
      <w:r w:rsidRPr="65FE802B" w:rsidR="647B2974">
        <w:rPr>
          <w:rStyle w:val="xnormaltextrun"/>
          <w:rFonts w:ascii="Times New Roman" w:hAnsi="Times New Roman" w:eastAsia="Times New Roman" w:cs="Times New Roman"/>
          <w:color w:val="000000" w:themeColor="text1" w:themeTint="FF" w:themeShade="FF"/>
          <w:sz w:val="24"/>
          <w:szCs w:val="24"/>
        </w:rPr>
        <w:t>1</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outlines these six main categories along with their respective subcategories. For the specific category of diversity, defined in the context of population estimates and projections</w:t>
      </w:r>
      <w:r w:rsidRPr="65FE802B" w:rsidR="6FB6B6CB">
        <w:rPr>
          <w:rStyle w:val="xnormaltextrun"/>
          <w:rFonts w:ascii="Times New Roman" w:hAnsi="Times New Roman" w:eastAsia="Times New Roman" w:cs="Times New Roman"/>
          <w:color w:val="000000" w:themeColor="text1" w:themeTint="FF" w:themeShade="FF"/>
          <w:sz w:val="24"/>
          <w:szCs w:val="24"/>
        </w:rPr>
        <w:t>,</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if available, </w:t>
      </w:r>
      <w:r w:rsidRPr="65FE802B" w:rsidR="33BBDCDC">
        <w:rPr>
          <w:rStyle w:val="xnormaltextrun"/>
          <w:rFonts w:ascii="Times New Roman" w:hAnsi="Times New Roman" w:eastAsia="Times New Roman" w:cs="Times New Roman"/>
          <w:color w:val="000000" w:themeColor="text1" w:themeTint="FF" w:themeShade="FF"/>
          <w:sz w:val="24"/>
          <w:szCs w:val="24"/>
        </w:rPr>
        <w:t xml:space="preserve">is </w:t>
      </w:r>
      <w:r w:rsidRPr="65FE802B" w:rsidR="325624AD">
        <w:rPr>
          <w:rStyle w:val="xnormaltextrun"/>
          <w:rFonts w:ascii="Times New Roman" w:hAnsi="Times New Roman" w:eastAsia="Times New Roman" w:cs="Times New Roman"/>
          <w:color w:val="000000" w:themeColor="text1" w:themeTint="FF" w:themeShade="FF"/>
          <w:sz w:val="24"/>
          <w:szCs w:val="24"/>
        </w:rPr>
        <w:t>based on race and ethnicity</w:t>
      </w:r>
      <w:r w:rsidRPr="65FE802B" w:rsidR="33BBDCDC">
        <w:rPr>
          <w:rStyle w:val="xnormaltextrun"/>
          <w:rFonts w:ascii="Times New Roman" w:hAnsi="Times New Roman" w:eastAsia="Times New Roman" w:cs="Times New Roman"/>
          <w:color w:val="000000" w:themeColor="text1" w:themeTint="FF" w:themeShade="FF"/>
          <w:sz w:val="24"/>
          <w:szCs w:val="24"/>
        </w:rPr>
        <w:t xml:space="preserve"> combined. </w:t>
      </w:r>
      <w:r w:rsidRPr="65FE802B" w:rsidR="325624AD">
        <w:rPr>
          <w:rStyle w:val="xnormaltextrun"/>
          <w:rFonts w:ascii="Times New Roman" w:hAnsi="Times New Roman" w:eastAsia="Times New Roman" w:cs="Times New Roman"/>
          <w:color w:val="000000" w:themeColor="text1" w:themeTint="FF" w:themeShade="FF"/>
          <w:sz w:val="24"/>
          <w:szCs w:val="24"/>
        </w:rPr>
        <w:t xml:space="preserve">Additionally, another observation from Table </w:t>
      </w:r>
      <w:r w:rsidRPr="65FE802B" w:rsidR="0B425F1F">
        <w:rPr>
          <w:rStyle w:val="xnormaltextrun"/>
          <w:rFonts w:ascii="Times New Roman" w:hAnsi="Times New Roman" w:eastAsia="Times New Roman" w:cs="Times New Roman"/>
          <w:color w:val="000000" w:themeColor="text1" w:themeTint="FF" w:themeShade="FF"/>
          <w:sz w:val="24"/>
          <w:szCs w:val="24"/>
        </w:rPr>
        <w:t xml:space="preserve">1 </w:t>
      </w:r>
      <w:r w:rsidRPr="65FE802B" w:rsidR="325624AD">
        <w:rPr>
          <w:rStyle w:val="xnormaltextrun"/>
          <w:rFonts w:ascii="Times New Roman" w:hAnsi="Times New Roman" w:eastAsia="Times New Roman" w:cs="Times New Roman"/>
          <w:color w:val="000000" w:themeColor="text1" w:themeTint="FF" w:themeShade="FF"/>
          <w:sz w:val="24"/>
          <w:szCs w:val="24"/>
        </w:rPr>
        <w:t xml:space="preserve">reveals that several subcategories, despite </w:t>
      </w:r>
      <w:r w:rsidRPr="65FE802B" w:rsidR="325624AD">
        <w:rPr>
          <w:rStyle w:val="xnormaltextrun"/>
          <w:rFonts w:ascii="Times New Roman" w:hAnsi="Times New Roman" w:eastAsia="Times New Roman" w:cs="Times New Roman"/>
          <w:color w:val="000000" w:themeColor="text1" w:themeTint="FF" w:themeShade="FF"/>
          <w:sz w:val="24"/>
          <w:szCs w:val="24"/>
        </w:rPr>
        <w:t>possibly measuring</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the same aspects, are labeled differently by different states. </w:t>
      </w:r>
      <w:r w:rsidRPr="65FE802B" w:rsidR="08356B4E">
        <w:rPr>
          <w:rStyle w:val="xnormaltextrun"/>
          <w:rFonts w:ascii="Times New Roman" w:hAnsi="Times New Roman" w:eastAsia="Times New Roman" w:cs="Times New Roman"/>
          <w:color w:val="000000" w:themeColor="text1" w:themeTint="FF" w:themeShade="FF"/>
          <w:sz w:val="24"/>
          <w:szCs w:val="24"/>
        </w:rPr>
        <w:t>These differences</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w:t>
      </w:r>
      <w:r w:rsidRPr="65FE802B" w:rsidR="08356B4E">
        <w:rPr>
          <w:rStyle w:val="xnormaltextrun"/>
          <w:rFonts w:ascii="Times New Roman" w:hAnsi="Times New Roman" w:eastAsia="Times New Roman" w:cs="Times New Roman"/>
          <w:color w:val="000000" w:themeColor="text1" w:themeTint="FF" w:themeShade="FF"/>
          <w:sz w:val="24"/>
          <w:szCs w:val="24"/>
        </w:rPr>
        <w:t xml:space="preserve">exemplify </w:t>
      </w:r>
      <w:r w:rsidRPr="65FE802B" w:rsidR="325624AD">
        <w:rPr>
          <w:rStyle w:val="xnormaltextrun"/>
          <w:rFonts w:ascii="Times New Roman" w:hAnsi="Times New Roman" w:eastAsia="Times New Roman" w:cs="Times New Roman"/>
          <w:color w:val="000000" w:themeColor="text1" w:themeTint="FF" w:themeShade="FF"/>
          <w:sz w:val="24"/>
          <w:szCs w:val="24"/>
        </w:rPr>
        <w:t xml:space="preserve">the variation in terminology used by states when </w:t>
      </w:r>
      <w:r w:rsidRPr="65FE802B" w:rsidR="325624AD">
        <w:rPr>
          <w:rStyle w:val="xnormaltextrun"/>
          <w:rFonts w:ascii="Times New Roman" w:hAnsi="Times New Roman" w:eastAsia="Times New Roman" w:cs="Times New Roman"/>
          <w:color w:val="000000" w:themeColor="text1" w:themeTint="FF" w:themeShade="FF"/>
          <w:sz w:val="24"/>
          <w:szCs w:val="24"/>
        </w:rPr>
        <w:t>disseminating</w:t>
      </w:r>
      <w:r w:rsidRPr="65FE802B" w:rsidR="325624AD">
        <w:rPr>
          <w:rStyle w:val="xnormaltextrun"/>
          <w:rFonts w:ascii="Times New Roman" w:hAnsi="Times New Roman" w:eastAsia="Times New Roman" w:cs="Times New Roman"/>
          <w:color w:val="000000" w:themeColor="text1" w:themeTint="FF" w:themeShade="FF"/>
          <w:sz w:val="24"/>
          <w:szCs w:val="24"/>
        </w:rPr>
        <w:t xml:space="preserve"> comparable data</w:t>
      </w:r>
      <w:del w:author="Shipp, Stephanie S (sss5sc)" w:date="2023-12-29T09:05:27.702Z" w:id="857623025">
        <w:r w:rsidRPr="65FE802B" w:rsidDel="325624AD">
          <w:rPr>
            <w:rStyle w:val="xnormaltextrun"/>
            <w:rFonts w:ascii="Times New Roman" w:hAnsi="Times New Roman" w:eastAsia="Times New Roman" w:cs="Times New Roman"/>
            <w:color w:val="000000" w:themeColor="text1" w:themeTint="FF" w:themeShade="FF"/>
            <w:sz w:val="24"/>
            <w:szCs w:val="24"/>
          </w:rPr>
          <w:delText>, highlighting state-level variations in data presentation</w:delText>
        </w:r>
      </w:del>
      <w:r w:rsidRPr="65FE802B" w:rsidR="325624AD">
        <w:rPr>
          <w:rStyle w:val="xnormaltextrun"/>
          <w:rFonts w:ascii="Times New Roman" w:hAnsi="Times New Roman" w:eastAsia="Times New Roman" w:cs="Times New Roman"/>
          <w:color w:val="000000" w:themeColor="text1" w:themeTint="FF" w:themeShade="FF"/>
          <w:sz w:val="24"/>
          <w:szCs w:val="24"/>
        </w:rPr>
        <w:t xml:space="preserve">. </w:t>
      </w:r>
      <w:ins w:author="Shipp, Stephanie S (sss5sc)" w:date="2023-12-24T11:09:00Z" w:id="223514076">
        <w:r w:rsidRPr="65FE802B" w:rsidR="4AACD66B">
          <w:rPr>
            <w:rStyle w:val="xnormaltextrun"/>
            <w:rFonts w:ascii="Times New Roman" w:hAnsi="Times New Roman" w:eastAsia="Times New Roman" w:cs="Times New Roman"/>
            <w:color w:val="000000" w:themeColor="text1" w:themeTint="FF" w:themeShade="FF"/>
            <w:sz w:val="24"/>
            <w:szCs w:val="24"/>
          </w:rPr>
          <w:t>C</w:t>
        </w:r>
        <w:r w:rsidRPr="65FE802B" w:rsidR="4AACD66B">
          <w:rPr>
            <w:rStyle w:val="xnormaltextrun"/>
            <w:rFonts w:ascii="Times New Roman" w:hAnsi="Times New Roman" w:eastAsia="Times New Roman" w:cs="Times New Roman"/>
            <w:color w:val="000000" w:themeColor="text1" w:themeTint="FF" w:themeShade="FF"/>
            <w:sz w:val="24"/>
            <w:szCs w:val="24"/>
            <w:highlight w:val="yellow"/>
            <w:rPrChange w:author="Shipp, Stephanie S (sss5sc)" w:date="2023-12-29T09:05:34.045Z" w:id="586039422">
              <w:rPr>
                <w:rStyle w:val="xnormaltextrun"/>
                <w:rFonts w:ascii="Times New Roman" w:hAnsi="Times New Roman" w:eastAsia="Times New Roman" w:cs="Times New Roman"/>
                <w:color w:val="000000" w:themeColor="text1" w:themeTint="FF" w:themeShade="FF"/>
                <w:sz w:val="24"/>
                <w:szCs w:val="24"/>
              </w:rPr>
            </w:rPrChange>
          </w:rPr>
          <w:t>AN YOU GIVE AN EXAMPLE OR TWO?</w:t>
        </w:r>
      </w:ins>
      <w:ins w:author="Shipp, Stephanie S (sss5sc)" w:date="2023-12-29T09:24:59.948Z" w:id="87906797">
        <w:r w:rsidRPr="65FE802B" w:rsidR="17A317BF">
          <w:rPr>
            <w:rStyle w:val="xnormaltextrun"/>
            <w:rFonts w:ascii="Times New Roman" w:hAnsi="Times New Roman" w:eastAsia="Times New Roman" w:cs="Times New Roman"/>
            <w:color w:val="000000" w:themeColor="text1" w:themeTint="FF" w:themeShade="FF"/>
            <w:sz w:val="24"/>
            <w:szCs w:val="24"/>
            <w:highlight w:val="yellow"/>
          </w:rPr>
          <w:t xml:space="preserve"> </w:t>
        </w:r>
        <w:r w:rsidRPr="65FE802B" w:rsidR="17A317BF">
          <w:rPr>
            <w:rStyle w:val="xnormaltextrun"/>
            <w:rFonts w:ascii="Times New Roman" w:hAnsi="Times New Roman" w:eastAsia="Times New Roman" w:cs="Times New Roman"/>
            <w:color w:val="000000" w:themeColor="text1" w:themeTint="FF" w:themeShade="FF"/>
            <w:sz w:val="24"/>
            <w:szCs w:val="24"/>
            <w:highlight w:val="yellow"/>
          </w:rPr>
          <w:t>Noting</w:t>
        </w:r>
        <w:r w:rsidRPr="65FE802B" w:rsidR="17A317BF">
          <w:rPr>
            <w:rStyle w:val="xnormaltextrun"/>
            <w:rFonts w:ascii="Times New Roman" w:hAnsi="Times New Roman" w:eastAsia="Times New Roman" w:cs="Times New Roman"/>
            <w:color w:val="000000" w:themeColor="text1" w:themeTint="FF" w:themeShade="FF"/>
            <w:sz w:val="24"/>
            <w:szCs w:val="24"/>
            <w:highlight w:val="yellow"/>
          </w:rPr>
          <w:t xml:space="preserve"> sta</w:t>
        </w:r>
      </w:ins>
      <w:ins w:author="Shipp, Stephanie S (sss5sc)" w:date="2023-12-29T09:25:04.868Z" w:id="1887519867">
        <w:r w:rsidRPr="65FE802B" w:rsidR="17A317BF">
          <w:rPr>
            <w:rStyle w:val="xnormaltextrun"/>
            <w:rFonts w:ascii="Times New Roman" w:hAnsi="Times New Roman" w:eastAsia="Times New Roman" w:cs="Times New Roman"/>
            <w:color w:val="000000" w:themeColor="text1" w:themeTint="FF" w:themeShade="FF"/>
            <w:sz w:val="24"/>
            <w:szCs w:val="24"/>
            <w:highlight w:val="yellow"/>
          </w:rPr>
          <w:t>nds out from this list.</w:t>
        </w:r>
      </w:ins>
    </w:p>
    <w:p w:rsidR="005C1A80" w:rsidP="005C1A80" w:rsidRDefault="005C1A80" w14:paraId="7E53E240" w14:textId="77777777">
      <w:pPr>
        <w:widowControl w:val="0"/>
        <w:tabs>
          <w:tab w:val="num" w:pos="720"/>
        </w:tabs>
        <w:spacing w:after="0"/>
        <w:rPr>
          <w:rFonts w:ascii="Times New Roman" w:hAnsi="Times New Roman" w:eastAsia="Times New Roman" w:cs="Times New Roman"/>
          <w:color w:val="000000" w:themeColor="text1"/>
          <w:sz w:val="24"/>
          <w:szCs w:val="24"/>
        </w:rPr>
      </w:pPr>
    </w:p>
    <w:p w:rsidR="005C1A80" w:rsidP="65FE802B" w:rsidRDefault="005C1A80" w14:paraId="731BBA71" w14:textId="5FEC3933">
      <w:pPr>
        <w:spacing w:after="0"/>
        <w:jc w:val="center"/>
        <w:rPr>
          <w:rFonts w:ascii="Times New Roman" w:hAnsi="Times New Roman" w:eastAsia="Times New Roman" w:cs="Times New Roman"/>
          <w:b w:val="1"/>
          <w:bCs w:val="1"/>
          <w:color w:val="000000" w:themeColor="text1"/>
          <w:sz w:val="24"/>
          <w:szCs w:val="24"/>
          <w:rPrChange w:author="Shipp, Stephanie S (sss5sc)" w:date="2023-12-29T09:24:09.074Z" w:id="793413557">
            <w:rPr>
              <w:rFonts w:ascii="Times New Roman" w:hAnsi="Times New Roman" w:eastAsia="Times New Roman" w:cs="Times New Roman"/>
              <w:color w:val="000000" w:themeColor="text1" w:themeTint="FF" w:themeShade="FF"/>
              <w:sz w:val="24"/>
              <w:szCs w:val="24"/>
            </w:rPr>
          </w:rPrChange>
        </w:rPr>
      </w:pPr>
      <w:r w:rsidRPr="65FE802B" w:rsidR="325624AD">
        <w:rPr>
          <w:rFonts w:ascii="Times New Roman" w:hAnsi="Times New Roman" w:eastAsia="Times New Roman" w:cs="Times New Roman"/>
          <w:b w:val="1"/>
          <w:bCs w:val="1"/>
          <w:color w:val="000000" w:themeColor="text1" w:themeTint="FF" w:themeShade="FF"/>
          <w:sz w:val="24"/>
          <w:szCs w:val="24"/>
          <w:rPrChange w:author="Shipp, Stephanie S (sss5sc)" w:date="2023-12-29T09:24:09.069Z" w:id="1924907204">
            <w:rPr>
              <w:rFonts w:ascii="Times New Roman" w:hAnsi="Times New Roman" w:eastAsia="Times New Roman" w:cs="Times New Roman"/>
              <w:color w:val="000000" w:themeColor="text1" w:themeTint="FF" w:themeShade="FF"/>
              <w:sz w:val="24"/>
              <w:szCs w:val="24"/>
            </w:rPr>
          </w:rPrChange>
        </w:rPr>
        <w:t xml:space="preserve">Table </w:t>
      </w:r>
      <w:r w:rsidRPr="65FE802B" w:rsidR="0B425F1F">
        <w:rPr>
          <w:rFonts w:ascii="Times New Roman" w:hAnsi="Times New Roman" w:eastAsia="Times New Roman" w:cs="Times New Roman"/>
          <w:b w:val="1"/>
          <w:bCs w:val="1"/>
          <w:color w:val="000000" w:themeColor="text1" w:themeTint="FF" w:themeShade="FF"/>
          <w:sz w:val="24"/>
          <w:szCs w:val="24"/>
          <w:rPrChange w:author="Shipp, Stephanie S (sss5sc)" w:date="2023-12-29T09:24:09.069Z" w:id="592108448">
            <w:rPr>
              <w:rFonts w:ascii="Times New Roman" w:hAnsi="Times New Roman" w:eastAsia="Times New Roman" w:cs="Times New Roman"/>
              <w:color w:val="000000" w:themeColor="text1" w:themeTint="FF" w:themeShade="FF"/>
              <w:sz w:val="24"/>
              <w:szCs w:val="24"/>
            </w:rPr>
          </w:rPrChange>
        </w:rPr>
        <w:t>1</w:t>
      </w:r>
      <w:r w:rsidRPr="65FE802B" w:rsidR="0B425F1F">
        <w:rPr>
          <w:rFonts w:ascii="Times New Roman" w:hAnsi="Times New Roman" w:eastAsia="Times New Roman" w:cs="Times New Roman"/>
          <w:b w:val="1"/>
          <w:bCs w:val="1"/>
          <w:color w:val="000000" w:themeColor="text1" w:themeTint="FF" w:themeShade="FF"/>
          <w:sz w:val="24"/>
          <w:szCs w:val="24"/>
          <w:rPrChange w:author="Shipp, Stephanie S (sss5sc)" w:date="2023-12-29T09:24:09.074Z" w:id="1665511446">
            <w:rPr>
              <w:rFonts w:ascii="Times New Roman" w:hAnsi="Times New Roman" w:eastAsia="Times New Roman" w:cs="Times New Roman"/>
              <w:color w:val="000000" w:themeColor="text1" w:themeTint="FF" w:themeShade="FF"/>
              <w:sz w:val="24"/>
              <w:szCs w:val="24"/>
            </w:rPr>
          </w:rPrChange>
        </w:rPr>
        <w:t xml:space="preserve">: </w:t>
      </w:r>
      <w:r w:rsidRPr="65FE802B" w:rsidR="325624AD">
        <w:rPr>
          <w:rFonts w:ascii="Times New Roman" w:hAnsi="Times New Roman" w:eastAsia="Times New Roman" w:cs="Times New Roman"/>
          <w:b w:val="1"/>
          <w:bCs w:val="1"/>
          <w:color w:val="000000" w:themeColor="text1" w:themeTint="FF" w:themeShade="FF"/>
          <w:sz w:val="24"/>
          <w:szCs w:val="24"/>
          <w:rPrChange w:author="Shipp, Stephanie S (sss5sc)" w:date="2023-12-29T09:24:09.074Z" w:id="1934808293">
            <w:rPr>
              <w:rFonts w:ascii="Times New Roman" w:hAnsi="Times New Roman" w:eastAsia="Times New Roman" w:cs="Times New Roman"/>
              <w:color w:val="000000" w:themeColor="text1" w:themeTint="FF" w:themeShade="FF"/>
              <w:sz w:val="24"/>
              <w:szCs w:val="24"/>
            </w:rPr>
          </w:rPrChange>
        </w:rPr>
        <w:t xml:space="preserve">Broad data categories and subcategories </w:t>
      </w:r>
      <w:r w:rsidRPr="65FE802B" w:rsidR="325624AD">
        <w:rPr>
          <w:rFonts w:ascii="Times New Roman" w:hAnsi="Times New Roman" w:eastAsia="Times New Roman" w:cs="Times New Roman"/>
          <w:b w:val="1"/>
          <w:bCs w:val="1"/>
          <w:color w:val="000000" w:themeColor="text1" w:themeTint="FF" w:themeShade="FF"/>
          <w:sz w:val="24"/>
          <w:szCs w:val="24"/>
          <w:rPrChange w:author="Shipp, Stephanie S (sss5sc)" w:date="2023-12-29T09:24:09.074Z" w:id="964872111">
            <w:rPr>
              <w:rFonts w:ascii="Times New Roman" w:hAnsi="Times New Roman" w:eastAsia="Times New Roman" w:cs="Times New Roman"/>
              <w:color w:val="000000" w:themeColor="text1" w:themeTint="FF" w:themeShade="FF"/>
              <w:sz w:val="24"/>
              <w:szCs w:val="24"/>
            </w:rPr>
          </w:rPrChange>
        </w:rPr>
        <w:t>identified in the State Data Centers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850"/>
        <w:gridCol w:w="6510"/>
      </w:tblGrid>
      <w:tr w:rsidR="005C1A80" w:rsidTr="65FE802B" w14:paraId="650534F5" w14:textId="77777777">
        <w:trPr>
          <w:trHeight w:val="300"/>
        </w:trPr>
        <w:tc>
          <w:tcPr>
            <w:tcW w:w="2850" w:type="dxa"/>
            <w:tcMar>
              <w:left w:w="105" w:type="dxa"/>
              <w:right w:w="105" w:type="dxa"/>
            </w:tcMar>
          </w:tcPr>
          <w:p w:rsidR="005C1A80" w:rsidP="00C41BAE" w:rsidRDefault="005C1A80" w14:paraId="09CC715F"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Categories</w:t>
            </w:r>
          </w:p>
        </w:tc>
        <w:tc>
          <w:tcPr>
            <w:tcW w:w="6510" w:type="dxa"/>
            <w:tcMar>
              <w:left w:w="105" w:type="dxa"/>
              <w:right w:w="105" w:type="dxa"/>
            </w:tcMar>
          </w:tcPr>
          <w:p w:rsidR="005C1A80" w:rsidP="00C41BAE" w:rsidRDefault="005C1A80" w14:paraId="032607C8"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Subcategories</w:t>
            </w:r>
          </w:p>
        </w:tc>
      </w:tr>
      <w:tr w:rsidR="005C1A80" w:rsidTr="65FE802B" w14:paraId="0F2D41AF" w14:textId="77777777">
        <w:trPr>
          <w:trHeight w:val="300"/>
        </w:trPr>
        <w:tc>
          <w:tcPr>
            <w:tcW w:w="2850" w:type="dxa"/>
            <w:tcMar>
              <w:left w:w="105" w:type="dxa"/>
              <w:right w:w="105" w:type="dxa"/>
            </w:tcMar>
          </w:tcPr>
          <w:p w:rsidR="005C1A80" w:rsidP="00C41BAE" w:rsidRDefault="005C1A80" w14:paraId="13CD88C7"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Demographics</w:t>
            </w:r>
          </w:p>
        </w:tc>
        <w:tc>
          <w:tcPr>
            <w:tcW w:w="6510" w:type="dxa"/>
            <w:tcMar>
              <w:left w:w="105" w:type="dxa"/>
              <w:right w:w="105" w:type="dxa"/>
            </w:tcMar>
          </w:tcPr>
          <w:p w:rsidR="005C1A80" w:rsidP="00C41BAE" w:rsidRDefault="005C1A80" w14:paraId="4F0508BE" w14:textId="78394D96">
            <w:pPr>
              <w:spacing w:line="259" w:lineRule="auto"/>
              <w:jc w:val="center"/>
              <w:rPr>
                <w:rFonts w:ascii="Times New Roman" w:hAnsi="Times New Roman" w:eastAsia="Times New Roman" w:cs="Times New Roman"/>
                <w:color w:val="000000" w:themeColor="text1"/>
                <w:sz w:val="24"/>
                <w:szCs w:val="24"/>
              </w:rPr>
            </w:pPr>
            <w:commentRangeStart w:id="72"/>
            <w:commentRangeStart w:id="73"/>
            <w:r w:rsidRPr="5BAB7160">
              <w:rPr>
                <w:rFonts w:ascii="Times New Roman" w:hAnsi="Times New Roman" w:eastAsia="Times New Roman" w:cs="Times New Roman"/>
                <w:color w:val="000000" w:themeColor="text1"/>
                <w:sz w:val="24"/>
                <w:szCs w:val="24"/>
              </w:rPr>
              <w:t>Estimates, Projections</w:t>
            </w:r>
            <w:commentRangeEnd w:id="72"/>
            <w:r w:rsidR="00EF1D3C">
              <w:rPr>
                <w:rStyle w:val="CommentReference"/>
              </w:rPr>
              <w:commentReference w:id="72"/>
            </w:r>
            <w:commentRangeEnd w:id="73"/>
            <w:r w:rsidR="00B9731F">
              <w:rPr>
                <w:rStyle w:val="CommentReference"/>
              </w:rPr>
              <w:commentReference w:id="73"/>
            </w:r>
            <w:r w:rsidR="00CE06A1">
              <w:rPr>
                <w:rFonts w:ascii="Times New Roman" w:hAnsi="Times New Roman" w:eastAsia="Times New Roman" w:cs="Times New Roman"/>
                <w:color w:val="000000" w:themeColor="text1"/>
                <w:sz w:val="24"/>
                <w:szCs w:val="24"/>
              </w:rPr>
              <w:t xml:space="preserve"> – Total and by demographics such as age, gender, race</w:t>
            </w:r>
          </w:p>
        </w:tc>
      </w:tr>
      <w:tr w:rsidR="005C1A80" w:rsidTr="65FE802B" w14:paraId="04538C5F" w14:textId="77777777">
        <w:trPr>
          <w:trHeight w:val="300"/>
        </w:trPr>
        <w:tc>
          <w:tcPr>
            <w:tcW w:w="2850" w:type="dxa"/>
            <w:tcMar>
              <w:left w:w="105" w:type="dxa"/>
              <w:right w:w="105" w:type="dxa"/>
            </w:tcMar>
          </w:tcPr>
          <w:p w:rsidR="005C1A80" w:rsidP="00C41BAE" w:rsidRDefault="005C1A80" w14:paraId="563D9630"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Economy</w:t>
            </w:r>
          </w:p>
        </w:tc>
        <w:tc>
          <w:tcPr>
            <w:tcW w:w="6510" w:type="dxa"/>
            <w:tcMar>
              <w:left w:w="105" w:type="dxa"/>
              <w:right w:w="105" w:type="dxa"/>
            </w:tcMar>
          </w:tcPr>
          <w:p w:rsidR="005C1A80" w:rsidP="00C41BAE" w:rsidRDefault="005C1A80" w14:paraId="13B79172"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Economy, Employment, Income, Job, Labor force, Tax, Wage</w:t>
            </w:r>
          </w:p>
        </w:tc>
      </w:tr>
      <w:tr w:rsidR="005C1A80" w:rsidTr="65FE802B" w14:paraId="5842A5E2" w14:textId="77777777">
        <w:trPr>
          <w:trHeight w:val="300"/>
        </w:trPr>
        <w:tc>
          <w:tcPr>
            <w:tcW w:w="2850" w:type="dxa"/>
            <w:tcMar>
              <w:left w:w="105" w:type="dxa"/>
              <w:right w:w="105" w:type="dxa"/>
            </w:tcMar>
          </w:tcPr>
          <w:p w:rsidR="005C1A80" w:rsidP="00C41BAE" w:rsidRDefault="005C1A80" w14:paraId="143CD6B5"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Housing</w:t>
            </w:r>
          </w:p>
        </w:tc>
        <w:tc>
          <w:tcPr>
            <w:tcW w:w="6510" w:type="dxa"/>
            <w:tcMar>
              <w:left w:w="105" w:type="dxa"/>
              <w:right w:w="105" w:type="dxa"/>
            </w:tcMar>
          </w:tcPr>
          <w:p w:rsidR="005C1A80" w:rsidP="00C41BAE" w:rsidRDefault="005C1A80" w14:paraId="7D058816" w14:textId="77777777">
            <w:pPr>
              <w:spacing w:line="259" w:lineRule="auto"/>
              <w:jc w:val="center"/>
              <w:rPr>
                <w:rFonts w:ascii="Times New Roman" w:hAnsi="Times New Roman" w:eastAsia="Times New Roman" w:cs="Times New Roman"/>
                <w:color w:val="000000" w:themeColor="text1"/>
                <w:sz w:val="24"/>
                <w:szCs w:val="24"/>
              </w:rPr>
            </w:pPr>
            <w:r w:rsidRPr="691B0DF8">
              <w:rPr>
                <w:rFonts w:ascii="Times New Roman" w:hAnsi="Times New Roman" w:eastAsia="Times New Roman" w:cs="Times New Roman"/>
                <w:color w:val="000000" w:themeColor="text1"/>
                <w:sz w:val="24"/>
                <w:szCs w:val="24"/>
              </w:rPr>
              <w:t xml:space="preserve">Residential Mobility, Projections, Permits, Occupancy, Housing Units, Housing Prices/Rents, Housing Characteristics, Household Size, Household Type, Household Income, Foreclosures, </w:t>
            </w:r>
            <w:del w:author="Shipp, Stephanie S (sss5sc)" w:date="2023-12-24T11:08:00Z" w:id="74">
              <w:r w:rsidRPr="691B0DF8" w:rsidDel="005C1A80">
                <w:rPr>
                  <w:rFonts w:ascii="Times New Roman" w:hAnsi="Times New Roman" w:eastAsia="Times New Roman" w:cs="Times New Roman"/>
                  <w:color w:val="000000" w:themeColor="text1"/>
                  <w:sz w:val="24"/>
                  <w:szCs w:val="24"/>
                </w:rPr>
                <w:delText>Estimates</w:delText>
              </w:r>
            </w:del>
          </w:p>
        </w:tc>
      </w:tr>
      <w:tr w:rsidR="005C1A80" w:rsidTr="65FE802B" w14:paraId="1387F9DA" w14:textId="77777777">
        <w:trPr>
          <w:trHeight w:val="300"/>
        </w:trPr>
        <w:tc>
          <w:tcPr>
            <w:tcW w:w="2850" w:type="dxa"/>
            <w:tcMar>
              <w:left w:w="105" w:type="dxa"/>
              <w:right w:w="105" w:type="dxa"/>
            </w:tcMar>
          </w:tcPr>
          <w:p w:rsidR="005C1A80" w:rsidP="00C41BAE" w:rsidRDefault="005C1A80" w14:paraId="0FE2AC8A"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Health</w:t>
            </w:r>
          </w:p>
        </w:tc>
        <w:tc>
          <w:tcPr>
            <w:tcW w:w="6510" w:type="dxa"/>
            <w:tcMar>
              <w:left w:w="105" w:type="dxa"/>
              <w:right w:w="105" w:type="dxa"/>
            </w:tcMar>
          </w:tcPr>
          <w:p w:rsidR="005C1A80" w:rsidP="00C41BAE" w:rsidRDefault="005C1A80" w14:paraId="0601F105" w14:textId="77777777">
            <w:pPr>
              <w:spacing w:line="259" w:lineRule="auto"/>
              <w:jc w:val="center"/>
              <w:rPr>
                <w:rFonts w:ascii="Times New Roman" w:hAnsi="Times New Roman" w:eastAsia="Times New Roman" w:cs="Times New Roman"/>
                <w:color w:val="000000" w:themeColor="text1"/>
                <w:sz w:val="24"/>
                <w:szCs w:val="24"/>
              </w:rPr>
            </w:pPr>
            <w:r w:rsidRPr="65FE802B" w:rsidR="325624AD">
              <w:rPr>
                <w:rFonts w:ascii="Times New Roman" w:hAnsi="Times New Roman" w:eastAsia="Times New Roman" w:cs="Times New Roman"/>
                <w:color w:val="000000" w:themeColor="text1" w:themeTint="FF" w:themeShade="FF"/>
                <w:sz w:val="24"/>
                <w:szCs w:val="24"/>
              </w:rPr>
              <w:t xml:space="preserve"> </w:t>
            </w:r>
            <w:r w:rsidRPr="65FE802B" w:rsidR="325624AD">
              <w:rPr>
                <w:rFonts w:ascii="Times New Roman" w:hAnsi="Times New Roman" w:eastAsia="Times New Roman" w:cs="Times New Roman"/>
                <w:color w:val="000000" w:themeColor="text1" w:themeTint="FF" w:themeShade="FF"/>
                <w:sz w:val="24"/>
                <w:szCs w:val="24"/>
              </w:rPr>
              <w:t>SNAP</w:t>
            </w:r>
            <w:r w:rsidRPr="65FE802B" w:rsidR="325624AD">
              <w:rPr>
                <w:rFonts w:ascii="Times New Roman" w:hAnsi="Times New Roman" w:eastAsia="Times New Roman" w:cs="Times New Roman"/>
                <w:color w:val="000000" w:themeColor="text1" w:themeTint="FF" w:themeShade="FF"/>
                <w:sz w:val="24"/>
                <w:szCs w:val="24"/>
              </w:rPr>
              <w:t>, Physicians, Mental Health, Medicaid, Insurance, Incidence Rates, Health Estimates, Health Counts, Health Characteristics, Healthcare, Disability, Births and Deaths</w:t>
            </w:r>
          </w:p>
        </w:tc>
      </w:tr>
      <w:tr w:rsidR="005C1A80" w:rsidTr="65FE802B" w14:paraId="1E3DE3A1" w14:textId="77777777">
        <w:trPr>
          <w:trHeight w:val="300"/>
        </w:trPr>
        <w:tc>
          <w:tcPr>
            <w:tcW w:w="2850" w:type="dxa"/>
            <w:tcMar>
              <w:left w:w="105" w:type="dxa"/>
              <w:right w:w="105" w:type="dxa"/>
            </w:tcMar>
          </w:tcPr>
          <w:p w:rsidR="005C1A80" w:rsidP="00C41BAE" w:rsidRDefault="005C1A80" w14:paraId="6288DA0A"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Education</w:t>
            </w:r>
          </w:p>
        </w:tc>
        <w:tc>
          <w:tcPr>
            <w:tcW w:w="6510" w:type="dxa"/>
            <w:tcMar>
              <w:left w:w="105" w:type="dxa"/>
              <w:right w:w="105" w:type="dxa"/>
            </w:tcMar>
          </w:tcPr>
          <w:p w:rsidR="005C1A80" w:rsidP="00C41BAE" w:rsidRDefault="005C1A80" w14:paraId="3721942A" w14:textId="045B551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Student Poverty, Student Performance, School Enrollment, School District, School Attendance, Public School, </w:t>
            </w:r>
            <w:r w:rsidRPr="5BAB7160" w:rsidR="00375038">
              <w:rPr>
                <w:rFonts w:ascii="Times New Roman" w:hAnsi="Times New Roman" w:eastAsia="Times New Roman" w:cs="Times New Roman"/>
                <w:color w:val="000000" w:themeColor="text1"/>
                <w:sz w:val="24"/>
                <w:szCs w:val="24"/>
              </w:rPr>
              <w:t>Post-Secondary</w:t>
            </w:r>
            <w:r w:rsidRPr="5BAB7160">
              <w:rPr>
                <w:rFonts w:ascii="Times New Roman" w:hAnsi="Times New Roman" w:eastAsia="Times New Roman" w:cs="Times New Roman"/>
                <w:color w:val="000000" w:themeColor="text1"/>
                <w:sz w:val="24"/>
                <w:szCs w:val="24"/>
              </w:rPr>
              <w:t>, Graduation Rates, Educational Attainment, Education Services, Education Estimates, Education Counts, Education Characteristics, Adult Education</w:t>
            </w:r>
          </w:p>
        </w:tc>
      </w:tr>
      <w:tr w:rsidR="008420C5" w:rsidTr="65FE802B" w14:paraId="68AB6040" w14:textId="77777777">
        <w:trPr>
          <w:trHeight w:val="300"/>
        </w:trPr>
        <w:tc>
          <w:tcPr>
            <w:tcW w:w="2850" w:type="dxa"/>
            <w:tcMar>
              <w:left w:w="105" w:type="dxa"/>
              <w:right w:w="105" w:type="dxa"/>
            </w:tcMar>
          </w:tcPr>
          <w:p w:rsidRPr="5BAB7160" w:rsidR="008420C5" w:rsidP="00C41BAE" w:rsidRDefault="008420C5" w14:paraId="2AECA851" w14:textId="44595F03">
            <w:pPr>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Diversity</w:t>
            </w:r>
          </w:p>
        </w:tc>
        <w:tc>
          <w:tcPr>
            <w:tcW w:w="6510" w:type="dxa"/>
            <w:tcMar>
              <w:left w:w="105" w:type="dxa"/>
              <w:right w:w="105" w:type="dxa"/>
            </w:tcMar>
          </w:tcPr>
          <w:p w:rsidRPr="5BAB7160" w:rsidR="008420C5" w:rsidP="00C41BAE" w:rsidRDefault="00EF1D3C" w14:paraId="5401EB44" w14:textId="5B36DAF0">
            <w:pPr>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Race</w:t>
            </w:r>
            <w:r w:rsidR="00F209D3">
              <w:rPr>
                <w:rFonts w:ascii="Times New Roman" w:hAnsi="Times New Roman" w:eastAsia="Times New Roman" w:cs="Times New Roman"/>
                <w:color w:val="000000" w:themeColor="text1"/>
                <w:sz w:val="24"/>
                <w:szCs w:val="24"/>
              </w:rPr>
              <w:t xml:space="preserve"> and</w:t>
            </w:r>
            <w:r>
              <w:rPr>
                <w:rFonts w:ascii="Times New Roman" w:hAnsi="Times New Roman" w:eastAsia="Times New Roman" w:cs="Times New Roman"/>
                <w:color w:val="000000" w:themeColor="text1"/>
                <w:sz w:val="24"/>
                <w:szCs w:val="24"/>
              </w:rPr>
              <w:t xml:space="preserve"> Ethnicity</w:t>
            </w:r>
            <w:r w:rsidR="00F209D3">
              <w:rPr>
                <w:rFonts w:ascii="Times New Roman" w:hAnsi="Times New Roman" w:eastAsia="Times New Roman" w:cs="Times New Roman"/>
                <w:color w:val="000000" w:themeColor="text1"/>
                <w:sz w:val="24"/>
                <w:szCs w:val="24"/>
              </w:rPr>
              <w:t xml:space="preserve"> combined</w:t>
            </w:r>
          </w:p>
        </w:tc>
      </w:tr>
    </w:tbl>
    <w:p w:rsidR="005C1A80" w:rsidP="005C1A80" w:rsidRDefault="005C1A80" w14:paraId="47525F32" w14:textId="77777777">
      <w:pPr>
        <w:rPr>
          <w:rFonts w:ascii="Calibri" w:hAnsi="Calibri" w:eastAsia="Calibri" w:cs="Calibri"/>
          <w:color w:val="000000" w:themeColor="text1"/>
        </w:rPr>
      </w:pPr>
    </w:p>
    <w:p w:rsidR="005C1A80" w:rsidP="005C1A80" w:rsidRDefault="005C1A80" w14:paraId="3E1AD47C" w14:textId="3B666EE9">
      <w:pPr>
        <w:widowControl w:val="0"/>
        <w:tabs>
          <w:tab w:val="num" w:pos="720"/>
        </w:tabs>
        <w:spacing w:after="0"/>
        <w:rPr>
          <w:rFonts w:ascii="Times New Roman" w:hAnsi="Times New Roman" w:eastAsia="Times New Roman" w:cs="Times New Roman"/>
          <w:color w:val="000000" w:themeColor="text1"/>
          <w:sz w:val="24"/>
          <w:szCs w:val="24"/>
        </w:rPr>
      </w:pPr>
      <w:r w:rsidRPr="691B0DF8">
        <w:rPr>
          <w:rFonts w:ascii="Times New Roman" w:hAnsi="Times New Roman" w:eastAsia="Times New Roman" w:cs="Times New Roman"/>
          <w:color w:val="000000" w:themeColor="text1"/>
          <w:sz w:val="24"/>
          <w:szCs w:val="24"/>
        </w:rPr>
        <w:t>For the states</w:t>
      </w:r>
      <w:r w:rsidRPr="691B0DF8" w:rsidR="00CE06A1">
        <w:rPr>
          <w:rFonts w:ascii="Times New Roman" w:hAnsi="Times New Roman" w:eastAsia="Times New Roman" w:cs="Times New Roman"/>
          <w:color w:val="000000" w:themeColor="text1"/>
          <w:sz w:val="24"/>
          <w:szCs w:val="24"/>
        </w:rPr>
        <w:t xml:space="preserve"> that present</w:t>
      </w:r>
      <w:r w:rsidRPr="691B0DF8">
        <w:rPr>
          <w:rFonts w:ascii="Times New Roman" w:hAnsi="Times New Roman" w:eastAsia="Times New Roman" w:cs="Times New Roman"/>
          <w:color w:val="000000" w:themeColor="text1"/>
          <w:sz w:val="24"/>
          <w:szCs w:val="24"/>
        </w:rPr>
        <w:t xml:space="preserve"> data on diversity, the total number of </w:t>
      </w:r>
      <w:commentRangeStart w:id="76"/>
      <w:commentRangeStart w:id="77"/>
      <w:r w:rsidRPr="691B0DF8">
        <w:rPr>
          <w:rFonts w:ascii="Times New Roman" w:hAnsi="Times New Roman" w:eastAsia="Times New Roman" w:cs="Times New Roman"/>
          <w:color w:val="000000" w:themeColor="text1"/>
          <w:sz w:val="24"/>
          <w:szCs w:val="24"/>
        </w:rPr>
        <w:t xml:space="preserve">race and ethnicity categories </w:t>
      </w:r>
      <w:commentRangeEnd w:id="76"/>
      <w:r>
        <w:rPr>
          <w:rStyle w:val="CommentReference"/>
        </w:rPr>
        <w:commentReference w:id="76"/>
      </w:r>
      <w:commentRangeEnd w:id="77"/>
      <w:r>
        <w:rPr>
          <w:rStyle w:val="CommentReference"/>
        </w:rPr>
        <w:commentReference w:id="77"/>
      </w:r>
      <w:r w:rsidRPr="691B0DF8">
        <w:rPr>
          <w:rFonts w:ascii="Times New Roman" w:hAnsi="Times New Roman" w:eastAsia="Times New Roman" w:cs="Times New Roman"/>
          <w:color w:val="000000" w:themeColor="text1"/>
          <w:sz w:val="24"/>
          <w:szCs w:val="24"/>
        </w:rPr>
        <w:t xml:space="preserve">usually aligned closely with the Office of Management and Budget (OMB) standards. However, </w:t>
      </w:r>
      <w:del w:author="Shipp, Stephanie S (sss5sc)" w:date="2023-12-24T11:09:00Z" w:id="78">
        <w:r w:rsidRPr="691B0DF8" w:rsidDel="00034A8E">
          <w:rPr>
            <w:rFonts w:ascii="Times New Roman" w:hAnsi="Times New Roman" w:eastAsia="Times New Roman" w:cs="Times New Roman"/>
            <w:color w:val="000000" w:themeColor="text1"/>
            <w:sz w:val="24"/>
            <w:szCs w:val="24"/>
          </w:rPr>
          <w:delText>specific</w:delText>
        </w:r>
      </w:del>
      <w:ins w:author="Shipp, Stephanie S (sss5sc)" w:date="2023-12-24T11:09:00Z" w:id="79">
        <w:r w:rsidRPr="691B0DF8" w:rsidR="32BF4964">
          <w:rPr>
            <w:rFonts w:ascii="Times New Roman" w:hAnsi="Times New Roman" w:eastAsia="Times New Roman" w:cs="Times New Roman"/>
            <w:color w:val="000000" w:themeColor="text1"/>
            <w:sz w:val="24"/>
            <w:szCs w:val="24"/>
          </w:rPr>
          <w:t>some</w:t>
        </w:r>
      </w:ins>
      <w:r w:rsidRPr="691B0DF8">
        <w:rPr>
          <w:rFonts w:ascii="Times New Roman" w:hAnsi="Times New Roman" w:eastAsia="Times New Roman" w:cs="Times New Roman"/>
          <w:color w:val="000000" w:themeColor="text1"/>
          <w:sz w:val="24"/>
          <w:szCs w:val="24"/>
        </w:rPr>
        <w:t xml:space="preserve"> states, such as Alabama, offered limited data, classifying populations broadly into white and non-white. In contrast, some states</w:t>
      </w:r>
      <w:r w:rsidRPr="691B0DF8" w:rsidR="00034A8E">
        <w:rPr>
          <w:rFonts w:ascii="Times New Roman" w:hAnsi="Times New Roman" w:eastAsia="Times New Roman" w:cs="Times New Roman"/>
          <w:color w:val="000000" w:themeColor="text1"/>
          <w:sz w:val="24"/>
          <w:szCs w:val="24"/>
        </w:rPr>
        <w:t xml:space="preserve">, such as California, Iowa, and </w:t>
      </w:r>
      <w:r w:rsidRPr="691B0DF8">
        <w:rPr>
          <w:rFonts w:ascii="Times New Roman" w:hAnsi="Times New Roman" w:eastAsia="Times New Roman" w:cs="Times New Roman"/>
          <w:color w:val="000000" w:themeColor="text1"/>
          <w:sz w:val="24"/>
          <w:szCs w:val="24"/>
        </w:rPr>
        <w:t>Kansas, provided detailed information, including the enumeration of Native American tribes, resulting in an extensive listing.</w:t>
      </w:r>
    </w:p>
    <w:p w:rsidR="005C1A80" w:rsidP="005C1A80" w:rsidRDefault="005C1A80" w14:paraId="2656724A" w14:textId="77777777">
      <w:pPr>
        <w:widowControl w:val="0"/>
        <w:tabs>
          <w:tab w:val="num" w:pos="720"/>
        </w:tabs>
        <w:spacing w:after="0"/>
        <w:rPr>
          <w:rFonts w:ascii="Times New Roman" w:hAnsi="Times New Roman" w:eastAsia="Times New Roman" w:cs="Times New Roman"/>
          <w:color w:val="000000" w:themeColor="text1"/>
          <w:sz w:val="24"/>
          <w:szCs w:val="24"/>
        </w:rPr>
      </w:pPr>
    </w:p>
    <w:p w:rsidR="000B1DEC" w:rsidP="65FE802B" w:rsidRDefault="0054464C" w14:paraId="62550CA2" w14:textId="5C794575">
      <w:pPr>
        <w:widowControl w:val="0"/>
        <w:tabs>
          <w:tab w:val="num" w:pos="720"/>
        </w:tabs>
        <w:spacing w:after="0"/>
        <w:rPr>
          <w:del w:author="Shipp, Stephanie S (sss5sc)" w:date="2023-12-29T09:13:24.078Z" w:id="1866773505"/>
          <w:rFonts w:ascii="Times New Roman" w:hAnsi="Times New Roman" w:eastAsia="Times New Roman" w:cs="Times New Roman"/>
          <w:color w:val="000000" w:themeColor="text1"/>
          <w:sz w:val="24"/>
          <w:szCs w:val="24"/>
          <w:highlight w:val="yellow"/>
        </w:rPr>
      </w:pPr>
      <w:del w:author="Shipp, Stephanie S (sss5sc)" w:date="2023-12-29T09:13:24.079Z" w:id="1706259733">
        <w:r w:rsidRPr="65FE802B" w:rsidDel="1829475D">
          <w:rPr>
            <w:rFonts w:ascii="Times New Roman" w:hAnsi="Times New Roman" w:eastAsia="Times New Roman" w:cs="Times New Roman"/>
            <w:color w:val="000000" w:themeColor="text1" w:themeTint="FF" w:themeShade="FF"/>
            <w:sz w:val="24"/>
            <w:szCs w:val="24"/>
            <w:highlight w:val="yellow"/>
          </w:rPr>
          <w:delText>This section needs a discussion of the findings in the 6 categories</w:delText>
        </w:r>
        <w:r w:rsidRPr="65FE802B" w:rsidDel="1829475D">
          <w:rPr>
            <w:rFonts w:ascii="Times New Roman" w:hAnsi="Times New Roman" w:eastAsia="Times New Roman" w:cs="Times New Roman"/>
            <w:color w:val="000000" w:themeColor="text1" w:themeTint="FF" w:themeShade="FF"/>
            <w:sz w:val="24"/>
            <w:szCs w:val="24"/>
          </w:rPr>
          <w:delText>.</w:delText>
        </w:r>
        <w:r w:rsidRPr="65FE802B" w:rsidDel="3BF10583">
          <w:rPr>
            <w:rFonts w:ascii="Times New Roman" w:hAnsi="Times New Roman" w:eastAsia="Times New Roman" w:cs="Times New Roman"/>
            <w:color w:val="000000" w:themeColor="text1" w:themeTint="FF" w:themeShade="FF"/>
            <w:sz w:val="24"/>
            <w:szCs w:val="24"/>
          </w:rPr>
          <w:delText xml:space="preserve"> </w:delText>
        </w:r>
        <w:r w:rsidRPr="65FE802B" w:rsidDel="183F4FC4">
          <w:rPr>
            <w:rFonts w:ascii="Times New Roman" w:hAnsi="Times New Roman" w:eastAsia="Times New Roman" w:cs="Times New Roman"/>
            <w:color w:val="000000" w:themeColor="text1" w:themeTint="FF" w:themeShade="FF"/>
            <w:sz w:val="24"/>
            <w:szCs w:val="24"/>
          </w:rPr>
          <w:delText>DOES THE SECTION BELOW SUFFICE?</w:delText>
        </w:r>
        <w:r w:rsidRPr="65FE802B" w:rsidDel="60C3EA0B">
          <w:rPr>
            <w:rFonts w:ascii="Times New Roman" w:hAnsi="Times New Roman" w:eastAsia="Times New Roman" w:cs="Times New Roman"/>
            <w:color w:val="000000" w:themeColor="text1" w:themeTint="FF" w:themeShade="FF"/>
            <w:sz w:val="24"/>
            <w:szCs w:val="24"/>
          </w:rPr>
          <w:delText xml:space="preserve"> </w:delText>
        </w:r>
        <w:r w:rsidRPr="65FE802B" w:rsidDel="60C3EA0B">
          <w:rPr>
            <w:rFonts w:ascii="Times New Roman" w:hAnsi="Times New Roman" w:eastAsia="Times New Roman" w:cs="Times New Roman"/>
            <w:color w:val="000000" w:themeColor="text1" w:themeTint="FF" w:themeShade="FF"/>
            <w:sz w:val="24"/>
            <w:szCs w:val="24"/>
            <w:highlight w:val="yellow"/>
          </w:rPr>
          <w:delText>AS A SUMMARY PARAGRAPH YES, BUT NOT ENOUGH TO HELP THE READER.</w:delText>
        </w:r>
        <w:r w:rsidRPr="65FE802B" w:rsidDel="60C3EA0B">
          <w:rPr>
            <w:rFonts w:ascii="Times New Roman" w:hAnsi="Times New Roman" w:eastAsia="Times New Roman" w:cs="Times New Roman"/>
            <w:color w:val="000000" w:themeColor="text1" w:themeTint="FF" w:themeShade="FF"/>
            <w:sz w:val="24"/>
            <w:szCs w:val="24"/>
          </w:rPr>
          <w:delText xml:space="preserve"> I </w:delText>
        </w:r>
        <w:r w:rsidRPr="65FE802B" w:rsidDel="60C3EA0B">
          <w:rPr>
            <w:rFonts w:ascii="Times New Roman" w:hAnsi="Times New Roman" w:eastAsia="Times New Roman" w:cs="Times New Roman"/>
            <w:color w:val="000000" w:themeColor="text1" w:themeTint="FF" w:themeShade="FF"/>
            <w:sz w:val="24"/>
            <w:szCs w:val="24"/>
            <w:highlight w:val="yellow"/>
          </w:rPr>
          <w:delText>SUGGEST YOU WALK THROUGH THE FOUR STA</w:delText>
        </w:r>
        <w:r w:rsidRPr="65FE802B" w:rsidDel="2E4238DD">
          <w:rPr>
            <w:rFonts w:ascii="Times New Roman" w:hAnsi="Times New Roman" w:eastAsia="Times New Roman" w:cs="Times New Roman"/>
            <w:color w:val="000000" w:themeColor="text1" w:themeTint="FF" w:themeShade="FF"/>
            <w:sz w:val="24"/>
            <w:szCs w:val="24"/>
            <w:highlight w:val="yellow"/>
          </w:rPr>
          <w:delText>TES YOU HIGHLIGHT AS THE ONES FOR THE CENSUS BUREAU TO FOCUS ON.</w:delText>
        </w:r>
        <w:r w:rsidRPr="65FE802B" w:rsidDel="2E4238DD">
          <w:rPr>
            <w:rFonts w:ascii="Times New Roman" w:hAnsi="Times New Roman" w:eastAsia="Times New Roman" w:cs="Times New Roman"/>
            <w:color w:val="000000" w:themeColor="text1" w:themeTint="FF" w:themeShade="FF"/>
            <w:sz w:val="24"/>
            <w:szCs w:val="24"/>
          </w:rPr>
          <w:delText xml:space="preserve"> </w:delText>
        </w:r>
      </w:del>
    </w:p>
    <w:p w:rsidR="000B1DEC" w:rsidP="65FE802B" w:rsidRDefault="000B1DEC" w14:paraId="70030192" w14:textId="49F230B7">
      <w:pPr>
        <w:pStyle w:val="Normal"/>
        <w:widowControl w:val="0"/>
        <w:suppressLineNumbers w:val="0"/>
        <w:tabs>
          <w:tab w:val="num" w:leader="none" w:pos="720"/>
        </w:tabs>
        <w:bidi w:val="0"/>
        <w:spacing w:before="0" w:beforeAutospacing="off" w:after="0" w:afterAutospacing="off" w:line="259" w:lineRule="auto"/>
        <w:ind w:left="0" w:right="0"/>
        <w:jc w:val="left"/>
        <w:rPr>
          <w:rFonts w:ascii="Times New Roman" w:hAnsi="Times New Roman" w:eastAsia="Times New Roman" w:cs="Times New Roman"/>
          <w:color w:val="000000" w:themeColor="text1" w:themeTint="FF" w:themeShade="FF"/>
          <w:sz w:val="24"/>
          <w:szCs w:val="24"/>
        </w:rPr>
      </w:pPr>
      <w:del w:author="Shipp, Stephanie S (sss5sc)" w:date="2023-12-29T09:13:35.084Z" w:id="616014769">
        <w:r w:rsidRPr="65FE802B" w:rsidDel="183F4FC4">
          <w:rPr>
            <w:rFonts w:ascii="Times New Roman" w:hAnsi="Times New Roman" w:eastAsia="Times New Roman" w:cs="Times New Roman"/>
            <w:color w:val="000000" w:themeColor="text1" w:themeTint="FF" w:themeShade="FF"/>
            <w:sz w:val="24"/>
            <w:szCs w:val="24"/>
          </w:rPr>
          <w:delText xml:space="preserve">Our </w:delText>
        </w:r>
      </w:del>
      <w:ins w:author="Shipp, Stephanie S (sss5sc)" w:date="2023-12-29T09:13:35.864Z" w:id="1005796772">
        <w:r w:rsidRPr="65FE802B" w:rsidR="667CACFF">
          <w:rPr>
            <w:rFonts w:ascii="Times New Roman" w:hAnsi="Times New Roman" w:eastAsia="Times New Roman" w:cs="Times New Roman"/>
            <w:color w:val="000000" w:themeColor="text1" w:themeTint="FF" w:themeShade="FF"/>
            <w:sz w:val="24"/>
            <w:szCs w:val="24"/>
          </w:rPr>
          <w:t xml:space="preserve">The </w:t>
        </w:r>
      </w:ins>
      <w:r w:rsidRPr="65FE802B" w:rsidR="183F4FC4">
        <w:rPr>
          <w:rFonts w:ascii="Times New Roman" w:hAnsi="Times New Roman" w:eastAsia="Times New Roman" w:cs="Times New Roman"/>
          <w:color w:val="000000" w:themeColor="text1" w:themeTint="FF" w:themeShade="FF"/>
          <w:sz w:val="24"/>
          <w:szCs w:val="24"/>
        </w:rPr>
        <w:t xml:space="preserve">exploration of the SDC data landscape highlights the </w:t>
      </w:r>
      <w:ins w:author="Shipp, Stephanie S (sss5sc)" w:date="2023-12-24T11:12:00Z" w:id="1224030420">
        <w:r w:rsidRPr="65FE802B" w:rsidR="1BDB3B72">
          <w:rPr>
            <w:rFonts w:ascii="Times New Roman" w:hAnsi="Times New Roman" w:eastAsia="Times New Roman" w:cs="Times New Roman"/>
            <w:color w:val="000000" w:themeColor="text1" w:themeTint="FF" w:themeShade="FF"/>
            <w:sz w:val="24"/>
            <w:szCs w:val="24"/>
          </w:rPr>
          <w:t>variety</w:t>
        </w:r>
      </w:ins>
      <w:del w:author="Shipp, Stephanie S (sss5sc)" w:date="2023-12-24T11:12:00Z" w:id="1302687667">
        <w:r w:rsidRPr="65FE802B" w:rsidDel="183F4FC4">
          <w:rPr>
            <w:rFonts w:ascii="Times New Roman" w:hAnsi="Times New Roman" w:eastAsia="Times New Roman" w:cs="Times New Roman"/>
            <w:color w:val="000000" w:themeColor="text1" w:themeTint="FF" w:themeShade="FF"/>
            <w:sz w:val="24"/>
            <w:szCs w:val="24"/>
          </w:rPr>
          <w:delText>richness</w:delText>
        </w:r>
      </w:del>
      <w:r w:rsidRPr="65FE802B" w:rsidR="183F4FC4">
        <w:rPr>
          <w:rFonts w:ascii="Times New Roman" w:hAnsi="Times New Roman" w:eastAsia="Times New Roman" w:cs="Times New Roman"/>
          <w:color w:val="000000" w:themeColor="text1" w:themeTint="FF" w:themeShade="FF"/>
          <w:sz w:val="24"/>
          <w:szCs w:val="24"/>
        </w:rPr>
        <w:t xml:space="preserve"> of information provided by SDCs, </w:t>
      </w:r>
      <w:del w:author="Shipp, Stephanie S (sss5sc)" w:date="2023-12-24T11:13:00Z" w:id="1186523848">
        <w:r w:rsidRPr="65FE802B" w:rsidDel="183F4FC4">
          <w:rPr>
            <w:rFonts w:ascii="Times New Roman" w:hAnsi="Times New Roman" w:eastAsia="Times New Roman" w:cs="Times New Roman"/>
            <w:color w:val="000000" w:themeColor="text1" w:themeTint="FF" w:themeShade="FF"/>
            <w:sz w:val="24"/>
            <w:szCs w:val="24"/>
          </w:rPr>
          <w:delText>highligh</w:delText>
        </w:r>
      </w:del>
      <w:ins w:author="Shipp, Stephanie S (sss5sc)" w:date="2023-12-24T11:13:00Z" w:id="309585808">
        <w:r w:rsidRPr="65FE802B" w:rsidR="48CF2A8E">
          <w:rPr>
            <w:rFonts w:ascii="Times New Roman" w:hAnsi="Times New Roman" w:eastAsia="Times New Roman" w:cs="Times New Roman"/>
            <w:color w:val="000000" w:themeColor="text1" w:themeTint="FF" w:themeShade="FF"/>
            <w:sz w:val="24"/>
            <w:szCs w:val="24"/>
          </w:rPr>
          <w:t>presen</w:t>
        </w:r>
      </w:ins>
      <w:r w:rsidRPr="65FE802B" w:rsidR="725B0168">
        <w:rPr>
          <w:rFonts w:ascii="Times New Roman" w:hAnsi="Times New Roman" w:eastAsia="Times New Roman" w:cs="Times New Roman"/>
          <w:color w:val="000000" w:themeColor="text1" w:themeTint="FF" w:themeShade="FF"/>
          <w:sz w:val="24"/>
          <w:szCs w:val="24"/>
        </w:rPr>
        <w:t>ting</w:t>
      </w:r>
      <w:r w:rsidRPr="65FE802B" w:rsidR="183F4FC4">
        <w:rPr>
          <w:rFonts w:ascii="Times New Roman" w:hAnsi="Times New Roman" w:eastAsia="Times New Roman" w:cs="Times New Roman"/>
          <w:color w:val="000000" w:themeColor="text1" w:themeTint="FF" w:themeShade="FF"/>
          <w:sz w:val="24"/>
          <w:szCs w:val="24"/>
        </w:rPr>
        <w:t xml:space="preserve"> the </w:t>
      </w:r>
      <w:del w:author="Shipp, Stephanie S (sss5sc)" w:date="2023-12-24T11:12:00Z" w:id="1291135700">
        <w:r w:rsidRPr="65FE802B" w:rsidDel="183F4FC4">
          <w:rPr>
            <w:rFonts w:ascii="Times New Roman" w:hAnsi="Times New Roman" w:eastAsia="Times New Roman" w:cs="Times New Roman"/>
            <w:color w:val="000000" w:themeColor="text1" w:themeTint="FF" w:themeShade="FF"/>
            <w:sz w:val="24"/>
            <w:szCs w:val="24"/>
          </w:rPr>
          <w:delText>intricate</w:delText>
        </w:r>
      </w:del>
      <w:r w:rsidRPr="65FE802B" w:rsidR="183F4FC4">
        <w:rPr>
          <w:rFonts w:ascii="Times New Roman" w:hAnsi="Times New Roman" w:eastAsia="Times New Roman" w:cs="Times New Roman"/>
          <w:color w:val="000000" w:themeColor="text1" w:themeTint="FF" w:themeShade="FF"/>
          <w:sz w:val="24"/>
          <w:szCs w:val="24"/>
        </w:rPr>
        <w:t xml:space="preserve"> details of state-level demographics, economic landscapes, housing dynamics, health indicators, educational trends, and diversity metrics. The variations in data presentation underscore the uniqueness of each state's approach, highlighting the importance of understanding local </w:t>
      </w:r>
      <w:r w:rsidRPr="65FE802B" w:rsidR="281BA912">
        <w:rPr>
          <w:rFonts w:ascii="Times New Roman" w:hAnsi="Times New Roman" w:eastAsia="Times New Roman" w:cs="Times New Roman"/>
          <w:color w:val="000000" w:themeColor="text1" w:themeTint="FF" w:themeShade="FF"/>
          <w:sz w:val="24"/>
          <w:szCs w:val="24"/>
        </w:rPr>
        <w:t xml:space="preserve">areas </w:t>
      </w:r>
      <w:r w:rsidRPr="65FE802B" w:rsidR="183F4FC4">
        <w:rPr>
          <w:rFonts w:ascii="Times New Roman" w:hAnsi="Times New Roman" w:eastAsia="Times New Roman" w:cs="Times New Roman"/>
          <w:color w:val="000000" w:themeColor="text1" w:themeTint="FF" w:themeShade="FF"/>
          <w:sz w:val="24"/>
          <w:szCs w:val="24"/>
        </w:rPr>
        <w:t>for informed decision-making and policy formulation.</w:t>
      </w:r>
      <w:ins w:author="Shipp, Stephanie S (sss5sc)" w:date="2023-12-29T09:13:43.655Z" w:id="1151399955">
        <w:r w:rsidRPr="65FE802B" w:rsidR="7AB66B2E">
          <w:rPr>
            <w:rFonts w:ascii="Times New Roman" w:hAnsi="Times New Roman" w:eastAsia="Times New Roman" w:cs="Times New Roman"/>
            <w:color w:val="000000" w:themeColor="text1" w:themeTint="FF" w:themeShade="FF"/>
            <w:sz w:val="24"/>
            <w:szCs w:val="24"/>
          </w:rPr>
          <w:t xml:space="preserve"> </w:t>
        </w:r>
      </w:ins>
    </w:p>
    <w:p w:rsidR="65FE802B" w:rsidP="65FE802B" w:rsidRDefault="65FE802B" w14:paraId="45C563C2" w14:textId="6C17F6B0">
      <w:pPr>
        <w:pStyle w:val="Normal"/>
        <w:widowControl w:val="0"/>
        <w:tabs>
          <w:tab w:val="num" w:leader="none" w:pos="720"/>
        </w:tabs>
        <w:spacing w:after="0"/>
        <w:rPr>
          <w:rFonts w:ascii="Times New Roman" w:hAnsi="Times New Roman" w:eastAsia="Times New Roman" w:cs="Times New Roman"/>
          <w:color w:val="000000" w:themeColor="text1" w:themeTint="FF" w:themeShade="FF"/>
          <w:sz w:val="24"/>
          <w:szCs w:val="24"/>
        </w:rPr>
      </w:pPr>
    </w:p>
    <w:p w:rsidR="1B209488" w:rsidP="65FE802B" w:rsidRDefault="1B209488" w14:paraId="65E987FC" w14:textId="3DDD84C7">
      <w:pPr>
        <w:pStyle w:val="Normal"/>
        <w:widowControl w:val="0"/>
        <w:tabs>
          <w:tab w:val="num" w:leader="none" w:pos="720"/>
        </w:tabs>
        <w:spacing w:after="0"/>
        <w:rPr>
          <w:del w:author="Shipp, Stephanie S (sss5sc)" w:date="2023-12-29T09:13:00.455Z" w:id="1562263211"/>
          <w:rFonts w:ascii="Times New Roman" w:hAnsi="Times New Roman" w:eastAsia="Times New Roman" w:cs="Times New Roman"/>
          <w:color w:val="000000" w:themeColor="text1" w:themeTint="FF" w:themeShade="FF"/>
          <w:sz w:val="24"/>
          <w:szCs w:val="24"/>
        </w:rPr>
      </w:pPr>
      <w:del w:author="Shipp, Stephanie S (sss5sc)" w:date="2023-12-29T09:13:00.462Z" w:id="231349623">
        <w:r w:rsidRPr="65FE802B" w:rsidDel="1B209488">
          <w:rPr>
            <w:rFonts w:ascii="Times New Roman" w:hAnsi="Times New Roman" w:eastAsia="Times New Roman" w:cs="Times New Roman"/>
            <w:color w:val="000000" w:themeColor="text1" w:themeTint="FF" w:themeShade="FF"/>
            <w:sz w:val="24"/>
            <w:szCs w:val="24"/>
          </w:rPr>
          <w:delText>Colorado</w:delText>
        </w:r>
      </w:del>
    </w:p>
    <w:p w:rsidR="65FE802B" w:rsidP="65FE802B" w:rsidRDefault="65FE802B" w14:paraId="2ADE73BE" w14:textId="43F6EC0C">
      <w:pPr>
        <w:pStyle w:val="Normal"/>
        <w:widowControl w:val="0"/>
        <w:tabs>
          <w:tab w:val="num" w:leader="none" w:pos="720"/>
        </w:tabs>
        <w:spacing w:after="0"/>
        <w:rPr>
          <w:del w:author="Shipp, Stephanie S (sss5sc)" w:date="2023-12-29T09:13:00.455Z" w:id="510929863"/>
          <w:rFonts w:ascii="Times New Roman" w:hAnsi="Times New Roman" w:eastAsia="Times New Roman" w:cs="Times New Roman"/>
          <w:color w:val="000000" w:themeColor="text1" w:themeTint="FF" w:themeShade="FF"/>
          <w:sz w:val="24"/>
          <w:szCs w:val="24"/>
        </w:rPr>
      </w:pPr>
    </w:p>
    <w:p w:rsidR="65FE802B" w:rsidP="65FE802B" w:rsidRDefault="65FE802B" w14:paraId="691EC01E" w14:textId="05D1AF19">
      <w:pPr>
        <w:pStyle w:val="Normal"/>
        <w:widowControl w:val="0"/>
        <w:tabs>
          <w:tab w:val="num" w:leader="none" w:pos="720"/>
        </w:tabs>
        <w:spacing w:after="0"/>
        <w:rPr>
          <w:del w:author="Shipp, Stephanie S (sss5sc)" w:date="2023-12-29T09:13:00.455Z" w:id="756271037"/>
          <w:rFonts w:ascii="Times New Roman" w:hAnsi="Times New Roman" w:eastAsia="Times New Roman" w:cs="Times New Roman"/>
          <w:color w:val="000000" w:themeColor="text1" w:themeTint="FF" w:themeShade="FF"/>
          <w:sz w:val="24"/>
          <w:szCs w:val="24"/>
        </w:rPr>
      </w:pPr>
    </w:p>
    <w:p w:rsidR="1B209488" w:rsidP="65FE802B" w:rsidRDefault="1B209488" w14:paraId="35301396" w14:textId="6FCE7ABC">
      <w:pPr>
        <w:pStyle w:val="Normal"/>
        <w:widowControl w:val="0"/>
        <w:tabs>
          <w:tab w:val="num" w:leader="none" w:pos="720"/>
        </w:tabs>
        <w:spacing w:after="0"/>
        <w:rPr>
          <w:del w:author="Shipp, Stephanie S (sss5sc)" w:date="2023-12-29T09:13:00.455Z" w:id="1729743562"/>
          <w:rFonts w:ascii="Times New Roman" w:hAnsi="Times New Roman" w:eastAsia="Times New Roman" w:cs="Times New Roman"/>
          <w:color w:val="000000" w:themeColor="text1" w:themeTint="FF" w:themeShade="FF"/>
          <w:sz w:val="24"/>
          <w:szCs w:val="24"/>
        </w:rPr>
      </w:pPr>
      <w:del w:author="Shipp, Stephanie S (sss5sc)" w:date="2023-12-29T09:13:00.455Z" w:id="2059672081">
        <w:r w:rsidRPr="65FE802B" w:rsidDel="1B209488">
          <w:rPr>
            <w:rFonts w:ascii="Times New Roman" w:hAnsi="Times New Roman" w:eastAsia="Times New Roman" w:cs="Times New Roman"/>
            <w:color w:val="000000" w:themeColor="text1" w:themeTint="FF" w:themeShade="FF"/>
            <w:sz w:val="24"/>
            <w:szCs w:val="24"/>
          </w:rPr>
          <w:delText>Kansas</w:delText>
        </w:r>
      </w:del>
    </w:p>
    <w:p w:rsidR="65FE802B" w:rsidP="65FE802B" w:rsidRDefault="65FE802B" w14:paraId="55C35EFF" w14:textId="59088872">
      <w:pPr>
        <w:pStyle w:val="Normal"/>
        <w:widowControl w:val="0"/>
        <w:tabs>
          <w:tab w:val="num" w:leader="none" w:pos="720"/>
        </w:tabs>
        <w:spacing w:after="0"/>
        <w:rPr>
          <w:del w:author="Shipp, Stephanie S (sss5sc)" w:date="2023-12-29T09:13:00.455Z" w:id="1172365121"/>
          <w:rFonts w:ascii="Times New Roman" w:hAnsi="Times New Roman" w:eastAsia="Times New Roman" w:cs="Times New Roman"/>
          <w:color w:val="000000" w:themeColor="text1" w:themeTint="FF" w:themeShade="FF"/>
          <w:sz w:val="24"/>
          <w:szCs w:val="24"/>
        </w:rPr>
      </w:pPr>
    </w:p>
    <w:p w:rsidR="65FE802B" w:rsidP="65FE802B" w:rsidRDefault="65FE802B" w14:paraId="5970CC81" w14:textId="216E60A8">
      <w:pPr>
        <w:pStyle w:val="Normal"/>
        <w:widowControl w:val="0"/>
        <w:tabs>
          <w:tab w:val="num" w:leader="none" w:pos="720"/>
        </w:tabs>
        <w:spacing w:after="0"/>
        <w:rPr>
          <w:del w:author="Shipp, Stephanie S (sss5sc)" w:date="2023-12-29T09:13:00.455Z" w:id="631419420"/>
          <w:rFonts w:ascii="Times New Roman" w:hAnsi="Times New Roman" w:eastAsia="Times New Roman" w:cs="Times New Roman"/>
          <w:color w:val="000000" w:themeColor="text1" w:themeTint="FF" w:themeShade="FF"/>
          <w:sz w:val="24"/>
          <w:szCs w:val="24"/>
        </w:rPr>
      </w:pPr>
    </w:p>
    <w:p w:rsidR="1B209488" w:rsidP="65FE802B" w:rsidRDefault="1B209488" w14:paraId="0D601E40" w14:textId="6D6E89C6">
      <w:pPr>
        <w:pStyle w:val="Normal"/>
        <w:widowControl w:val="0"/>
        <w:tabs>
          <w:tab w:val="num" w:leader="none" w:pos="720"/>
        </w:tabs>
        <w:spacing w:after="0"/>
        <w:rPr>
          <w:del w:author="Shipp, Stephanie S (sss5sc)" w:date="2023-12-29T09:13:00.436Z" w:id="816059958"/>
          <w:rFonts w:ascii="Times New Roman" w:hAnsi="Times New Roman" w:eastAsia="Times New Roman" w:cs="Times New Roman"/>
          <w:color w:val="000000" w:themeColor="text1" w:themeTint="FF" w:themeShade="FF"/>
          <w:sz w:val="24"/>
          <w:szCs w:val="24"/>
        </w:rPr>
      </w:pPr>
      <w:del w:author="Shipp, Stephanie S (sss5sc)" w:date="2023-12-29T09:13:00.455Z" w:id="1705875653">
        <w:r w:rsidRPr="65FE802B" w:rsidDel="1B209488">
          <w:rPr>
            <w:rFonts w:ascii="Times New Roman" w:hAnsi="Times New Roman" w:eastAsia="Times New Roman" w:cs="Times New Roman"/>
            <w:color w:val="000000" w:themeColor="text1" w:themeTint="FF" w:themeShade="FF"/>
            <w:sz w:val="24"/>
            <w:szCs w:val="24"/>
          </w:rPr>
          <w:delText>New Mexico</w:delText>
        </w:r>
      </w:del>
    </w:p>
    <w:p w:rsidR="65FE802B" w:rsidP="65FE802B" w:rsidRDefault="65FE802B" w14:paraId="24DFA163" w14:textId="7B9C8BFC">
      <w:pPr>
        <w:pStyle w:val="Normal"/>
        <w:widowControl w:val="0"/>
        <w:tabs>
          <w:tab w:val="num" w:leader="none" w:pos="720"/>
        </w:tabs>
        <w:spacing w:after="0"/>
        <w:rPr>
          <w:rFonts w:ascii="Times New Roman" w:hAnsi="Times New Roman" w:eastAsia="Times New Roman" w:cs="Times New Roman"/>
          <w:color w:val="000000" w:themeColor="text1" w:themeTint="FF" w:themeShade="FF"/>
          <w:sz w:val="24"/>
          <w:szCs w:val="24"/>
        </w:rPr>
      </w:pPr>
    </w:p>
    <w:p w:rsidR="65FE802B" w:rsidP="65FE802B" w:rsidRDefault="65FE802B" w14:paraId="41A328B6" w14:textId="63DBCA62">
      <w:pPr>
        <w:pStyle w:val="Normal"/>
        <w:widowControl w:val="0"/>
        <w:tabs>
          <w:tab w:val="num" w:leader="none" w:pos="720"/>
        </w:tabs>
        <w:spacing w:after="0"/>
        <w:rPr>
          <w:rFonts w:ascii="Times New Roman" w:hAnsi="Times New Roman" w:eastAsia="Times New Roman" w:cs="Times New Roman"/>
          <w:color w:val="000000" w:themeColor="text1" w:themeTint="FF" w:themeShade="FF"/>
          <w:sz w:val="24"/>
          <w:szCs w:val="24"/>
        </w:rPr>
      </w:pPr>
    </w:p>
    <w:p w:rsidR="65FE802B" w:rsidP="65FE802B" w:rsidRDefault="65FE802B" w14:paraId="40FDDEAE" w14:textId="448FA393">
      <w:pPr>
        <w:pStyle w:val="Normal"/>
        <w:widowControl w:val="0"/>
        <w:tabs>
          <w:tab w:val="num" w:leader="none" w:pos="720"/>
        </w:tabs>
        <w:spacing w:after="0"/>
        <w:rPr>
          <w:rFonts w:ascii="Times New Roman" w:hAnsi="Times New Roman" w:eastAsia="Times New Roman" w:cs="Times New Roman"/>
          <w:color w:val="000000" w:themeColor="text1" w:themeTint="FF" w:themeShade="FF"/>
          <w:sz w:val="24"/>
          <w:szCs w:val="24"/>
        </w:rPr>
      </w:pPr>
    </w:p>
    <w:p w:rsidR="65FE802B" w:rsidP="65FE802B" w:rsidRDefault="65FE802B" w14:paraId="695023C2" w14:textId="590A608E">
      <w:pPr>
        <w:pStyle w:val="Normal"/>
        <w:widowControl w:val="0"/>
        <w:tabs>
          <w:tab w:val="num" w:leader="none" w:pos="720"/>
        </w:tabs>
        <w:spacing w:after="0"/>
        <w:rPr>
          <w:rFonts w:ascii="Times New Roman" w:hAnsi="Times New Roman" w:eastAsia="Times New Roman" w:cs="Times New Roman"/>
          <w:color w:val="000000" w:themeColor="text1" w:themeTint="FF" w:themeShade="FF"/>
          <w:sz w:val="24"/>
          <w:szCs w:val="24"/>
        </w:rPr>
      </w:pPr>
    </w:p>
    <w:p w:rsidR="0054464C" w:rsidP="005C1A80" w:rsidRDefault="0054464C" w14:paraId="7F6A2D4B" w14:textId="77777777">
      <w:pPr>
        <w:widowControl w:val="0"/>
        <w:tabs>
          <w:tab w:val="num" w:pos="720"/>
        </w:tabs>
        <w:spacing w:after="0"/>
        <w:rPr>
          <w:rFonts w:ascii="Times New Roman" w:hAnsi="Times New Roman" w:eastAsia="Times New Roman" w:cs="Times New Roman"/>
          <w:color w:val="000000" w:themeColor="text1"/>
          <w:sz w:val="24"/>
          <w:szCs w:val="24"/>
        </w:rPr>
      </w:pPr>
    </w:p>
    <w:p w:rsidR="00601467" w:rsidP="005C1A80" w:rsidRDefault="00601467" w14:paraId="787A1FBF" w14:textId="36B5A7AF">
      <w:pPr>
        <w:widowControl w:val="0"/>
        <w:tabs>
          <w:tab w:val="num" w:pos="720"/>
        </w:tabs>
        <w:spacing w:after="0"/>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2.</w:t>
      </w:r>
      <w:r w:rsidR="00855A93">
        <w:rPr>
          <w:rFonts w:ascii="Times New Roman" w:hAnsi="Times New Roman" w:eastAsia="Times New Roman" w:cs="Times New Roman"/>
          <w:color w:val="000000" w:themeColor="text1"/>
          <w:sz w:val="24"/>
          <w:szCs w:val="24"/>
        </w:rPr>
        <w:t>2</w:t>
      </w:r>
      <w:r>
        <w:rPr>
          <w:rFonts w:ascii="Times New Roman" w:hAnsi="Times New Roman" w:eastAsia="Times New Roman" w:cs="Times New Roman"/>
          <w:color w:val="000000" w:themeColor="text1"/>
          <w:sz w:val="24"/>
          <w:szCs w:val="24"/>
        </w:rPr>
        <w:t>.</w:t>
      </w:r>
      <w:r w:rsidR="00455BF6">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Data Sources and Level of Geographies</w:t>
      </w:r>
    </w:p>
    <w:p w:rsidR="00601467" w:rsidP="005C1A80" w:rsidRDefault="00601467" w14:paraId="0F3D62E1" w14:textId="77777777">
      <w:pPr>
        <w:widowControl w:val="0"/>
        <w:tabs>
          <w:tab w:val="num" w:pos="720"/>
        </w:tabs>
        <w:spacing w:after="0"/>
        <w:rPr>
          <w:rFonts w:ascii="Times New Roman" w:hAnsi="Times New Roman" w:eastAsia="Times New Roman" w:cs="Times New Roman"/>
          <w:color w:val="000000" w:themeColor="text1"/>
          <w:sz w:val="24"/>
          <w:szCs w:val="24"/>
        </w:rPr>
      </w:pPr>
    </w:p>
    <w:p w:rsidR="005C1A80" w:rsidP="691B0DF8" w:rsidRDefault="00EF1D3C" w14:paraId="5A555069" w14:textId="4EC620B5">
      <w:pPr>
        <w:widowControl w:val="0"/>
        <w:tabs>
          <w:tab w:val="num" w:pos="720"/>
        </w:tabs>
        <w:spacing w:after="0"/>
        <w:rPr>
          <w:rFonts w:ascii="Times New Roman" w:hAnsi="Times New Roman" w:eastAsia="Times New Roman" w:cs="Times New Roman"/>
          <w:color w:val="000000" w:themeColor="text1"/>
          <w:sz w:val="24"/>
          <w:szCs w:val="24"/>
        </w:rPr>
      </w:pPr>
      <w:r w:rsidRPr="691B0DF8">
        <w:rPr>
          <w:rFonts w:ascii="Times New Roman" w:hAnsi="Times New Roman" w:eastAsia="Times New Roman" w:cs="Times New Roman"/>
          <w:color w:val="000000" w:themeColor="text1"/>
          <w:sz w:val="24"/>
          <w:szCs w:val="24"/>
        </w:rPr>
        <w:t>T</w:t>
      </w:r>
      <w:r w:rsidRPr="691B0DF8" w:rsidR="005C1A80">
        <w:rPr>
          <w:rFonts w:ascii="Times New Roman" w:hAnsi="Times New Roman" w:eastAsia="Times New Roman" w:cs="Times New Roman"/>
          <w:color w:val="000000" w:themeColor="text1"/>
          <w:sz w:val="24"/>
          <w:szCs w:val="24"/>
        </w:rPr>
        <w:t xml:space="preserve">he primary source of </w:t>
      </w:r>
      <w:r w:rsidRPr="691B0DF8">
        <w:rPr>
          <w:rFonts w:ascii="Times New Roman" w:hAnsi="Times New Roman" w:eastAsia="Times New Roman" w:cs="Times New Roman"/>
          <w:color w:val="000000" w:themeColor="text1"/>
          <w:sz w:val="24"/>
          <w:szCs w:val="24"/>
        </w:rPr>
        <w:t xml:space="preserve">SDC </w:t>
      </w:r>
      <w:r w:rsidRPr="691B0DF8" w:rsidR="005C1A80">
        <w:rPr>
          <w:rFonts w:ascii="Times New Roman" w:hAnsi="Times New Roman" w:eastAsia="Times New Roman" w:cs="Times New Roman"/>
          <w:color w:val="000000" w:themeColor="text1"/>
          <w:sz w:val="24"/>
          <w:szCs w:val="24"/>
        </w:rPr>
        <w:t xml:space="preserve">information is the U.S. Census Bureau, </w:t>
      </w:r>
      <w:r w:rsidRPr="691B0DF8" w:rsidR="00034A8E">
        <w:rPr>
          <w:rFonts w:ascii="Times New Roman" w:hAnsi="Times New Roman" w:eastAsia="Times New Roman" w:cs="Times New Roman"/>
          <w:color w:val="000000" w:themeColor="text1"/>
          <w:sz w:val="24"/>
          <w:szCs w:val="24"/>
        </w:rPr>
        <w:t>which has</w:t>
      </w:r>
      <w:r w:rsidRPr="691B0DF8" w:rsidR="005C1A80">
        <w:rPr>
          <w:rFonts w:ascii="Times New Roman" w:hAnsi="Times New Roman" w:eastAsia="Times New Roman" w:cs="Times New Roman"/>
          <w:color w:val="000000" w:themeColor="text1"/>
          <w:sz w:val="24"/>
          <w:szCs w:val="24"/>
        </w:rPr>
        <w:t xml:space="preserve"> commonly referenced statistical products and surveys such as the American Community Survey (ACS) and </w:t>
      </w:r>
      <w:r w:rsidRPr="691B0DF8" w:rsidR="007B021C">
        <w:rPr>
          <w:rFonts w:ascii="Times New Roman" w:hAnsi="Times New Roman" w:eastAsia="Times New Roman" w:cs="Times New Roman"/>
          <w:color w:val="000000" w:themeColor="text1"/>
          <w:sz w:val="24"/>
          <w:szCs w:val="24"/>
        </w:rPr>
        <w:t xml:space="preserve">the </w:t>
      </w:r>
      <w:r w:rsidRPr="691B0DF8" w:rsidR="005C1A80">
        <w:rPr>
          <w:rFonts w:ascii="Times New Roman" w:hAnsi="Times New Roman" w:eastAsia="Times New Roman" w:cs="Times New Roman"/>
          <w:color w:val="000000" w:themeColor="text1"/>
          <w:sz w:val="24"/>
          <w:szCs w:val="24"/>
        </w:rPr>
        <w:t xml:space="preserve">Decennial Census. </w:t>
      </w:r>
      <w:ins w:author="Shipp, Stephanie S (sss5sc)" w:date="2023-12-24T11:17:00Z" w:id="85">
        <w:r w:rsidRPr="691B0DF8" w:rsidR="2C693296">
          <w:rPr>
            <w:rFonts w:ascii="Times New Roman" w:hAnsi="Times New Roman" w:eastAsia="Times New Roman" w:cs="Times New Roman"/>
            <w:color w:val="000000" w:themeColor="text1"/>
            <w:sz w:val="24"/>
            <w:szCs w:val="24"/>
          </w:rPr>
          <w:t>Many SDCs also have d</w:t>
        </w:r>
      </w:ins>
      <w:ins w:author="Shipp, Stephanie S (sss5sc)" w:date="2023-12-24T11:16:00Z" w:id="86">
        <w:r w:rsidRPr="691B0DF8" w:rsidR="26029C32">
          <w:rPr>
            <w:rFonts w:ascii="Times New Roman" w:hAnsi="Times New Roman" w:eastAsia="Times New Roman" w:cs="Times New Roman"/>
            <w:color w:val="000000" w:themeColor="text1"/>
            <w:sz w:val="24"/>
            <w:szCs w:val="24"/>
          </w:rPr>
          <w:t>ata fro</w:t>
        </w:r>
        <w:r w:rsidRPr="691B0DF8" w:rsidR="2C73AB35">
          <w:rPr>
            <w:rFonts w:ascii="Times New Roman" w:hAnsi="Times New Roman" w:eastAsia="Times New Roman" w:cs="Times New Roman"/>
            <w:color w:val="000000" w:themeColor="text1"/>
            <w:sz w:val="24"/>
            <w:szCs w:val="24"/>
          </w:rPr>
          <w:t>m</w:t>
        </w:r>
        <w:r w:rsidRPr="691B0DF8" w:rsidR="26029C32">
          <w:rPr>
            <w:rFonts w:ascii="Times New Roman" w:hAnsi="Times New Roman" w:eastAsia="Times New Roman" w:cs="Times New Roman"/>
            <w:color w:val="000000" w:themeColor="text1"/>
            <w:sz w:val="24"/>
            <w:szCs w:val="24"/>
          </w:rPr>
          <w:t xml:space="preserve"> other </w:t>
        </w:r>
      </w:ins>
      <w:del w:author="Shipp, Stephanie S (sss5sc)" w:date="2023-12-24T11:16:00Z" w:id="87">
        <w:r w:rsidRPr="691B0DF8" w:rsidDel="007B021C">
          <w:rPr>
            <w:rFonts w:ascii="Times New Roman" w:hAnsi="Times New Roman" w:eastAsia="Times New Roman" w:cs="Times New Roman"/>
            <w:color w:val="000000" w:themeColor="text1"/>
            <w:sz w:val="24"/>
            <w:szCs w:val="24"/>
          </w:rPr>
          <w:delText>F</w:delText>
        </w:r>
      </w:del>
      <w:ins w:author="Shipp, Stephanie S (sss5sc)" w:date="2023-12-24T11:16:00Z" w:id="88">
        <w:r w:rsidRPr="691B0DF8" w:rsidR="25AE2D02">
          <w:rPr>
            <w:rFonts w:ascii="Times New Roman" w:hAnsi="Times New Roman" w:eastAsia="Times New Roman" w:cs="Times New Roman"/>
            <w:color w:val="000000" w:themeColor="text1"/>
            <w:sz w:val="24"/>
            <w:szCs w:val="24"/>
          </w:rPr>
          <w:t>f</w:t>
        </w:r>
      </w:ins>
      <w:r w:rsidRPr="691B0DF8" w:rsidR="007B021C">
        <w:rPr>
          <w:rFonts w:ascii="Times New Roman" w:hAnsi="Times New Roman" w:eastAsia="Times New Roman" w:cs="Times New Roman"/>
          <w:color w:val="000000" w:themeColor="text1"/>
          <w:sz w:val="24"/>
          <w:szCs w:val="24"/>
        </w:rPr>
        <w:t>ederal</w:t>
      </w:r>
      <w:r w:rsidRPr="691B0DF8" w:rsidR="005C1A80">
        <w:rPr>
          <w:rFonts w:ascii="Times New Roman" w:hAnsi="Times New Roman" w:eastAsia="Times New Roman" w:cs="Times New Roman"/>
          <w:color w:val="000000" w:themeColor="text1"/>
          <w:sz w:val="24"/>
          <w:szCs w:val="24"/>
        </w:rPr>
        <w:t xml:space="preserve"> agencies such as the Bureau of Economic Analysis, the Bureau of Labor Statistics, the U.S. Department of Housing and Urban Development, the U.S. Department of Labor, </w:t>
      </w:r>
      <w:r w:rsidRPr="691B0DF8" w:rsidR="00034A8E">
        <w:rPr>
          <w:rFonts w:ascii="Times New Roman" w:hAnsi="Times New Roman" w:eastAsia="Times New Roman" w:cs="Times New Roman"/>
          <w:color w:val="000000" w:themeColor="text1"/>
          <w:sz w:val="24"/>
          <w:szCs w:val="24"/>
        </w:rPr>
        <w:t xml:space="preserve">the </w:t>
      </w:r>
      <w:r w:rsidRPr="691B0DF8" w:rsidR="005C1A80">
        <w:rPr>
          <w:rFonts w:ascii="Times New Roman" w:hAnsi="Times New Roman" w:eastAsia="Times New Roman" w:cs="Times New Roman"/>
          <w:color w:val="000000" w:themeColor="text1"/>
          <w:sz w:val="24"/>
          <w:szCs w:val="24"/>
        </w:rPr>
        <w:t xml:space="preserve">Centers for Disease Control and Prevention, and </w:t>
      </w:r>
      <w:r w:rsidRPr="691B0DF8" w:rsidR="007B021C">
        <w:rPr>
          <w:rFonts w:ascii="Times New Roman" w:hAnsi="Times New Roman" w:eastAsia="Times New Roman" w:cs="Times New Roman"/>
          <w:color w:val="000000" w:themeColor="text1"/>
          <w:sz w:val="24"/>
          <w:szCs w:val="24"/>
        </w:rPr>
        <w:t xml:space="preserve">the </w:t>
      </w:r>
      <w:r w:rsidRPr="691B0DF8" w:rsidR="005C1A80">
        <w:rPr>
          <w:rFonts w:ascii="Times New Roman" w:hAnsi="Times New Roman" w:eastAsia="Times New Roman" w:cs="Times New Roman"/>
          <w:color w:val="000000" w:themeColor="text1"/>
          <w:sz w:val="24"/>
          <w:szCs w:val="24"/>
        </w:rPr>
        <w:t>National Center for Health Statistics</w:t>
      </w:r>
      <w:del w:author="Shipp, Stephanie S (sss5sc)" w:date="2023-12-24T11:18:00Z" w:id="89">
        <w:r w:rsidRPr="691B0DF8" w:rsidDel="005C1A80">
          <w:rPr>
            <w:rFonts w:ascii="Times New Roman" w:hAnsi="Times New Roman" w:eastAsia="Times New Roman" w:cs="Times New Roman"/>
            <w:color w:val="000000" w:themeColor="text1"/>
            <w:sz w:val="24"/>
            <w:szCs w:val="24"/>
          </w:rPr>
          <w:delText xml:space="preserve"> </w:delText>
        </w:r>
      </w:del>
      <w:del w:author="Shipp, Stephanie S (sss5sc)" w:date="2023-12-24T11:17:00Z" w:id="90">
        <w:r w:rsidRPr="691B0DF8" w:rsidDel="00034A8E">
          <w:rPr>
            <w:rFonts w:ascii="Times New Roman" w:hAnsi="Times New Roman" w:eastAsia="Times New Roman" w:cs="Times New Roman"/>
            <w:color w:val="000000" w:themeColor="text1"/>
            <w:sz w:val="24"/>
            <w:szCs w:val="24"/>
          </w:rPr>
          <w:delText xml:space="preserve">contribute </w:delText>
        </w:r>
        <w:r w:rsidRPr="691B0DF8" w:rsidDel="005C1A80">
          <w:rPr>
            <w:rFonts w:ascii="Times New Roman" w:hAnsi="Times New Roman" w:eastAsia="Times New Roman" w:cs="Times New Roman"/>
            <w:color w:val="000000" w:themeColor="text1"/>
            <w:sz w:val="24"/>
            <w:szCs w:val="24"/>
          </w:rPr>
          <w:delText>to the wealth of data</w:delText>
        </w:r>
      </w:del>
      <w:r w:rsidRPr="691B0DF8" w:rsidR="005C1A80">
        <w:rPr>
          <w:rFonts w:ascii="Times New Roman" w:hAnsi="Times New Roman" w:eastAsia="Times New Roman" w:cs="Times New Roman"/>
          <w:color w:val="000000" w:themeColor="text1"/>
          <w:sz w:val="24"/>
          <w:szCs w:val="24"/>
        </w:rPr>
        <w:t>.</w:t>
      </w:r>
      <w:r w:rsidRPr="691B0DF8" w:rsidR="00034A8E">
        <w:rPr>
          <w:rFonts w:ascii="Times New Roman" w:hAnsi="Times New Roman" w:eastAsia="Times New Roman" w:cs="Times New Roman"/>
          <w:color w:val="000000" w:themeColor="text1"/>
          <w:sz w:val="24"/>
          <w:szCs w:val="24"/>
        </w:rPr>
        <w:t xml:space="preserve"> </w:t>
      </w:r>
      <w:ins w:author="Shipp, Stephanie S (sss5sc)" w:date="2023-12-24T11:19:00Z" w:id="91">
        <w:r w:rsidRPr="691B0DF8" w:rsidR="3BDE5BE1">
          <w:rPr>
            <w:rFonts w:ascii="Times New Roman" w:hAnsi="Times New Roman" w:eastAsia="Times New Roman" w:cs="Times New Roman"/>
            <w:color w:val="000000" w:themeColor="text1"/>
            <w:sz w:val="24"/>
            <w:szCs w:val="24"/>
          </w:rPr>
          <w:t>SDCs also have d</w:t>
        </w:r>
      </w:ins>
      <w:ins w:author="Shipp, Stephanie S (sss5sc)" w:date="2023-12-24T11:18:00Z" w:id="92">
        <w:r w:rsidRPr="691B0DF8" w:rsidR="292ECAD7">
          <w:rPr>
            <w:rFonts w:ascii="Times New Roman" w:hAnsi="Times New Roman" w:eastAsia="Times New Roman" w:cs="Times New Roman"/>
            <w:color w:val="000000" w:themeColor="text1"/>
            <w:sz w:val="24"/>
            <w:szCs w:val="24"/>
          </w:rPr>
          <w:t xml:space="preserve">ata from </w:t>
        </w:r>
      </w:ins>
      <w:del w:author="Shipp, Stephanie S (sss5sc)" w:date="2023-12-24T11:18:00Z" w:id="93">
        <w:r w:rsidRPr="691B0DF8" w:rsidDel="005C1A80">
          <w:rPr>
            <w:rFonts w:ascii="Times New Roman" w:hAnsi="Times New Roman" w:eastAsia="Times New Roman" w:cs="Times New Roman"/>
            <w:color w:val="000000" w:themeColor="text1"/>
            <w:sz w:val="24"/>
            <w:szCs w:val="24"/>
          </w:rPr>
          <w:delText>N</w:delText>
        </w:r>
      </w:del>
      <w:ins w:author="Shipp, Stephanie S (sss5sc)" w:date="2023-12-24T11:18:00Z" w:id="94">
        <w:r w:rsidRPr="691B0DF8" w:rsidR="6118E9D3">
          <w:rPr>
            <w:rFonts w:ascii="Times New Roman" w:hAnsi="Times New Roman" w:eastAsia="Times New Roman" w:cs="Times New Roman"/>
            <w:color w:val="000000" w:themeColor="text1"/>
            <w:sz w:val="24"/>
            <w:szCs w:val="24"/>
          </w:rPr>
          <w:t>n</w:t>
        </w:r>
      </w:ins>
      <w:r w:rsidRPr="691B0DF8" w:rsidR="005C1A80">
        <w:rPr>
          <w:rFonts w:ascii="Times New Roman" w:hAnsi="Times New Roman" w:eastAsia="Times New Roman" w:cs="Times New Roman"/>
          <w:color w:val="000000" w:themeColor="text1"/>
          <w:sz w:val="24"/>
          <w:szCs w:val="24"/>
        </w:rPr>
        <w:t xml:space="preserve">onfederal entities, including state and local agencies </w:t>
      </w:r>
      <w:ins w:author="Shipp, Stephanie S (sss5sc)" w:date="2023-12-24T11:19:00Z" w:id="95">
        <w:r w:rsidRPr="691B0DF8" w:rsidR="61AA5E86">
          <w:rPr>
            <w:rFonts w:ascii="Times New Roman" w:hAnsi="Times New Roman" w:eastAsia="Times New Roman" w:cs="Times New Roman"/>
            <w:color w:val="000000" w:themeColor="text1"/>
            <w:sz w:val="24"/>
            <w:szCs w:val="24"/>
          </w:rPr>
          <w:t xml:space="preserve">that </w:t>
        </w:r>
      </w:ins>
      <w:del w:author="Shipp, Stephanie S (sss5sc)" w:date="2023-12-24T11:19:00Z" w:id="96">
        <w:r w:rsidRPr="691B0DF8" w:rsidDel="005C1A80">
          <w:rPr>
            <w:rFonts w:ascii="Times New Roman" w:hAnsi="Times New Roman" w:eastAsia="Times New Roman" w:cs="Times New Roman"/>
            <w:color w:val="000000" w:themeColor="text1"/>
            <w:sz w:val="24"/>
            <w:szCs w:val="24"/>
          </w:rPr>
          <w:delText>f</w:delText>
        </w:r>
      </w:del>
      <w:r w:rsidRPr="691B0DF8" w:rsidR="005C1A80">
        <w:rPr>
          <w:rFonts w:ascii="Times New Roman" w:hAnsi="Times New Roman" w:eastAsia="Times New Roman" w:cs="Times New Roman"/>
          <w:color w:val="000000" w:themeColor="text1"/>
          <w:sz w:val="24"/>
          <w:szCs w:val="24"/>
        </w:rPr>
        <w:t>ocus</w:t>
      </w:r>
      <w:del w:author="Shipp, Stephanie S (sss5sc)" w:date="2023-12-24T11:18:00Z" w:id="97">
        <w:r w:rsidRPr="691B0DF8" w:rsidDel="005C1A80">
          <w:rPr>
            <w:rFonts w:ascii="Times New Roman" w:hAnsi="Times New Roman" w:eastAsia="Times New Roman" w:cs="Times New Roman"/>
            <w:color w:val="000000" w:themeColor="text1"/>
            <w:sz w:val="24"/>
            <w:szCs w:val="24"/>
          </w:rPr>
          <w:delText>ing</w:delText>
        </w:r>
      </w:del>
      <w:r w:rsidRPr="691B0DF8" w:rsidR="005C1A80">
        <w:rPr>
          <w:rFonts w:ascii="Times New Roman" w:hAnsi="Times New Roman" w:eastAsia="Times New Roman" w:cs="Times New Roman"/>
          <w:color w:val="000000" w:themeColor="text1"/>
          <w:sz w:val="24"/>
          <w:szCs w:val="24"/>
        </w:rPr>
        <w:t xml:space="preserve"> on </w:t>
      </w:r>
      <w:r w:rsidRPr="691B0DF8" w:rsidR="00034A8E">
        <w:rPr>
          <w:rFonts w:ascii="Times New Roman" w:hAnsi="Times New Roman" w:eastAsia="Times New Roman" w:cs="Times New Roman"/>
          <w:color w:val="000000" w:themeColor="text1"/>
          <w:sz w:val="24"/>
          <w:szCs w:val="24"/>
        </w:rPr>
        <w:t xml:space="preserve">the </w:t>
      </w:r>
      <w:r w:rsidRPr="691B0DF8" w:rsidR="005C1A80">
        <w:rPr>
          <w:rFonts w:ascii="Times New Roman" w:hAnsi="Times New Roman" w:eastAsia="Times New Roman" w:cs="Times New Roman"/>
          <w:color w:val="000000" w:themeColor="text1"/>
          <w:sz w:val="24"/>
          <w:szCs w:val="24"/>
        </w:rPr>
        <w:t>economy, education, health, housing, and labor</w:t>
      </w:r>
      <w:del w:author="Shipp, Stephanie S (sss5sc)" w:date="2023-12-24T11:19:00Z" w:id="98">
        <w:r w:rsidRPr="691B0DF8" w:rsidDel="005C1A80">
          <w:rPr>
            <w:rFonts w:ascii="Times New Roman" w:hAnsi="Times New Roman" w:eastAsia="Times New Roman" w:cs="Times New Roman"/>
            <w:color w:val="000000" w:themeColor="text1"/>
            <w:sz w:val="24"/>
            <w:szCs w:val="24"/>
          </w:rPr>
          <w:delText>, also serve as significant sources</w:delText>
        </w:r>
      </w:del>
      <w:r w:rsidRPr="691B0DF8" w:rsidR="005C1A80">
        <w:rPr>
          <w:rFonts w:ascii="Times New Roman" w:hAnsi="Times New Roman" w:eastAsia="Times New Roman" w:cs="Times New Roman"/>
          <w:color w:val="000000" w:themeColor="text1"/>
          <w:sz w:val="24"/>
          <w:szCs w:val="24"/>
        </w:rPr>
        <w:t xml:space="preserve">. </w:t>
      </w:r>
    </w:p>
    <w:p w:rsidR="005C1A80" w:rsidP="005C1A80" w:rsidRDefault="005C1A80" w14:paraId="15FAB413" w14:textId="77777777">
      <w:pPr>
        <w:widowControl w:val="0"/>
        <w:tabs>
          <w:tab w:val="num" w:pos="720"/>
        </w:tabs>
        <w:spacing w:after="0"/>
        <w:rPr>
          <w:rFonts w:ascii="Times New Roman" w:hAnsi="Times New Roman" w:eastAsia="Times New Roman" w:cs="Times New Roman"/>
          <w:color w:val="000000" w:themeColor="text1"/>
          <w:sz w:val="24"/>
          <w:szCs w:val="24"/>
        </w:rPr>
      </w:pPr>
    </w:p>
    <w:p w:rsidR="0054464C" w:rsidP="0054464C" w:rsidRDefault="0054464C" w14:paraId="644F3148" w14:textId="2B313D3F">
      <w:pPr>
        <w:spacing w:after="0"/>
        <w:rPr>
          <w:rFonts w:ascii="Times New Roman" w:hAnsi="Times New Roman" w:eastAsia="Times New Roman" w:cs="Times New Roman"/>
          <w:color w:val="000000" w:themeColor="text1"/>
          <w:sz w:val="24"/>
          <w:szCs w:val="24"/>
        </w:rPr>
      </w:pPr>
      <w:del w:author="Shipp, Stephanie S (sss5sc)" w:date="2023-12-29T08:50:30.166Z" w:id="362823779">
        <w:r w:rsidRPr="65FE802B" w:rsidDel="1829475D">
          <w:rPr>
            <w:rFonts w:ascii="Times New Roman" w:hAnsi="Times New Roman" w:eastAsia="Times New Roman" w:cs="Times New Roman"/>
            <w:color w:val="000000" w:themeColor="text1" w:themeTint="FF" w:themeShade="FF"/>
            <w:sz w:val="24"/>
            <w:szCs w:val="24"/>
          </w:rPr>
          <w:delText>E</w:delText>
        </w:r>
      </w:del>
      <w:del w:author="Shipp, Stephanie S (sss5sc)" w:date="2023-12-24T11:20:00Z" w:id="748284445">
        <w:r w:rsidRPr="65FE802B" w:rsidDel="1829475D">
          <w:rPr>
            <w:rFonts w:ascii="Times New Roman" w:hAnsi="Times New Roman" w:eastAsia="Times New Roman" w:cs="Times New Roman"/>
            <w:color w:val="000000" w:themeColor="text1" w:themeTint="FF" w:themeShade="FF"/>
            <w:sz w:val="24"/>
            <w:szCs w:val="24"/>
          </w:rPr>
          <w:delText>xamining the</w:delText>
        </w:r>
      </w:del>
      <w:ins w:author="Shipp, Stephanie S (sss5sc)" w:date="2023-12-24T11:20:00Z" w:id="773507249">
        <w:r w:rsidRPr="65FE802B" w:rsidR="0C50A6F2">
          <w:rPr>
            <w:rFonts w:ascii="Times New Roman" w:hAnsi="Times New Roman" w:eastAsia="Times New Roman" w:cs="Times New Roman"/>
            <w:color w:val="000000" w:themeColor="text1" w:themeTint="FF" w:themeShade="FF"/>
            <w:sz w:val="24"/>
            <w:szCs w:val="24"/>
          </w:rPr>
          <w:t>SDCs also present data by varying</w:t>
        </w:r>
      </w:ins>
      <w:r w:rsidRPr="65FE802B" w:rsidR="1829475D">
        <w:rPr>
          <w:rFonts w:ascii="Times New Roman" w:hAnsi="Times New Roman" w:eastAsia="Times New Roman" w:cs="Times New Roman"/>
          <w:color w:val="000000" w:themeColor="text1" w:themeTint="FF" w:themeShade="FF"/>
          <w:sz w:val="24"/>
          <w:szCs w:val="24"/>
        </w:rPr>
        <w:t xml:space="preserve"> geographic levels</w:t>
      </w:r>
      <w:del w:author="Shipp, Stephanie S (sss5sc)" w:date="2023-12-24T11:20:00Z" w:id="1821220058">
        <w:r w:rsidRPr="65FE802B" w:rsidDel="1829475D">
          <w:rPr>
            <w:rFonts w:ascii="Times New Roman" w:hAnsi="Times New Roman" w:eastAsia="Times New Roman" w:cs="Times New Roman"/>
            <w:color w:val="000000" w:themeColor="text1" w:themeTint="FF" w:themeShade="FF"/>
            <w:sz w:val="24"/>
            <w:szCs w:val="24"/>
          </w:rPr>
          <w:delText xml:space="preserve"> covered by SDCs adds a nuanced dimension to our review</w:delText>
        </w:r>
      </w:del>
      <w:r w:rsidRPr="65FE802B" w:rsidR="1829475D">
        <w:rPr>
          <w:rFonts w:ascii="Times New Roman" w:hAnsi="Times New Roman" w:eastAsia="Times New Roman" w:cs="Times New Roman"/>
          <w:color w:val="000000" w:themeColor="text1" w:themeTint="FF" w:themeShade="FF"/>
          <w:sz w:val="24"/>
          <w:szCs w:val="24"/>
        </w:rPr>
        <w:t xml:space="preserve">. </w:t>
      </w:r>
      <w:del w:author="Shipp, Stephanie S (sss5sc)" w:date="2023-12-24T11:21:00Z" w:id="1209365719">
        <w:r w:rsidRPr="65FE802B" w:rsidDel="1829475D">
          <w:rPr>
            <w:rFonts w:ascii="Times New Roman" w:hAnsi="Times New Roman" w:eastAsia="Times New Roman" w:cs="Times New Roman"/>
            <w:color w:val="000000" w:themeColor="text1" w:themeTint="FF" w:themeShade="FF"/>
            <w:sz w:val="24"/>
            <w:szCs w:val="24"/>
          </w:rPr>
          <w:delText xml:space="preserve">Typically, SDCs concentrate on capturing data for </w:delText>
        </w:r>
        <w:r w:rsidRPr="65FE802B" w:rsidDel="1829475D">
          <w:rPr>
            <w:rFonts w:ascii="Times New Roman" w:hAnsi="Times New Roman" w:eastAsia="Times New Roman" w:cs="Times New Roman"/>
            <w:color w:val="000000" w:themeColor="text1" w:themeTint="FF" w:themeShade="FF"/>
            <w:sz w:val="24"/>
            <w:szCs w:val="24"/>
          </w:rPr>
          <w:delText>relatively expansive</w:delText>
        </w:r>
        <w:r w:rsidRPr="65FE802B" w:rsidDel="1829475D">
          <w:rPr>
            <w:rFonts w:ascii="Times New Roman" w:hAnsi="Times New Roman" w:eastAsia="Times New Roman" w:cs="Times New Roman"/>
            <w:color w:val="000000" w:themeColor="text1" w:themeTint="FF" w:themeShade="FF"/>
            <w:sz w:val="24"/>
            <w:szCs w:val="24"/>
          </w:rPr>
          <w:delText xml:space="preserve"> regions.  </w:delText>
        </w:r>
      </w:del>
      <w:r w:rsidRPr="65FE802B" w:rsidR="274F7303">
        <w:rPr>
          <w:rFonts w:ascii="Times New Roman" w:hAnsi="Times New Roman" w:eastAsia="Times New Roman" w:cs="Times New Roman"/>
          <w:color w:val="000000" w:themeColor="text1" w:themeTint="FF" w:themeShade="FF"/>
          <w:sz w:val="24"/>
          <w:szCs w:val="24"/>
        </w:rPr>
        <w:t>T</w:t>
      </w:r>
      <w:r w:rsidRPr="65FE802B" w:rsidR="1829475D">
        <w:rPr>
          <w:rFonts w:ascii="Times New Roman" w:hAnsi="Times New Roman" w:eastAsia="Times New Roman" w:cs="Times New Roman"/>
          <w:color w:val="000000" w:themeColor="text1" w:themeTint="FF" w:themeShade="FF"/>
          <w:sz w:val="24"/>
          <w:szCs w:val="24"/>
        </w:rPr>
        <w:t>he most utilized geographic levels across the six broad data categories</w:t>
      </w:r>
      <w:ins w:author="Shipp, Stephanie S (sss5sc)" w:date="2023-12-24T11:21:00Z" w:id="2123577326">
        <w:r w:rsidRPr="65FE802B" w:rsidR="4233AB22">
          <w:rPr>
            <w:rFonts w:ascii="Times New Roman" w:hAnsi="Times New Roman" w:eastAsia="Times New Roman" w:cs="Times New Roman"/>
            <w:color w:val="000000" w:themeColor="text1" w:themeTint="FF" w:themeShade="FF"/>
            <w:sz w:val="24"/>
            <w:szCs w:val="24"/>
          </w:rPr>
          <w:t xml:space="preserve"> (listed above)</w:t>
        </w:r>
      </w:ins>
      <w:r w:rsidRPr="65FE802B" w:rsidR="1829475D">
        <w:rPr>
          <w:rFonts w:ascii="Times New Roman" w:hAnsi="Times New Roman" w:eastAsia="Times New Roman" w:cs="Times New Roman"/>
          <w:color w:val="000000" w:themeColor="text1" w:themeTint="FF" w:themeShade="FF"/>
          <w:sz w:val="24"/>
          <w:szCs w:val="24"/>
        </w:rPr>
        <w:t xml:space="preserve"> are </w:t>
      </w:r>
      <w:del w:author="Shipp, Stephanie S (sss5sc)" w:date="2023-12-24T11:21:00Z" w:id="2146801593">
        <w:r w:rsidRPr="65FE802B" w:rsidDel="1829475D">
          <w:rPr>
            <w:rFonts w:ascii="Times New Roman" w:hAnsi="Times New Roman" w:eastAsia="Times New Roman" w:cs="Times New Roman"/>
            <w:color w:val="000000" w:themeColor="text1" w:themeTint="FF" w:themeShade="FF"/>
            <w:sz w:val="24"/>
            <w:szCs w:val="24"/>
          </w:rPr>
          <w:delText>'</w:delText>
        </w:r>
      </w:del>
      <w:commentRangeStart w:id="106"/>
      <w:r w:rsidRPr="65FE802B" w:rsidR="1829475D">
        <w:rPr>
          <w:rFonts w:ascii="Times New Roman" w:hAnsi="Times New Roman" w:eastAsia="Times New Roman" w:cs="Times New Roman"/>
          <w:color w:val="000000" w:themeColor="text1" w:themeTint="FF" w:themeShade="FF"/>
          <w:sz w:val="24"/>
          <w:szCs w:val="24"/>
        </w:rPr>
        <w:t>state</w:t>
      </w:r>
      <w:del w:author="Shipp, Stephanie S (sss5sc)" w:date="2023-12-24T11:21:00Z" w:id="1614661667">
        <w:r w:rsidRPr="65FE802B" w:rsidDel="1829475D">
          <w:rPr>
            <w:rFonts w:ascii="Times New Roman" w:hAnsi="Times New Roman" w:eastAsia="Times New Roman" w:cs="Times New Roman"/>
            <w:color w:val="000000" w:themeColor="text1" w:themeTint="FF" w:themeShade="FF"/>
            <w:sz w:val="24"/>
            <w:szCs w:val="24"/>
          </w:rPr>
          <w:delText>'</w:delText>
        </w:r>
      </w:del>
      <w:r w:rsidRPr="65FE802B" w:rsidR="1829475D">
        <w:rPr>
          <w:rFonts w:ascii="Times New Roman" w:hAnsi="Times New Roman" w:eastAsia="Times New Roman" w:cs="Times New Roman"/>
          <w:color w:val="000000" w:themeColor="text1" w:themeTint="FF" w:themeShade="FF"/>
          <w:sz w:val="24"/>
          <w:szCs w:val="24"/>
        </w:rPr>
        <w:t xml:space="preserve"> and </w:t>
      </w:r>
      <w:del w:author="Shipp, Stephanie S (sss5sc)" w:date="2023-12-24T11:21:00Z" w:id="1518867151">
        <w:r w:rsidRPr="65FE802B" w:rsidDel="1829475D">
          <w:rPr>
            <w:rFonts w:ascii="Times New Roman" w:hAnsi="Times New Roman" w:eastAsia="Times New Roman" w:cs="Times New Roman"/>
            <w:color w:val="000000" w:themeColor="text1" w:themeTint="FF" w:themeShade="FF"/>
            <w:sz w:val="24"/>
            <w:szCs w:val="24"/>
          </w:rPr>
          <w:delText>'</w:delText>
        </w:r>
      </w:del>
      <w:r w:rsidRPr="65FE802B" w:rsidR="1829475D">
        <w:rPr>
          <w:rFonts w:ascii="Times New Roman" w:hAnsi="Times New Roman" w:eastAsia="Times New Roman" w:cs="Times New Roman"/>
          <w:color w:val="000000" w:themeColor="text1" w:themeTint="FF" w:themeShade="FF"/>
          <w:sz w:val="24"/>
          <w:szCs w:val="24"/>
        </w:rPr>
        <w:t>county.</w:t>
      </w:r>
      <w:del w:author="Shipp, Stephanie S (sss5sc)" w:date="2023-12-24T11:21:00Z" w:id="288442162">
        <w:r w:rsidRPr="65FE802B" w:rsidDel="1829475D">
          <w:rPr>
            <w:rFonts w:ascii="Times New Roman" w:hAnsi="Times New Roman" w:eastAsia="Times New Roman" w:cs="Times New Roman"/>
            <w:color w:val="000000" w:themeColor="text1" w:themeTint="FF" w:themeShade="FF"/>
            <w:sz w:val="24"/>
            <w:szCs w:val="24"/>
          </w:rPr>
          <w:delText>'</w:delText>
        </w:r>
      </w:del>
      <w:commentRangeEnd w:id="106"/>
      <w:r>
        <w:rPr>
          <w:rStyle w:val="CommentReference"/>
        </w:rPr>
        <w:commentReference w:id="106"/>
      </w:r>
      <w:r w:rsidRPr="65FE802B" w:rsidR="1829475D">
        <w:rPr>
          <w:rFonts w:ascii="Times New Roman" w:hAnsi="Times New Roman" w:eastAsia="Times New Roman" w:cs="Times New Roman"/>
          <w:color w:val="000000" w:themeColor="text1" w:themeTint="FF" w:themeShade="FF"/>
          <w:sz w:val="24"/>
          <w:szCs w:val="24"/>
        </w:rPr>
        <w:t xml:space="preserve"> This aligns with the fact that the </w:t>
      </w:r>
      <w:del w:author="Shipp, Stephanie S (sss5sc)" w:date="2023-12-24T11:23:00Z" w:id="1336276702">
        <w:r w:rsidRPr="65FE802B" w:rsidDel="1829475D">
          <w:rPr>
            <w:rFonts w:ascii="Times New Roman" w:hAnsi="Times New Roman" w:eastAsia="Times New Roman" w:cs="Times New Roman"/>
            <w:color w:val="000000" w:themeColor="text1" w:themeTint="FF" w:themeShade="FF"/>
            <w:sz w:val="24"/>
            <w:szCs w:val="24"/>
          </w:rPr>
          <w:delText xml:space="preserve">U.S. </w:delText>
        </w:r>
      </w:del>
      <w:r w:rsidRPr="65FE802B" w:rsidR="1829475D">
        <w:rPr>
          <w:rFonts w:ascii="Times New Roman" w:hAnsi="Times New Roman" w:eastAsia="Times New Roman" w:cs="Times New Roman"/>
          <w:color w:val="000000" w:themeColor="text1" w:themeTint="FF" w:themeShade="FF"/>
          <w:sz w:val="24"/>
          <w:szCs w:val="24"/>
        </w:rPr>
        <w:t xml:space="preserve">Census Bureau </w:t>
      </w:r>
      <w:r w:rsidRPr="65FE802B" w:rsidR="1829475D">
        <w:rPr>
          <w:rFonts w:ascii="Times New Roman" w:hAnsi="Times New Roman" w:eastAsia="Times New Roman" w:cs="Times New Roman"/>
          <w:color w:val="000000" w:themeColor="text1" w:themeTint="FF" w:themeShade="FF"/>
          <w:sz w:val="24"/>
          <w:szCs w:val="24"/>
        </w:rPr>
        <w:t>disseminates</w:t>
      </w:r>
      <w:r w:rsidRPr="65FE802B" w:rsidR="1829475D">
        <w:rPr>
          <w:rFonts w:ascii="Times New Roman" w:hAnsi="Times New Roman" w:eastAsia="Times New Roman" w:cs="Times New Roman"/>
          <w:color w:val="000000" w:themeColor="text1" w:themeTint="FF" w:themeShade="FF"/>
          <w:sz w:val="24"/>
          <w:szCs w:val="24"/>
        </w:rPr>
        <w:t xml:space="preserve"> most of its data at the state and county level, and the Census Bureau is the primary source of information for the SDCs.</w:t>
      </w:r>
      <w:bookmarkStart w:name="_Int_Vtgu8pp4" w:id="103"/>
      <w:bookmarkEnd w:id="103"/>
    </w:p>
    <w:p w:rsidR="0054464C" w:rsidP="0054464C" w:rsidRDefault="0054464C" w14:paraId="4D228EE4" w14:textId="77777777">
      <w:pPr>
        <w:spacing w:after="0"/>
        <w:rPr>
          <w:rFonts w:ascii="Times New Roman" w:hAnsi="Times New Roman" w:eastAsia="Times New Roman" w:cs="Times New Roman"/>
          <w:color w:val="000000" w:themeColor="text1"/>
          <w:sz w:val="24"/>
          <w:szCs w:val="24"/>
        </w:rPr>
      </w:pPr>
    </w:p>
    <w:p w:rsidR="0054464C" w:rsidP="691B0DF8" w:rsidRDefault="0054464C" w14:paraId="41D0A4B5" w14:textId="0E565C11">
      <w:pPr>
        <w:spacing w:after="0"/>
        <w:rPr>
          <w:rFonts w:ascii="Times New Roman" w:hAnsi="Times New Roman" w:eastAsia="Times New Roman" w:cs="Times New Roman"/>
          <w:color w:val="000000" w:themeColor="text1"/>
          <w:sz w:val="24"/>
          <w:szCs w:val="24"/>
        </w:rPr>
      </w:pPr>
      <w:del w:author="Shipp, Stephanie S (sss5sc)" w:date="2023-12-24T11:24:00Z" w:id="90888230">
        <w:r w:rsidRPr="65FE802B" w:rsidDel="1829475D">
          <w:rPr>
            <w:rFonts w:ascii="Times New Roman" w:hAnsi="Times New Roman" w:eastAsia="Times New Roman" w:cs="Times New Roman"/>
            <w:color w:val="000000" w:themeColor="text1" w:themeTint="FF" w:themeShade="FF"/>
            <w:sz w:val="24"/>
            <w:szCs w:val="24"/>
          </w:rPr>
          <w:delText>The</w:delText>
        </w:r>
      </w:del>
      <w:del w:author="Shipp, Stephanie S (sss5sc)" w:date="2023-12-24T11:23:00Z" w:id="659716280">
        <w:r w:rsidRPr="65FE802B" w:rsidDel="1829475D">
          <w:rPr>
            <w:rFonts w:ascii="Times New Roman" w:hAnsi="Times New Roman" w:eastAsia="Times New Roman" w:cs="Times New Roman"/>
            <w:color w:val="000000" w:themeColor="text1" w:themeTint="FF" w:themeShade="FF"/>
            <w:sz w:val="24"/>
            <w:szCs w:val="24"/>
          </w:rPr>
          <w:delText xml:space="preserve"> landscape of </w:delText>
        </w:r>
      </w:del>
      <w:del w:author="Shipp, Stephanie S (sss5sc)" w:date="2023-12-24T11:24:00Z" w:id="406919881">
        <w:r w:rsidRPr="65FE802B" w:rsidDel="1829475D">
          <w:rPr>
            <w:rFonts w:ascii="Times New Roman" w:hAnsi="Times New Roman" w:eastAsia="Times New Roman" w:cs="Times New Roman"/>
            <w:color w:val="000000" w:themeColor="text1" w:themeTint="FF" w:themeShade="FF"/>
            <w:sz w:val="24"/>
            <w:szCs w:val="24"/>
          </w:rPr>
          <w:delText>g</w:delText>
        </w:r>
      </w:del>
      <w:ins w:author="Shipp, Stephanie S (sss5sc)" w:date="2023-12-24T11:24:00Z" w:id="924402099">
        <w:r w:rsidRPr="65FE802B" w:rsidR="49FA4640">
          <w:rPr>
            <w:rFonts w:ascii="Times New Roman" w:hAnsi="Times New Roman" w:eastAsia="Times New Roman" w:cs="Times New Roman"/>
            <w:color w:val="000000" w:themeColor="text1" w:themeTint="FF" w:themeShade="FF"/>
            <w:sz w:val="24"/>
            <w:szCs w:val="24"/>
          </w:rPr>
          <w:t>G</w:t>
        </w:r>
      </w:ins>
      <w:r w:rsidRPr="65FE802B" w:rsidR="1829475D">
        <w:rPr>
          <w:rFonts w:ascii="Times New Roman" w:hAnsi="Times New Roman" w:eastAsia="Times New Roman" w:cs="Times New Roman"/>
          <w:color w:val="000000" w:themeColor="text1" w:themeTint="FF" w:themeShade="FF"/>
          <w:sz w:val="24"/>
          <w:szCs w:val="24"/>
        </w:rPr>
        <w:t xml:space="preserve">eographic terminology </w:t>
      </w:r>
      <w:del w:author="Shipp, Stephanie S (sss5sc)" w:date="2023-12-24T11:24:00Z" w:id="644244300">
        <w:r w:rsidRPr="65FE802B" w:rsidDel="1829475D">
          <w:rPr>
            <w:rFonts w:ascii="Times New Roman" w:hAnsi="Times New Roman" w:eastAsia="Times New Roman" w:cs="Times New Roman"/>
            <w:color w:val="000000" w:themeColor="text1" w:themeTint="FF" w:themeShade="FF"/>
            <w:sz w:val="24"/>
            <w:szCs w:val="24"/>
          </w:rPr>
          <w:delText>becomes even more diverse, reflecting</w:delText>
        </w:r>
      </w:del>
      <w:ins w:author="Shipp, Stephanie S (sss5sc)" w:date="2023-12-24T11:24:00Z" w:id="2068247442">
        <w:r w:rsidRPr="65FE802B" w:rsidR="298EC11B">
          <w:rPr>
            <w:rFonts w:ascii="Times New Roman" w:hAnsi="Times New Roman" w:eastAsia="Times New Roman" w:cs="Times New Roman"/>
            <w:color w:val="000000" w:themeColor="text1" w:themeTint="FF" w:themeShade="FF"/>
            <w:sz w:val="24"/>
            <w:szCs w:val="24"/>
          </w:rPr>
          <w:t xml:space="preserve">at </w:t>
        </w:r>
      </w:ins>
      <w:ins w:author="Shipp, Stephanie S (sss5sc)" w:date="2023-12-24T11:25:00Z" w:id="1810153748">
        <w:r w:rsidRPr="65FE802B" w:rsidR="298EC11B">
          <w:rPr>
            <w:rFonts w:ascii="Times New Roman" w:hAnsi="Times New Roman" w:eastAsia="Times New Roman" w:cs="Times New Roman"/>
            <w:color w:val="000000" w:themeColor="text1" w:themeTint="FF" w:themeShade="FF"/>
            <w:sz w:val="24"/>
            <w:szCs w:val="24"/>
          </w:rPr>
          <w:t>the</w:t>
        </w:r>
      </w:ins>
      <w:r w:rsidRPr="65FE802B" w:rsidR="1829475D">
        <w:rPr>
          <w:rFonts w:ascii="Times New Roman" w:hAnsi="Times New Roman" w:eastAsia="Times New Roman" w:cs="Times New Roman"/>
          <w:color w:val="000000" w:themeColor="text1" w:themeTint="FF" w:themeShade="FF"/>
          <w:sz w:val="24"/>
          <w:szCs w:val="24"/>
        </w:rPr>
        <w:t xml:space="preserve"> local</w:t>
      </w:r>
      <w:ins w:author="Shipp, Stephanie S (sss5sc)" w:date="2023-12-24T11:25:00Z" w:id="280963107">
        <w:r w:rsidRPr="65FE802B" w:rsidR="04B92478">
          <w:rPr>
            <w:rFonts w:ascii="Times New Roman" w:hAnsi="Times New Roman" w:eastAsia="Times New Roman" w:cs="Times New Roman"/>
            <w:color w:val="000000" w:themeColor="text1" w:themeTint="FF" w:themeShade="FF"/>
            <w:sz w:val="24"/>
            <w:szCs w:val="24"/>
          </w:rPr>
          <w:t xml:space="preserve"> level is more diverse, reflecting</w:t>
        </w:r>
      </w:ins>
      <w:r w:rsidRPr="65FE802B" w:rsidR="1829475D">
        <w:rPr>
          <w:rFonts w:ascii="Times New Roman" w:hAnsi="Times New Roman" w:eastAsia="Times New Roman" w:cs="Times New Roman"/>
          <w:color w:val="000000" w:themeColor="text1" w:themeTint="FF" w:themeShade="FF"/>
          <w:sz w:val="24"/>
          <w:szCs w:val="24"/>
        </w:rPr>
        <w:t xml:space="preserve"> administrative structures and traditions. Instances include state or region-specific nomenclatures like 'parishes' in Louisiana, 'towns' in Connecticut, or 'neighborhood clusters' in the District of Columbia. Notably, custom geographies </w:t>
      </w:r>
      <w:r w:rsidRPr="65FE802B" w:rsidR="1829475D">
        <w:rPr>
          <w:rFonts w:ascii="Times New Roman" w:hAnsi="Times New Roman" w:eastAsia="Times New Roman" w:cs="Times New Roman"/>
          <w:color w:val="000000" w:themeColor="text1" w:themeTint="FF" w:themeShade="FF"/>
          <w:sz w:val="24"/>
          <w:szCs w:val="24"/>
        </w:rPr>
        <w:t>emerge</w:t>
      </w:r>
      <w:r w:rsidRPr="65FE802B" w:rsidR="1829475D">
        <w:rPr>
          <w:rFonts w:ascii="Times New Roman" w:hAnsi="Times New Roman" w:eastAsia="Times New Roman" w:cs="Times New Roman"/>
          <w:color w:val="000000" w:themeColor="text1" w:themeTint="FF" w:themeShade="FF"/>
          <w:sz w:val="24"/>
          <w:szCs w:val="24"/>
        </w:rPr>
        <w:t xml:space="preserve"> for administrative purposes</w:t>
      </w:r>
      <w:ins w:author="Shipp, Stephanie S (sss5sc)" w:date="2023-12-24T11:39:00Z" w:id="1954585071">
        <w:r w:rsidRPr="65FE802B" w:rsidR="33CA5E55">
          <w:rPr>
            <w:rFonts w:ascii="Times New Roman" w:hAnsi="Times New Roman" w:eastAsia="Times New Roman" w:cs="Times New Roman"/>
            <w:color w:val="000000" w:themeColor="text1" w:themeTint="FF" w:themeShade="FF"/>
            <w:sz w:val="24"/>
            <w:szCs w:val="24"/>
          </w:rPr>
          <w:t xml:space="preserve">, </w:t>
        </w:r>
      </w:ins>
      <w:del w:author="Shipp, Stephanie S (sss5sc)" w:date="2023-12-24T11:39:00Z" w:id="1596674184">
        <w:r w:rsidRPr="65FE802B" w:rsidDel="1829475D">
          <w:rPr>
            <w:rFonts w:ascii="Times New Roman" w:hAnsi="Times New Roman" w:eastAsia="Times New Roman" w:cs="Times New Roman"/>
            <w:color w:val="000000" w:themeColor="text1" w:themeTint="FF" w:themeShade="FF"/>
            <w:sz w:val="24"/>
            <w:szCs w:val="24"/>
          </w:rPr>
          <w:delText>,</w:delText>
        </w:r>
      </w:del>
      <w:r w:rsidRPr="65FE802B" w:rsidR="1829475D">
        <w:rPr>
          <w:rFonts w:ascii="Times New Roman" w:hAnsi="Times New Roman" w:eastAsia="Times New Roman" w:cs="Times New Roman"/>
          <w:color w:val="000000" w:themeColor="text1" w:themeTint="FF" w:themeShade="FF"/>
          <w:sz w:val="24"/>
          <w:szCs w:val="24"/>
        </w:rPr>
        <w:t xml:space="preserve"> </w:t>
      </w:r>
      <w:del w:author="Shipp, Stephanie S (sss5sc)" w:date="2023-12-24T11:31:00Z" w:id="218401630">
        <w:r w:rsidRPr="65FE802B" w:rsidDel="1829475D">
          <w:rPr>
            <w:rFonts w:ascii="Times New Roman" w:hAnsi="Times New Roman" w:eastAsia="Times New Roman" w:cs="Times New Roman"/>
            <w:color w:val="000000" w:themeColor="text1" w:themeTint="FF" w:themeShade="FF"/>
            <w:sz w:val="24"/>
            <w:szCs w:val="24"/>
          </w:rPr>
          <w:delText xml:space="preserve">possibly </w:delText>
        </w:r>
      </w:del>
      <w:ins w:author="Shipp, Stephanie S (sss5sc)" w:date="2023-12-24T11:39:00Z" w:id="1051870307">
        <w:r w:rsidRPr="65FE802B" w:rsidR="5EEE67F0">
          <w:rPr>
            <w:rFonts w:ascii="Times New Roman" w:hAnsi="Times New Roman" w:eastAsia="Times New Roman" w:cs="Times New Roman"/>
            <w:color w:val="000000" w:themeColor="text1" w:themeTint="FF" w:themeShade="FF"/>
            <w:sz w:val="24"/>
            <w:szCs w:val="24"/>
          </w:rPr>
          <w:t xml:space="preserve">One example </w:t>
        </w:r>
      </w:ins>
      <w:r w:rsidRPr="65FE802B" w:rsidR="15F635D4">
        <w:rPr>
          <w:rFonts w:ascii="Times New Roman" w:hAnsi="Times New Roman" w:eastAsia="Times New Roman" w:cs="Times New Roman"/>
          <w:color w:val="000000" w:themeColor="text1" w:themeTint="FF" w:themeShade="FF"/>
          <w:sz w:val="24"/>
          <w:szCs w:val="24"/>
        </w:rPr>
        <w:t>is</w:t>
      </w:r>
      <w:ins w:author="Shipp, Stephanie S (sss5sc)" w:date="2023-12-24T11:39:00Z" w:id="1641770505">
        <w:r w:rsidRPr="65FE802B" w:rsidR="5EEE67F0">
          <w:rPr>
            <w:rFonts w:ascii="Times New Roman" w:hAnsi="Times New Roman" w:eastAsia="Times New Roman" w:cs="Times New Roman"/>
            <w:color w:val="000000" w:themeColor="text1" w:themeTint="FF" w:themeShade="FF"/>
            <w:sz w:val="24"/>
            <w:szCs w:val="24"/>
          </w:rPr>
          <w:t xml:space="preserve"> groupings of counties </w:t>
        </w:r>
      </w:ins>
      <w:r w:rsidRPr="65FE802B" w:rsidR="1829475D">
        <w:rPr>
          <w:rFonts w:ascii="Times New Roman" w:hAnsi="Times New Roman" w:eastAsia="Times New Roman" w:cs="Times New Roman"/>
          <w:color w:val="000000" w:themeColor="text1" w:themeTint="FF" w:themeShade="FF"/>
          <w:sz w:val="24"/>
          <w:szCs w:val="24"/>
        </w:rPr>
        <w:t>related</w:t>
      </w:r>
      <w:r w:rsidRPr="65FE802B" w:rsidR="1829475D">
        <w:rPr>
          <w:rFonts w:ascii="Times New Roman" w:hAnsi="Times New Roman" w:eastAsia="Times New Roman" w:cs="Times New Roman"/>
          <w:color w:val="000000" w:themeColor="text1" w:themeTint="FF" w:themeShade="FF"/>
          <w:sz w:val="24"/>
          <w:szCs w:val="24"/>
        </w:rPr>
        <w:t xml:space="preserve"> to development</w:t>
      </w:r>
      <w:ins w:author="Shipp, Stephanie S (sss5sc)" w:date="2023-12-24T11:38:00Z" w:id="1040318007">
        <w:r w:rsidRPr="65FE802B" w:rsidR="59DD1C47">
          <w:rPr>
            <w:rFonts w:ascii="Times New Roman" w:hAnsi="Times New Roman" w:eastAsia="Times New Roman" w:cs="Times New Roman"/>
            <w:color w:val="000000" w:themeColor="text1" w:themeTint="FF" w:themeShade="FF"/>
            <w:sz w:val="24"/>
            <w:szCs w:val="24"/>
          </w:rPr>
          <w:t xml:space="preserve"> of groups</w:t>
        </w:r>
      </w:ins>
      <w:ins w:author="Shipp, Stephanie S (sss5sc)" w:date="2023-12-24T11:39:00Z" w:id="632871089">
        <w:r w:rsidRPr="65FE802B" w:rsidR="59DD1C47">
          <w:rPr>
            <w:rFonts w:ascii="Times New Roman" w:hAnsi="Times New Roman" w:eastAsia="Times New Roman" w:cs="Times New Roman"/>
            <w:color w:val="000000" w:themeColor="text1" w:themeTint="FF" w:themeShade="FF"/>
            <w:sz w:val="24"/>
            <w:szCs w:val="24"/>
          </w:rPr>
          <w:t xml:space="preserve"> of counties</w:t>
        </w:r>
      </w:ins>
      <w:r w:rsidRPr="65FE802B" w:rsidR="1829475D">
        <w:rPr>
          <w:rFonts w:ascii="Times New Roman" w:hAnsi="Times New Roman" w:eastAsia="Times New Roman" w:cs="Times New Roman"/>
          <w:color w:val="000000" w:themeColor="text1" w:themeTint="FF" w:themeShade="FF"/>
          <w:sz w:val="24"/>
          <w:szCs w:val="24"/>
        </w:rPr>
        <w:t xml:space="preserve">, such as 'economic </w:t>
      </w:r>
      <w:ins w:author="Shipp, Stephanie S (sss5sc)" w:date="2023-12-24T11:31:00Z" w:id="1591133295">
        <w:r w:rsidRPr="65FE802B" w:rsidR="553E9223">
          <w:rPr>
            <w:rFonts w:ascii="Times New Roman" w:hAnsi="Times New Roman" w:eastAsia="Times New Roman" w:cs="Times New Roman"/>
            <w:color w:val="000000" w:themeColor="text1" w:themeTint="FF" w:themeShade="FF"/>
            <w:sz w:val="24"/>
            <w:szCs w:val="24"/>
          </w:rPr>
          <w:t xml:space="preserve">development </w:t>
        </w:r>
      </w:ins>
      <w:r w:rsidRPr="65FE802B" w:rsidR="1829475D">
        <w:rPr>
          <w:rFonts w:ascii="Times New Roman" w:hAnsi="Times New Roman" w:eastAsia="Times New Roman" w:cs="Times New Roman"/>
          <w:color w:val="000000" w:themeColor="text1" w:themeTint="FF" w:themeShade="FF"/>
          <w:sz w:val="24"/>
          <w:szCs w:val="24"/>
        </w:rPr>
        <w:t>regions' in Kansas and 'development districts' in Kentucky.</w:t>
      </w:r>
      <w:ins w:author="Shipp, Stephanie S (sss5sc)" w:date="2023-12-24T11:26:00Z" w:id="2123375937">
        <w:r w:rsidRPr="65FE802B" w:rsidR="4A784547">
          <w:rPr>
            <w:rFonts w:ascii="Times New Roman" w:hAnsi="Times New Roman" w:eastAsia="Times New Roman" w:cs="Times New Roman"/>
            <w:color w:val="000000" w:themeColor="text1" w:themeTint="FF" w:themeShade="FF"/>
            <w:sz w:val="24"/>
            <w:szCs w:val="24"/>
          </w:rPr>
          <w:t xml:space="preserve"> </w:t>
        </w:r>
      </w:ins>
    </w:p>
    <w:p w:rsidR="0054464C" w:rsidP="0054464C" w:rsidRDefault="0054464C" w14:paraId="7C4B9276" w14:textId="77777777">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54464C" w:rsidP="0054464C" w:rsidRDefault="0054464C" w14:paraId="7A3EA97B" w14:textId="5A2C66A7">
      <w:pPr>
        <w:spacing w:after="0"/>
        <w:rPr>
          <w:del w:author="Shipp, Stephanie S (sss5sc)" w:date="2023-12-29T09:26:23.435Z" w:id="320325697"/>
        </w:rPr>
      </w:pPr>
      <w:r w:rsidRPr="65FE802B" w:rsidR="1829475D">
        <w:rPr>
          <w:rFonts w:ascii="Times New Roman" w:hAnsi="Times New Roman" w:eastAsia="Times New Roman" w:cs="Times New Roman"/>
          <w:color w:val="000000" w:themeColor="text1" w:themeTint="FF" w:themeShade="FF"/>
          <w:sz w:val="24"/>
          <w:szCs w:val="24"/>
        </w:rPr>
        <w:t>Furthermore, when delving into demographic or diversity data, states with significant American Indian or Alaska Native populations, like Alaska, provide data for 'Native Village Statistical Areas' and 'Native Regional Corporations.' This underscores the importance of recognizing and accommodating region-specific terminologies and structures when interpreting data from SDCs. When it comes to educational data, school districts emerge as a frequently utilized geographic level.</w:t>
      </w:r>
    </w:p>
    <w:p w:rsidR="00601467" w:rsidP="0019023C" w:rsidRDefault="00601467" w14:paraId="48484BDD" w14:textId="77777777">
      <w:pPr>
        <w:spacing w:after="0"/>
        <w:rPr>
          <w:rFonts w:ascii="Times New Roman" w:hAnsi="Times New Roman" w:eastAsia="Times New Roman" w:cs="Times New Roman"/>
          <w:color w:val="000000" w:themeColor="text1"/>
          <w:sz w:val="24"/>
          <w:szCs w:val="24"/>
        </w:rPr>
      </w:pPr>
    </w:p>
    <w:p w:rsidR="00601467" w:rsidP="691B0DF8" w:rsidRDefault="00601467" w14:paraId="18934B82" w14:textId="0B3B1869">
      <w:pPr>
        <w:widowControl w:val="0"/>
        <w:tabs>
          <w:tab w:val="num" w:pos="720"/>
        </w:tabs>
        <w:spacing w:after="0"/>
        <w:rPr>
          <w:rFonts w:ascii="Times New Roman" w:hAnsi="Times New Roman" w:eastAsia="Times New Roman" w:cs="Times New Roman"/>
          <w:color w:val="000000" w:themeColor="text1"/>
          <w:sz w:val="24"/>
          <w:szCs w:val="24"/>
          <w:highlight w:val="yellow"/>
          <w:rPrChange w:author="Shipp, Stephanie S (sss5sc)" w:date="2023-12-24T11:41:00Z" w:id="400209505">
            <w:rPr>
              <w:rFonts w:ascii="Times New Roman" w:hAnsi="Times New Roman" w:eastAsia="Times New Roman" w:cs="Times New Roman"/>
              <w:color w:val="000000" w:themeColor="text1"/>
              <w:sz w:val="24"/>
              <w:szCs w:val="24"/>
            </w:rPr>
          </w:rPrChange>
        </w:rPr>
      </w:pPr>
      <w:r w:rsidRPr="65FE802B" w:rsidR="278A821F">
        <w:rPr>
          <w:rFonts w:ascii="Times New Roman" w:hAnsi="Times New Roman" w:eastAsia="Times New Roman" w:cs="Times New Roman"/>
          <w:color w:val="000000" w:themeColor="text1" w:themeTint="FF" w:themeShade="FF"/>
          <w:sz w:val="24"/>
          <w:szCs w:val="24"/>
        </w:rPr>
        <w:t xml:space="preserve">For a more in-depth exploration, please refer </w:t>
      </w:r>
      <w:r w:rsidRPr="65FE802B" w:rsidR="096BD827">
        <w:rPr>
          <w:rFonts w:ascii="Times New Roman" w:hAnsi="Times New Roman" w:eastAsia="Times New Roman" w:cs="Times New Roman"/>
          <w:color w:val="000000" w:themeColor="text1" w:themeTint="FF" w:themeShade="FF"/>
          <w:sz w:val="24"/>
          <w:szCs w:val="24"/>
        </w:rPr>
        <w:t xml:space="preserve">to the </w:t>
      </w:r>
      <w:del w:author="Shipp, Stephanie S (sss5sc)" w:date="2023-12-29T09:26:31.12Z" w:id="892044393">
        <w:r w:rsidRPr="65FE802B" w:rsidDel="096BD827">
          <w:rPr>
            <w:rFonts w:ascii="Times New Roman" w:hAnsi="Times New Roman" w:eastAsia="Times New Roman" w:cs="Times New Roman"/>
            <w:color w:val="000000" w:themeColor="text1" w:themeTint="FF" w:themeShade="FF"/>
            <w:sz w:val="24"/>
            <w:szCs w:val="24"/>
          </w:rPr>
          <w:delText>comprehen</w:delText>
        </w:r>
        <w:r w:rsidRPr="65FE802B" w:rsidDel="096BD827">
          <w:rPr>
            <w:rFonts w:ascii="Times New Roman" w:hAnsi="Times New Roman" w:eastAsia="Times New Roman" w:cs="Times New Roman"/>
            <w:color w:val="000000" w:themeColor="text1" w:themeTint="FF" w:themeShade="FF"/>
            <w:sz w:val="24"/>
            <w:szCs w:val="24"/>
          </w:rPr>
          <w:delText xml:space="preserve">sive </w:delText>
        </w:r>
      </w:del>
      <w:hyperlink r:id="R40766d5f0b8e4739">
        <w:r w:rsidRPr="65FE802B" w:rsidR="096BD827">
          <w:rPr>
            <w:rStyle w:val="Hyperlink"/>
            <w:rFonts w:ascii="Times New Roman" w:hAnsi="Times New Roman" w:eastAsia="Times New Roman" w:cs="Times New Roman"/>
            <w:sz w:val="24"/>
            <w:szCs w:val="24"/>
          </w:rPr>
          <w:t>dashboard</w:t>
        </w:r>
      </w:hyperlink>
      <w:r w:rsidRPr="65FE802B" w:rsidR="096BD827">
        <w:rPr>
          <w:rFonts w:ascii="Times New Roman" w:hAnsi="Times New Roman" w:eastAsia="Times New Roman" w:cs="Times New Roman"/>
          <w:color w:val="000000" w:themeColor="text1" w:themeTint="FF" w:themeShade="FF"/>
          <w:sz w:val="24"/>
          <w:szCs w:val="24"/>
        </w:rPr>
        <w:t xml:space="preserve"> </w:t>
      </w:r>
      <w:ins w:author="Shipp, Stephanie S (sss5sc)" w:date="2023-12-29T09:26:59.846Z" w:id="1970961765">
        <w:r w:rsidRPr="65FE802B" w:rsidR="27D1F6EF">
          <w:rPr>
            <w:rFonts w:ascii="Times New Roman" w:hAnsi="Times New Roman" w:eastAsia="Times New Roman" w:cs="Times New Roman"/>
            <w:color w:val="000000" w:themeColor="text1" w:themeTint="FF" w:themeShade="FF"/>
            <w:sz w:val="24"/>
            <w:szCs w:val="24"/>
          </w:rPr>
          <w:t xml:space="preserve"> to review the </w:t>
        </w:r>
        <w:r w:rsidRPr="65FE802B" w:rsidR="27D1F6EF">
          <w:rPr>
            <w:rFonts w:ascii="Times New Roman" w:hAnsi="Times New Roman" w:eastAsia="Times New Roman" w:cs="Times New Roman"/>
            <w:color w:val="000000" w:themeColor="text1" w:themeTint="FF" w:themeShade="FF"/>
            <w:sz w:val="24"/>
            <w:szCs w:val="24"/>
          </w:rPr>
          <w:t>different levels</w:t>
        </w:r>
        <w:r w:rsidRPr="65FE802B" w:rsidR="27D1F6EF">
          <w:rPr>
            <w:rFonts w:ascii="Times New Roman" w:hAnsi="Times New Roman" w:eastAsia="Times New Roman" w:cs="Times New Roman"/>
            <w:color w:val="000000" w:themeColor="text1" w:themeTint="FF" w:themeShade="FF"/>
            <w:sz w:val="24"/>
            <w:szCs w:val="24"/>
          </w:rPr>
          <w:t xml:space="preserve"> o</w:t>
        </w:r>
      </w:ins>
      <w:ins w:author="Shipp, Stephanie S (sss5sc)" w:date="2023-12-29T09:27:19.517Z" w:id="393447258">
        <w:r w:rsidRPr="65FE802B" w:rsidR="27D1F6EF">
          <w:rPr>
            <w:rFonts w:ascii="Times New Roman" w:hAnsi="Times New Roman" w:eastAsia="Times New Roman" w:cs="Times New Roman"/>
            <w:color w:val="000000" w:themeColor="text1" w:themeTint="FF" w:themeShade="FF"/>
            <w:sz w:val="24"/>
            <w:szCs w:val="24"/>
          </w:rPr>
          <w:t xml:space="preserve">f </w:t>
        </w:r>
        <w:r w:rsidRPr="65FE802B" w:rsidR="27D1F6EF">
          <w:rPr>
            <w:rFonts w:ascii="Times New Roman" w:hAnsi="Times New Roman" w:eastAsia="Times New Roman" w:cs="Times New Roman"/>
            <w:color w:val="000000" w:themeColor="text1" w:themeTint="FF" w:themeShade="FF"/>
            <w:sz w:val="24"/>
            <w:szCs w:val="24"/>
            <w:highlight w:val="yellow"/>
            <w:rPrChange w:author="Shipp, Stephanie S (sss5sc)" w:date="2023-12-29T09:27:28.712Z" w:id="1705187101">
              <w:rPr>
                <w:rFonts w:ascii="Times New Roman" w:hAnsi="Times New Roman" w:eastAsia="Times New Roman" w:cs="Times New Roman"/>
                <w:color w:val="000000" w:themeColor="text1" w:themeTint="FF" w:themeShade="FF"/>
                <w:sz w:val="24"/>
                <w:szCs w:val="24"/>
              </w:rPr>
            </w:rPrChange>
          </w:rPr>
          <w:t>geographies for the selected states and territories shown</w:t>
        </w:r>
      </w:ins>
      <w:del w:author="Shipp, Stephanie S (sss5sc)" w:date="2023-12-29T09:26:44.559Z" w:id="2089324985">
        <w:r w:rsidRPr="65FE802B" w:rsidDel="278A821F">
          <w:rPr>
            <w:rFonts w:ascii="Times New Roman" w:hAnsi="Times New Roman" w:eastAsia="Times New Roman" w:cs="Times New Roman"/>
            <w:color w:val="000000" w:themeColor="text1" w:themeTint="FF" w:themeShade="FF"/>
            <w:sz w:val="24"/>
            <w:szCs w:val="24"/>
          </w:rPr>
          <w:delText>for direct access</w:delText>
        </w:r>
        <w:r w:rsidRPr="65FE802B" w:rsidDel="096BD827">
          <w:rPr>
            <w:rFonts w:ascii="Times New Roman" w:hAnsi="Times New Roman" w:eastAsia="Times New Roman" w:cs="Times New Roman"/>
            <w:color w:val="000000" w:themeColor="text1" w:themeTint="FF" w:themeShade="FF"/>
            <w:sz w:val="24"/>
            <w:szCs w:val="24"/>
          </w:rPr>
          <w:delText xml:space="preserve"> to our findings</w:delText>
        </w:r>
      </w:del>
      <w:r w:rsidRPr="65FE802B" w:rsidR="278A821F">
        <w:rPr>
          <w:rFonts w:ascii="Times New Roman" w:hAnsi="Times New Roman" w:eastAsia="Times New Roman" w:cs="Times New Roman"/>
          <w:color w:val="000000" w:themeColor="text1" w:themeTint="FF" w:themeShade="FF"/>
          <w:sz w:val="24"/>
          <w:szCs w:val="24"/>
        </w:rPr>
        <w:t xml:space="preserve">. Table </w:t>
      </w:r>
      <w:r w:rsidRPr="65FE802B" w:rsidR="3FA075E6">
        <w:rPr>
          <w:rFonts w:ascii="Times New Roman" w:hAnsi="Times New Roman" w:eastAsia="Times New Roman" w:cs="Times New Roman"/>
          <w:color w:val="000000" w:themeColor="text1" w:themeTint="FF" w:themeShade="FF"/>
          <w:sz w:val="24"/>
          <w:szCs w:val="24"/>
        </w:rPr>
        <w:t>2</w:t>
      </w:r>
      <w:r w:rsidRPr="65FE802B" w:rsidR="278A821F">
        <w:rPr>
          <w:rFonts w:ascii="Times New Roman" w:hAnsi="Times New Roman" w:eastAsia="Times New Roman" w:cs="Times New Roman"/>
          <w:color w:val="000000" w:themeColor="text1" w:themeTint="FF" w:themeShade="FF"/>
          <w:sz w:val="24"/>
          <w:szCs w:val="24"/>
        </w:rPr>
        <w:t xml:space="preserve"> </w:t>
      </w:r>
      <w:r w:rsidRPr="65FE802B" w:rsidR="69F0D5AF">
        <w:rPr>
          <w:rFonts w:ascii="Times New Roman" w:hAnsi="Times New Roman" w:eastAsia="Times New Roman" w:cs="Times New Roman"/>
          <w:color w:val="000000" w:themeColor="text1" w:themeTint="FF" w:themeShade="FF"/>
          <w:sz w:val="24"/>
          <w:szCs w:val="24"/>
        </w:rPr>
        <w:t>summarizes</w:t>
      </w:r>
      <w:r w:rsidRPr="65FE802B" w:rsidR="278A821F">
        <w:rPr>
          <w:rFonts w:ascii="Times New Roman" w:hAnsi="Times New Roman" w:eastAsia="Times New Roman" w:cs="Times New Roman"/>
          <w:color w:val="000000" w:themeColor="text1" w:themeTint="FF" w:themeShade="FF"/>
          <w:sz w:val="24"/>
          <w:szCs w:val="24"/>
        </w:rPr>
        <w:t xml:space="preserve"> the number of states and territories reviewed in the six broad data categories. The complete list </w:t>
      </w:r>
      <w:r w:rsidRPr="65FE802B" w:rsidR="69F0D5AF">
        <w:rPr>
          <w:rFonts w:ascii="Times New Roman" w:hAnsi="Times New Roman" w:eastAsia="Times New Roman" w:cs="Times New Roman"/>
          <w:color w:val="000000" w:themeColor="text1" w:themeTint="FF" w:themeShade="FF"/>
          <w:sz w:val="24"/>
          <w:szCs w:val="24"/>
        </w:rPr>
        <w:t>of states</w:t>
      </w:r>
      <w:r w:rsidRPr="65FE802B" w:rsidR="12ACDB38">
        <w:rPr>
          <w:rFonts w:ascii="Times New Roman" w:hAnsi="Times New Roman" w:eastAsia="Times New Roman" w:cs="Times New Roman"/>
          <w:color w:val="000000" w:themeColor="text1" w:themeTint="FF" w:themeShade="FF"/>
          <w:sz w:val="24"/>
          <w:szCs w:val="24"/>
        </w:rPr>
        <w:t xml:space="preserve">, </w:t>
      </w:r>
      <w:r w:rsidRPr="65FE802B" w:rsidR="645A4E24">
        <w:rPr>
          <w:rFonts w:ascii="Times New Roman" w:hAnsi="Times New Roman" w:eastAsia="Times New Roman" w:cs="Times New Roman"/>
          <w:color w:val="000000" w:themeColor="text1" w:themeTint="FF" w:themeShade="FF"/>
          <w:sz w:val="24"/>
          <w:szCs w:val="24"/>
        </w:rPr>
        <w:t>districts,</w:t>
      </w:r>
      <w:r w:rsidRPr="65FE802B" w:rsidR="69F0D5AF">
        <w:rPr>
          <w:rFonts w:ascii="Times New Roman" w:hAnsi="Times New Roman" w:eastAsia="Times New Roman" w:cs="Times New Roman"/>
          <w:color w:val="000000" w:themeColor="text1" w:themeTint="FF" w:themeShade="FF"/>
          <w:sz w:val="24"/>
          <w:szCs w:val="24"/>
        </w:rPr>
        <w:t xml:space="preserve"> and territories whose SDCs underwent review is available in </w:t>
      </w:r>
      <w:r w:rsidRPr="65FE802B" w:rsidR="69F0D5AF">
        <w:rPr>
          <w:rFonts w:ascii="Times New Roman" w:hAnsi="Times New Roman" w:eastAsia="Times New Roman" w:cs="Times New Roman"/>
          <w:color w:val="000000" w:themeColor="text1" w:themeTint="FF" w:themeShade="FF"/>
          <w:sz w:val="24"/>
          <w:szCs w:val="24"/>
          <w:highlight w:val="yellow"/>
          <w:rPrChange w:author="Shipp, Stephanie S (sss5sc)" w:date="2023-12-24T11:41:00Z" w:id="1955411873">
            <w:rPr>
              <w:rFonts w:ascii="Times New Roman" w:hAnsi="Times New Roman" w:eastAsia="Times New Roman" w:cs="Times New Roman"/>
              <w:color w:val="000000" w:themeColor="text1" w:themeTint="FF" w:themeShade="FF"/>
              <w:sz w:val="24"/>
              <w:szCs w:val="24"/>
            </w:rPr>
          </w:rPrChange>
        </w:rPr>
        <w:t xml:space="preserve">Table # </w:t>
      </w:r>
      <w:r w:rsidRPr="65FE802B" w:rsidR="278A821F">
        <w:rPr>
          <w:rFonts w:ascii="Times New Roman" w:hAnsi="Times New Roman" w:eastAsia="Times New Roman" w:cs="Times New Roman"/>
          <w:color w:val="000000" w:themeColor="text1" w:themeTint="FF" w:themeShade="FF"/>
          <w:sz w:val="24"/>
          <w:szCs w:val="24"/>
          <w:highlight w:val="yellow"/>
          <w:rPrChange w:author="Shipp, Stephanie S (sss5sc)" w:date="2023-12-24T11:41:00Z" w:id="807193456">
            <w:rPr>
              <w:rFonts w:ascii="Times New Roman" w:hAnsi="Times New Roman" w:eastAsia="Times New Roman" w:cs="Times New Roman"/>
              <w:color w:val="000000" w:themeColor="text1" w:themeTint="FF" w:themeShade="FF"/>
              <w:sz w:val="24"/>
              <w:szCs w:val="24"/>
            </w:rPr>
          </w:rPrChange>
        </w:rPr>
        <w:t>in the Appendix</w:t>
      </w:r>
      <w:ins w:author="Shipp, Stephanie S (sss5sc)" w:date="2023-12-29T09:28:03.071Z" w:id="238452023">
        <w:r w:rsidRPr="65FE802B" w:rsidR="77E51225">
          <w:rPr>
            <w:rFonts w:ascii="Times New Roman" w:hAnsi="Times New Roman" w:eastAsia="Times New Roman" w:cs="Times New Roman"/>
            <w:color w:val="000000" w:themeColor="text1" w:themeTint="FF" w:themeShade="FF"/>
            <w:sz w:val="24"/>
            <w:szCs w:val="24"/>
            <w:highlight w:val="yellow"/>
          </w:rPr>
          <w:t xml:space="preserve"> 1</w:t>
        </w:r>
      </w:ins>
      <w:r w:rsidRPr="65FE802B" w:rsidR="278A821F">
        <w:rPr>
          <w:rFonts w:ascii="Times New Roman" w:hAnsi="Times New Roman" w:eastAsia="Times New Roman" w:cs="Times New Roman"/>
          <w:color w:val="000000" w:themeColor="text1" w:themeTint="FF" w:themeShade="FF"/>
          <w:sz w:val="24"/>
          <w:szCs w:val="24"/>
          <w:highlight w:val="yellow"/>
          <w:rPrChange w:author="Shipp, Stephanie S (sss5sc)" w:date="2023-12-24T11:41:00Z" w:id="1442626365">
            <w:rPr>
              <w:rFonts w:ascii="Times New Roman" w:hAnsi="Times New Roman" w:eastAsia="Times New Roman" w:cs="Times New Roman"/>
              <w:color w:val="000000" w:themeColor="text1" w:themeTint="FF" w:themeShade="FF"/>
              <w:sz w:val="24"/>
              <w:szCs w:val="24"/>
            </w:rPr>
          </w:rPrChange>
        </w:rPr>
        <w:t>.</w:t>
      </w:r>
      <w:r w:rsidRPr="65FE802B" w:rsidR="278A821F">
        <w:rPr>
          <w:rFonts w:ascii="Times New Roman" w:hAnsi="Times New Roman" w:eastAsia="Times New Roman" w:cs="Times New Roman"/>
          <w:color w:val="000000" w:themeColor="text1" w:themeTint="FF" w:themeShade="FF"/>
          <w:sz w:val="24"/>
          <w:szCs w:val="24"/>
        </w:rPr>
        <w:t xml:space="preserve"> </w:t>
      </w:r>
    </w:p>
    <w:p w:rsidR="00601467" w:rsidP="00601467" w:rsidRDefault="00601467" w14:paraId="65C4751E" w14:textId="77777777">
      <w:pPr>
        <w:widowControl w:val="0"/>
        <w:tabs>
          <w:tab w:val="num" w:pos="720"/>
        </w:tabs>
        <w:spacing w:after="0"/>
        <w:rPr>
          <w:rFonts w:ascii="Times New Roman" w:hAnsi="Times New Roman" w:eastAsia="Times New Roman" w:cs="Times New Roman"/>
          <w:color w:val="000000" w:themeColor="text1"/>
          <w:sz w:val="24"/>
          <w:szCs w:val="24"/>
        </w:rPr>
      </w:pPr>
    </w:p>
    <w:p w:rsidR="00601467" w:rsidP="00601467" w:rsidRDefault="00601467" w14:paraId="3CCDF742" w14:textId="6EBB9BCB">
      <w:pPr>
        <w:widowControl w:val="0"/>
        <w:tabs>
          <w:tab w:val="num" w:pos="720"/>
        </w:tabs>
        <w:spacing w:after="0"/>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Table </w:t>
      </w:r>
      <w:r w:rsidR="00CE06A1">
        <w:rPr>
          <w:rFonts w:ascii="Times New Roman" w:hAnsi="Times New Roman" w:eastAsia="Times New Roman" w:cs="Times New Roman"/>
          <w:color w:val="000000" w:themeColor="text1"/>
          <w:sz w:val="24"/>
          <w:szCs w:val="24"/>
        </w:rPr>
        <w:t>2</w:t>
      </w:r>
      <w:r w:rsidRPr="5BAB7160">
        <w:rPr>
          <w:rFonts w:ascii="Times New Roman" w:hAnsi="Times New Roman" w:eastAsia="Times New Roman" w:cs="Times New Roman"/>
          <w:color w:val="000000" w:themeColor="text1"/>
          <w:sz w:val="24"/>
          <w:szCs w:val="24"/>
        </w:rPr>
        <w:t xml:space="preserve">: Number of States and Territories Reviewed </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410"/>
        <w:gridCol w:w="4530"/>
      </w:tblGrid>
      <w:tr w:rsidR="00601467" w:rsidTr="00C41BAE" w14:paraId="3E88942F" w14:textId="77777777">
        <w:trPr>
          <w:trHeight w:val="300"/>
        </w:trPr>
        <w:tc>
          <w:tcPr>
            <w:tcW w:w="4410" w:type="dxa"/>
            <w:tcBorders>
              <w:top w:val="single" w:color="auto" w:sz="6" w:space="0"/>
              <w:left w:val="single" w:color="auto" w:sz="6" w:space="0"/>
            </w:tcBorders>
            <w:tcMar>
              <w:left w:w="90" w:type="dxa"/>
              <w:right w:w="90" w:type="dxa"/>
            </w:tcMar>
          </w:tcPr>
          <w:p w:rsidR="00601467" w:rsidP="00C41BAE" w:rsidRDefault="00601467" w14:paraId="44938661"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Categories</w:t>
            </w:r>
          </w:p>
        </w:tc>
        <w:tc>
          <w:tcPr>
            <w:tcW w:w="4530" w:type="dxa"/>
            <w:tcBorders>
              <w:top w:val="single" w:color="auto" w:sz="6" w:space="0"/>
              <w:right w:val="single" w:color="auto" w:sz="6" w:space="0"/>
            </w:tcBorders>
            <w:tcMar>
              <w:left w:w="90" w:type="dxa"/>
              <w:right w:w="90" w:type="dxa"/>
            </w:tcMar>
          </w:tcPr>
          <w:p w:rsidR="00601467" w:rsidP="00C41BAE" w:rsidRDefault="00601467" w14:paraId="6A970430"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Number of States and Territories</w:t>
            </w:r>
          </w:p>
        </w:tc>
      </w:tr>
      <w:tr w:rsidR="00601467" w:rsidTr="00C41BAE" w14:paraId="05F79890" w14:textId="77777777">
        <w:trPr>
          <w:trHeight w:val="300"/>
        </w:trPr>
        <w:tc>
          <w:tcPr>
            <w:tcW w:w="4410" w:type="dxa"/>
            <w:tcBorders>
              <w:left w:val="single" w:color="auto" w:sz="6" w:space="0"/>
            </w:tcBorders>
            <w:tcMar>
              <w:left w:w="90" w:type="dxa"/>
              <w:right w:w="90" w:type="dxa"/>
            </w:tcMar>
          </w:tcPr>
          <w:p w:rsidR="00601467" w:rsidP="00C41BAE" w:rsidRDefault="00601467" w14:paraId="18A99463"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Demographics</w:t>
            </w:r>
          </w:p>
        </w:tc>
        <w:tc>
          <w:tcPr>
            <w:tcW w:w="4530" w:type="dxa"/>
            <w:tcBorders>
              <w:right w:val="single" w:color="auto" w:sz="6" w:space="0"/>
            </w:tcBorders>
            <w:tcMar>
              <w:left w:w="90" w:type="dxa"/>
              <w:right w:w="90" w:type="dxa"/>
            </w:tcMar>
          </w:tcPr>
          <w:p w:rsidR="00601467" w:rsidP="00C41BAE" w:rsidRDefault="00601467" w14:paraId="3CAE4E1E"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28</w:t>
            </w:r>
          </w:p>
        </w:tc>
      </w:tr>
      <w:tr w:rsidR="00601467" w:rsidTr="00C41BAE" w14:paraId="06119147" w14:textId="77777777">
        <w:trPr>
          <w:trHeight w:val="300"/>
        </w:trPr>
        <w:tc>
          <w:tcPr>
            <w:tcW w:w="4410" w:type="dxa"/>
            <w:tcBorders>
              <w:left w:val="single" w:color="auto" w:sz="6" w:space="0"/>
            </w:tcBorders>
            <w:tcMar>
              <w:left w:w="90" w:type="dxa"/>
              <w:right w:w="90" w:type="dxa"/>
            </w:tcMar>
          </w:tcPr>
          <w:p w:rsidR="00601467" w:rsidP="00C41BAE" w:rsidRDefault="00601467" w14:paraId="06A4809E"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Economy</w:t>
            </w:r>
          </w:p>
        </w:tc>
        <w:tc>
          <w:tcPr>
            <w:tcW w:w="4530" w:type="dxa"/>
            <w:tcBorders>
              <w:right w:val="single" w:color="auto" w:sz="6" w:space="0"/>
            </w:tcBorders>
            <w:tcMar>
              <w:left w:w="90" w:type="dxa"/>
              <w:right w:w="90" w:type="dxa"/>
            </w:tcMar>
          </w:tcPr>
          <w:p w:rsidR="00601467" w:rsidP="00C41BAE" w:rsidRDefault="00601467" w14:paraId="6FE6D8A1"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53</w:t>
            </w:r>
          </w:p>
        </w:tc>
      </w:tr>
      <w:tr w:rsidR="00601467" w:rsidTr="00C41BAE" w14:paraId="132F7B23" w14:textId="77777777">
        <w:trPr>
          <w:trHeight w:val="300"/>
        </w:trPr>
        <w:tc>
          <w:tcPr>
            <w:tcW w:w="4410" w:type="dxa"/>
            <w:tcBorders>
              <w:left w:val="single" w:color="auto" w:sz="6" w:space="0"/>
            </w:tcBorders>
            <w:tcMar>
              <w:left w:w="90" w:type="dxa"/>
              <w:right w:w="90" w:type="dxa"/>
            </w:tcMar>
          </w:tcPr>
          <w:p w:rsidR="00601467" w:rsidP="00C41BAE" w:rsidRDefault="00601467" w14:paraId="6AFEFCC6"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Housing</w:t>
            </w:r>
          </w:p>
        </w:tc>
        <w:tc>
          <w:tcPr>
            <w:tcW w:w="4530" w:type="dxa"/>
            <w:tcBorders>
              <w:right w:val="single" w:color="auto" w:sz="6" w:space="0"/>
            </w:tcBorders>
            <w:tcMar>
              <w:left w:w="90" w:type="dxa"/>
              <w:right w:w="90" w:type="dxa"/>
            </w:tcMar>
          </w:tcPr>
          <w:p w:rsidR="00601467" w:rsidP="00C41BAE" w:rsidRDefault="00601467" w14:paraId="533429AC"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52</w:t>
            </w:r>
          </w:p>
        </w:tc>
      </w:tr>
      <w:tr w:rsidR="00601467" w:rsidTr="00C41BAE" w14:paraId="5D2212A5" w14:textId="77777777">
        <w:trPr>
          <w:trHeight w:val="300"/>
        </w:trPr>
        <w:tc>
          <w:tcPr>
            <w:tcW w:w="4410" w:type="dxa"/>
            <w:tcBorders>
              <w:left w:val="single" w:color="auto" w:sz="6" w:space="0"/>
            </w:tcBorders>
            <w:tcMar>
              <w:left w:w="90" w:type="dxa"/>
              <w:right w:w="90" w:type="dxa"/>
            </w:tcMar>
          </w:tcPr>
          <w:p w:rsidR="00601467" w:rsidP="00C41BAE" w:rsidRDefault="00601467" w14:paraId="1F93A46A"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Health</w:t>
            </w:r>
          </w:p>
        </w:tc>
        <w:tc>
          <w:tcPr>
            <w:tcW w:w="4530" w:type="dxa"/>
            <w:tcBorders>
              <w:right w:val="single" w:color="auto" w:sz="6" w:space="0"/>
            </w:tcBorders>
            <w:tcMar>
              <w:left w:w="90" w:type="dxa"/>
              <w:right w:w="90" w:type="dxa"/>
            </w:tcMar>
          </w:tcPr>
          <w:p w:rsidR="00601467" w:rsidP="00C41BAE" w:rsidRDefault="00601467" w14:paraId="7E1740E8"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53</w:t>
            </w:r>
          </w:p>
        </w:tc>
      </w:tr>
      <w:tr w:rsidR="00601467" w:rsidTr="00C41BAE" w14:paraId="2CE3687F" w14:textId="77777777">
        <w:trPr>
          <w:trHeight w:val="300"/>
        </w:trPr>
        <w:tc>
          <w:tcPr>
            <w:tcW w:w="4410" w:type="dxa"/>
            <w:tcBorders>
              <w:left w:val="single" w:color="auto" w:sz="6" w:space="0"/>
            </w:tcBorders>
            <w:tcMar>
              <w:left w:w="90" w:type="dxa"/>
              <w:right w:w="90" w:type="dxa"/>
            </w:tcMar>
          </w:tcPr>
          <w:p w:rsidR="00601467" w:rsidP="00C41BAE" w:rsidRDefault="00601467" w14:paraId="7F322246"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Education</w:t>
            </w:r>
          </w:p>
        </w:tc>
        <w:tc>
          <w:tcPr>
            <w:tcW w:w="4530" w:type="dxa"/>
            <w:tcBorders>
              <w:right w:val="single" w:color="auto" w:sz="6" w:space="0"/>
            </w:tcBorders>
            <w:tcMar>
              <w:left w:w="90" w:type="dxa"/>
              <w:right w:w="90" w:type="dxa"/>
            </w:tcMar>
          </w:tcPr>
          <w:p w:rsidR="00601467" w:rsidP="00C41BAE" w:rsidRDefault="00601467" w14:paraId="4159CB92"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52</w:t>
            </w:r>
          </w:p>
        </w:tc>
      </w:tr>
      <w:tr w:rsidR="00601467" w:rsidTr="00C41BAE" w14:paraId="7120B5F3" w14:textId="77777777">
        <w:trPr>
          <w:trHeight w:val="300"/>
        </w:trPr>
        <w:tc>
          <w:tcPr>
            <w:tcW w:w="4410" w:type="dxa"/>
            <w:tcBorders>
              <w:left w:val="single" w:color="auto" w:sz="6" w:space="0"/>
              <w:bottom w:val="single" w:color="auto" w:sz="6" w:space="0"/>
            </w:tcBorders>
            <w:tcMar>
              <w:left w:w="90" w:type="dxa"/>
              <w:right w:w="90" w:type="dxa"/>
            </w:tcMar>
          </w:tcPr>
          <w:p w:rsidR="00601467" w:rsidP="00C41BAE" w:rsidRDefault="00601467" w14:paraId="2B2C9C6A"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Diversity</w:t>
            </w:r>
          </w:p>
        </w:tc>
        <w:tc>
          <w:tcPr>
            <w:tcW w:w="4530" w:type="dxa"/>
            <w:tcBorders>
              <w:bottom w:val="single" w:color="auto" w:sz="6" w:space="0"/>
              <w:right w:val="single" w:color="auto" w:sz="6" w:space="0"/>
            </w:tcBorders>
            <w:tcMar>
              <w:left w:w="90" w:type="dxa"/>
              <w:right w:w="90" w:type="dxa"/>
            </w:tcMar>
          </w:tcPr>
          <w:p w:rsidR="00601467" w:rsidP="00C41BAE" w:rsidRDefault="00601467" w14:paraId="697964E6" w14:textId="7777777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28</w:t>
            </w:r>
          </w:p>
        </w:tc>
      </w:tr>
    </w:tbl>
    <w:p w:rsidR="00601467" w:rsidP="00601467" w:rsidRDefault="00601467" w14:paraId="0EF128C9" w14:textId="77777777">
      <w:pPr>
        <w:widowControl w:val="0"/>
        <w:tabs>
          <w:tab w:val="num" w:pos="720"/>
        </w:tabs>
        <w:spacing w:after="0"/>
        <w:rPr>
          <w:rFonts w:ascii="Times New Roman" w:hAnsi="Times New Roman" w:eastAsia="Times New Roman" w:cs="Times New Roman"/>
          <w:color w:val="000000" w:themeColor="text1"/>
          <w:sz w:val="24"/>
          <w:szCs w:val="24"/>
        </w:rPr>
      </w:pPr>
    </w:p>
    <w:p w:rsidR="00601467" w:rsidP="00601467" w:rsidRDefault="00601467" w14:paraId="54B66416" w14:textId="77777777">
      <w:pPr>
        <w:widowControl w:val="0"/>
        <w:tabs>
          <w:tab w:val="num" w:pos="720"/>
        </w:tabs>
        <w:spacing w:after="0"/>
        <w:rPr>
          <w:rFonts w:ascii="Times New Roman" w:hAnsi="Times New Roman" w:eastAsia="Times New Roman" w:cs="Times New Roman"/>
          <w:color w:val="000000" w:themeColor="text1"/>
          <w:sz w:val="24"/>
          <w:szCs w:val="24"/>
        </w:rPr>
      </w:pPr>
    </w:p>
    <w:p w:rsidR="00601467" w:rsidP="691B0DF8" w:rsidRDefault="00601467" w14:paraId="742A7B41" w14:textId="57A73C89">
      <w:pPr>
        <w:widowControl w:val="0"/>
        <w:tabs>
          <w:tab w:val="num" w:pos="720"/>
        </w:tabs>
        <w:spacing w:after="0"/>
        <w:rPr>
          <w:del w:author="Shipp, Stephanie S (sss5sc)" w:date="2023-12-29T09:22:58.202Z" w:id="140636160"/>
          <w:rFonts w:ascii="Times New Roman" w:hAnsi="Times New Roman" w:eastAsia="Times New Roman" w:cs="Times New Roman"/>
          <w:color w:val="000000" w:themeColor="text1"/>
          <w:sz w:val="24"/>
          <w:szCs w:val="24"/>
          <w:highlight w:val="yellow"/>
          <w:rPrChange w:author="Shipp, Stephanie S (sss5sc)" w:date="2023-12-26T20:28:00Z" w:id="386931489">
            <w:rPr>
              <w:del w:author="Shipp, Stephanie S (sss5sc)" w:date="2023-12-29T09:22:58.202Z" w:id="532444031"/>
              <w:rFonts w:ascii="Times New Roman" w:hAnsi="Times New Roman" w:eastAsia="Times New Roman" w:cs="Times New Roman"/>
              <w:color w:val="000000" w:themeColor="text1"/>
              <w:sz w:val="24"/>
              <w:szCs w:val="24"/>
            </w:rPr>
          </w:rPrChange>
        </w:rPr>
      </w:pPr>
      <w:r w:rsidRPr="65FE802B" w:rsidR="278A821F">
        <w:rPr>
          <w:rFonts w:ascii="Times New Roman" w:hAnsi="Times New Roman" w:eastAsia="Times New Roman" w:cs="Times New Roman"/>
          <w:color w:val="000000" w:themeColor="text1" w:themeTint="FF" w:themeShade="FF"/>
          <w:sz w:val="24"/>
          <w:szCs w:val="24"/>
        </w:rPr>
        <w:t xml:space="preserve">Some of these omissions are attributable to the absence of data in </w:t>
      </w:r>
      <w:r w:rsidRPr="65FE802B" w:rsidR="69F0D5AF">
        <w:rPr>
          <w:rFonts w:ascii="Times New Roman" w:hAnsi="Times New Roman" w:eastAsia="Times New Roman" w:cs="Times New Roman"/>
          <w:color w:val="000000" w:themeColor="text1" w:themeTint="FF" w:themeShade="FF"/>
          <w:sz w:val="24"/>
          <w:szCs w:val="24"/>
        </w:rPr>
        <w:t>specific</w:t>
      </w:r>
      <w:r w:rsidRPr="65FE802B" w:rsidR="278A821F">
        <w:rPr>
          <w:rFonts w:ascii="Times New Roman" w:hAnsi="Times New Roman" w:eastAsia="Times New Roman" w:cs="Times New Roman"/>
          <w:color w:val="000000" w:themeColor="text1" w:themeTint="FF" w:themeShade="FF"/>
          <w:sz w:val="24"/>
          <w:szCs w:val="24"/>
        </w:rPr>
        <w:t xml:space="preserve"> categories, whether in </w:t>
      </w:r>
      <w:commentRangeStart w:id="132"/>
      <w:commentRangeStart w:id="133"/>
      <w:r w:rsidRPr="65FE802B" w:rsidR="278A821F">
        <w:rPr>
          <w:rFonts w:ascii="Times New Roman" w:hAnsi="Times New Roman" w:eastAsia="Times New Roman" w:cs="Times New Roman"/>
          <w:color w:val="000000" w:themeColor="text1" w:themeTint="FF" w:themeShade="FF"/>
          <w:sz w:val="24"/>
          <w:szCs w:val="24"/>
        </w:rPr>
        <w:t>the lead and</w:t>
      </w:r>
      <w:commentRangeEnd w:id="132"/>
      <w:r>
        <w:rPr>
          <w:rStyle w:val="CommentReference"/>
        </w:rPr>
        <w:commentReference w:id="132"/>
      </w:r>
      <w:commentRangeEnd w:id="133"/>
      <w:r>
        <w:rPr>
          <w:rStyle w:val="CommentReference"/>
        </w:rPr>
        <w:commentReference w:id="133"/>
      </w:r>
      <w:r w:rsidRPr="65FE802B" w:rsidR="278A821F">
        <w:rPr>
          <w:rFonts w:ascii="Times New Roman" w:hAnsi="Times New Roman" w:eastAsia="Times New Roman" w:cs="Times New Roman"/>
          <w:color w:val="000000" w:themeColor="text1" w:themeTint="FF" w:themeShade="FF"/>
          <w:sz w:val="24"/>
          <w:szCs w:val="24"/>
        </w:rPr>
        <w:t xml:space="preserve">/or contributing </w:t>
      </w:r>
      <w:ins w:author="Shipp, Stephanie S (sss5sc)" w:date="2023-12-24T11:43:00Z" w:id="535096851">
        <w:r w:rsidRPr="65FE802B" w:rsidR="66F677C4">
          <w:rPr>
            <w:rFonts w:ascii="Times New Roman" w:hAnsi="Times New Roman" w:eastAsia="Times New Roman" w:cs="Times New Roman"/>
            <w:color w:val="000000" w:themeColor="text1" w:themeTint="FF" w:themeShade="FF"/>
            <w:sz w:val="24"/>
            <w:szCs w:val="24"/>
          </w:rPr>
          <w:t xml:space="preserve">SDC </w:t>
        </w:r>
      </w:ins>
      <w:r w:rsidRPr="65FE802B" w:rsidR="278A821F">
        <w:rPr>
          <w:rFonts w:ascii="Times New Roman" w:hAnsi="Times New Roman" w:eastAsia="Times New Roman" w:cs="Times New Roman"/>
          <w:color w:val="000000" w:themeColor="text1" w:themeTint="FF" w:themeShade="FF"/>
          <w:sz w:val="24"/>
          <w:szCs w:val="24"/>
        </w:rPr>
        <w:t xml:space="preserve">agencies </w:t>
      </w:r>
      <w:del w:author="Shipp, Stephanie S (sss5sc)" w:date="2023-12-24T11:43:00Z" w:id="584074222">
        <w:r w:rsidRPr="65FE802B" w:rsidDel="278A821F">
          <w:rPr>
            <w:rFonts w:ascii="Times New Roman" w:hAnsi="Times New Roman" w:eastAsia="Times New Roman" w:cs="Times New Roman"/>
            <w:color w:val="000000" w:themeColor="text1" w:themeTint="FF" w:themeShade="FF"/>
            <w:sz w:val="24"/>
            <w:szCs w:val="24"/>
          </w:rPr>
          <w:delText>of the SDCs</w:delText>
        </w:r>
      </w:del>
      <w:r w:rsidRPr="65FE802B" w:rsidR="278A821F">
        <w:rPr>
          <w:rFonts w:ascii="Times New Roman" w:hAnsi="Times New Roman" w:eastAsia="Times New Roman" w:cs="Times New Roman"/>
          <w:color w:val="000000" w:themeColor="text1" w:themeTint="FF" w:themeShade="FF"/>
          <w:sz w:val="24"/>
          <w:szCs w:val="24"/>
        </w:rPr>
        <w:t xml:space="preserve">. Notably, we </w:t>
      </w:r>
      <w:r w:rsidRPr="65FE802B" w:rsidR="278A821F">
        <w:rPr>
          <w:rFonts w:ascii="Times New Roman" w:hAnsi="Times New Roman" w:eastAsia="Times New Roman" w:cs="Times New Roman"/>
          <w:color w:val="000000" w:themeColor="text1" w:themeTint="FF" w:themeShade="FF"/>
          <w:sz w:val="24"/>
          <w:szCs w:val="24"/>
        </w:rPr>
        <w:t>encountered</w:t>
      </w:r>
      <w:r w:rsidRPr="65FE802B" w:rsidR="278A821F">
        <w:rPr>
          <w:rFonts w:ascii="Times New Roman" w:hAnsi="Times New Roman" w:eastAsia="Times New Roman" w:cs="Times New Roman"/>
          <w:color w:val="000000" w:themeColor="text1" w:themeTint="FF" w:themeShade="FF"/>
          <w:sz w:val="24"/>
          <w:szCs w:val="24"/>
        </w:rPr>
        <w:t xml:space="preserve"> challenges in </w:t>
      </w:r>
      <w:r w:rsidRPr="65FE802B" w:rsidR="278A821F">
        <w:rPr>
          <w:rFonts w:ascii="Times New Roman" w:hAnsi="Times New Roman" w:eastAsia="Times New Roman" w:cs="Times New Roman"/>
          <w:color w:val="000000" w:themeColor="text1" w:themeTint="FF" w:themeShade="FF"/>
          <w:sz w:val="24"/>
          <w:szCs w:val="24"/>
        </w:rPr>
        <w:t>locating</w:t>
      </w:r>
      <w:r w:rsidRPr="65FE802B" w:rsidR="278A821F">
        <w:rPr>
          <w:rFonts w:ascii="Times New Roman" w:hAnsi="Times New Roman" w:eastAsia="Times New Roman" w:cs="Times New Roman"/>
          <w:color w:val="000000" w:themeColor="text1" w:themeTint="FF" w:themeShade="FF"/>
          <w:sz w:val="24"/>
          <w:szCs w:val="24"/>
        </w:rPr>
        <w:t xml:space="preserve"> data for specific categories in certain states. For example, health and education data were not found in the SDCs for Louisiana, Idaho, and Delaware. Similarly, housing data proved elusive in Michigan, Minnesota, and Idaho.</w:t>
      </w:r>
      <w:del w:author="Shipp, Stephanie S (sss5sc)" w:date="2023-12-24T11:43:00Z" w:id="1794617385">
        <w:r w:rsidRPr="65FE802B" w:rsidDel="278A821F">
          <w:rPr>
            <w:rFonts w:ascii="Times New Roman" w:hAnsi="Times New Roman" w:eastAsia="Times New Roman" w:cs="Times New Roman"/>
            <w:color w:val="000000" w:themeColor="text1" w:themeTint="FF" w:themeShade="FF"/>
            <w:sz w:val="24"/>
            <w:szCs w:val="24"/>
          </w:rPr>
          <w:delText xml:space="preserve"> Surprisingly, t</w:delText>
        </w:r>
      </w:del>
      <w:ins w:author="Shipp, Stephanie S (sss5sc)" w:date="2023-12-24T11:43:00Z" w:id="1331231743">
        <w:r w:rsidRPr="65FE802B" w:rsidR="3C37B62A">
          <w:rPr>
            <w:rFonts w:ascii="Times New Roman" w:hAnsi="Times New Roman" w:eastAsia="Times New Roman" w:cs="Times New Roman"/>
            <w:color w:val="000000" w:themeColor="text1" w:themeTint="FF" w:themeShade="FF"/>
            <w:sz w:val="24"/>
            <w:szCs w:val="24"/>
          </w:rPr>
          <w:t>T</w:t>
        </w:r>
      </w:ins>
      <w:r w:rsidRPr="65FE802B" w:rsidR="278A821F">
        <w:rPr>
          <w:rFonts w:ascii="Times New Roman" w:hAnsi="Times New Roman" w:eastAsia="Times New Roman" w:cs="Times New Roman"/>
          <w:color w:val="000000" w:themeColor="text1" w:themeTint="FF" w:themeShade="FF"/>
          <w:sz w:val="24"/>
          <w:szCs w:val="24"/>
        </w:rPr>
        <w:t xml:space="preserve">he SDCs for </w:t>
      </w:r>
      <w:r w:rsidRPr="65FE802B" w:rsidR="69F0D5AF">
        <w:rPr>
          <w:rFonts w:ascii="Times New Roman" w:hAnsi="Times New Roman" w:eastAsia="Times New Roman" w:cs="Times New Roman"/>
          <w:color w:val="000000" w:themeColor="text1" w:themeTint="FF" w:themeShade="FF"/>
          <w:sz w:val="24"/>
          <w:szCs w:val="24"/>
        </w:rPr>
        <w:t xml:space="preserve">the </w:t>
      </w:r>
      <w:r w:rsidRPr="65FE802B" w:rsidR="278A821F">
        <w:rPr>
          <w:rFonts w:ascii="Times New Roman" w:hAnsi="Times New Roman" w:eastAsia="Times New Roman" w:cs="Times New Roman"/>
          <w:color w:val="000000" w:themeColor="text1" w:themeTint="FF" w:themeShade="FF"/>
          <w:sz w:val="24"/>
          <w:szCs w:val="24"/>
        </w:rPr>
        <w:t>District of Columbia and Louisiana lacked economy-related information.</w:t>
      </w:r>
      <w:ins w:author="Shipp, Stephanie S (sss5sc)" w:date="2023-12-24T11:43:00Z" w:id="675855990">
        <w:r w:rsidRPr="65FE802B" w:rsidR="29AC6E20">
          <w:rPr>
            <w:rFonts w:ascii="Times New Roman" w:hAnsi="Times New Roman" w:eastAsia="Times New Roman" w:cs="Times New Roman"/>
            <w:color w:val="000000" w:themeColor="text1" w:themeTint="FF" w:themeShade="FF"/>
            <w:sz w:val="24"/>
            <w:szCs w:val="24"/>
          </w:rPr>
          <w:t xml:space="preserve"> </w:t>
        </w:r>
      </w:ins>
    </w:p>
    <w:p w:rsidR="00601467" w:rsidP="00601467" w:rsidRDefault="00601467" w14:paraId="1CC74F99" w14:textId="77777777">
      <w:pPr>
        <w:widowControl w:val="0"/>
        <w:tabs>
          <w:tab w:val="num" w:pos="720"/>
        </w:tabs>
        <w:spacing w:after="0"/>
        <w:rPr>
          <w:rFonts w:ascii="Times New Roman" w:hAnsi="Times New Roman" w:eastAsia="Times New Roman" w:cs="Times New Roman"/>
          <w:color w:val="000000" w:themeColor="text1"/>
          <w:sz w:val="24"/>
          <w:szCs w:val="24"/>
        </w:rPr>
      </w:pPr>
    </w:p>
    <w:p w:rsidR="00601467" w:rsidP="005C1A80" w:rsidRDefault="00601467" w14:paraId="594C2611" w14:textId="77777777">
      <w:pPr>
        <w:widowControl w:val="0"/>
        <w:tabs>
          <w:tab w:val="num" w:pos="720"/>
        </w:tabs>
        <w:spacing w:after="0"/>
        <w:rPr>
          <w:rFonts w:ascii="Times New Roman" w:hAnsi="Times New Roman" w:eastAsia="Times New Roman" w:cs="Times New Roman"/>
          <w:color w:val="000000" w:themeColor="text1"/>
          <w:sz w:val="24"/>
          <w:szCs w:val="24"/>
        </w:rPr>
      </w:pPr>
    </w:p>
    <w:p w:rsidR="00601467" w:rsidP="00601467" w:rsidRDefault="6FF02861" w14:paraId="427C72AD" w14:textId="2291E0FC">
      <w:pPr>
        <w:spacing w:after="0"/>
        <w:rPr>
          <w:rFonts w:ascii="Times New Roman" w:hAnsi="Times New Roman" w:eastAsia="Times New Roman" w:cs="Times New Roman"/>
          <w:color w:val="000000" w:themeColor="text1"/>
          <w:sz w:val="24"/>
          <w:szCs w:val="24"/>
        </w:rPr>
      </w:pPr>
      <w:r w:rsidRPr="1FAFF665">
        <w:rPr>
          <w:rFonts w:ascii="Times New Roman" w:hAnsi="Times New Roman" w:eastAsia="Times New Roman" w:cs="Times New Roman"/>
          <w:color w:val="000000" w:themeColor="text1"/>
          <w:sz w:val="24"/>
          <w:szCs w:val="24"/>
        </w:rPr>
        <w:t>2.2.2 Data</w:t>
      </w:r>
      <w:r w:rsidRPr="1FAFF665" w:rsidR="00601467">
        <w:rPr>
          <w:rFonts w:ascii="Times New Roman" w:hAnsi="Times New Roman" w:eastAsia="Times New Roman" w:cs="Times New Roman"/>
          <w:color w:val="000000" w:themeColor="text1"/>
          <w:sz w:val="24"/>
          <w:szCs w:val="24"/>
        </w:rPr>
        <w:t xml:space="preserve"> Dissemination</w:t>
      </w:r>
    </w:p>
    <w:p w:rsidR="00601467" w:rsidP="00601467" w:rsidRDefault="00601467" w14:paraId="01DE0EA1" w14:textId="77777777">
      <w:pPr>
        <w:spacing w:after="0"/>
        <w:rPr>
          <w:rFonts w:ascii="Times New Roman" w:hAnsi="Times New Roman" w:eastAsia="Times New Roman" w:cs="Times New Roman"/>
          <w:color w:val="000000" w:themeColor="text1"/>
          <w:sz w:val="24"/>
          <w:szCs w:val="24"/>
        </w:rPr>
      </w:pPr>
    </w:p>
    <w:p w:rsidR="00601467" w:rsidP="00601467" w:rsidRDefault="00855A93" w14:paraId="3B482E84" w14:textId="2083E995">
      <w:pPr>
        <w:spacing w:after="0"/>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D</w:t>
      </w:r>
      <w:r w:rsidRPr="5BAB7160">
        <w:rPr>
          <w:rFonts w:ascii="Times New Roman" w:hAnsi="Times New Roman" w:eastAsia="Times New Roman" w:cs="Times New Roman"/>
          <w:color w:val="000000" w:themeColor="text1"/>
          <w:sz w:val="24"/>
          <w:szCs w:val="24"/>
        </w:rPr>
        <w:t xml:space="preserve">isplay tables and table downloads </w:t>
      </w:r>
      <w:r>
        <w:rPr>
          <w:rFonts w:ascii="Times New Roman" w:hAnsi="Times New Roman" w:eastAsia="Times New Roman" w:cs="Times New Roman"/>
          <w:color w:val="000000" w:themeColor="text1"/>
          <w:sz w:val="24"/>
          <w:szCs w:val="24"/>
        </w:rPr>
        <w:t>are</w:t>
      </w:r>
      <w:r w:rsidRPr="5BAB7160">
        <w:rPr>
          <w:rFonts w:ascii="Times New Roman" w:hAnsi="Times New Roman" w:eastAsia="Times New Roman" w:cs="Times New Roman"/>
          <w:color w:val="000000" w:themeColor="text1"/>
          <w:sz w:val="24"/>
          <w:szCs w:val="24"/>
        </w:rPr>
        <w:t xml:space="preserve"> the most prevalent methods of data dissemination. </w:t>
      </w:r>
      <w:r>
        <w:rPr>
          <w:rFonts w:ascii="Times New Roman" w:hAnsi="Times New Roman" w:eastAsia="Times New Roman" w:cs="Times New Roman"/>
          <w:color w:val="000000" w:themeColor="text1"/>
          <w:sz w:val="24"/>
          <w:szCs w:val="24"/>
        </w:rPr>
        <w:t>T</w:t>
      </w:r>
      <w:r w:rsidRPr="5BAB7160" w:rsidR="00601467">
        <w:rPr>
          <w:rFonts w:ascii="Times New Roman" w:hAnsi="Times New Roman" w:eastAsia="Times New Roman" w:cs="Times New Roman"/>
          <w:color w:val="000000" w:themeColor="text1"/>
          <w:sz w:val="24"/>
          <w:szCs w:val="24"/>
        </w:rPr>
        <w:t>he majority of SDCs</w:t>
      </w:r>
      <w:r>
        <w:rPr>
          <w:rFonts w:ascii="Times New Roman" w:hAnsi="Times New Roman" w:eastAsia="Times New Roman" w:cs="Times New Roman"/>
          <w:color w:val="000000" w:themeColor="text1"/>
          <w:sz w:val="24"/>
          <w:szCs w:val="24"/>
        </w:rPr>
        <w:t xml:space="preserve"> also</w:t>
      </w:r>
      <w:r w:rsidRPr="5BAB7160" w:rsidR="00601467">
        <w:rPr>
          <w:rFonts w:ascii="Times New Roman" w:hAnsi="Times New Roman" w:eastAsia="Times New Roman" w:cs="Times New Roman"/>
          <w:color w:val="000000" w:themeColor="text1"/>
          <w:sz w:val="24"/>
          <w:szCs w:val="24"/>
        </w:rPr>
        <w:t xml:space="preserve"> disseminate data through visualization, infographics, maps, reports, display tables, and download options across various categories</w:t>
      </w:r>
      <w:r>
        <w:rPr>
          <w:rFonts w:ascii="Times New Roman" w:hAnsi="Times New Roman" w:eastAsia="Times New Roman" w:cs="Times New Roman"/>
          <w:color w:val="000000" w:themeColor="text1"/>
          <w:sz w:val="24"/>
          <w:szCs w:val="24"/>
        </w:rPr>
        <w:t xml:space="preserve">. </w:t>
      </w:r>
      <w:r w:rsidRPr="5BAB7160" w:rsidR="00601467">
        <w:rPr>
          <w:rFonts w:ascii="Times New Roman" w:hAnsi="Times New Roman" w:eastAsia="Times New Roman" w:cs="Times New Roman"/>
          <w:color w:val="000000" w:themeColor="text1"/>
          <w:sz w:val="24"/>
          <w:szCs w:val="24"/>
        </w:rPr>
        <w:t xml:space="preserve">However, some SDCs, such as Alaska, the District of Columbia, and Iowa, create </w:t>
      </w:r>
      <w:r>
        <w:rPr>
          <w:rFonts w:ascii="Times New Roman" w:hAnsi="Times New Roman" w:eastAsia="Times New Roman" w:cs="Times New Roman"/>
          <w:color w:val="000000" w:themeColor="text1"/>
          <w:sz w:val="24"/>
          <w:szCs w:val="24"/>
        </w:rPr>
        <w:t xml:space="preserve">a variety of </w:t>
      </w:r>
      <w:r w:rsidRPr="5BAB7160" w:rsidR="00601467">
        <w:rPr>
          <w:rFonts w:ascii="Times New Roman" w:hAnsi="Times New Roman" w:eastAsia="Times New Roman" w:cs="Times New Roman"/>
          <w:color w:val="000000" w:themeColor="text1"/>
          <w:sz w:val="24"/>
          <w:szCs w:val="24"/>
        </w:rPr>
        <w:t>maps and infographics for housing, health, and education categories. This SDC</w:t>
      </w:r>
      <w:r>
        <w:rPr>
          <w:rFonts w:ascii="Times New Roman" w:hAnsi="Times New Roman" w:eastAsia="Times New Roman" w:cs="Times New Roman"/>
          <w:color w:val="000000" w:themeColor="text1"/>
          <w:sz w:val="24"/>
          <w:szCs w:val="24"/>
        </w:rPr>
        <w:t xml:space="preserve"> data release</w:t>
      </w:r>
      <w:r w:rsidRPr="5BAB7160" w:rsidR="00601467">
        <w:rPr>
          <w:rFonts w:ascii="Times New Roman" w:hAnsi="Times New Roman" w:eastAsia="Times New Roman" w:cs="Times New Roman"/>
          <w:color w:val="000000" w:themeColor="text1"/>
          <w:sz w:val="24"/>
          <w:szCs w:val="24"/>
        </w:rPr>
        <w:t xml:space="preserve"> makes the data more useful to the public. Moreover, these products serve as valuable resources for independent researchers seeking specific state characteristics, potentially aiding grant</w:t>
      </w:r>
      <w:r>
        <w:rPr>
          <w:rFonts w:ascii="Times New Roman" w:hAnsi="Times New Roman" w:eastAsia="Times New Roman" w:cs="Times New Roman"/>
          <w:color w:val="000000" w:themeColor="text1"/>
          <w:sz w:val="24"/>
          <w:szCs w:val="24"/>
        </w:rPr>
        <w:t>-</w:t>
      </w:r>
      <w:r w:rsidRPr="5BAB7160" w:rsidR="00601467">
        <w:rPr>
          <w:rFonts w:ascii="Times New Roman" w:hAnsi="Times New Roman" w:eastAsia="Times New Roman" w:cs="Times New Roman"/>
          <w:color w:val="000000" w:themeColor="text1"/>
          <w:sz w:val="24"/>
          <w:szCs w:val="24"/>
        </w:rPr>
        <w:t>writing endeavors.</w:t>
      </w:r>
    </w:p>
    <w:p w:rsidR="00455BF6" w:rsidP="00601467" w:rsidRDefault="00455BF6" w14:paraId="422B3E74" w14:textId="77777777">
      <w:pPr>
        <w:spacing w:after="0"/>
        <w:rPr>
          <w:rFonts w:ascii="Times New Roman" w:hAnsi="Times New Roman" w:eastAsia="Times New Roman" w:cs="Times New Roman"/>
          <w:color w:val="000000" w:themeColor="text1"/>
          <w:sz w:val="24"/>
          <w:szCs w:val="24"/>
        </w:rPr>
      </w:pPr>
    </w:p>
    <w:p w:rsidR="00455BF6" w:rsidP="00601467" w:rsidRDefault="00455BF6" w14:paraId="4DD936F6" w14:textId="7FA4AB54">
      <w:pPr>
        <w:spacing w:after="0"/>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2.</w:t>
      </w:r>
      <w:r w:rsidR="00855A93">
        <w:rPr>
          <w:rFonts w:ascii="Times New Roman" w:hAnsi="Times New Roman" w:eastAsia="Times New Roman" w:cs="Times New Roman"/>
          <w:color w:val="000000" w:themeColor="text1"/>
          <w:sz w:val="24"/>
          <w:szCs w:val="24"/>
        </w:rPr>
        <w:t>2</w:t>
      </w:r>
      <w:r>
        <w:rPr>
          <w:rFonts w:ascii="Times New Roman" w:hAnsi="Times New Roman" w:eastAsia="Times New Roman" w:cs="Times New Roman"/>
          <w:color w:val="000000" w:themeColor="text1"/>
          <w:sz w:val="24"/>
          <w:szCs w:val="24"/>
        </w:rPr>
        <w:t>.3 Early Adopters</w:t>
      </w:r>
    </w:p>
    <w:p w:rsidR="008F1740" w:rsidP="008F1740" w:rsidRDefault="008F1740" w14:paraId="156D47D8" w14:textId="4698B946">
      <w:pPr>
        <w:spacing w:after="0"/>
        <w:rPr>
          <w:rFonts w:ascii="Times New Roman" w:hAnsi="Times New Roman" w:eastAsia="Times New Roman" w:cs="Times New Roman"/>
          <w:color w:val="000000" w:themeColor="text1"/>
          <w:sz w:val="24"/>
          <w:szCs w:val="24"/>
        </w:rPr>
      </w:pPr>
      <w:r w:rsidRPr="65FE802B" w:rsidR="39EFC42B">
        <w:rPr>
          <w:rFonts w:ascii="Times New Roman" w:hAnsi="Times New Roman" w:eastAsia="Times New Roman" w:cs="Times New Roman"/>
          <w:color w:val="000000" w:themeColor="text1" w:themeTint="FF" w:themeShade="FF"/>
          <w:sz w:val="24"/>
          <w:szCs w:val="24"/>
        </w:rPr>
        <w:t>Early adopters (Treena)</w:t>
      </w:r>
    </w:p>
    <w:p w:rsidR="008F1740" w:rsidP="008F1740" w:rsidRDefault="008F1740" w14:paraId="438CC101" w14:textId="77777777">
      <w:pPr>
        <w:spacing w:after="0"/>
        <w:rPr>
          <w:rFonts w:ascii="Times New Roman" w:hAnsi="Times New Roman" w:eastAsia="Times New Roman" w:cs="Times New Roman"/>
          <w:color w:val="000000" w:themeColor="text1"/>
          <w:sz w:val="24"/>
          <w:szCs w:val="24"/>
        </w:rPr>
      </w:pPr>
    </w:p>
    <w:p w:rsidRPr="003D3FFD" w:rsidR="003D3FFD" w:rsidP="003D3FFD" w:rsidRDefault="003D3FFD" w14:paraId="77821E02" w14:textId="096E4250">
      <w:pPr>
        <w:spacing w:after="0"/>
        <w:rPr>
          <w:rFonts w:ascii="Times New Roman" w:hAnsi="Times New Roman" w:eastAsia="Times New Roman" w:cs="Times New Roman"/>
          <w:color w:val="000000"/>
          <w:sz w:val="24"/>
          <w:szCs w:val="24"/>
        </w:rPr>
      </w:pPr>
      <w:del w:author="Shipp, Stephanie S (sss5sc)" w:date="2023-12-24T11:45:00Z" w:id="143">
        <w:r w:rsidRPr="691B0DF8" w:rsidDel="003D3FFD">
          <w:rPr>
            <w:rFonts w:ascii="Times New Roman" w:hAnsi="Times New Roman" w:eastAsia="Times New Roman" w:cs="Times New Roman"/>
            <w:color w:val="000000" w:themeColor="text1"/>
            <w:sz w:val="24"/>
            <w:szCs w:val="24"/>
          </w:rPr>
          <w:delText>It is valuable to recognize</w:delText>
        </w:r>
      </w:del>
      <w:r w:rsidRPr="691B0DF8">
        <w:rPr>
          <w:rFonts w:ascii="Times New Roman" w:hAnsi="Times New Roman" w:eastAsia="Times New Roman" w:cs="Times New Roman"/>
          <w:color w:val="000000" w:themeColor="text1"/>
          <w:sz w:val="24"/>
          <w:szCs w:val="24"/>
        </w:rPr>
        <w:t xml:space="preserve"> </w:t>
      </w:r>
      <w:ins w:author="Shipp, Stephanie S (sss5sc)" w:date="2023-12-24T11:46:00Z" w:id="144">
        <w:r w:rsidRPr="691B0DF8" w:rsidR="61E23809">
          <w:rPr>
            <w:rFonts w:ascii="Times New Roman" w:hAnsi="Times New Roman" w:eastAsia="Times New Roman" w:cs="Times New Roman"/>
            <w:color w:val="000000" w:themeColor="text1"/>
            <w:sz w:val="24"/>
            <w:szCs w:val="24"/>
          </w:rPr>
          <w:t xml:space="preserve">We refer to </w:t>
        </w:r>
      </w:ins>
      <w:r w:rsidRPr="691B0DF8">
        <w:rPr>
          <w:rFonts w:ascii="Times New Roman" w:hAnsi="Times New Roman" w:eastAsia="Times New Roman" w:cs="Times New Roman"/>
          <w:color w:val="000000" w:themeColor="text1"/>
          <w:sz w:val="24"/>
          <w:szCs w:val="24"/>
        </w:rPr>
        <w:t>SDCs that exhibit forward-thinking practices within the SDC network</w:t>
      </w:r>
      <w:del w:author="Shipp, Stephanie S (sss5sc)" w:date="2023-12-24T11:46:00Z" w:id="145">
        <w:r w:rsidRPr="691B0DF8" w:rsidDel="003D3FFD">
          <w:rPr>
            <w:rFonts w:ascii="Times New Roman" w:hAnsi="Times New Roman" w:eastAsia="Times New Roman" w:cs="Times New Roman"/>
            <w:color w:val="000000" w:themeColor="text1"/>
            <w:sz w:val="24"/>
            <w:szCs w:val="24"/>
          </w:rPr>
          <w:delText>. Referred to</w:delText>
        </w:r>
      </w:del>
      <w:r w:rsidRPr="691B0DF8">
        <w:rPr>
          <w:rFonts w:ascii="Times New Roman" w:hAnsi="Times New Roman" w:eastAsia="Times New Roman" w:cs="Times New Roman"/>
          <w:color w:val="000000" w:themeColor="text1"/>
          <w:sz w:val="24"/>
          <w:szCs w:val="24"/>
        </w:rPr>
        <w:t xml:space="preserve"> as </w:t>
      </w:r>
      <w:del w:author="Shipp, Stephanie S (sss5sc)" w:date="2023-12-24T11:46:00Z" w:id="146">
        <w:r w:rsidRPr="691B0DF8" w:rsidDel="003D3FFD">
          <w:rPr>
            <w:rFonts w:ascii="Times New Roman" w:hAnsi="Times New Roman" w:eastAsia="Times New Roman" w:cs="Times New Roman"/>
            <w:color w:val="000000" w:themeColor="text1"/>
            <w:sz w:val="24"/>
            <w:szCs w:val="24"/>
          </w:rPr>
          <w:delText>"</w:delText>
        </w:r>
      </w:del>
      <w:r w:rsidRPr="691B0DF8">
        <w:rPr>
          <w:rFonts w:ascii="Times New Roman" w:hAnsi="Times New Roman" w:eastAsia="Times New Roman" w:cs="Times New Roman"/>
          <w:color w:val="000000" w:themeColor="text1"/>
          <w:sz w:val="24"/>
          <w:szCs w:val="24"/>
        </w:rPr>
        <w:t>early adopters</w:t>
      </w:r>
      <w:ins w:author="Shipp, Stephanie S (sss5sc)" w:date="2023-12-24T11:46:00Z" w:id="147">
        <w:r w:rsidRPr="691B0DF8" w:rsidR="5BFFD3C7">
          <w:rPr>
            <w:rFonts w:ascii="Times New Roman" w:hAnsi="Times New Roman" w:eastAsia="Times New Roman" w:cs="Times New Roman"/>
            <w:color w:val="000000" w:themeColor="text1"/>
            <w:sz w:val="24"/>
            <w:szCs w:val="24"/>
          </w:rPr>
          <w:t>.</w:t>
        </w:r>
      </w:ins>
      <w:del w:author="Shipp, Stephanie S (sss5sc)" w:date="2023-12-24T11:46:00Z" w:id="148">
        <w:r w:rsidRPr="691B0DF8" w:rsidDel="003D3FFD">
          <w:rPr>
            <w:rFonts w:ascii="Times New Roman" w:hAnsi="Times New Roman" w:eastAsia="Times New Roman" w:cs="Times New Roman"/>
            <w:color w:val="000000" w:themeColor="text1"/>
            <w:sz w:val="24"/>
            <w:szCs w:val="24"/>
          </w:rPr>
          <w:delText>,"</w:delText>
        </w:r>
      </w:del>
      <w:r w:rsidRPr="691B0DF8">
        <w:rPr>
          <w:rFonts w:ascii="Times New Roman" w:hAnsi="Times New Roman" w:eastAsia="Times New Roman" w:cs="Times New Roman"/>
          <w:color w:val="000000" w:themeColor="text1"/>
          <w:sz w:val="24"/>
          <w:szCs w:val="24"/>
        </w:rPr>
        <w:t xml:space="preserve"> </w:t>
      </w:r>
      <w:ins w:author="Shipp, Stephanie S (sss5sc)" w:date="2023-12-24T11:46:00Z" w:id="149">
        <w:r w:rsidRPr="691B0DF8" w:rsidR="5C55B39C">
          <w:rPr>
            <w:rFonts w:ascii="Times New Roman" w:hAnsi="Times New Roman" w:eastAsia="Times New Roman" w:cs="Times New Roman"/>
            <w:color w:val="000000" w:themeColor="text1"/>
            <w:sz w:val="24"/>
            <w:szCs w:val="24"/>
          </w:rPr>
          <w:t>T</w:t>
        </w:r>
      </w:ins>
      <w:del w:author="Shipp, Stephanie S (sss5sc)" w:date="2023-12-24T11:46:00Z" w:id="150">
        <w:r w:rsidRPr="691B0DF8" w:rsidDel="003D3FFD">
          <w:rPr>
            <w:rFonts w:ascii="Times New Roman" w:hAnsi="Times New Roman" w:eastAsia="Times New Roman" w:cs="Times New Roman"/>
            <w:color w:val="000000" w:themeColor="text1"/>
            <w:sz w:val="24"/>
            <w:szCs w:val="24"/>
          </w:rPr>
          <w:delText>t</w:delText>
        </w:r>
      </w:del>
      <w:r w:rsidRPr="691B0DF8">
        <w:rPr>
          <w:rFonts w:ascii="Times New Roman" w:hAnsi="Times New Roman" w:eastAsia="Times New Roman" w:cs="Times New Roman"/>
          <w:color w:val="000000" w:themeColor="text1"/>
          <w:sz w:val="24"/>
          <w:szCs w:val="24"/>
        </w:rPr>
        <w:t xml:space="preserve">hese SDCs proactively leverage </w:t>
      </w:r>
      <w:ins w:author="Shipp, Stephanie S (sss5sc)" w:date="2023-12-24T11:47:00Z" w:id="151">
        <w:r w:rsidRPr="691B0DF8" w:rsidR="3B524660">
          <w:rPr>
            <w:rFonts w:ascii="Times New Roman" w:hAnsi="Times New Roman" w:eastAsia="Times New Roman" w:cs="Times New Roman"/>
            <w:color w:val="000000" w:themeColor="text1"/>
            <w:sz w:val="24"/>
            <w:szCs w:val="24"/>
          </w:rPr>
          <w:t>C</w:t>
        </w:r>
      </w:ins>
      <w:r w:rsidRPr="691B0DF8">
        <w:rPr>
          <w:rFonts w:ascii="Times New Roman" w:hAnsi="Times New Roman" w:eastAsia="Times New Roman" w:cs="Times New Roman"/>
          <w:color w:val="000000" w:themeColor="text1"/>
          <w:sz w:val="24"/>
          <w:szCs w:val="24"/>
        </w:rPr>
        <w:t>ensus</w:t>
      </w:r>
      <w:ins w:author="Shipp, Stephanie S (sss5sc)" w:date="2023-12-24T11:47:00Z" w:id="152">
        <w:r w:rsidRPr="691B0DF8" w:rsidR="1ED89494">
          <w:rPr>
            <w:rFonts w:ascii="Times New Roman" w:hAnsi="Times New Roman" w:eastAsia="Times New Roman" w:cs="Times New Roman"/>
            <w:color w:val="000000" w:themeColor="text1"/>
            <w:sz w:val="24"/>
            <w:szCs w:val="24"/>
          </w:rPr>
          <w:t xml:space="preserve"> Bureau</w:t>
        </w:r>
      </w:ins>
      <w:r w:rsidRPr="691B0DF8">
        <w:rPr>
          <w:rFonts w:ascii="Times New Roman" w:hAnsi="Times New Roman" w:eastAsia="Times New Roman" w:cs="Times New Roman"/>
          <w:color w:val="000000" w:themeColor="text1"/>
          <w:sz w:val="24"/>
          <w:szCs w:val="24"/>
        </w:rPr>
        <w:t xml:space="preserve"> data while supplementing it with information from state agencies. These SDCs stand out for their strategic use of multiple data sources, to create </w:t>
      </w:r>
      <w:del w:author="Shipp, Stephanie S (sss5sc)" w:date="2023-12-24T11:52:00Z" w:id="153">
        <w:r w:rsidRPr="691B0DF8" w:rsidDel="003D3FFD">
          <w:rPr>
            <w:rFonts w:ascii="Times New Roman" w:hAnsi="Times New Roman" w:eastAsia="Times New Roman" w:cs="Times New Roman"/>
            <w:color w:val="000000" w:themeColor="text1"/>
            <w:sz w:val="24"/>
            <w:szCs w:val="24"/>
          </w:rPr>
          <w:delText xml:space="preserve">valuable </w:delText>
        </w:r>
      </w:del>
      <w:r w:rsidRPr="691B0DF8">
        <w:rPr>
          <w:rFonts w:ascii="Times New Roman" w:hAnsi="Times New Roman" w:eastAsia="Times New Roman" w:cs="Times New Roman"/>
          <w:color w:val="000000" w:themeColor="text1"/>
          <w:sz w:val="24"/>
          <w:szCs w:val="24"/>
        </w:rPr>
        <w:t>statistical products. This proactive approach enables them to release data that</w:t>
      </w:r>
      <w:del w:author="Shipp, Stephanie S (sss5sc)" w:date="2023-12-24T11:53:00Z" w:id="154">
        <w:r w:rsidRPr="691B0DF8" w:rsidDel="003D3FFD">
          <w:rPr>
            <w:rFonts w:ascii="Times New Roman" w:hAnsi="Times New Roman" w:eastAsia="Times New Roman" w:cs="Times New Roman"/>
            <w:color w:val="000000" w:themeColor="text1"/>
            <w:sz w:val="24"/>
            <w:szCs w:val="24"/>
          </w:rPr>
          <w:delText xml:space="preserve"> caters to </w:delText>
        </w:r>
      </w:del>
      <w:ins w:author="Shipp, Stephanie S (sss5sc)" w:date="2023-12-24T11:53:00Z" w:id="155">
        <w:r w:rsidRPr="691B0DF8" w:rsidR="3E1E632E">
          <w:rPr>
            <w:rFonts w:ascii="Times New Roman" w:hAnsi="Times New Roman" w:eastAsia="Times New Roman" w:cs="Times New Roman"/>
            <w:color w:val="000000" w:themeColor="text1"/>
            <w:sz w:val="24"/>
            <w:szCs w:val="24"/>
          </w:rPr>
          <w:t>addresses</w:t>
        </w:r>
      </w:ins>
      <w:r w:rsidRPr="691B0DF8">
        <w:rPr>
          <w:rFonts w:ascii="Times New Roman" w:hAnsi="Times New Roman" w:eastAsia="Times New Roman" w:cs="Times New Roman"/>
          <w:color w:val="000000" w:themeColor="text1"/>
          <w:sz w:val="24"/>
          <w:szCs w:val="24"/>
        </w:rPr>
        <w:t>the evolving needs of users.  </w:t>
      </w:r>
      <w:commentRangeStart w:id="156"/>
      <w:del w:author="Shipp, Stephanie S (sss5sc)" w:date="2023-12-24T11:49:00Z" w:id="157">
        <w:r w:rsidRPr="691B0DF8" w:rsidDel="003D3FFD">
          <w:rPr>
            <w:rFonts w:ascii="Times New Roman" w:hAnsi="Times New Roman" w:eastAsia="Times New Roman" w:cs="Times New Roman"/>
            <w:color w:val="000000" w:themeColor="text1"/>
            <w:sz w:val="24"/>
            <w:szCs w:val="24"/>
          </w:rPr>
          <w:delText xml:space="preserve">The definition of "early adopter" and the selection of SDCs categorized are subjective, and the opinions expressed belong to the authors. </w:delText>
        </w:r>
      </w:del>
      <w:commentRangeEnd w:id="156"/>
      <w:r>
        <w:rPr>
          <w:rStyle w:val="CommentReference"/>
        </w:rPr>
        <w:commentReference w:id="156"/>
      </w:r>
      <w:r w:rsidRPr="691B0DF8">
        <w:rPr>
          <w:rFonts w:ascii="Times New Roman" w:hAnsi="Times New Roman" w:eastAsia="Times New Roman" w:cs="Times New Roman"/>
          <w:color w:val="000000" w:themeColor="text1"/>
          <w:sz w:val="24"/>
          <w:szCs w:val="24"/>
        </w:rPr>
        <w:t>Four SDCs stand out as forward-thinking entities, each distinguished by unique approaches in addressing user data needs</w:t>
      </w:r>
      <w:ins w:author="Shipp, Stephanie S (sss5sc)" w:date="2023-12-24T12:39:00Z" w:id="158">
        <w:r w:rsidRPr="691B0DF8" w:rsidR="493A68B4">
          <w:rPr>
            <w:rFonts w:ascii="Times New Roman" w:hAnsi="Times New Roman" w:eastAsia="Times New Roman" w:cs="Times New Roman"/>
            <w:color w:val="000000" w:themeColor="text1"/>
            <w:sz w:val="24"/>
            <w:szCs w:val="24"/>
          </w:rPr>
          <w:t xml:space="preserve">: Colorado, Kansas, </w:t>
        </w:r>
      </w:ins>
      <w:ins w:author="Shipp, Stephanie S (sss5sc)" w:date="2023-12-24T12:40:00Z" w:id="159">
        <w:r w:rsidRPr="691B0DF8" w:rsidR="493A68B4">
          <w:rPr>
            <w:rFonts w:ascii="Times New Roman" w:hAnsi="Times New Roman" w:eastAsia="Times New Roman" w:cs="Times New Roman"/>
            <w:color w:val="000000" w:themeColor="text1"/>
            <w:sz w:val="24"/>
            <w:szCs w:val="24"/>
          </w:rPr>
          <w:t xml:space="preserve">New Mexico, </w:t>
        </w:r>
        <w:r w:rsidRPr="691B0DF8" w:rsidR="2382F6DB">
          <w:rPr>
            <w:rFonts w:ascii="Times New Roman" w:hAnsi="Times New Roman" w:eastAsia="Times New Roman" w:cs="Times New Roman"/>
            <w:color w:val="000000" w:themeColor="text1"/>
            <w:sz w:val="24"/>
            <w:szCs w:val="24"/>
          </w:rPr>
          <w:t xml:space="preserve">and </w:t>
        </w:r>
        <w:r w:rsidRPr="691B0DF8" w:rsidR="493A68B4">
          <w:rPr>
            <w:rFonts w:ascii="Times New Roman" w:hAnsi="Times New Roman" w:eastAsia="Times New Roman" w:cs="Times New Roman"/>
            <w:color w:val="000000" w:themeColor="text1"/>
            <w:sz w:val="24"/>
            <w:szCs w:val="24"/>
          </w:rPr>
          <w:t>New York.</w:t>
        </w:r>
      </w:ins>
      <w:r w:rsidRPr="691B0DF8" w:rsidR="493A68B4">
        <w:rPr>
          <w:rFonts w:ascii="Times New Roman" w:hAnsi="Times New Roman" w:eastAsia="Times New Roman" w:cs="Times New Roman"/>
          <w:color w:val="000000" w:themeColor="text1"/>
          <w:sz w:val="24"/>
          <w:szCs w:val="24"/>
        </w:rPr>
        <w:t xml:space="preserve"> </w:t>
      </w:r>
    </w:p>
    <w:p w:rsidRPr="003D3FFD" w:rsidR="003D3FFD" w:rsidP="003D3FFD" w:rsidRDefault="003D3FFD" w14:paraId="55C618F7" w14:textId="77777777">
      <w:pPr>
        <w:spacing w:after="0"/>
        <w:rPr>
          <w:rFonts w:ascii="Times New Roman" w:hAnsi="Times New Roman" w:eastAsia="Times New Roman" w:cs="Times New Roman"/>
          <w:color w:val="000000"/>
          <w:sz w:val="24"/>
          <w:szCs w:val="24"/>
        </w:rPr>
      </w:pPr>
      <w:r w:rsidRPr="003D3FFD">
        <w:rPr>
          <w:rFonts w:ascii="Times New Roman" w:hAnsi="Times New Roman" w:eastAsia="Times New Roman" w:cs="Times New Roman"/>
          <w:color w:val="000000"/>
          <w:sz w:val="24"/>
          <w:szCs w:val="24"/>
        </w:rPr>
        <w:t> </w:t>
      </w:r>
    </w:p>
    <w:p w:rsidRPr="003D3FFD" w:rsidR="003D3FFD" w:rsidP="003D3FFD" w:rsidRDefault="003D3FFD" w14:paraId="2BB8A2E9" w14:textId="2E486808">
      <w:pPr>
        <w:spacing w:after="0"/>
        <w:rPr>
          <w:rFonts w:ascii="Times New Roman" w:hAnsi="Times New Roman" w:eastAsia="Times New Roman" w:cs="Times New Roman"/>
          <w:color w:val="000000"/>
          <w:sz w:val="24"/>
          <w:szCs w:val="24"/>
        </w:rPr>
      </w:pPr>
      <w:r w:rsidRPr="65FE802B" w:rsidR="517487E3">
        <w:rPr>
          <w:rFonts w:ascii="Times New Roman" w:hAnsi="Times New Roman" w:eastAsia="Times New Roman" w:cs="Times New Roman"/>
          <w:color w:val="000000" w:themeColor="text1" w:themeTint="FF" w:themeShade="FF"/>
          <w:sz w:val="24"/>
          <w:szCs w:val="24"/>
        </w:rPr>
        <w:t xml:space="preserve">The Colorado State Data Center (SDC) publishes population estimates and projections by </w:t>
      </w:r>
      <w:r w:rsidRPr="65FE802B" w:rsidR="54FC9340">
        <w:rPr>
          <w:rFonts w:ascii="Times New Roman" w:hAnsi="Times New Roman" w:eastAsia="Times New Roman" w:cs="Times New Roman"/>
          <w:color w:val="000000" w:themeColor="text1" w:themeTint="FF" w:themeShade="FF"/>
          <w:sz w:val="24"/>
          <w:szCs w:val="24"/>
        </w:rPr>
        <w:t>combing</w:t>
      </w:r>
      <w:r w:rsidRPr="65FE802B" w:rsidR="517487E3">
        <w:rPr>
          <w:rFonts w:ascii="Times New Roman" w:hAnsi="Times New Roman" w:eastAsia="Times New Roman" w:cs="Times New Roman"/>
          <w:color w:val="000000" w:themeColor="text1" w:themeTint="FF" w:themeShade="FF"/>
          <w:sz w:val="24"/>
          <w:szCs w:val="24"/>
        </w:rPr>
        <w:t xml:space="preserve"> data from various sources, including Census </w:t>
      </w:r>
      <w:r w:rsidRPr="65FE802B" w:rsidR="0780CA90">
        <w:rPr>
          <w:rFonts w:ascii="Times New Roman" w:hAnsi="Times New Roman" w:eastAsia="Times New Roman" w:cs="Times New Roman"/>
          <w:color w:val="000000" w:themeColor="text1" w:themeTint="FF" w:themeShade="FF"/>
          <w:sz w:val="24"/>
          <w:szCs w:val="24"/>
        </w:rPr>
        <w:t xml:space="preserve">Bureau </w:t>
      </w:r>
      <w:r w:rsidRPr="65FE802B" w:rsidR="517487E3">
        <w:rPr>
          <w:rFonts w:ascii="Times New Roman" w:hAnsi="Times New Roman" w:eastAsia="Times New Roman" w:cs="Times New Roman"/>
          <w:color w:val="000000" w:themeColor="text1" w:themeTint="FF" w:themeShade="FF"/>
          <w:sz w:val="24"/>
          <w:szCs w:val="24"/>
        </w:rPr>
        <w:t>data such as the American Community Survey and Decennial Census, along with non-Census data from entities like the Colorado Department of Public Health and Environment, Internal Revenue Service, Medicare, and Immigration Statistics. </w:t>
      </w:r>
    </w:p>
    <w:p w:rsidRPr="003D3FFD" w:rsidR="003D3FFD" w:rsidP="003D3FFD" w:rsidRDefault="003D3FFD" w14:paraId="654E7CB0" w14:textId="77777777">
      <w:pPr>
        <w:spacing w:after="0"/>
        <w:rPr>
          <w:rFonts w:ascii="Times New Roman" w:hAnsi="Times New Roman" w:eastAsia="Times New Roman" w:cs="Times New Roman"/>
          <w:color w:val="000000"/>
          <w:sz w:val="24"/>
          <w:szCs w:val="24"/>
        </w:rPr>
      </w:pPr>
      <w:r w:rsidRPr="003D3FFD">
        <w:rPr>
          <w:rFonts w:ascii="Times New Roman" w:hAnsi="Times New Roman" w:eastAsia="Times New Roman" w:cs="Times New Roman"/>
          <w:color w:val="000000"/>
          <w:sz w:val="24"/>
          <w:szCs w:val="24"/>
        </w:rPr>
        <w:t> </w:t>
      </w:r>
    </w:p>
    <w:p w:rsidRPr="003D3FFD" w:rsidR="003D3FFD" w:rsidP="003D3FFD" w:rsidRDefault="003D3FFD" w14:paraId="0F12670C" w14:textId="51BBB193">
      <w:pPr>
        <w:spacing w:after="0"/>
        <w:rPr>
          <w:rFonts w:ascii="Times New Roman" w:hAnsi="Times New Roman" w:eastAsia="Times New Roman" w:cs="Times New Roman"/>
          <w:color w:val="000000"/>
          <w:sz w:val="24"/>
          <w:szCs w:val="24"/>
        </w:rPr>
      </w:pPr>
      <w:r w:rsidRPr="691B0DF8">
        <w:rPr>
          <w:rFonts w:ascii="Times New Roman" w:hAnsi="Times New Roman" w:eastAsia="Times New Roman" w:cs="Times New Roman"/>
          <w:color w:val="000000" w:themeColor="text1"/>
          <w:sz w:val="24"/>
          <w:szCs w:val="24"/>
        </w:rPr>
        <w:t>The Kansas SDC</w:t>
      </w:r>
      <w:r w:rsidRPr="691B0DF8" w:rsidR="4F93E0CE">
        <w:rPr>
          <w:rFonts w:ascii="Times New Roman" w:hAnsi="Times New Roman" w:eastAsia="Times New Roman" w:cs="Times New Roman"/>
          <w:color w:val="000000" w:themeColor="text1"/>
          <w:sz w:val="24"/>
          <w:szCs w:val="24"/>
        </w:rPr>
        <w:t>,</w:t>
      </w:r>
      <w:r w:rsidRPr="691B0DF8">
        <w:rPr>
          <w:rFonts w:ascii="Times New Roman" w:hAnsi="Times New Roman" w:eastAsia="Times New Roman" w:cs="Times New Roman"/>
          <w:color w:val="000000" w:themeColor="text1"/>
          <w:sz w:val="24"/>
          <w:szCs w:val="24"/>
        </w:rPr>
        <w:t xml:space="preserve"> with its Kansas Regional Data Portal, a dynamic dashboard</w:t>
      </w:r>
      <w:r w:rsidRPr="691B0DF8" w:rsidR="5C417A32">
        <w:rPr>
          <w:rFonts w:ascii="Times New Roman" w:hAnsi="Times New Roman" w:eastAsia="Times New Roman" w:cs="Times New Roman"/>
          <w:color w:val="000000" w:themeColor="text1"/>
          <w:sz w:val="24"/>
          <w:szCs w:val="24"/>
        </w:rPr>
        <w:t xml:space="preserve">, </w:t>
      </w:r>
      <w:r w:rsidRPr="691B0DF8">
        <w:rPr>
          <w:rFonts w:ascii="Times New Roman" w:hAnsi="Times New Roman" w:eastAsia="Times New Roman" w:cs="Times New Roman"/>
          <w:color w:val="000000" w:themeColor="text1"/>
          <w:sz w:val="24"/>
          <w:szCs w:val="24"/>
        </w:rPr>
        <w:t xml:space="preserve">offers an overview of regional and county characteristics. Covering diverse categories such as demographics, housing, business, healthcare, quality of life, infrastructure, and natural resources, this user-friendly platform engages users with interactive data presentation. Notably, the portal employs </w:t>
      </w:r>
      <w:del w:author="Shipp, Stephanie S (sss5sc)" w:date="2023-12-26T19:43:00Z" w:id="160">
        <w:r w:rsidRPr="691B0DF8" w:rsidDel="003D3FFD">
          <w:rPr>
            <w:rFonts w:ascii="Times New Roman" w:hAnsi="Times New Roman" w:eastAsia="Times New Roman" w:cs="Times New Roman"/>
            <w:color w:val="000000" w:themeColor="text1"/>
            <w:sz w:val="24"/>
            <w:szCs w:val="24"/>
          </w:rPr>
          <w:delText>proper</w:delText>
        </w:r>
      </w:del>
      <w:r w:rsidRPr="691B0DF8">
        <w:rPr>
          <w:rFonts w:ascii="Times New Roman" w:hAnsi="Times New Roman" w:eastAsia="Times New Roman" w:cs="Times New Roman"/>
          <w:color w:val="000000" w:themeColor="text1"/>
          <w:sz w:val="24"/>
          <w:szCs w:val="24"/>
        </w:rPr>
        <w:t xml:space="preserve"> citation practices, enhancing transparency and credibility. </w:t>
      </w:r>
    </w:p>
    <w:p w:rsidRPr="003D3FFD" w:rsidR="003D3FFD" w:rsidP="003D3FFD" w:rsidRDefault="003D3FFD" w14:paraId="5007FB8B" w14:textId="77777777">
      <w:pPr>
        <w:spacing w:after="0"/>
        <w:rPr>
          <w:rFonts w:ascii="Times New Roman" w:hAnsi="Times New Roman" w:eastAsia="Times New Roman" w:cs="Times New Roman"/>
          <w:color w:val="000000"/>
          <w:sz w:val="24"/>
          <w:szCs w:val="24"/>
        </w:rPr>
      </w:pPr>
      <w:r w:rsidRPr="003D3FFD">
        <w:rPr>
          <w:rFonts w:ascii="Times New Roman" w:hAnsi="Times New Roman" w:eastAsia="Times New Roman" w:cs="Times New Roman"/>
          <w:color w:val="000000"/>
          <w:sz w:val="24"/>
          <w:szCs w:val="24"/>
        </w:rPr>
        <w:t>  </w:t>
      </w:r>
    </w:p>
    <w:p w:rsidRPr="003D3FFD" w:rsidR="003D3FFD" w:rsidP="003D3FFD" w:rsidRDefault="003D3FFD" w14:paraId="5D49E893" w14:textId="5261B321">
      <w:pPr>
        <w:spacing w:after="0"/>
        <w:rPr>
          <w:rFonts w:ascii="Times New Roman" w:hAnsi="Times New Roman" w:eastAsia="Times New Roman" w:cs="Times New Roman"/>
          <w:color w:val="000000"/>
          <w:sz w:val="24"/>
          <w:szCs w:val="24"/>
        </w:rPr>
      </w:pPr>
      <w:r w:rsidRPr="1FAFF665">
        <w:rPr>
          <w:rFonts w:ascii="Times New Roman" w:hAnsi="Times New Roman" w:eastAsia="Times New Roman" w:cs="Times New Roman"/>
          <w:color w:val="000000" w:themeColor="text1"/>
          <w:sz w:val="24"/>
          <w:szCs w:val="24"/>
        </w:rPr>
        <w:t xml:space="preserve">Situated within the New Mexico Economic Development Department, the New Mexico SDC strategically focuses on economic characteristics. While redirecting population, social, and housing data to Census Bureau products, it excels in providing up-to-date information on the workforce profile. Regular updates, as recent as November 2023, </w:t>
      </w:r>
      <w:r w:rsidRPr="1FAFF665" w:rsidR="4653A9EF">
        <w:rPr>
          <w:rFonts w:ascii="Times New Roman" w:hAnsi="Times New Roman" w:eastAsia="Times New Roman" w:cs="Times New Roman"/>
          <w:color w:val="000000" w:themeColor="text1"/>
          <w:sz w:val="24"/>
          <w:szCs w:val="24"/>
        </w:rPr>
        <w:t>offer</w:t>
      </w:r>
      <w:r w:rsidRPr="1FAFF665">
        <w:rPr>
          <w:rFonts w:ascii="Times New Roman" w:hAnsi="Times New Roman" w:eastAsia="Times New Roman" w:cs="Times New Roman"/>
          <w:color w:val="000000" w:themeColor="text1"/>
          <w:sz w:val="24"/>
          <w:szCs w:val="24"/>
        </w:rPr>
        <w:t xml:space="preserve"> timely and relevant economic data. </w:t>
      </w:r>
    </w:p>
    <w:p w:rsidRPr="003D3FFD" w:rsidR="003D3FFD" w:rsidP="003D3FFD" w:rsidRDefault="003D3FFD" w14:paraId="776C2A83" w14:textId="77777777">
      <w:pPr>
        <w:spacing w:after="0"/>
        <w:rPr>
          <w:rFonts w:ascii="Times New Roman" w:hAnsi="Times New Roman" w:eastAsia="Times New Roman" w:cs="Times New Roman"/>
          <w:color w:val="000000"/>
          <w:sz w:val="24"/>
          <w:szCs w:val="24"/>
        </w:rPr>
      </w:pPr>
      <w:r w:rsidRPr="003D3FFD">
        <w:rPr>
          <w:rFonts w:ascii="Times New Roman" w:hAnsi="Times New Roman" w:eastAsia="Times New Roman" w:cs="Times New Roman"/>
          <w:color w:val="000000"/>
          <w:sz w:val="24"/>
          <w:szCs w:val="24"/>
        </w:rPr>
        <w:t>  </w:t>
      </w:r>
    </w:p>
    <w:p w:rsidRPr="003D3FFD" w:rsidR="003D3FFD" w:rsidP="003D3FFD" w:rsidRDefault="003D3FFD" w14:paraId="0BA7DF00" w14:textId="77777777">
      <w:pPr>
        <w:spacing w:after="0"/>
        <w:rPr>
          <w:rFonts w:ascii="Times New Roman" w:hAnsi="Times New Roman" w:eastAsia="Times New Roman" w:cs="Times New Roman"/>
          <w:color w:val="000000"/>
          <w:sz w:val="24"/>
          <w:szCs w:val="24"/>
        </w:rPr>
      </w:pPr>
      <w:r w:rsidRPr="691B0DF8">
        <w:rPr>
          <w:rFonts w:ascii="Times New Roman" w:hAnsi="Times New Roman" w:eastAsia="Times New Roman" w:cs="Times New Roman"/>
          <w:color w:val="000000" w:themeColor="text1"/>
          <w:sz w:val="24"/>
          <w:szCs w:val="24"/>
        </w:rPr>
        <w:t xml:space="preserve">The New York SDC stands out for its detailed dashboard, encompassing variables from the American Community Survey and Current Population Survey for </w:t>
      </w:r>
      <w:del w:author="Shipp, Stephanie S (sss5sc)" w:date="2023-12-26T19:44:00Z" w:id="161">
        <w:r w:rsidRPr="691B0DF8" w:rsidDel="003D3FFD">
          <w:rPr>
            <w:rFonts w:ascii="Times New Roman" w:hAnsi="Times New Roman" w:eastAsia="Times New Roman" w:cs="Times New Roman"/>
            <w:color w:val="000000" w:themeColor="text1"/>
            <w:sz w:val="24"/>
            <w:szCs w:val="24"/>
          </w:rPr>
          <w:delText>the</w:delText>
        </w:r>
      </w:del>
      <w:r w:rsidRPr="691B0DF8">
        <w:rPr>
          <w:rFonts w:ascii="Times New Roman" w:hAnsi="Times New Roman" w:eastAsia="Times New Roman" w:cs="Times New Roman"/>
          <w:color w:val="000000" w:themeColor="text1"/>
          <w:sz w:val="24"/>
          <w:szCs w:val="24"/>
        </w:rPr>
        <w:t xml:space="preserve"> state and counties. Beyond conventional data offerings, it provides a </w:t>
      </w:r>
      <w:del w:author="Shipp, Stephanie S (sss5sc)" w:date="2023-12-26T19:44:00Z" w:id="162">
        <w:r w:rsidRPr="691B0DF8" w:rsidDel="003D3FFD">
          <w:rPr>
            <w:rFonts w:ascii="Times New Roman" w:hAnsi="Times New Roman" w:eastAsia="Times New Roman" w:cs="Times New Roman"/>
            <w:color w:val="000000" w:themeColor="text1"/>
            <w:sz w:val="24"/>
            <w:szCs w:val="24"/>
          </w:rPr>
          <w:delText>"</w:delText>
        </w:r>
      </w:del>
      <w:r w:rsidRPr="691B0DF8">
        <w:rPr>
          <w:rFonts w:ascii="Times New Roman" w:hAnsi="Times New Roman" w:eastAsia="Times New Roman" w:cs="Times New Roman"/>
          <w:color w:val="000000" w:themeColor="text1"/>
          <w:sz w:val="24"/>
          <w:szCs w:val="24"/>
        </w:rPr>
        <w:t>Self-Sufficiency Earnings Estimator.</w:t>
      </w:r>
      <w:del w:author="Shipp, Stephanie S (sss5sc)" w:date="2023-12-26T19:44:00Z" w:id="163">
        <w:r w:rsidRPr="691B0DF8" w:rsidDel="003D3FFD">
          <w:rPr>
            <w:rFonts w:ascii="Times New Roman" w:hAnsi="Times New Roman" w:eastAsia="Times New Roman" w:cs="Times New Roman"/>
            <w:color w:val="000000" w:themeColor="text1"/>
            <w:sz w:val="24"/>
            <w:szCs w:val="24"/>
          </w:rPr>
          <w:delText>"</w:delText>
        </w:r>
      </w:del>
      <w:r w:rsidRPr="691B0DF8">
        <w:rPr>
          <w:rFonts w:ascii="Times New Roman" w:hAnsi="Times New Roman" w:eastAsia="Times New Roman" w:cs="Times New Roman"/>
          <w:color w:val="000000" w:themeColor="text1"/>
          <w:sz w:val="24"/>
          <w:szCs w:val="24"/>
        </w:rPr>
        <w:t xml:space="preserve"> This tool, originally developed by the Center for Women’s Welfare, University of Washington, calculates the income required for basic needs, considering family size and geographic location. The inclusion of regional occupational information adds a valuable dimension, aiding users in making informed career decisions. </w:t>
      </w:r>
    </w:p>
    <w:p w:rsidRPr="003D3FFD" w:rsidR="003D3FFD" w:rsidP="003D3FFD" w:rsidRDefault="003D3FFD" w14:paraId="4222BCC5" w14:textId="77777777">
      <w:pPr>
        <w:spacing w:after="0"/>
        <w:rPr>
          <w:rFonts w:ascii="Times New Roman" w:hAnsi="Times New Roman" w:eastAsia="Times New Roman" w:cs="Times New Roman"/>
          <w:color w:val="000000"/>
          <w:sz w:val="24"/>
          <w:szCs w:val="24"/>
        </w:rPr>
      </w:pPr>
      <w:r w:rsidRPr="003D3FFD">
        <w:rPr>
          <w:rFonts w:ascii="Times New Roman" w:hAnsi="Times New Roman" w:eastAsia="Times New Roman" w:cs="Times New Roman"/>
          <w:color w:val="000000"/>
          <w:sz w:val="24"/>
          <w:szCs w:val="24"/>
        </w:rPr>
        <w:t>  </w:t>
      </w:r>
    </w:p>
    <w:p w:rsidRPr="003D3FFD" w:rsidR="003D3FFD" w:rsidP="003D3FFD" w:rsidRDefault="003D3FFD" w14:paraId="49B0AD21" w14:textId="5E5B6AF6">
      <w:pPr>
        <w:spacing w:after="0"/>
        <w:rPr>
          <w:rFonts w:ascii="Times New Roman" w:hAnsi="Times New Roman" w:eastAsia="Times New Roman" w:cs="Times New Roman"/>
          <w:color w:val="000000"/>
          <w:sz w:val="24"/>
          <w:szCs w:val="24"/>
        </w:rPr>
      </w:pPr>
      <w:r w:rsidRPr="691B0DF8">
        <w:rPr>
          <w:rFonts w:ascii="Times New Roman" w:hAnsi="Times New Roman" w:eastAsia="Times New Roman" w:cs="Times New Roman"/>
          <w:color w:val="000000" w:themeColor="text1"/>
          <w:sz w:val="24"/>
          <w:szCs w:val="24"/>
        </w:rPr>
        <w:t xml:space="preserve">In summary, these forward-thinking SDCs </w:t>
      </w:r>
      <w:r w:rsidRPr="691B0DF8" w:rsidR="13496AE2">
        <w:rPr>
          <w:rFonts w:ascii="Times New Roman" w:hAnsi="Times New Roman" w:eastAsia="Times New Roman" w:cs="Times New Roman"/>
          <w:color w:val="000000" w:themeColor="text1"/>
          <w:sz w:val="24"/>
          <w:szCs w:val="24"/>
        </w:rPr>
        <w:t>display</w:t>
      </w:r>
      <w:r w:rsidRPr="691B0DF8">
        <w:rPr>
          <w:rFonts w:ascii="Times New Roman" w:hAnsi="Times New Roman" w:eastAsia="Times New Roman" w:cs="Times New Roman"/>
          <w:color w:val="000000" w:themeColor="text1"/>
          <w:sz w:val="24"/>
          <w:szCs w:val="24"/>
        </w:rPr>
        <w:t xml:space="preserve"> a diverse range of strategies, from comprehensive data integration to interactive dashboards and specialized tools. Their initiatives not only address immediate data needs but also pave the way for potential replication and adoption by other SDCs nationwide, contributing to a</w:t>
      </w:r>
      <w:ins w:author="Shipp, Stephanie S (sss5sc)" w:date="2023-12-26T19:45:00Z" w:id="164">
        <w:r w:rsidRPr="691B0DF8" w:rsidR="3AB626BE">
          <w:rPr>
            <w:rFonts w:ascii="Times New Roman" w:hAnsi="Times New Roman" w:eastAsia="Times New Roman" w:cs="Times New Roman"/>
            <w:color w:val="000000" w:themeColor="text1"/>
            <w:sz w:val="24"/>
            <w:szCs w:val="24"/>
          </w:rPr>
          <w:t>n</w:t>
        </w:r>
      </w:ins>
      <w:del w:author="Shipp, Stephanie S (sss5sc)" w:date="2023-12-26T19:45:00Z" w:id="165">
        <w:r w:rsidRPr="691B0DF8" w:rsidDel="003D3FFD">
          <w:rPr>
            <w:rFonts w:ascii="Times New Roman" w:hAnsi="Times New Roman" w:eastAsia="Times New Roman" w:cs="Times New Roman"/>
            <w:color w:val="000000" w:themeColor="text1"/>
            <w:sz w:val="24"/>
            <w:szCs w:val="24"/>
          </w:rPr>
          <w:delText xml:space="preserve"> more </w:delText>
        </w:r>
      </w:del>
      <w:r w:rsidRPr="691B0DF8">
        <w:rPr>
          <w:rFonts w:ascii="Times New Roman" w:hAnsi="Times New Roman" w:eastAsia="Times New Roman" w:cs="Times New Roman"/>
          <w:color w:val="000000" w:themeColor="text1"/>
          <w:sz w:val="24"/>
          <w:szCs w:val="24"/>
        </w:rPr>
        <w:t xml:space="preserve">informed </w:t>
      </w:r>
      <w:del w:author="Shipp, Stephanie S (sss5sc)" w:date="2023-12-26T19:45:00Z" w:id="166">
        <w:r w:rsidRPr="691B0DF8" w:rsidDel="003D3FFD">
          <w:rPr>
            <w:rFonts w:ascii="Times New Roman" w:hAnsi="Times New Roman" w:eastAsia="Times New Roman" w:cs="Times New Roman"/>
            <w:color w:val="000000" w:themeColor="text1"/>
            <w:sz w:val="24"/>
            <w:szCs w:val="24"/>
          </w:rPr>
          <w:delText xml:space="preserve">and empowered </w:delText>
        </w:r>
      </w:del>
      <w:r w:rsidRPr="691B0DF8">
        <w:rPr>
          <w:rFonts w:ascii="Times New Roman" w:hAnsi="Times New Roman" w:eastAsia="Times New Roman" w:cs="Times New Roman"/>
          <w:color w:val="000000" w:themeColor="text1"/>
          <w:sz w:val="24"/>
          <w:szCs w:val="24"/>
        </w:rPr>
        <w:t>user</w:t>
      </w:r>
      <w:ins w:author="Shipp, Stephanie S (sss5sc)" w:date="2023-12-26T19:45:00Z" w:id="167">
        <w:r w:rsidRPr="691B0DF8" w:rsidR="04B10BCA">
          <w:rPr>
            <w:rFonts w:ascii="Times New Roman" w:hAnsi="Times New Roman" w:eastAsia="Times New Roman" w:cs="Times New Roman"/>
            <w:color w:val="000000" w:themeColor="text1"/>
            <w:sz w:val="24"/>
            <w:szCs w:val="24"/>
          </w:rPr>
          <w:t>s</w:t>
        </w:r>
      </w:ins>
      <w:r w:rsidRPr="691B0DF8">
        <w:rPr>
          <w:rFonts w:ascii="Times New Roman" w:hAnsi="Times New Roman" w:eastAsia="Times New Roman" w:cs="Times New Roman"/>
          <w:color w:val="000000" w:themeColor="text1"/>
          <w:sz w:val="24"/>
          <w:szCs w:val="24"/>
        </w:rPr>
        <w:t xml:space="preserve"> </w:t>
      </w:r>
      <w:del w:author="Shipp, Stephanie S (sss5sc)" w:date="2023-12-26T19:45:00Z" w:id="168">
        <w:r w:rsidRPr="691B0DF8" w:rsidDel="003D3FFD">
          <w:rPr>
            <w:rFonts w:ascii="Times New Roman" w:hAnsi="Times New Roman" w:eastAsia="Times New Roman" w:cs="Times New Roman"/>
            <w:color w:val="000000" w:themeColor="text1"/>
            <w:sz w:val="24"/>
            <w:szCs w:val="24"/>
          </w:rPr>
          <w:delText>base</w:delText>
        </w:r>
      </w:del>
      <w:r w:rsidRPr="691B0DF8">
        <w:rPr>
          <w:rFonts w:ascii="Times New Roman" w:hAnsi="Times New Roman" w:eastAsia="Times New Roman" w:cs="Times New Roman"/>
          <w:color w:val="000000" w:themeColor="text1"/>
          <w:sz w:val="24"/>
          <w:szCs w:val="24"/>
        </w:rPr>
        <w:t>. </w:t>
      </w:r>
    </w:p>
    <w:p w:rsidR="008F1740" w:rsidP="00955434" w:rsidRDefault="008F1740" w14:paraId="3474980C" w14:textId="77777777">
      <w:pPr>
        <w:spacing w:after="0"/>
        <w:rPr>
          <w:rFonts w:ascii="Times New Roman" w:hAnsi="Times New Roman" w:eastAsia="Times New Roman" w:cs="Times New Roman"/>
          <w:color w:val="000000" w:themeColor="text1"/>
          <w:sz w:val="24"/>
          <w:szCs w:val="24"/>
        </w:rPr>
      </w:pPr>
    </w:p>
    <w:p w:rsidR="00D00AE3" w:rsidP="00EE2648" w:rsidRDefault="00D00AE3" w14:paraId="4165CC8D" w14:textId="201FC0FD">
      <w:pPr>
        <w:pStyle w:val="Heading3"/>
        <w:rPr>
          <w:rFonts w:eastAsia="Times New Roman"/>
        </w:rPr>
      </w:pPr>
      <w:bookmarkStart w:name="_Toc28953892" w:id="116555963"/>
      <w:r w:rsidRPr="65FE802B" w:rsidR="24D017E4">
        <w:rPr>
          <w:rFonts w:eastAsia="Times New Roman"/>
        </w:rPr>
        <w:t>2.</w:t>
      </w:r>
      <w:r w:rsidRPr="65FE802B" w:rsidR="5C818343">
        <w:rPr>
          <w:rFonts w:eastAsia="Times New Roman"/>
        </w:rPr>
        <w:t xml:space="preserve">3 </w:t>
      </w:r>
      <w:r w:rsidRPr="65FE802B" w:rsidR="278A821F">
        <w:rPr>
          <w:rFonts w:eastAsia="Times New Roman"/>
        </w:rPr>
        <w:t>Survey of the Federal-State Cooperative for Population Estimates (FSCPE) Contacts</w:t>
      </w:r>
      <w:bookmarkEnd w:id="116555963"/>
      <w:r w:rsidRPr="65FE802B" w:rsidR="31341BE9">
        <w:rPr>
          <w:rFonts w:eastAsia="Times New Roman"/>
        </w:rPr>
        <w:t xml:space="preserve"> </w:t>
      </w:r>
    </w:p>
    <w:p w:rsidR="00D00AE3" w:rsidP="00955434" w:rsidRDefault="00D00AE3" w14:paraId="69F9FDCE" w14:textId="77777777">
      <w:pPr>
        <w:spacing w:after="0"/>
      </w:pPr>
    </w:p>
    <w:p w:rsidR="3091882D" w:rsidP="691B0DF8" w:rsidRDefault="3091882D" w14:paraId="72CE40AF" w14:textId="3408A227">
      <w:pPr>
        <w:spacing w:after="0"/>
        <w:rPr>
          <w:ins w:author="Shipp, Stephanie S (sss5sc)" w:date="2023-12-26T19:46:00Z" w:id="170"/>
          <w:rFonts w:ascii="Times New Roman" w:hAnsi="Times New Roman" w:cs="Times New Roman"/>
          <w:sz w:val="24"/>
          <w:szCs w:val="24"/>
        </w:rPr>
      </w:pPr>
      <w:ins w:author="Shipp, Stephanie S (sss5sc)" w:date="2023-12-26T19:53:00Z" w:id="171">
        <w:r w:rsidRPr="691B0DF8">
          <w:rPr>
            <w:rFonts w:ascii="Times New Roman" w:hAnsi="Times New Roman" w:cs="Times New Roman"/>
            <w:sz w:val="24"/>
            <w:szCs w:val="24"/>
          </w:rPr>
          <w:t xml:space="preserve">As background, </w:t>
        </w:r>
      </w:ins>
      <w:ins w:author="Shipp, Stephanie S (sss5sc)" w:date="2023-12-26T19:49:00Z" w:id="172">
        <w:r w:rsidRPr="691B0DF8" w:rsidR="4B63E1B0">
          <w:rPr>
            <w:rFonts w:ascii="Times New Roman" w:hAnsi="Times New Roman" w:cs="Times New Roman"/>
            <w:sz w:val="24"/>
            <w:szCs w:val="24"/>
            <w:rPrChange w:author="Shipp, Stephanie S (sss5sc)" w:date="2023-12-26T19:53:00Z" w:id="173">
              <w:rPr>
                <w:rFonts w:ascii="Roboto" w:hAnsi="Roboto" w:eastAsia="Roboto" w:cs="Roboto"/>
                <w:color w:val="333333"/>
                <w:sz w:val="27"/>
                <w:szCs w:val="27"/>
              </w:rPr>
            </w:rPrChange>
          </w:rPr>
          <w:t>S</w:t>
        </w:r>
        <w:r w:rsidRPr="691B0DF8" w:rsidR="4B63E1B0">
          <w:rPr>
            <w:rFonts w:ascii="Times New Roman" w:hAnsi="Times New Roman" w:cs="Times New Roman"/>
            <w:sz w:val="24"/>
            <w:szCs w:val="24"/>
            <w:rPrChange w:author="Shipp, Stephanie S (sss5sc)" w:date="2023-12-26T19:49:00Z" w:id="174">
              <w:rPr>
                <w:rFonts w:ascii="Roboto" w:hAnsi="Roboto" w:eastAsia="Roboto" w:cs="Roboto"/>
                <w:color w:val="333333"/>
                <w:sz w:val="27"/>
                <w:szCs w:val="27"/>
              </w:rPr>
            </w:rPrChange>
          </w:rPr>
          <w:t>tate FSCPE agencies, designated by their respective governors, work in cooperation with the Census Bureau's Program Branches to produce population estimates</w:t>
        </w:r>
      </w:ins>
      <w:ins w:author="Shipp, Stephanie S (sss5sc)" w:date="2023-12-26T19:51:00Z" w:id="175">
        <w:r w:rsidRPr="691B0DF8" w:rsidR="16CEC34C">
          <w:rPr>
            <w:rFonts w:ascii="Times New Roman" w:hAnsi="Times New Roman" w:cs="Times New Roman"/>
            <w:sz w:val="24"/>
            <w:szCs w:val="24"/>
          </w:rPr>
          <w:t xml:space="preserve">, </w:t>
        </w:r>
      </w:ins>
      <w:ins w:author="Shipp, Stephanie S (sss5sc)" w:date="2023-12-26T19:50:00Z" w:id="176">
        <w:r w:rsidRPr="691B0DF8" w:rsidR="16CEC34C">
          <w:rPr>
            <w:rFonts w:ascii="Times New Roman" w:hAnsi="Times New Roman" w:cs="Times New Roman"/>
            <w:sz w:val="24"/>
            <w:szCs w:val="24"/>
          </w:rPr>
          <w:t xml:space="preserve">consistent with the last decennial census counts. </w:t>
        </w:r>
      </w:ins>
      <w:ins w:author="Shipp, Stephanie S (sss5sc)" w:date="2023-12-26T19:52:00Z" w:id="177">
        <w:r w:rsidRPr="691B0DF8" w:rsidR="4BE0E374">
          <w:rPr>
            <w:rFonts w:ascii="Times New Roman" w:hAnsi="Times New Roman" w:cs="Times New Roman"/>
            <w:sz w:val="24"/>
            <w:szCs w:val="24"/>
            <w:rPrChange w:author="Shipp, Stephanie S (sss5sc)" w:date="2023-12-26T19:53:00Z" w:id="178">
              <w:rPr>
                <w:rFonts w:ascii="Roboto" w:hAnsi="Roboto" w:eastAsia="Roboto" w:cs="Roboto"/>
                <w:color w:val="333333"/>
                <w:sz w:val="27"/>
                <w:szCs w:val="27"/>
              </w:rPr>
            </w:rPrChange>
          </w:rPr>
          <w:t>The Census Bureau begins the process of preparing population estimates by updating population information from the most recent census with information found in the annual administrative records of Federal and state agencies.</w:t>
        </w:r>
      </w:ins>
      <w:ins w:author="Shipp, Stephanie S (sss5sc)" w:date="2023-12-26T19:51:00Z" w:id="179">
        <w:r w:rsidRPr="691B0DF8" w:rsidR="16CEC34C">
          <w:rPr>
            <w:rFonts w:ascii="Times New Roman" w:hAnsi="Times New Roman" w:cs="Times New Roman"/>
            <w:sz w:val="24"/>
            <w:szCs w:val="24"/>
          </w:rPr>
          <w:t xml:space="preserve"> </w:t>
        </w:r>
      </w:ins>
      <w:ins w:author="Shipp, Stephanie S (sss5sc)" w:date="2023-12-26T19:50:00Z" w:id="180">
        <w:r w:rsidRPr="691B0DF8" w:rsidR="16CEC34C">
          <w:rPr>
            <w:rFonts w:ascii="Times New Roman" w:hAnsi="Times New Roman" w:cs="Times New Roman"/>
            <w:sz w:val="24"/>
            <w:szCs w:val="24"/>
          </w:rPr>
          <w:t>The Census estimates are sent to the FSCPE agencies for review and comment.</w:t>
        </w:r>
      </w:ins>
      <w:ins w:author="Shipp, Stephanie S (sss5sc)" w:date="2023-12-26T19:52:00Z" w:id="181">
        <w:r w:rsidRPr="691B0DF8" w:rsidR="15DBC880">
          <w:rPr>
            <w:rFonts w:ascii="Times New Roman" w:hAnsi="Times New Roman" w:cs="Times New Roman"/>
            <w:sz w:val="24"/>
            <w:szCs w:val="24"/>
          </w:rPr>
          <w:t xml:space="preserve"> </w:t>
        </w:r>
        <w:r w:rsidRPr="691B0DF8" w:rsidR="15DBC880">
          <w:rPr>
            <w:rFonts w:ascii="Times New Roman" w:hAnsi="Times New Roman" w:cs="Times New Roman"/>
            <w:sz w:val="24"/>
            <w:szCs w:val="24"/>
            <w:rPrChange w:author="Shipp, Stephanie S (sss5sc)" w:date="2023-12-26T19:53:00Z" w:id="182">
              <w:rPr>
                <w:rFonts w:ascii="Roboto" w:hAnsi="Roboto" w:eastAsia="Roboto" w:cs="Roboto"/>
                <w:color w:val="333333"/>
                <w:sz w:val="27"/>
                <w:szCs w:val="27"/>
              </w:rPr>
            </w:rPrChange>
          </w:rPr>
          <w:t>Population estimates are used to distribute Federal dollars and to determine eligibility for many social programs which are based on population.</w:t>
        </w:r>
      </w:ins>
    </w:p>
    <w:p w:rsidR="691B0DF8" w:rsidP="691B0DF8" w:rsidRDefault="691B0DF8" w14:paraId="229181B3" w14:textId="31B8B69E">
      <w:pPr>
        <w:spacing w:after="0"/>
        <w:rPr>
          <w:ins w:author="Shipp, Stephanie S (sss5sc)" w:date="2023-12-26T19:46:00Z" w:id="183"/>
          <w:rFonts w:ascii="Times New Roman" w:hAnsi="Times New Roman" w:cs="Times New Roman"/>
          <w:sz w:val="24"/>
          <w:szCs w:val="24"/>
        </w:rPr>
      </w:pPr>
    </w:p>
    <w:p w:rsidRPr="00E2618F" w:rsidR="00E2618F" w:rsidP="691B0DF8" w:rsidRDefault="00E2618F" w14:paraId="0D9BB2A6" w14:textId="681ADF34">
      <w:pPr>
        <w:spacing w:after="0"/>
        <w:rPr>
          <w:rFonts w:ascii="Times New Roman" w:hAnsi="Times New Roman" w:cs="Times New Roman"/>
          <w:sz w:val="24"/>
          <w:szCs w:val="24"/>
        </w:rPr>
      </w:pPr>
      <w:r w:rsidRPr="65FE802B" w:rsidR="31341BE9">
        <w:rPr>
          <w:rFonts w:ascii="Times New Roman" w:hAnsi="Times New Roman" w:cs="Times New Roman"/>
          <w:sz w:val="24"/>
          <w:szCs w:val="24"/>
        </w:rPr>
        <w:t xml:space="preserve">The FSCPE responses </w:t>
      </w:r>
      <w:ins w:author="Shipp, Stephanie S (sss5sc)" w:date="2023-12-26T19:54:00Z" w:id="657396215">
        <w:r w:rsidRPr="65FE802B" w:rsidR="67EF49A2">
          <w:rPr>
            <w:rFonts w:ascii="Times New Roman" w:hAnsi="Times New Roman" w:cs="Times New Roman"/>
            <w:sz w:val="24"/>
            <w:szCs w:val="24"/>
          </w:rPr>
          <w:t xml:space="preserve">to our survey (see Methods, section 3.4) </w:t>
        </w:r>
      </w:ins>
      <w:r w:rsidRPr="65FE802B" w:rsidR="31341BE9">
        <w:rPr>
          <w:rFonts w:ascii="Times New Roman" w:hAnsi="Times New Roman" w:cs="Times New Roman"/>
          <w:sz w:val="24"/>
          <w:szCs w:val="24"/>
        </w:rPr>
        <w:t>outline</w:t>
      </w:r>
      <w:del w:author="Shipp, Stephanie S (sss5sc)" w:date="2023-12-26T20:01:00Z" w:id="802445838">
        <w:r w:rsidRPr="65FE802B" w:rsidDel="31341BE9">
          <w:rPr>
            <w:rFonts w:ascii="Times New Roman" w:hAnsi="Times New Roman" w:cs="Times New Roman"/>
            <w:sz w:val="24"/>
            <w:szCs w:val="24"/>
          </w:rPr>
          <w:delText>s</w:delText>
        </w:r>
      </w:del>
      <w:r w:rsidRPr="65FE802B" w:rsidR="31341BE9">
        <w:rPr>
          <w:rFonts w:ascii="Times New Roman" w:hAnsi="Times New Roman" w:cs="Times New Roman"/>
          <w:sz w:val="24"/>
          <w:szCs w:val="24"/>
        </w:rPr>
        <w:t xml:space="preserve"> a diverse range of data sources </w:t>
      </w:r>
      <w:r w:rsidRPr="65FE802B" w:rsidR="31341BE9">
        <w:rPr>
          <w:rFonts w:ascii="Times New Roman" w:hAnsi="Times New Roman" w:cs="Times New Roman"/>
          <w:sz w:val="24"/>
          <w:szCs w:val="24"/>
        </w:rPr>
        <w:t>utilized</w:t>
      </w:r>
      <w:r w:rsidRPr="65FE802B" w:rsidR="31341BE9">
        <w:rPr>
          <w:rFonts w:ascii="Times New Roman" w:hAnsi="Times New Roman" w:cs="Times New Roman"/>
          <w:sz w:val="24"/>
          <w:szCs w:val="24"/>
        </w:rPr>
        <w:t xml:space="preserve"> by different states and territories in the United States. These</w:t>
      </w:r>
      <w:r w:rsidRPr="65FE802B" w:rsidR="563EF914">
        <w:rPr>
          <w:rFonts w:ascii="Times New Roman" w:hAnsi="Times New Roman" w:cs="Times New Roman"/>
          <w:sz w:val="24"/>
          <w:szCs w:val="24"/>
        </w:rPr>
        <w:t xml:space="preserve"> data sources</w:t>
      </w:r>
      <w:r w:rsidRPr="65FE802B" w:rsidR="31341BE9">
        <w:rPr>
          <w:rFonts w:ascii="Times New Roman" w:hAnsi="Times New Roman" w:cs="Times New Roman"/>
          <w:sz w:val="24"/>
          <w:szCs w:val="24"/>
        </w:rPr>
        <w:t xml:space="preserve"> </w:t>
      </w:r>
      <w:r w:rsidRPr="65FE802B" w:rsidR="31341BE9">
        <w:rPr>
          <w:rFonts w:ascii="Times New Roman" w:hAnsi="Times New Roman" w:cs="Times New Roman"/>
          <w:sz w:val="24"/>
          <w:szCs w:val="24"/>
        </w:rPr>
        <w:t xml:space="preserve">cover various aspects, including Census data, economic indicators, labor market information, and demographic statistics. For instance, several states rely on data.census.gov for comprehensive Census data, while others </w:t>
      </w:r>
      <w:r w:rsidRPr="65FE802B" w:rsidR="31341BE9">
        <w:rPr>
          <w:rFonts w:ascii="Times New Roman" w:hAnsi="Times New Roman" w:cs="Times New Roman"/>
          <w:sz w:val="24"/>
          <w:szCs w:val="24"/>
        </w:rPr>
        <w:t>utilize</w:t>
      </w:r>
      <w:r w:rsidRPr="65FE802B" w:rsidR="31341BE9">
        <w:rPr>
          <w:rFonts w:ascii="Times New Roman" w:hAnsi="Times New Roman" w:cs="Times New Roman"/>
          <w:sz w:val="24"/>
          <w:szCs w:val="24"/>
        </w:rPr>
        <w:t xml:space="preserve"> specialized tools such as the National Historical Geographic Information System (NHGIS) for historical data. Economic indicators are accessed through sources like the Bureau of Economic Analysis (BEA) and the </w:t>
      </w:r>
      <w:ins w:author="Shipp, Stephanie S (sss5sc)" w:date="2023-12-26T19:56:00Z" w:id="1161503778">
        <w:r w:rsidRPr="65FE802B" w:rsidR="75848C17">
          <w:rPr>
            <w:rFonts w:ascii="Times New Roman" w:hAnsi="Times New Roman" w:cs="Times New Roman"/>
            <w:sz w:val="24"/>
            <w:szCs w:val="24"/>
          </w:rPr>
          <w:t xml:space="preserve">St. Louis </w:t>
        </w:r>
      </w:ins>
      <w:r w:rsidRPr="65FE802B" w:rsidR="31341BE9">
        <w:rPr>
          <w:rFonts w:ascii="Times New Roman" w:hAnsi="Times New Roman" w:cs="Times New Roman"/>
          <w:sz w:val="24"/>
          <w:szCs w:val="24"/>
        </w:rPr>
        <w:t xml:space="preserve">Federal Reserve Economic Data (FRED). Additionally, states employ different proprietary tools and dashboards, such as those developed by the California Department of Finance and the DC Office of Planning, to </w:t>
      </w:r>
      <w:r w:rsidRPr="65FE802B" w:rsidR="31341BE9">
        <w:rPr>
          <w:rFonts w:ascii="Times New Roman" w:hAnsi="Times New Roman" w:cs="Times New Roman"/>
          <w:sz w:val="24"/>
          <w:szCs w:val="24"/>
        </w:rPr>
        <w:t>provide</w:t>
      </w:r>
      <w:r w:rsidRPr="65FE802B" w:rsidR="31341BE9">
        <w:rPr>
          <w:rFonts w:ascii="Times New Roman" w:hAnsi="Times New Roman" w:cs="Times New Roman"/>
          <w:sz w:val="24"/>
          <w:szCs w:val="24"/>
        </w:rPr>
        <w:t xml:space="preserve"> detailed demographic, social, and economic insights. These resources play a </w:t>
      </w:r>
      <w:del w:author="Shipp, Stephanie S (sss5sc)" w:date="2023-12-26T19:56:00Z" w:id="159983923">
        <w:r w:rsidRPr="65FE802B" w:rsidDel="31341BE9">
          <w:rPr>
            <w:rFonts w:ascii="Times New Roman" w:hAnsi="Times New Roman" w:cs="Times New Roman"/>
            <w:sz w:val="24"/>
            <w:szCs w:val="24"/>
          </w:rPr>
          <w:delText xml:space="preserve">crucial </w:delText>
        </w:r>
      </w:del>
      <w:r w:rsidRPr="65FE802B" w:rsidR="31341BE9">
        <w:rPr>
          <w:rFonts w:ascii="Times New Roman" w:hAnsi="Times New Roman" w:cs="Times New Roman"/>
          <w:sz w:val="24"/>
          <w:szCs w:val="24"/>
        </w:rPr>
        <w:t xml:space="preserve">role in informing decision-making processes, supporting research, and </w:t>
      </w:r>
      <w:r w:rsidRPr="65FE802B" w:rsidR="31341BE9">
        <w:rPr>
          <w:rFonts w:ascii="Times New Roman" w:hAnsi="Times New Roman" w:cs="Times New Roman"/>
          <w:sz w:val="24"/>
          <w:szCs w:val="24"/>
        </w:rPr>
        <w:t>facilitating</w:t>
      </w:r>
      <w:r w:rsidRPr="65FE802B" w:rsidR="31341BE9">
        <w:rPr>
          <w:rFonts w:ascii="Times New Roman" w:hAnsi="Times New Roman" w:cs="Times New Roman"/>
          <w:sz w:val="24"/>
          <w:szCs w:val="24"/>
        </w:rPr>
        <w:t xml:space="preserve"> access to</w:t>
      </w:r>
      <w:del w:author="Shipp, Stephanie S (sss5sc)" w:date="2023-12-26T19:56:00Z" w:id="2025719573">
        <w:r w:rsidRPr="65FE802B" w:rsidDel="31341BE9">
          <w:rPr>
            <w:rFonts w:ascii="Times New Roman" w:hAnsi="Times New Roman" w:cs="Times New Roman"/>
            <w:sz w:val="24"/>
            <w:szCs w:val="24"/>
          </w:rPr>
          <w:delText xml:space="preserve"> key</w:delText>
        </w:r>
      </w:del>
      <w:r w:rsidRPr="65FE802B" w:rsidR="31341BE9">
        <w:rPr>
          <w:rFonts w:ascii="Times New Roman" w:hAnsi="Times New Roman" w:cs="Times New Roman"/>
          <w:sz w:val="24"/>
          <w:szCs w:val="24"/>
        </w:rPr>
        <w:t xml:space="preserve"> data for planning and development.</w:t>
      </w:r>
    </w:p>
    <w:p w:rsidR="65FE802B" w:rsidP="65FE802B" w:rsidRDefault="65FE802B" w14:paraId="160FB6F1" w14:textId="44C2DCB0">
      <w:pPr>
        <w:pStyle w:val="Normal"/>
        <w:spacing w:after="0"/>
        <w:rPr>
          <w:rFonts w:ascii="Times New Roman" w:hAnsi="Times New Roman" w:cs="Times New Roman"/>
          <w:sz w:val="24"/>
          <w:szCs w:val="24"/>
        </w:rPr>
      </w:pPr>
    </w:p>
    <w:p w:rsidR="31A5F354" w:rsidP="65FE802B" w:rsidRDefault="31A5F354" w14:paraId="54CA968F" w14:textId="21CB64BF">
      <w:pPr>
        <w:pStyle w:val="Normal"/>
        <w:suppressLineNumbers w:val="0"/>
        <w:bidi w:val="0"/>
        <w:spacing w:before="0" w:beforeAutospacing="off" w:after="0" w:afterAutospacing="off" w:line="259" w:lineRule="auto"/>
        <w:ind w:left="0" w:right="0"/>
        <w:jc w:val="left"/>
        <w:rPr>
          <w:rFonts w:ascii="Times New Roman" w:hAnsi="Times New Roman" w:cs="Times New Roman"/>
          <w:sz w:val="24"/>
          <w:szCs w:val="24"/>
          <w:highlight w:val="yellow"/>
        </w:rPr>
      </w:pPr>
      <w:r w:rsidRPr="65FE802B" w:rsidR="31A5F354">
        <w:rPr>
          <w:rFonts w:ascii="Times New Roman" w:hAnsi="Times New Roman" w:cs="Times New Roman"/>
          <w:sz w:val="24"/>
          <w:szCs w:val="24"/>
          <w:highlight w:val="yellow"/>
        </w:rPr>
        <w:t xml:space="preserve">For each of the four states you designated as role models, can you describe or summarize their </w:t>
      </w:r>
      <w:r w:rsidRPr="65FE802B" w:rsidR="31A5F354">
        <w:rPr>
          <w:rFonts w:ascii="Times New Roman" w:hAnsi="Times New Roman" w:cs="Times New Roman"/>
          <w:sz w:val="24"/>
          <w:szCs w:val="24"/>
          <w:highlight w:val="yellow"/>
        </w:rPr>
        <w:t>responses</w:t>
      </w:r>
      <w:r w:rsidRPr="65FE802B" w:rsidR="31A5F354">
        <w:rPr>
          <w:rFonts w:ascii="Times New Roman" w:hAnsi="Times New Roman" w:cs="Times New Roman"/>
          <w:sz w:val="24"/>
          <w:szCs w:val="24"/>
          <w:highlight w:val="yellow"/>
        </w:rPr>
        <w:t xml:space="preserve">, including mini tables with their findings?   If one or more of them did not respond, </w:t>
      </w:r>
      <w:r w:rsidRPr="65FE802B" w:rsidR="31A5F354">
        <w:rPr>
          <w:rFonts w:ascii="Times New Roman" w:hAnsi="Times New Roman" w:cs="Times New Roman"/>
          <w:sz w:val="24"/>
          <w:szCs w:val="24"/>
          <w:highlight w:val="yellow"/>
        </w:rPr>
        <w:t>provide</w:t>
      </w:r>
      <w:r w:rsidRPr="65FE802B" w:rsidR="31A5F354">
        <w:rPr>
          <w:rFonts w:ascii="Times New Roman" w:hAnsi="Times New Roman" w:cs="Times New Roman"/>
          <w:sz w:val="24"/>
          <w:szCs w:val="24"/>
          <w:highlight w:val="yellow"/>
        </w:rPr>
        <w:t xml:space="preserve"> </w:t>
      </w:r>
    </w:p>
    <w:p w:rsidR="00E2618F" w:rsidP="00955434" w:rsidRDefault="00E2618F" w14:paraId="0C2E3FE8" w14:textId="77777777">
      <w:pPr>
        <w:spacing w:after="0"/>
        <w:rPr>
          <w:rFonts w:ascii="Times New Roman" w:hAnsi="Times New Roman" w:eastAsia="Times New Roman" w:cs="Times New Roman"/>
          <w:color w:val="000000" w:themeColor="text1"/>
          <w:sz w:val="24"/>
          <w:szCs w:val="24"/>
        </w:rPr>
      </w:pPr>
    </w:p>
    <w:p w:rsidR="71540920" w:rsidP="65FE802B" w:rsidRDefault="71540920" w14:paraId="311771E6" w14:textId="554AABF5">
      <w:pPr>
        <w:pStyle w:val="Heading3"/>
        <w:spacing w:before="40" w:beforeAutospacing="off" w:after="0" w:afterAutospacing="off" w:line="259" w:lineRule="auto"/>
        <w:ind w:left="0" w:right="0"/>
        <w:jc w:val="left"/>
        <w:rPr>
          <w:rFonts w:eastAsia="Times New Roman"/>
        </w:rPr>
      </w:pPr>
      <w:bookmarkStart w:name="_Toc881980264" w:id="1388517313"/>
      <w:r w:rsidRPr="65FE802B" w:rsidR="71540920">
        <w:rPr>
          <w:rFonts w:ascii="Times New Roman" w:hAnsi="Times New Roman" w:eastAsia="Times New Roman" w:cs="Times New Roman"/>
          <w:b w:val="1"/>
          <w:bCs w:val="1"/>
          <w:i w:val="1"/>
          <w:iCs w:val="1"/>
          <w:color w:val="000000" w:themeColor="text1" w:themeTint="FF" w:themeShade="FF"/>
          <w:sz w:val="24"/>
          <w:szCs w:val="24"/>
        </w:rPr>
        <w:t>2.</w:t>
      </w:r>
      <w:r w:rsidRPr="65FE802B" w:rsidR="0F65857F">
        <w:rPr>
          <w:rFonts w:ascii="Times New Roman" w:hAnsi="Times New Roman" w:eastAsia="Times New Roman" w:cs="Times New Roman"/>
          <w:b w:val="1"/>
          <w:bCs w:val="1"/>
          <w:i w:val="1"/>
          <w:iCs w:val="1"/>
          <w:color w:val="000000" w:themeColor="text1" w:themeTint="FF" w:themeShade="FF"/>
          <w:sz w:val="24"/>
          <w:szCs w:val="24"/>
        </w:rPr>
        <w:t>4</w:t>
      </w:r>
      <w:r w:rsidRPr="65FE802B" w:rsidR="71540920">
        <w:rPr>
          <w:rFonts w:ascii="Times New Roman" w:hAnsi="Times New Roman" w:eastAsia="Times New Roman" w:cs="Times New Roman"/>
          <w:b w:val="1"/>
          <w:bCs w:val="1"/>
          <w:i w:val="1"/>
          <w:iCs w:val="1"/>
          <w:color w:val="000000" w:themeColor="text1" w:themeTint="FF" w:themeShade="FF"/>
          <w:sz w:val="24"/>
          <w:szCs w:val="24"/>
        </w:rPr>
        <w:t xml:space="preserve"> </w:t>
      </w:r>
      <w:r w:rsidRPr="65FE802B" w:rsidR="2844A624">
        <w:rPr>
          <w:rFonts w:eastAsia="Times New Roman"/>
        </w:rPr>
        <w:t>Search of Web-based Applications, Databases, and Websites</w:t>
      </w:r>
      <w:bookmarkEnd w:id="1388517313"/>
    </w:p>
    <w:p w:rsidR="00955434" w:rsidP="00955434" w:rsidRDefault="00955434" w14:paraId="5D5C7C72" w14:textId="77777777">
      <w:pPr>
        <w:spacing w:after="0"/>
        <w:rPr>
          <w:rFonts w:ascii="Times New Roman" w:hAnsi="Times New Roman" w:eastAsia="Times New Roman" w:cs="Times New Roman"/>
          <w:color w:val="000000" w:themeColor="text1"/>
          <w:sz w:val="24"/>
          <w:szCs w:val="24"/>
        </w:rPr>
      </w:pPr>
    </w:p>
    <w:p w:rsidR="2DA84D07" w:rsidP="65FE802B" w:rsidRDefault="2DA84D07" w14:paraId="23D6881E" w14:textId="126F3E42">
      <w:pPr>
        <w:pStyle w:val="Normal"/>
        <w:rPr>
          <w:rFonts w:ascii="Times New Roman" w:hAnsi="Times New Roman" w:eastAsia="Times New Roman" w:cs="Times New Roman"/>
          <w:noProof w:val="0"/>
          <w:color w:val="212121"/>
          <w:sz w:val="24"/>
          <w:szCs w:val="24"/>
          <w:lang w:val="en-US"/>
        </w:rPr>
      </w:pPr>
      <w:r w:rsidRPr="65FE802B" w:rsidR="2DA84D07">
        <w:rPr>
          <w:rFonts w:ascii="Times New Roman" w:hAnsi="Times New Roman" w:eastAsia="Times New Roman" w:cs="Times New Roman"/>
          <w:noProof w:val="0"/>
          <w:color w:val="212121"/>
          <w:sz w:val="24"/>
          <w:szCs w:val="24"/>
          <w:lang w:val="en-US"/>
        </w:rPr>
        <w:t xml:space="preserve">To address the question, “What are state data needs?”, the team consulted with </w:t>
      </w:r>
      <w:r w:rsidRPr="65FE802B" w:rsidR="2DA84D07">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Jennifer Huck, Associate Director, Research Data Services Liaison to the School of Data Science University of Virginia Library. A description of the </w:t>
      </w:r>
      <w:r w:rsidRPr="65FE802B" w:rsidR="76578442">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applications</w:t>
      </w:r>
      <w:r w:rsidRPr="65FE802B" w:rsidR="2DA84D07">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 databases, and </w:t>
      </w:r>
      <w:r w:rsidRPr="65FE802B" w:rsidR="47EF440A">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w</w:t>
      </w:r>
      <w:r w:rsidRPr="65FE802B" w:rsidR="2DA84D07">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ebsites that were </w:t>
      </w:r>
      <w:r w:rsidRPr="65FE802B" w:rsidR="3E193575">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recommended and </w:t>
      </w:r>
      <w:bookmarkStart w:name="_Int_qiueOlne" w:id="1199489622"/>
      <w:r w:rsidRPr="65FE802B" w:rsidR="2DA84D07">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searched</w:t>
      </w:r>
      <w:bookmarkEnd w:id="1199489622"/>
      <w:r w:rsidRPr="65FE802B" w:rsidR="2DA84D07">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 is </w:t>
      </w:r>
      <w:r w:rsidRPr="65FE802B" w:rsidR="588FBB53">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provided</w:t>
      </w:r>
      <w:r w:rsidRPr="65FE802B" w:rsidR="2DA84D07">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 in Section </w:t>
      </w:r>
      <w:r w:rsidRPr="65FE802B" w:rsidR="34FC6974">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3.5</w:t>
      </w:r>
      <w:r w:rsidRPr="65FE802B" w:rsidR="314C08AD">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T</w:t>
      </w:r>
      <w:r w:rsidRPr="65FE802B" w:rsidR="2B38F5C9">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his section describes </w:t>
      </w:r>
      <w:r w:rsidRPr="65FE802B" w:rsidR="66274F2B">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the</w:t>
      </w:r>
      <w:r w:rsidRPr="65FE802B" w:rsidR="34B5FF47">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 </w:t>
      </w:r>
      <w:r w:rsidRPr="65FE802B" w:rsidR="2B69A46B">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search</w:t>
      </w:r>
      <w:r w:rsidRPr="65FE802B" w:rsidR="01FA7B34">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es</w:t>
      </w:r>
      <w:r w:rsidRPr="65FE802B" w:rsidR="1641A5B9">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 that resulted in relevant </w:t>
      </w:r>
      <w:r w:rsidRPr="65FE802B" w:rsidR="073B4518">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f</w:t>
      </w:r>
      <w:r w:rsidRPr="65FE802B" w:rsidR="5AD39642">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indings.</w:t>
      </w:r>
      <w:r w:rsidRPr="65FE802B" w:rsidR="2B69A46B">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 </w:t>
      </w:r>
    </w:p>
    <w:p w:rsidR="7E3204D4" w:rsidP="65FE802B" w:rsidRDefault="7E3204D4" w14:paraId="5981262D" w14:textId="2769A4C6">
      <w:pPr>
        <w:pStyle w:val="Normal"/>
        <w:rPr>
          <w:rFonts w:ascii="Times New Roman" w:hAnsi="Times New Roman" w:eastAsia="Times New Roman" w:cs="Times New Roman"/>
          <w:color w:val="000000" w:themeColor="text1" w:themeTint="FF" w:themeShade="FF"/>
          <w:sz w:val="24"/>
          <w:szCs w:val="24"/>
        </w:rPr>
      </w:pPr>
      <w:r w:rsidRPr="65FE802B" w:rsidR="7E3204D4">
        <w:rPr>
          <w:rFonts w:ascii="Times New Roman" w:hAnsi="Times New Roman" w:eastAsia="Times New Roman" w:cs="Times New Roman"/>
          <w:color w:val="000000" w:themeColor="text1" w:themeTint="FF" w:themeShade="FF"/>
          <w:sz w:val="24"/>
          <w:szCs w:val="24"/>
        </w:rPr>
        <w:t>2.4.</w:t>
      </w:r>
      <w:r w:rsidRPr="65FE802B" w:rsidR="7BAF76D4">
        <w:rPr>
          <w:rFonts w:ascii="Times New Roman" w:hAnsi="Times New Roman" w:eastAsia="Times New Roman" w:cs="Times New Roman"/>
          <w:color w:val="000000" w:themeColor="text1" w:themeTint="FF" w:themeShade="FF"/>
          <w:sz w:val="24"/>
          <w:szCs w:val="24"/>
        </w:rPr>
        <w:t>1</w:t>
      </w:r>
      <w:r w:rsidRPr="65FE802B" w:rsidR="7E3204D4">
        <w:rPr>
          <w:rFonts w:ascii="Times New Roman" w:hAnsi="Times New Roman" w:eastAsia="Times New Roman" w:cs="Times New Roman"/>
          <w:color w:val="000000" w:themeColor="text1" w:themeTint="FF" w:themeShade="FF"/>
          <w:sz w:val="24"/>
          <w:szCs w:val="24"/>
        </w:rPr>
        <w:t xml:space="preserve"> </w:t>
      </w:r>
      <w:r w:rsidRPr="65FE802B" w:rsidR="1DB514B7">
        <w:rPr>
          <w:rFonts w:ascii="Times New Roman" w:hAnsi="Times New Roman" w:eastAsia="Times New Roman" w:cs="Times New Roman"/>
          <w:color w:val="000000" w:themeColor="text1" w:themeTint="FF" w:themeShade="FF"/>
          <w:sz w:val="24"/>
          <w:szCs w:val="24"/>
        </w:rPr>
        <w:t xml:space="preserve">Website: </w:t>
      </w:r>
      <w:r w:rsidRPr="65FE802B" w:rsidR="1DB514B7">
        <w:rPr>
          <w:rFonts w:ascii="Times New Roman" w:hAnsi="Times New Roman" w:eastAsia="Times New Roman" w:cs="Times New Roman"/>
          <w:color w:val="000000" w:themeColor="text1" w:themeTint="FF" w:themeShade="FF"/>
          <w:sz w:val="24"/>
          <w:szCs w:val="24"/>
        </w:rPr>
        <w:t>PolicyMap</w:t>
      </w:r>
    </w:p>
    <w:p w:rsidR="51C5035B" w:rsidP="65FE802B" w:rsidRDefault="51C5035B" w14:paraId="36D162FC" w14:textId="1DA47D3C">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pPr>
      <w:hyperlink w:anchor="/" r:id="Rccfdb49a6f294ff5">
        <w:r w:rsidRPr="65FE802B" w:rsidR="51C5035B">
          <w:rPr>
            <w:rStyle w:val="Hyperlink"/>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single"/>
            <w:lang w:val="en-US"/>
          </w:rPr>
          <w:t>PolicyMap</w:t>
        </w:r>
      </w:hyperlink>
      <w:r w:rsidRPr="65FE802B" w:rsidR="51C5035B">
        <w:rPr>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none"/>
          <w:lang w:val="en-US"/>
        </w:rPr>
        <w:t xml:space="preserve"> </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is an interactive mapping platform that was accessed through the UVA library. It </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contains</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over 50,000 indicators accessible through a mapping and analytics platform. </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PolicyMap</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provides a service to government and nongovernment agencies to help them with their data needs. They have collected this work on webpage</w:t>
      </w:r>
      <w:r w:rsidRPr="65FE802B" w:rsidR="4AED5D5C">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s</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about </w:t>
      </w:r>
      <w:hyperlink r:id="Rf535adb97160465d">
        <w:r w:rsidRPr="65FE802B" w:rsidR="51C5035B">
          <w:rPr>
            <w:rStyle w:val="Hyperlink"/>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single"/>
            <w:lang w:val="en-US"/>
          </w:rPr>
          <w:t>customer stories</w:t>
        </w:r>
      </w:hyperlink>
      <w:r w:rsidRPr="65FE802B" w:rsidR="51C5035B">
        <w:rPr>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none"/>
          <w:lang w:val="en-US"/>
        </w:rPr>
        <w:t>.</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w:t>
      </w:r>
      <w:r w:rsidRPr="65FE802B" w:rsidR="5742A12C">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A synopsis </w:t>
      </w:r>
      <w:r w:rsidRPr="65FE802B" w:rsidR="6BA733ED">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of c</w:t>
      </w:r>
      <w:r w:rsidRPr="65FE802B" w:rsidR="51C5035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ustomer stories </w:t>
      </w:r>
      <w:r w:rsidRPr="65FE802B" w:rsidR="5ADD987B">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that </w:t>
      </w:r>
      <w:r w:rsidRPr="65FE802B" w:rsidR="3368E520">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address data needs </w:t>
      </w:r>
      <w:r w:rsidRPr="65FE802B" w:rsidR="24768FC4">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in state and city governments </w:t>
      </w:r>
      <w:r w:rsidRPr="65FE802B" w:rsidR="3F11D3F7">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is</w:t>
      </w:r>
      <w:r w:rsidRPr="65FE802B" w:rsidR="7EE670D0">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w:t>
      </w:r>
      <w:r w:rsidRPr="65FE802B" w:rsidR="7EE670D0">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provided</w:t>
      </w:r>
      <w:r w:rsidRPr="65FE802B" w:rsidR="7EE670D0">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below.</w:t>
      </w:r>
    </w:p>
    <w:p w:rsidR="7E3204D4" w:rsidP="65FE802B" w:rsidRDefault="7E3204D4" w14:paraId="3735379F" w14:textId="5C88CB52">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1"/>
          <w:bCs w:val="1"/>
          <w:i w:val="1"/>
          <w:iCs w:val="1"/>
          <w:noProof w:val="0"/>
          <w:color w:val="000000" w:themeColor="text1" w:themeTint="FF" w:themeShade="FF"/>
          <w:sz w:val="24"/>
          <w:szCs w:val="24"/>
          <w:lang w:val="en-US"/>
        </w:rPr>
      </w:pPr>
      <w:hyperlink r:id="R4c1dcb77106b460b">
        <w:r w:rsidRPr="65FE802B" w:rsidR="7E3204D4">
          <w:rPr>
            <w:rStyle w:val="Hyperlink"/>
            <w:rFonts w:ascii="Times New Roman" w:hAnsi="Times New Roman" w:eastAsia="Times New Roman" w:cs="Times New Roman"/>
            <w:b w:val="0"/>
            <w:bCs w:val="0"/>
            <w:i w:val="0"/>
            <w:iCs w:val="0"/>
            <w:strike w:val="0"/>
            <w:dstrike w:val="0"/>
            <w:noProof w:val="0"/>
            <w:color w:val="4472C4" w:themeColor="accent1" w:themeTint="FF" w:themeShade="FF"/>
            <w:sz w:val="24"/>
            <w:szCs w:val="24"/>
            <w:u w:val="single"/>
            <w:lang w:val="en-US"/>
          </w:rPr>
          <w:t>City of Philadelphia</w:t>
        </w:r>
      </w:hyperlink>
      <w:r w:rsidRPr="65FE802B" w:rsidR="7E3204D4">
        <w:rPr>
          <w:rFonts w:ascii="Times New Roman" w:hAnsi="Times New Roman" w:eastAsia="Times New Roman" w:cs="Times New Roman"/>
          <w:b w:val="0"/>
          <w:bCs w:val="0"/>
          <w:i w:val="0"/>
          <w:iCs w:val="0"/>
          <w:noProof w:val="0"/>
          <w:color w:val="212121"/>
          <w:sz w:val="24"/>
          <w:szCs w:val="24"/>
          <w:lang w:val="en-US"/>
        </w:rPr>
        <w:t xml:space="preserve"> –</w:t>
      </w:r>
      <w:r w:rsidRPr="65FE802B" w:rsidR="7E3204D4">
        <w:rPr>
          <w:rFonts w:ascii="Times New Roman" w:hAnsi="Times New Roman" w:eastAsia="Times New Roman" w:cs="Times New Roman"/>
          <w:b w:val="0"/>
          <w:bCs w:val="0"/>
          <w:i w:val="0"/>
          <w:iCs w:val="0"/>
          <w:noProof w:val="0"/>
          <w:color w:val="212121"/>
          <w:sz w:val="24"/>
          <w:szCs w:val="24"/>
          <w:lang w:val="en-US"/>
        </w:rPr>
        <w:t xml:space="preserve"> </w:t>
      </w:r>
      <w:r w:rsidRPr="65FE802B" w:rsidR="46D34CB7">
        <w:rPr>
          <w:rFonts w:ascii="Times New Roman" w:hAnsi="Times New Roman" w:eastAsia="Times New Roman" w:cs="Times New Roman"/>
          <w:b w:val="0"/>
          <w:bCs w:val="0"/>
          <w:i w:val="0"/>
          <w:iCs w:val="0"/>
          <w:noProof w:val="0"/>
          <w:color w:val="212121"/>
          <w:sz w:val="24"/>
          <w:szCs w:val="24"/>
          <w:lang w:val="en-US"/>
        </w:rPr>
        <w:t xml:space="preserve">The city </w:t>
      </w:r>
      <w:r w:rsidRPr="65FE802B" w:rsidR="6CED4558">
        <w:rPr>
          <w:rFonts w:ascii="Times New Roman" w:hAnsi="Times New Roman" w:eastAsia="Times New Roman" w:cs="Times New Roman"/>
          <w:b w:val="0"/>
          <w:bCs w:val="0"/>
          <w:i w:val="0"/>
          <w:iCs w:val="0"/>
          <w:noProof w:val="0"/>
          <w:color w:val="212121"/>
          <w:sz w:val="24"/>
          <w:szCs w:val="24"/>
          <w:lang w:val="en-US"/>
        </w:rPr>
        <w:t>began their collaboration</w:t>
      </w:r>
      <w:r w:rsidRPr="65FE802B" w:rsidR="5B4D05BB">
        <w:rPr>
          <w:rFonts w:ascii="Times New Roman" w:hAnsi="Times New Roman" w:eastAsia="Times New Roman" w:cs="Times New Roman"/>
          <w:b w:val="0"/>
          <w:bCs w:val="0"/>
          <w:i w:val="0"/>
          <w:iCs w:val="0"/>
          <w:noProof w:val="0"/>
          <w:color w:val="212121"/>
          <w:sz w:val="24"/>
          <w:szCs w:val="24"/>
          <w:lang w:val="en-US"/>
        </w:rPr>
        <w:t xml:space="preserve"> with </w:t>
      </w:r>
      <w:r w:rsidRPr="65FE802B" w:rsidR="5B4D05BB">
        <w:rPr>
          <w:rFonts w:ascii="Times New Roman" w:hAnsi="Times New Roman" w:eastAsia="Times New Roman" w:cs="Times New Roman"/>
          <w:b w:val="0"/>
          <w:bCs w:val="0"/>
          <w:i w:val="0"/>
          <w:iCs w:val="0"/>
          <w:noProof w:val="0"/>
          <w:color w:val="212121"/>
          <w:sz w:val="24"/>
          <w:szCs w:val="24"/>
          <w:lang w:val="en-US"/>
        </w:rPr>
        <w:t>PolicyMap</w:t>
      </w:r>
      <w:r w:rsidRPr="65FE802B" w:rsidR="5B4D05BB">
        <w:rPr>
          <w:rFonts w:ascii="Times New Roman" w:hAnsi="Times New Roman" w:eastAsia="Times New Roman" w:cs="Times New Roman"/>
          <w:b w:val="0"/>
          <w:bCs w:val="0"/>
          <w:i w:val="0"/>
          <w:iCs w:val="0"/>
          <w:noProof w:val="0"/>
          <w:color w:val="212121"/>
          <w:sz w:val="24"/>
          <w:szCs w:val="24"/>
          <w:lang w:val="en-US"/>
        </w:rPr>
        <w:t xml:space="preserve"> </w:t>
      </w:r>
      <w:r w:rsidRPr="65FE802B" w:rsidR="1CD9A9FA">
        <w:rPr>
          <w:rFonts w:ascii="Times New Roman" w:hAnsi="Times New Roman" w:eastAsia="Times New Roman" w:cs="Times New Roman"/>
          <w:b w:val="0"/>
          <w:bCs w:val="0"/>
          <w:i w:val="0"/>
          <w:iCs w:val="0"/>
          <w:noProof w:val="0"/>
          <w:color w:val="212121"/>
          <w:sz w:val="24"/>
          <w:szCs w:val="24"/>
          <w:lang w:val="en-US"/>
        </w:rPr>
        <w:t xml:space="preserve">to work </w:t>
      </w:r>
      <w:r w:rsidRPr="65FE802B" w:rsidR="737392AD">
        <w:rPr>
          <w:rFonts w:ascii="Times New Roman" w:hAnsi="Times New Roman" w:eastAsia="Times New Roman" w:cs="Times New Roman"/>
          <w:b w:val="0"/>
          <w:bCs w:val="0"/>
          <w:i w:val="0"/>
          <w:iCs w:val="0"/>
          <w:noProof w:val="0"/>
          <w:color w:val="212121"/>
          <w:sz w:val="24"/>
          <w:szCs w:val="24"/>
          <w:lang w:val="en-US"/>
        </w:rPr>
        <w:t>on</w:t>
      </w:r>
      <w:r w:rsidRPr="65FE802B" w:rsidR="64A95816">
        <w:rPr>
          <w:rFonts w:ascii="Times New Roman" w:hAnsi="Times New Roman" w:eastAsia="Times New Roman" w:cs="Times New Roman"/>
          <w:b w:val="0"/>
          <w:bCs w:val="0"/>
          <w:i w:val="0"/>
          <w:iCs w:val="0"/>
          <w:noProof w:val="0"/>
          <w:color w:val="212121"/>
          <w:sz w:val="24"/>
          <w:szCs w:val="24"/>
          <w:lang w:val="en-US"/>
        </w:rPr>
        <w:t xml:space="preserve"> </w:t>
      </w:r>
      <w:r w:rsidRPr="65FE802B" w:rsidR="7B99EF3A">
        <w:rPr>
          <w:rFonts w:ascii="Times New Roman" w:hAnsi="Times New Roman" w:eastAsia="Times New Roman" w:cs="Times New Roman"/>
          <w:b w:val="0"/>
          <w:bCs w:val="0"/>
          <w:i w:val="0"/>
          <w:iCs w:val="0"/>
          <w:noProof w:val="0"/>
          <w:color w:val="212121"/>
          <w:sz w:val="24"/>
          <w:szCs w:val="24"/>
          <w:lang w:val="en-US"/>
        </w:rPr>
        <w:t xml:space="preserve">obtaining the up-to-date information needed for </w:t>
      </w:r>
      <w:r w:rsidRPr="65FE802B" w:rsidR="64A95816">
        <w:rPr>
          <w:rFonts w:ascii="Times New Roman" w:hAnsi="Times New Roman" w:eastAsia="Times New Roman" w:cs="Times New Roman"/>
          <w:b w:val="0"/>
          <w:bCs w:val="0"/>
          <w:i w:val="0"/>
          <w:iCs w:val="0"/>
          <w:noProof w:val="0"/>
          <w:color w:val="212121"/>
          <w:sz w:val="24"/>
          <w:szCs w:val="24"/>
          <w:lang w:val="en-US"/>
        </w:rPr>
        <w:t>grant applications.</w:t>
      </w:r>
      <w:r w:rsidRPr="65FE802B" w:rsidR="47D4809D">
        <w:rPr>
          <w:rFonts w:ascii="Times New Roman" w:hAnsi="Times New Roman" w:eastAsia="Times New Roman" w:cs="Times New Roman"/>
          <w:b w:val="0"/>
          <w:bCs w:val="0"/>
          <w:i w:val="0"/>
          <w:iCs w:val="0"/>
          <w:noProof w:val="0"/>
          <w:color w:val="212121"/>
          <w:sz w:val="24"/>
          <w:szCs w:val="24"/>
          <w:lang w:val="en-US"/>
        </w:rPr>
        <w:t xml:space="preserve"> </w:t>
      </w:r>
      <w:r w:rsidRPr="65FE802B" w:rsidR="024C0344">
        <w:rPr>
          <w:rFonts w:ascii="Times New Roman" w:hAnsi="Times New Roman" w:eastAsia="Times New Roman" w:cs="Times New Roman"/>
          <w:b w:val="0"/>
          <w:bCs w:val="0"/>
          <w:i w:val="0"/>
          <w:iCs w:val="0"/>
          <w:noProof w:val="0"/>
          <w:color w:val="212121"/>
          <w:sz w:val="24"/>
          <w:szCs w:val="24"/>
          <w:lang w:val="en-US"/>
        </w:rPr>
        <w:t xml:space="preserve">After </w:t>
      </w:r>
      <w:r w:rsidRPr="65FE802B" w:rsidR="3E41BB94">
        <w:rPr>
          <w:rFonts w:ascii="Times New Roman" w:hAnsi="Times New Roman" w:eastAsia="Times New Roman" w:cs="Times New Roman"/>
          <w:b w:val="0"/>
          <w:bCs w:val="0"/>
          <w:i w:val="0"/>
          <w:iCs w:val="0"/>
          <w:noProof w:val="0"/>
          <w:color w:val="212121"/>
          <w:sz w:val="24"/>
          <w:szCs w:val="24"/>
          <w:lang w:val="en-US"/>
        </w:rPr>
        <w:t>a</w:t>
      </w:r>
      <w:r w:rsidRPr="65FE802B" w:rsidR="024C0344">
        <w:rPr>
          <w:rFonts w:ascii="Times New Roman" w:hAnsi="Times New Roman" w:eastAsia="Times New Roman" w:cs="Times New Roman"/>
          <w:b w:val="0"/>
          <w:bCs w:val="0"/>
          <w:i w:val="0"/>
          <w:iCs w:val="0"/>
          <w:noProof w:val="0"/>
          <w:color w:val="212121"/>
          <w:sz w:val="24"/>
          <w:szCs w:val="24"/>
          <w:lang w:val="en-US"/>
        </w:rPr>
        <w:t xml:space="preserve"> Choice Neighborhood </w:t>
      </w:r>
      <w:r w:rsidRPr="65FE802B" w:rsidR="024C0344">
        <w:rPr>
          <w:rFonts w:ascii="Times New Roman" w:hAnsi="Times New Roman" w:eastAsia="Times New Roman" w:cs="Times New Roman"/>
          <w:b w:val="0"/>
          <w:bCs w:val="0"/>
          <w:i w:val="0"/>
          <w:iCs w:val="0"/>
          <w:noProof w:val="0"/>
          <w:color w:val="212121"/>
          <w:sz w:val="24"/>
          <w:szCs w:val="24"/>
          <w:lang w:val="en-US"/>
        </w:rPr>
        <w:t>grant</w:t>
      </w:r>
      <w:r w:rsidRPr="65FE802B" w:rsidR="024C0344">
        <w:rPr>
          <w:rFonts w:ascii="Times New Roman" w:hAnsi="Times New Roman" w:eastAsia="Times New Roman" w:cs="Times New Roman"/>
          <w:b w:val="0"/>
          <w:bCs w:val="0"/>
          <w:i w:val="0"/>
          <w:iCs w:val="0"/>
          <w:noProof w:val="0"/>
          <w:color w:val="212121"/>
          <w:sz w:val="24"/>
          <w:szCs w:val="24"/>
          <w:lang w:val="en-US"/>
        </w:rPr>
        <w:t xml:space="preserve"> was</w:t>
      </w:r>
      <w:r w:rsidRPr="65FE802B" w:rsidR="2270E09C">
        <w:rPr>
          <w:rFonts w:ascii="Times New Roman" w:hAnsi="Times New Roman" w:eastAsia="Times New Roman" w:cs="Times New Roman"/>
          <w:b w:val="0"/>
          <w:bCs w:val="0"/>
          <w:i w:val="0"/>
          <w:iCs w:val="0"/>
          <w:noProof w:val="0"/>
          <w:color w:val="212121"/>
          <w:sz w:val="24"/>
          <w:szCs w:val="24"/>
          <w:lang w:val="en-US"/>
        </w:rPr>
        <w:t xml:space="preserve"> awarded to</w:t>
      </w:r>
      <w:r w:rsidRPr="65FE802B" w:rsidR="024C0344">
        <w:rPr>
          <w:rFonts w:ascii="Times New Roman" w:hAnsi="Times New Roman" w:eastAsia="Times New Roman" w:cs="Times New Roman"/>
          <w:b w:val="0"/>
          <w:bCs w:val="0"/>
          <w:i w:val="0"/>
          <w:iCs w:val="0"/>
          <w:noProof w:val="0"/>
          <w:color w:val="212121"/>
          <w:sz w:val="24"/>
          <w:szCs w:val="24"/>
          <w:lang w:val="en-US"/>
        </w:rPr>
        <w:t xml:space="preserve"> </w:t>
      </w:r>
      <w:r w:rsidRPr="65FE802B" w:rsidR="57161F34">
        <w:rPr>
          <w:rFonts w:ascii="Times New Roman" w:hAnsi="Times New Roman" w:eastAsia="Times New Roman" w:cs="Times New Roman"/>
          <w:b w:val="0"/>
          <w:bCs w:val="0"/>
          <w:i w:val="0"/>
          <w:iCs w:val="0"/>
          <w:noProof w:val="0"/>
          <w:color w:val="212121"/>
          <w:sz w:val="24"/>
          <w:szCs w:val="24"/>
          <w:lang w:val="en-US"/>
        </w:rPr>
        <w:t xml:space="preserve">the </w:t>
      </w:r>
      <w:r w:rsidRPr="65FE802B" w:rsidR="024C0344">
        <w:rPr>
          <w:rFonts w:ascii="Times New Roman" w:hAnsi="Times New Roman" w:eastAsia="Times New Roman" w:cs="Times New Roman"/>
          <w:b w:val="0"/>
          <w:bCs w:val="0"/>
          <w:i w:val="0"/>
          <w:iCs w:val="0"/>
          <w:noProof w:val="0"/>
          <w:color w:val="212121"/>
          <w:sz w:val="24"/>
          <w:szCs w:val="24"/>
          <w:lang w:val="en-US"/>
        </w:rPr>
        <w:t>Division of Housing and Community Development</w:t>
      </w:r>
      <w:r w:rsidRPr="65FE802B" w:rsidR="28D355A8">
        <w:rPr>
          <w:rFonts w:ascii="Times New Roman" w:hAnsi="Times New Roman" w:eastAsia="Times New Roman" w:cs="Times New Roman"/>
          <w:b w:val="0"/>
          <w:bCs w:val="0"/>
          <w:i w:val="0"/>
          <w:iCs w:val="0"/>
          <w:noProof w:val="0"/>
          <w:color w:val="212121"/>
          <w:sz w:val="24"/>
          <w:szCs w:val="24"/>
          <w:lang w:val="en-US"/>
        </w:rPr>
        <w:t>,</w:t>
      </w:r>
      <w:r w:rsidRPr="65FE802B" w:rsidR="5B4D05BB">
        <w:rPr>
          <w:rFonts w:ascii="Times New Roman" w:hAnsi="Times New Roman" w:eastAsia="Times New Roman" w:cs="Times New Roman"/>
          <w:b w:val="0"/>
          <w:bCs w:val="0"/>
          <w:i w:val="0"/>
          <w:iCs w:val="0"/>
          <w:noProof w:val="0"/>
          <w:color w:val="212121"/>
          <w:sz w:val="24"/>
          <w:szCs w:val="24"/>
          <w:lang w:val="en-US"/>
        </w:rPr>
        <w:t xml:space="preserve"> </w:t>
      </w:r>
      <w:r w:rsidRPr="65FE802B" w:rsidR="3DBD8972">
        <w:rPr>
          <w:rFonts w:ascii="Times New Roman" w:hAnsi="Times New Roman" w:eastAsia="Times New Roman" w:cs="Times New Roman"/>
          <w:b w:val="0"/>
          <w:bCs w:val="0"/>
          <w:i w:val="0"/>
          <w:iCs w:val="0"/>
          <w:noProof w:val="0"/>
          <w:color w:val="212121"/>
          <w:sz w:val="24"/>
          <w:szCs w:val="24"/>
          <w:lang w:val="en-US"/>
        </w:rPr>
        <w:t xml:space="preserve">the </w:t>
      </w:r>
      <w:r w:rsidRPr="65FE802B" w:rsidR="5DF51DD1">
        <w:rPr>
          <w:rFonts w:ascii="Times New Roman" w:hAnsi="Times New Roman" w:eastAsia="Times New Roman" w:cs="Times New Roman"/>
          <w:b w:val="0"/>
          <w:bCs w:val="0"/>
          <w:i w:val="0"/>
          <w:iCs w:val="0"/>
          <w:noProof w:val="0"/>
          <w:color w:val="212121"/>
          <w:sz w:val="24"/>
          <w:szCs w:val="24"/>
          <w:lang w:val="en-US"/>
        </w:rPr>
        <w:t>city</w:t>
      </w:r>
      <w:r w:rsidRPr="65FE802B" w:rsidR="3DBD8972">
        <w:rPr>
          <w:rFonts w:ascii="Times New Roman" w:hAnsi="Times New Roman" w:eastAsia="Times New Roman" w:cs="Times New Roman"/>
          <w:b w:val="0"/>
          <w:bCs w:val="0"/>
          <w:i w:val="0"/>
          <w:iCs w:val="0"/>
          <w:noProof w:val="0"/>
          <w:color w:val="212121"/>
          <w:sz w:val="24"/>
          <w:szCs w:val="24"/>
          <w:lang w:val="en-US"/>
        </w:rPr>
        <w:t xml:space="preserve"> c</w:t>
      </w:r>
      <w:r w:rsidRPr="65FE802B" w:rsidR="45B0DAAE">
        <w:rPr>
          <w:rFonts w:ascii="Times New Roman" w:hAnsi="Times New Roman" w:eastAsia="Times New Roman" w:cs="Times New Roman"/>
          <w:b w:val="0"/>
          <w:bCs w:val="0"/>
          <w:i w:val="0"/>
          <w:iCs w:val="0"/>
          <w:noProof w:val="0"/>
          <w:color w:val="212121"/>
          <w:sz w:val="24"/>
          <w:szCs w:val="24"/>
          <w:lang w:val="en-US"/>
        </w:rPr>
        <w:t xml:space="preserve">ontinued to </w:t>
      </w:r>
      <w:r w:rsidRPr="65FE802B" w:rsidR="404FDE7C">
        <w:rPr>
          <w:rFonts w:ascii="Times New Roman" w:hAnsi="Times New Roman" w:eastAsia="Times New Roman" w:cs="Times New Roman"/>
          <w:b w:val="0"/>
          <w:bCs w:val="0"/>
          <w:i w:val="0"/>
          <w:iCs w:val="0"/>
          <w:noProof w:val="0"/>
          <w:color w:val="212121"/>
          <w:sz w:val="24"/>
          <w:szCs w:val="24"/>
          <w:lang w:val="en-US"/>
        </w:rPr>
        <w:t xml:space="preserve">work with </w:t>
      </w:r>
      <w:r w:rsidRPr="65FE802B" w:rsidR="404FDE7C">
        <w:rPr>
          <w:rFonts w:ascii="Times New Roman" w:hAnsi="Times New Roman" w:eastAsia="Times New Roman" w:cs="Times New Roman"/>
          <w:b w:val="0"/>
          <w:bCs w:val="0"/>
          <w:i w:val="0"/>
          <w:iCs w:val="0"/>
          <w:noProof w:val="0"/>
          <w:color w:val="212121"/>
          <w:sz w:val="24"/>
          <w:szCs w:val="24"/>
          <w:lang w:val="en-US"/>
        </w:rPr>
        <w:t>PolicyMap</w:t>
      </w:r>
      <w:r w:rsidRPr="65FE802B" w:rsidR="404FDE7C">
        <w:rPr>
          <w:rFonts w:ascii="Times New Roman" w:hAnsi="Times New Roman" w:eastAsia="Times New Roman" w:cs="Times New Roman"/>
          <w:b w:val="0"/>
          <w:bCs w:val="0"/>
          <w:i w:val="0"/>
          <w:iCs w:val="0"/>
          <w:noProof w:val="0"/>
          <w:color w:val="212121"/>
          <w:sz w:val="24"/>
          <w:szCs w:val="24"/>
          <w:lang w:val="en-US"/>
        </w:rPr>
        <w:t xml:space="preserve"> to </w:t>
      </w:r>
      <w:r w:rsidRPr="65FE802B" w:rsidR="5B4D05BB">
        <w:rPr>
          <w:rFonts w:ascii="Times New Roman" w:hAnsi="Times New Roman" w:eastAsia="Times New Roman" w:cs="Times New Roman"/>
          <w:b w:val="0"/>
          <w:bCs w:val="0"/>
          <w:i w:val="0"/>
          <w:iCs w:val="0"/>
          <w:noProof w:val="0"/>
          <w:color w:val="212121"/>
          <w:sz w:val="24"/>
          <w:szCs w:val="24"/>
          <w:lang w:val="en-US"/>
        </w:rPr>
        <w:t>create</w:t>
      </w:r>
      <w:r w:rsidRPr="65FE802B" w:rsidR="5B4D05BB">
        <w:rPr>
          <w:rFonts w:ascii="Times New Roman" w:hAnsi="Times New Roman" w:eastAsia="Times New Roman" w:cs="Times New Roman"/>
          <w:b w:val="0"/>
          <w:bCs w:val="0"/>
          <w:i w:val="0"/>
          <w:iCs w:val="0"/>
          <w:noProof w:val="0"/>
          <w:color w:val="212121"/>
          <w:sz w:val="24"/>
          <w:szCs w:val="24"/>
          <w:lang w:val="en-US"/>
        </w:rPr>
        <w:t xml:space="preserve"> </w:t>
      </w:r>
      <w:r w:rsidRPr="65FE802B" w:rsidR="654075E7">
        <w:rPr>
          <w:rFonts w:ascii="Times New Roman" w:hAnsi="Times New Roman" w:eastAsia="Times New Roman" w:cs="Times New Roman"/>
          <w:b w:val="0"/>
          <w:bCs w:val="0"/>
          <w:i w:val="0"/>
          <w:iCs w:val="0"/>
          <w:noProof w:val="0"/>
          <w:color w:val="212121"/>
          <w:sz w:val="24"/>
          <w:szCs w:val="24"/>
          <w:lang w:val="en-US"/>
        </w:rPr>
        <w:t xml:space="preserve">the </w:t>
      </w:r>
      <w:r w:rsidRPr="65FE802B" w:rsidR="5B4D05BB">
        <w:rPr>
          <w:rFonts w:ascii="Times New Roman" w:hAnsi="Times New Roman" w:eastAsia="Times New Roman" w:cs="Times New Roman"/>
          <w:b w:val="0"/>
          <w:bCs w:val="0"/>
          <w:i w:val="0"/>
          <w:iCs w:val="0"/>
          <w:noProof w:val="0"/>
          <w:color w:val="212121"/>
          <w:sz w:val="24"/>
          <w:szCs w:val="24"/>
          <w:lang w:val="en-US"/>
        </w:rPr>
        <w:t xml:space="preserve">custom </w:t>
      </w:r>
      <w:r w:rsidRPr="65FE802B" w:rsidR="441D171A">
        <w:rPr>
          <w:rFonts w:ascii="Times New Roman" w:hAnsi="Times New Roman" w:eastAsia="Times New Roman" w:cs="Times New Roman"/>
          <w:b w:val="0"/>
          <w:bCs w:val="0"/>
          <w:i w:val="0"/>
          <w:iCs w:val="0"/>
          <w:noProof w:val="0"/>
          <w:color w:val="212121"/>
          <w:sz w:val="24"/>
          <w:szCs w:val="24"/>
          <w:lang w:val="en-US"/>
        </w:rPr>
        <w:t xml:space="preserve">quarterly </w:t>
      </w:r>
      <w:r w:rsidRPr="65FE802B" w:rsidR="5B4D05BB">
        <w:rPr>
          <w:rFonts w:ascii="Times New Roman" w:hAnsi="Times New Roman" w:eastAsia="Times New Roman" w:cs="Times New Roman"/>
          <w:b w:val="0"/>
          <w:bCs w:val="0"/>
          <w:i w:val="0"/>
          <w:iCs w:val="0"/>
          <w:noProof w:val="0"/>
          <w:color w:val="212121"/>
          <w:sz w:val="24"/>
          <w:szCs w:val="24"/>
          <w:lang w:val="en-US"/>
        </w:rPr>
        <w:t>report</w:t>
      </w:r>
      <w:r w:rsidRPr="65FE802B" w:rsidR="4166E17D">
        <w:rPr>
          <w:rFonts w:ascii="Times New Roman" w:hAnsi="Times New Roman" w:eastAsia="Times New Roman" w:cs="Times New Roman"/>
          <w:b w:val="0"/>
          <w:bCs w:val="0"/>
          <w:i w:val="0"/>
          <w:iCs w:val="0"/>
          <w:noProof w:val="0"/>
          <w:color w:val="212121"/>
          <w:sz w:val="24"/>
          <w:szCs w:val="24"/>
          <w:lang w:val="en-US"/>
        </w:rPr>
        <w:t>s</w:t>
      </w:r>
      <w:r w:rsidRPr="65FE802B" w:rsidR="5B4D05BB">
        <w:rPr>
          <w:rFonts w:ascii="Times New Roman" w:hAnsi="Times New Roman" w:eastAsia="Times New Roman" w:cs="Times New Roman"/>
          <w:b w:val="0"/>
          <w:bCs w:val="0"/>
          <w:i w:val="0"/>
          <w:iCs w:val="0"/>
          <w:noProof w:val="0"/>
          <w:color w:val="212121"/>
          <w:sz w:val="24"/>
          <w:szCs w:val="24"/>
          <w:lang w:val="en-US"/>
        </w:rPr>
        <w:t xml:space="preserve"> </w:t>
      </w:r>
      <w:r w:rsidRPr="65FE802B" w:rsidR="56487602">
        <w:rPr>
          <w:rFonts w:ascii="Times New Roman" w:hAnsi="Times New Roman" w:eastAsia="Times New Roman" w:cs="Times New Roman"/>
          <w:b w:val="0"/>
          <w:bCs w:val="0"/>
          <w:i w:val="0"/>
          <w:iCs w:val="0"/>
          <w:noProof w:val="0"/>
          <w:color w:val="212121"/>
          <w:sz w:val="24"/>
          <w:szCs w:val="24"/>
          <w:lang w:val="en-US"/>
        </w:rPr>
        <w:t>requ</w:t>
      </w:r>
      <w:r w:rsidRPr="65FE802B" w:rsidR="56487602">
        <w:rPr>
          <w:rFonts w:ascii="Times New Roman" w:hAnsi="Times New Roman" w:eastAsia="Times New Roman" w:cs="Times New Roman"/>
          <w:b w:val="0"/>
          <w:bCs w:val="0"/>
          <w:i w:val="0"/>
          <w:iCs w:val="0"/>
          <w:noProof w:val="0"/>
          <w:color w:val="212121"/>
          <w:sz w:val="24"/>
          <w:szCs w:val="24"/>
          <w:lang w:val="en-US"/>
        </w:rPr>
        <w:t xml:space="preserve">ired </w:t>
      </w:r>
      <w:r w:rsidRPr="65FE802B" w:rsidR="55D27CFA">
        <w:rPr>
          <w:rFonts w:ascii="Times New Roman" w:hAnsi="Times New Roman" w:eastAsia="Times New Roman" w:cs="Times New Roman"/>
          <w:b w:val="0"/>
          <w:bCs w:val="0"/>
          <w:i w:val="0"/>
          <w:iCs w:val="0"/>
          <w:noProof w:val="0"/>
          <w:color w:val="212121"/>
          <w:sz w:val="24"/>
          <w:szCs w:val="24"/>
          <w:lang w:val="en-US"/>
        </w:rPr>
        <w:t xml:space="preserve">under </w:t>
      </w:r>
      <w:r w:rsidRPr="65FE802B" w:rsidR="220EBE5A">
        <w:rPr>
          <w:rFonts w:ascii="Times New Roman" w:hAnsi="Times New Roman" w:eastAsia="Times New Roman" w:cs="Times New Roman"/>
          <w:b w:val="0"/>
          <w:bCs w:val="0"/>
          <w:i w:val="0"/>
          <w:iCs w:val="0"/>
          <w:noProof w:val="0"/>
          <w:color w:val="212121"/>
          <w:sz w:val="24"/>
          <w:szCs w:val="24"/>
          <w:lang w:val="en-US"/>
        </w:rPr>
        <w:t>the grant.</w:t>
      </w:r>
      <w:r w:rsidRPr="65FE802B" w:rsidR="7E3204D4">
        <w:rPr>
          <w:rFonts w:ascii="Times New Roman" w:hAnsi="Times New Roman" w:eastAsia="Times New Roman" w:cs="Times New Roman"/>
          <w:noProof w:val="0"/>
          <w:color w:val="212121"/>
          <w:sz w:val="24"/>
          <w:szCs w:val="24"/>
          <w:lang w:val="en-US"/>
        </w:rPr>
        <w:t xml:space="preserve"> </w:t>
      </w:r>
    </w:p>
    <w:p w:rsidR="7E3204D4" w:rsidP="65FE802B" w:rsidRDefault="7E3204D4" w14:paraId="75C97945" w14:textId="6840AE6C">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hyperlink r:id="R99e350c509904fb8">
        <w:r w:rsidRPr="65FE802B" w:rsidR="7E3204D4">
          <w:rPr>
            <w:rStyle w:val="Hyperlink"/>
            <w:rFonts w:ascii="Times New Roman" w:hAnsi="Times New Roman" w:eastAsia="Times New Roman" w:cs="Times New Roman"/>
            <w:b w:val="0"/>
            <w:bCs w:val="0"/>
            <w:i w:val="0"/>
            <w:iCs w:val="0"/>
            <w:strike w:val="0"/>
            <w:dstrike w:val="0"/>
            <w:noProof w:val="0"/>
            <w:color w:val="4472C4" w:themeColor="accent1" w:themeTint="FF" w:themeShade="FF"/>
            <w:sz w:val="24"/>
            <w:szCs w:val="24"/>
            <w:u w:val="single"/>
            <w:lang w:val="en-US"/>
          </w:rPr>
          <w:t>City of Dallas</w:t>
        </w:r>
      </w:hyperlink>
      <w:r w:rsidRPr="65FE802B" w:rsidR="7E3204D4">
        <w:rPr>
          <w:rFonts w:ascii="Times New Roman" w:hAnsi="Times New Roman" w:eastAsia="Times New Roman" w:cs="Times New Roman"/>
          <w:b w:val="0"/>
          <w:bCs w:val="0"/>
          <w:i w:val="0"/>
          <w:iCs w:val="0"/>
          <w:noProof w:val="0"/>
          <w:color w:val="212121"/>
          <w:sz w:val="24"/>
          <w:szCs w:val="24"/>
          <w:lang w:val="en-US"/>
        </w:rPr>
        <w:t xml:space="preserve"> – </w:t>
      </w:r>
      <w:r w:rsidRPr="65FE802B" w:rsidR="2E486027">
        <w:rPr>
          <w:rFonts w:ascii="Times New Roman" w:hAnsi="Times New Roman" w:eastAsia="Times New Roman" w:cs="Times New Roman"/>
          <w:b w:val="0"/>
          <w:bCs w:val="0"/>
          <w:i w:val="0"/>
          <w:iCs w:val="0"/>
          <w:noProof w:val="0"/>
          <w:color w:val="212121"/>
          <w:sz w:val="24"/>
          <w:szCs w:val="24"/>
          <w:lang w:val="en-US"/>
        </w:rPr>
        <w:t>The</w:t>
      </w:r>
      <w:r w:rsidRPr="65FE802B" w:rsidR="7E3204D4">
        <w:rPr>
          <w:rFonts w:ascii="Times New Roman" w:hAnsi="Times New Roman" w:eastAsia="Times New Roman" w:cs="Times New Roman"/>
          <w:b w:val="0"/>
          <w:bCs w:val="0"/>
          <w:i w:val="0"/>
          <w:iCs w:val="0"/>
          <w:noProof w:val="0"/>
          <w:color w:val="212121"/>
          <w:sz w:val="24"/>
          <w:szCs w:val="24"/>
          <w:lang w:val="en-US"/>
        </w:rPr>
        <w:t xml:space="preserve"> Department of Planning and Urban Design </w:t>
      </w:r>
      <w:r w:rsidRPr="65FE802B" w:rsidR="08357042">
        <w:rPr>
          <w:rFonts w:ascii="Times New Roman" w:hAnsi="Times New Roman" w:eastAsia="Times New Roman" w:cs="Times New Roman"/>
          <w:b w:val="0"/>
          <w:bCs w:val="0"/>
          <w:i w:val="0"/>
          <w:iCs w:val="0"/>
          <w:noProof w:val="0"/>
          <w:color w:val="212121"/>
          <w:sz w:val="24"/>
          <w:szCs w:val="24"/>
          <w:lang w:val="en-US"/>
        </w:rPr>
        <w:t xml:space="preserve">collaborated with </w:t>
      </w:r>
      <w:r w:rsidRPr="65FE802B" w:rsidR="08357042">
        <w:rPr>
          <w:rFonts w:ascii="Times New Roman" w:hAnsi="Times New Roman" w:eastAsia="Times New Roman" w:cs="Times New Roman"/>
          <w:b w:val="0"/>
          <w:bCs w:val="0"/>
          <w:i w:val="0"/>
          <w:iCs w:val="0"/>
          <w:noProof w:val="0"/>
          <w:color w:val="212121"/>
          <w:sz w:val="24"/>
          <w:szCs w:val="24"/>
          <w:lang w:val="en-US"/>
        </w:rPr>
        <w:t>PolicyMap</w:t>
      </w:r>
      <w:r w:rsidRPr="65FE802B" w:rsidR="08357042">
        <w:rPr>
          <w:rFonts w:ascii="Times New Roman" w:hAnsi="Times New Roman" w:eastAsia="Times New Roman" w:cs="Times New Roman"/>
          <w:b w:val="0"/>
          <w:bCs w:val="0"/>
          <w:i w:val="0"/>
          <w:iCs w:val="0"/>
          <w:noProof w:val="0"/>
          <w:color w:val="212121"/>
          <w:sz w:val="24"/>
          <w:szCs w:val="24"/>
          <w:lang w:val="en-US"/>
        </w:rPr>
        <w:t xml:space="preserve"> to address repetitive requests for data and maps across city government departmen</w:t>
      </w:r>
      <w:r w:rsidRPr="65FE802B" w:rsidR="30FE95C4">
        <w:rPr>
          <w:rFonts w:ascii="Times New Roman" w:hAnsi="Times New Roman" w:eastAsia="Times New Roman" w:cs="Times New Roman"/>
          <w:b w:val="0"/>
          <w:bCs w:val="0"/>
          <w:i w:val="0"/>
          <w:iCs w:val="0"/>
          <w:noProof w:val="0"/>
          <w:color w:val="212121"/>
          <w:sz w:val="24"/>
          <w:szCs w:val="24"/>
          <w:lang w:val="en-US"/>
        </w:rPr>
        <w:t>t</w:t>
      </w:r>
      <w:r w:rsidRPr="65FE802B" w:rsidR="08357042">
        <w:rPr>
          <w:rFonts w:ascii="Times New Roman" w:hAnsi="Times New Roman" w:eastAsia="Times New Roman" w:cs="Times New Roman"/>
          <w:b w:val="0"/>
          <w:bCs w:val="0"/>
          <w:i w:val="0"/>
          <w:iCs w:val="0"/>
          <w:noProof w:val="0"/>
          <w:color w:val="212121"/>
          <w:sz w:val="24"/>
          <w:szCs w:val="24"/>
          <w:lang w:val="en-US"/>
        </w:rPr>
        <w:t xml:space="preserve">s and </w:t>
      </w:r>
      <w:r w:rsidRPr="65FE802B" w:rsidR="7E3204D4">
        <w:rPr>
          <w:rFonts w:ascii="Times New Roman" w:hAnsi="Times New Roman" w:eastAsia="Times New Roman" w:cs="Times New Roman"/>
          <w:b w:val="0"/>
          <w:bCs w:val="0"/>
          <w:i w:val="0"/>
          <w:iCs w:val="0"/>
          <w:noProof w:val="0"/>
          <w:color w:val="212121"/>
          <w:sz w:val="24"/>
          <w:szCs w:val="24"/>
          <w:lang w:val="en-US"/>
        </w:rPr>
        <w:t>to better serve public requests for information.</w:t>
      </w:r>
    </w:p>
    <w:p w:rsidR="53F3687C" w:rsidP="65FE802B" w:rsidRDefault="53F3687C" w14:paraId="21B08322" w14:textId="2EE7CEE4">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hyperlink r:id="R5d6e3f4deed140f0">
        <w:r w:rsidRPr="65FE802B" w:rsidR="53F3687C">
          <w:rPr>
            <w:rStyle w:val="Hyperlink"/>
            <w:rFonts w:ascii="Times New Roman" w:hAnsi="Times New Roman" w:eastAsia="Times New Roman" w:cs="Times New Roman"/>
            <w:b w:val="0"/>
            <w:bCs w:val="0"/>
            <w:i w:val="0"/>
            <w:iCs w:val="0"/>
            <w:strike w:val="0"/>
            <w:dstrike w:val="0"/>
            <w:noProof w:val="0"/>
            <w:color w:val="4472C4" w:themeColor="accent1" w:themeTint="FF" w:themeShade="FF"/>
            <w:sz w:val="24"/>
            <w:szCs w:val="24"/>
            <w:u w:val="single"/>
            <w:lang w:val="en-US"/>
          </w:rPr>
          <w:t>Connecticut Housing Finance Authority</w:t>
        </w:r>
      </w:hyperlink>
      <w:r w:rsidRPr="65FE802B" w:rsidR="53F3687C">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5FE802B" w:rsidR="6E3A5F7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5FE802B" w:rsidR="12984D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Similar to the City of Dallas, the CHFA turned to </w:t>
      </w:r>
      <w:r w:rsidRPr="65FE802B" w:rsidR="12984DAE">
        <w:rPr>
          <w:rFonts w:ascii="Times New Roman" w:hAnsi="Times New Roman" w:eastAsia="Times New Roman" w:cs="Times New Roman"/>
          <w:b w:val="0"/>
          <w:bCs w:val="0"/>
          <w:i w:val="0"/>
          <w:iCs w:val="0"/>
          <w:noProof w:val="0"/>
          <w:color w:val="000000" w:themeColor="text1" w:themeTint="FF" w:themeShade="FF"/>
          <w:sz w:val="24"/>
          <w:szCs w:val="24"/>
          <w:lang w:val="en-US"/>
        </w:rPr>
        <w:t>PolicyMap</w:t>
      </w:r>
      <w:r w:rsidRPr="65FE802B" w:rsidR="12984D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to address repetitive request</w:t>
      </w:r>
      <w:r w:rsidRPr="65FE802B" w:rsidR="42450B58">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s for data and maps. In this case, the requests were for </w:t>
      </w:r>
      <w:r w:rsidRPr="65FE802B" w:rsidR="649603B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community housing information </w:t>
      </w:r>
      <w:r w:rsidRPr="65FE802B" w:rsidR="504307B5">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where the need was for </w:t>
      </w:r>
      <w:r w:rsidRPr="65FE802B" w:rsidR="649603B7">
        <w:rPr>
          <w:rFonts w:ascii="Times New Roman" w:hAnsi="Times New Roman" w:eastAsia="Times New Roman" w:cs="Times New Roman"/>
          <w:b w:val="0"/>
          <w:bCs w:val="0"/>
          <w:i w:val="0"/>
          <w:iCs w:val="0"/>
          <w:noProof w:val="0"/>
          <w:color w:val="000000" w:themeColor="text1" w:themeTint="FF" w:themeShade="FF"/>
          <w:sz w:val="24"/>
          <w:szCs w:val="24"/>
          <w:lang w:val="en-US"/>
        </w:rPr>
        <w:t>the ability to explore specific geographies, perform impact analysis, and geocode information based on legislative districts for meetings with state legislators, community partners, and municipal planners.</w:t>
      </w:r>
    </w:p>
    <w:p w:rsidR="7E3204D4" w:rsidP="65FE802B" w:rsidRDefault="7E3204D4" w14:paraId="163D2141" w14:textId="2F99ECF7">
      <w:pPr>
        <w:pStyle w:val="Normal"/>
        <w:spacing w:after="0"/>
        <w:ind w:left="0"/>
        <w:rPr>
          <w:rFonts w:ascii="Calibri" w:hAnsi="Calibri" w:eastAsia="Calibri" w:cs="Calibri"/>
          <w:noProof w:val="0"/>
          <w:color w:val="000000" w:themeColor="text1" w:themeTint="FF" w:themeShade="FF"/>
          <w:sz w:val="22"/>
          <w:szCs w:val="22"/>
          <w:lang w:val="en-US"/>
        </w:rPr>
      </w:pPr>
      <w:hyperlink r:id="R533c39e417b8461a">
        <w:r w:rsidRPr="65FE802B" w:rsidR="7E3204D4">
          <w:rPr>
            <w:rStyle w:val="Hyperlink"/>
            <w:rFonts w:ascii="Times New Roman" w:hAnsi="Times New Roman" w:eastAsia="Times New Roman" w:cs="Times New Roman"/>
            <w:b w:val="0"/>
            <w:bCs w:val="0"/>
            <w:i w:val="0"/>
            <w:iCs w:val="0"/>
            <w:strike w:val="0"/>
            <w:dstrike w:val="0"/>
            <w:noProof w:val="0"/>
            <w:color w:val="4472C4" w:themeColor="accent1" w:themeTint="FF" w:themeShade="FF"/>
            <w:sz w:val="24"/>
            <w:szCs w:val="24"/>
            <w:u w:val="single"/>
            <w:lang w:val="en-US"/>
          </w:rPr>
          <w:t>North Carolina Housing Finance Agency</w:t>
        </w:r>
      </w:hyperlink>
      <w:r w:rsidRPr="65FE802B" w:rsidR="7E3204D4">
        <w:rPr>
          <w:rFonts w:ascii="Times New Roman" w:hAnsi="Times New Roman" w:eastAsia="Times New Roman" w:cs="Times New Roman"/>
          <w:b w:val="0"/>
          <w:bCs w:val="0"/>
          <w:i w:val="0"/>
          <w:iCs w:val="0"/>
          <w:noProof w:val="0"/>
          <w:color w:val="212121"/>
          <w:sz w:val="24"/>
          <w:szCs w:val="24"/>
          <w:lang w:val="en-US"/>
        </w:rPr>
        <w:t xml:space="preserve"> – </w:t>
      </w:r>
      <w:r w:rsidRPr="65FE802B" w:rsidR="7E3204D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To better inform decision-making around affordable housing strategies, NCHFA needed a platform to easily share housing data with the public. </w:t>
      </w:r>
      <w:r w:rsidRPr="65FE802B" w:rsidR="52F93D52">
        <w:rPr>
          <w:rFonts w:ascii="Times New Roman" w:hAnsi="Times New Roman" w:eastAsia="Times New Roman" w:cs="Times New Roman"/>
          <w:b w:val="0"/>
          <w:bCs w:val="0"/>
          <w:i w:val="0"/>
          <w:iCs w:val="0"/>
          <w:noProof w:val="0"/>
          <w:color w:val="000000" w:themeColor="text1" w:themeTint="FF" w:themeShade="FF"/>
          <w:sz w:val="24"/>
          <w:szCs w:val="24"/>
          <w:lang w:val="en-US"/>
        </w:rPr>
        <w:t>PolicyMap</w:t>
      </w:r>
      <w:r w:rsidRPr="65FE802B" w:rsidR="52F93D52">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5FE802B" w:rsidR="52F93D52">
        <w:rPr>
          <w:rFonts w:ascii="Times New Roman" w:hAnsi="Times New Roman" w:eastAsia="Times New Roman" w:cs="Times New Roman"/>
          <w:b w:val="0"/>
          <w:bCs w:val="0"/>
          <w:i w:val="0"/>
          <w:iCs w:val="0"/>
          <w:noProof w:val="0"/>
          <w:color w:val="000000" w:themeColor="text1" w:themeTint="FF" w:themeShade="FF"/>
          <w:sz w:val="24"/>
          <w:szCs w:val="24"/>
          <w:lang w:val="en-US"/>
        </w:rPr>
        <w:t>provided</w:t>
      </w:r>
      <w:r w:rsidRPr="65FE802B" w:rsidR="52F93D52">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 </w:t>
      </w:r>
      <w:r w:rsidRPr="65FE802B" w:rsidR="7E3204D4">
        <w:rPr>
          <w:rFonts w:ascii="Times New Roman" w:hAnsi="Times New Roman" w:eastAsia="Times New Roman" w:cs="Times New Roman"/>
          <w:b w:val="0"/>
          <w:bCs w:val="0"/>
          <w:i w:val="0"/>
          <w:iCs w:val="0"/>
          <w:noProof w:val="0"/>
          <w:color w:val="000000" w:themeColor="text1" w:themeTint="FF" w:themeShade="FF"/>
          <w:sz w:val="24"/>
          <w:szCs w:val="24"/>
          <w:lang w:val="en-US"/>
        </w:rPr>
        <w:t>interactive, embedded, automatically updated map</w:t>
      </w:r>
      <w:r w:rsidRPr="65FE802B" w:rsidR="0EEEF5A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for their website</w:t>
      </w:r>
      <w:r w:rsidRPr="65FE802B" w:rsidR="440115CB">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65FE802B" w:rsidP="65FE802B" w:rsidRDefault="65FE802B" w14:paraId="25C3E660" w14:textId="772F8742">
      <w:pPr>
        <w:pStyle w:val="Normal"/>
        <w:spacing w:after="0"/>
        <w:rPr>
          <w:rFonts w:eastAsia="Times New Roman"/>
        </w:rPr>
      </w:pPr>
    </w:p>
    <w:p w:rsidR="000D2E60" w:rsidP="65FE802B" w:rsidRDefault="00AB3B0A" w14:paraId="6F382AC5" w14:textId="281E1AC0">
      <w:pPr>
        <w:pStyle w:val="Normal"/>
        <w:spacing w:after="0"/>
        <w:rPr>
          <w:rFonts w:ascii="Times New Roman" w:hAnsi="Times New Roman" w:eastAsia="Times New Roman" w:cs="Times New Roman"/>
          <w:b w:val="1"/>
          <w:bCs w:val="1"/>
          <w:i w:val="1"/>
          <w:iCs w:val="1"/>
          <w:sz w:val="24"/>
          <w:szCs w:val="24"/>
        </w:rPr>
      </w:pPr>
      <w:r w:rsidRPr="65FE802B" w:rsidR="21E44167">
        <w:rPr>
          <w:rFonts w:ascii="Times New Roman" w:hAnsi="Times New Roman" w:eastAsia="Times New Roman" w:cs="Times New Roman"/>
          <w:b w:val="1"/>
          <w:bCs w:val="1"/>
          <w:i w:val="1"/>
          <w:iCs w:val="1"/>
          <w:sz w:val="24"/>
          <w:szCs w:val="24"/>
        </w:rPr>
        <w:t>3</w:t>
      </w:r>
      <w:r w:rsidRPr="65FE802B" w:rsidR="49F297B5">
        <w:rPr>
          <w:rFonts w:ascii="Times New Roman" w:hAnsi="Times New Roman" w:eastAsia="Times New Roman" w:cs="Times New Roman"/>
          <w:b w:val="1"/>
          <w:bCs w:val="1"/>
          <w:i w:val="1"/>
          <w:iCs w:val="1"/>
          <w:sz w:val="24"/>
          <w:szCs w:val="24"/>
        </w:rPr>
        <w:t>.</w:t>
      </w:r>
      <w:r w:rsidRPr="65FE802B" w:rsidR="21E44167">
        <w:rPr>
          <w:rFonts w:ascii="Times New Roman" w:hAnsi="Times New Roman" w:eastAsia="Times New Roman" w:cs="Times New Roman"/>
          <w:b w:val="1"/>
          <w:bCs w:val="1"/>
          <w:i w:val="1"/>
          <w:iCs w:val="1"/>
          <w:sz w:val="24"/>
          <w:szCs w:val="24"/>
        </w:rPr>
        <w:t>0</w:t>
      </w:r>
      <w:r w:rsidRPr="65FE802B" w:rsidR="49F297B5">
        <w:rPr>
          <w:rFonts w:ascii="Times New Roman" w:hAnsi="Times New Roman" w:eastAsia="Times New Roman" w:cs="Times New Roman"/>
          <w:b w:val="1"/>
          <w:bCs w:val="1"/>
          <w:i w:val="1"/>
          <w:iCs w:val="1"/>
          <w:sz w:val="24"/>
          <w:szCs w:val="24"/>
        </w:rPr>
        <w:t xml:space="preserve"> </w:t>
      </w:r>
      <w:r w:rsidRPr="65FE802B" w:rsidR="0B425F1F">
        <w:rPr>
          <w:rFonts w:ascii="Times New Roman" w:hAnsi="Times New Roman" w:eastAsia="Times New Roman" w:cs="Times New Roman"/>
          <w:b w:val="1"/>
          <w:bCs w:val="1"/>
          <w:i w:val="1"/>
          <w:iCs w:val="1"/>
          <w:sz w:val="24"/>
          <w:szCs w:val="24"/>
        </w:rPr>
        <w:t>Method</w:t>
      </w:r>
      <w:r w:rsidRPr="65FE802B" w:rsidR="1829475D">
        <w:rPr>
          <w:rFonts w:ascii="Times New Roman" w:hAnsi="Times New Roman" w:eastAsia="Times New Roman" w:cs="Times New Roman"/>
          <w:b w:val="1"/>
          <w:bCs w:val="1"/>
          <w:i w:val="1"/>
          <w:iCs w:val="1"/>
          <w:sz w:val="24"/>
          <w:szCs w:val="24"/>
        </w:rPr>
        <w:t>s</w:t>
      </w:r>
    </w:p>
    <w:p w:rsidR="00CB469A" w:rsidP="5BAB7160" w:rsidRDefault="00CB469A" w14:paraId="3ACA552A" w14:textId="77777777">
      <w:pPr>
        <w:widowControl w:val="0"/>
        <w:tabs>
          <w:tab w:val="num" w:pos="720"/>
        </w:tabs>
        <w:spacing w:after="0"/>
        <w:rPr>
          <w:rFonts w:ascii="Times New Roman" w:hAnsi="Times New Roman" w:eastAsia="Times New Roman" w:cs="Times New Roman"/>
          <w:color w:val="000000" w:themeColor="text1"/>
          <w:sz w:val="24"/>
          <w:szCs w:val="24"/>
        </w:rPr>
      </w:pPr>
    </w:p>
    <w:p w:rsidR="000C226C" w:rsidP="00EE2648" w:rsidRDefault="00AB3B0A" w14:paraId="14E898ED" w14:textId="489D8FFC">
      <w:pPr>
        <w:pStyle w:val="Heading3"/>
        <w:rPr>
          <w:rFonts w:eastAsia="Times New Roman"/>
        </w:rPr>
      </w:pPr>
      <w:bookmarkStart w:name="_Toc253252563" w:id="509298311"/>
      <w:r w:rsidRPr="65FE802B" w:rsidR="21E44167">
        <w:rPr>
          <w:rFonts w:eastAsia="Times New Roman"/>
        </w:rPr>
        <w:t>3</w:t>
      </w:r>
      <w:r w:rsidRPr="65FE802B" w:rsidR="763DFF81">
        <w:rPr>
          <w:rFonts w:eastAsia="Times New Roman"/>
        </w:rPr>
        <w:t xml:space="preserve">.1 </w:t>
      </w:r>
      <w:r w:rsidRPr="65FE802B" w:rsidR="49F297B5">
        <w:rPr>
          <w:rFonts w:eastAsia="Times New Roman"/>
        </w:rPr>
        <w:t>Text Analysis of S</w:t>
      </w:r>
      <w:r w:rsidRPr="65FE802B" w:rsidR="57424644">
        <w:rPr>
          <w:rFonts w:eastAsia="Times New Roman"/>
        </w:rPr>
        <w:t xml:space="preserve">tate </w:t>
      </w:r>
      <w:r w:rsidRPr="65FE802B" w:rsidR="49F297B5">
        <w:rPr>
          <w:rFonts w:eastAsia="Times New Roman"/>
        </w:rPr>
        <w:t xml:space="preserve">Constitutions </w:t>
      </w:r>
      <w:r w:rsidRPr="65FE802B" w:rsidR="259DD579">
        <w:rPr>
          <w:rFonts w:eastAsia="Times New Roman"/>
        </w:rPr>
        <w:t xml:space="preserve">and </w:t>
      </w:r>
      <w:r w:rsidRPr="65FE802B" w:rsidR="49F297B5">
        <w:rPr>
          <w:rFonts w:eastAsia="Times New Roman"/>
        </w:rPr>
        <w:t>A</w:t>
      </w:r>
      <w:r w:rsidRPr="65FE802B" w:rsidR="259DD579">
        <w:rPr>
          <w:rFonts w:eastAsia="Times New Roman"/>
        </w:rPr>
        <w:t>mendments</w:t>
      </w:r>
      <w:bookmarkEnd w:id="509298311"/>
      <w:r w:rsidRPr="65FE802B" w:rsidR="259DD579">
        <w:rPr>
          <w:rFonts w:eastAsia="Times New Roman"/>
        </w:rPr>
        <w:t xml:space="preserve"> </w:t>
      </w:r>
    </w:p>
    <w:p w:rsidR="00CB469A" w:rsidP="5BAB7160" w:rsidRDefault="00CB469A" w14:paraId="10E3EEEF" w14:textId="77777777">
      <w:pPr>
        <w:widowControl w:val="0"/>
        <w:tabs>
          <w:tab w:val="num" w:pos="720"/>
        </w:tabs>
        <w:spacing w:after="0"/>
        <w:rPr>
          <w:rFonts w:ascii="Times New Roman" w:hAnsi="Times New Roman" w:eastAsia="Times New Roman" w:cs="Times New Roman"/>
          <w:color w:val="000000" w:themeColor="text1"/>
          <w:sz w:val="24"/>
          <w:szCs w:val="24"/>
        </w:rPr>
      </w:pPr>
    </w:p>
    <w:p w:rsidR="000C226C" w:rsidP="65FE802B" w:rsidRDefault="007B021C" w14:paraId="65A542CF" w14:textId="3FDC7A43">
      <w:pPr>
        <w:pStyle w:val="Normal"/>
        <w:widowControl w:val="0"/>
        <w:suppressLineNumbers w:val="0"/>
        <w:tabs>
          <w:tab w:val="num" w:leader="none" w:pos="720"/>
        </w:tabs>
        <w:bidi w:val="0"/>
        <w:spacing w:before="0" w:beforeAutospacing="off" w:after="0" w:afterAutospacing="off" w:line="259" w:lineRule="auto"/>
        <w:ind w:left="0" w:right="0"/>
        <w:jc w:val="left"/>
        <w:rPr>
          <w:rFonts w:ascii="Times New Roman" w:hAnsi="Times New Roman" w:eastAsia="Times New Roman" w:cs="Times New Roman"/>
          <w:color w:val="000000" w:themeColor="text1" w:themeTint="FF" w:themeShade="FF"/>
          <w:sz w:val="24"/>
          <w:szCs w:val="24"/>
        </w:rPr>
      </w:pPr>
      <w:r w:rsidRPr="65FE802B" w:rsidR="69F0D5AF">
        <w:rPr>
          <w:rFonts w:ascii="Times New Roman" w:hAnsi="Times New Roman" w:eastAsia="Times New Roman" w:cs="Times New Roman"/>
          <w:color w:val="000000" w:themeColor="text1" w:themeTint="FF" w:themeShade="FF"/>
          <w:sz w:val="24"/>
          <w:szCs w:val="24"/>
        </w:rPr>
        <w:t>We employed a text analysis of state constitutions to identify state data needs</w:t>
      </w:r>
      <w:r w:rsidRPr="65FE802B" w:rsidR="17D280BC">
        <w:rPr>
          <w:rFonts w:ascii="Times New Roman" w:hAnsi="Times New Roman" w:eastAsia="Times New Roman" w:cs="Times New Roman"/>
          <w:color w:val="000000" w:themeColor="text1" w:themeTint="FF" w:themeShade="FF"/>
          <w:sz w:val="24"/>
          <w:szCs w:val="24"/>
        </w:rPr>
        <w:t xml:space="preserve">. The first phase involved a manual search, where we collected PDF versions of constitutions and amendments for all 50 states, converting them into text files for future analysis. A detailed examination of </w:t>
      </w:r>
      <w:del w:author="Shipp, Stephanie S (sss5sc)" w:date="2023-12-29T09:52:21.42Z" w:id="2033429841">
        <w:r w:rsidRPr="65FE802B" w:rsidDel="17D280BC">
          <w:rPr>
            <w:rFonts w:ascii="Times New Roman" w:hAnsi="Times New Roman" w:eastAsia="Times New Roman" w:cs="Times New Roman"/>
            <w:color w:val="000000" w:themeColor="text1" w:themeTint="FF" w:themeShade="FF"/>
            <w:sz w:val="24"/>
            <w:szCs w:val="24"/>
          </w:rPr>
          <w:delText>eight</w:delText>
        </w:r>
      </w:del>
      <w:ins w:author="Shipp, Stephanie S (sss5sc)" w:date="2023-12-29T09:52:21.873Z" w:id="716255166">
        <w:r w:rsidRPr="65FE802B" w:rsidR="5030DC51">
          <w:rPr>
            <w:rFonts w:ascii="Times New Roman" w:hAnsi="Times New Roman" w:eastAsia="Times New Roman" w:cs="Times New Roman"/>
            <w:color w:val="000000" w:themeColor="text1" w:themeTint="FF" w:themeShade="FF"/>
            <w:sz w:val="24"/>
            <w:szCs w:val="24"/>
          </w:rPr>
          <w:t>six</w:t>
        </w:r>
      </w:ins>
      <w:r w:rsidRPr="65FE802B" w:rsidR="17D280BC">
        <w:rPr>
          <w:rFonts w:ascii="Times New Roman" w:hAnsi="Times New Roman" w:eastAsia="Times New Roman" w:cs="Times New Roman"/>
          <w:color w:val="000000" w:themeColor="text1" w:themeTint="FF" w:themeShade="FF"/>
          <w:sz w:val="24"/>
          <w:szCs w:val="24"/>
        </w:rPr>
        <w:t xml:space="preserve"> state constitutions (</w:t>
      </w:r>
      <w:r w:rsidRPr="65FE802B" w:rsidR="0B06B1AA">
        <w:rPr>
          <w:rFonts w:ascii="Times New Roman" w:hAnsi="Times New Roman" w:eastAsia="Times New Roman" w:cs="Times New Roman"/>
          <w:color w:val="000000" w:themeColor="text1" w:themeTint="FF" w:themeShade="FF"/>
          <w:sz w:val="24"/>
          <w:szCs w:val="24"/>
        </w:rPr>
        <w:t xml:space="preserve">California, </w:t>
      </w:r>
      <w:r w:rsidRPr="65FE802B" w:rsidR="31341BE9">
        <w:rPr>
          <w:rFonts w:ascii="Times New Roman" w:hAnsi="Times New Roman" w:eastAsia="Times New Roman" w:cs="Times New Roman"/>
          <w:color w:val="000000" w:themeColor="text1" w:themeTint="FF" w:themeShade="FF"/>
          <w:sz w:val="24"/>
          <w:szCs w:val="24"/>
        </w:rPr>
        <w:t xml:space="preserve">Florida, </w:t>
      </w:r>
      <w:r w:rsidRPr="65FE802B" w:rsidR="0B06B1AA">
        <w:rPr>
          <w:rFonts w:ascii="Times New Roman" w:hAnsi="Times New Roman" w:eastAsia="Times New Roman" w:cs="Times New Roman"/>
          <w:color w:val="000000" w:themeColor="text1" w:themeTint="FF" w:themeShade="FF"/>
          <w:sz w:val="24"/>
          <w:szCs w:val="24"/>
        </w:rPr>
        <w:t xml:space="preserve">Kentucky, </w:t>
      </w:r>
      <w:r w:rsidRPr="65FE802B" w:rsidR="31341BE9">
        <w:rPr>
          <w:rFonts w:ascii="Times New Roman" w:hAnsi="Times New Roman" w:eastAsia="Times New Roman" w:cs="Times New Roman"/>
          <w:color w:val="000000" w:themeColor="text1" w:themeTint="FF" w:themeShade="FF"/>
          <w:sz w:val="24"/>
          <w:szCs w:val="24"/>
        </w:rPr>
        <w:t>Louisiana, New York, Virginia</w:t>
      </w:r>
      <w:del w:author="Shipp, Stephanie S (sss5sc)" w:date="2023-12-29T09:52:14.853Z" w:id="167964064">
        <w:r w:rsidRPr="65FE802B" w:rsidDel="31341BE9">
          <w:rPr>
            <w:rFonts w:ascii="Times New Roman" w:hAnsi="Times New Roman" w:eastAsia="Times New Roman" w:cs="Times New Roman"/>
            <w:color w:val="000000" w:themeColor="text1" w:themeTint="FF" w:themeShade="FF"/>
            <w:sz w:val="24"/>
            <w:szCs w:val="24"/>
          </w:rPr>
          <w:delText>,</w:delText>
        </w:r>
        <w:r w:rsidRPr="65FE802B" w:rsidDel="31341BE9">
          <w:rPr>
            <w:rFonts w:ascii="Times New Roman" w:hAnsi="Times New Roman" w:eastAsia="Times New Roman" w:cs="Times New Roman"/>
            <w:color w:val="000000" w:themeColor="text1" w:themeTint="FF" w:themeShade="FF"/>
            <w:sz w:val="24"/>
            <w:szCs w:val="24"/>
            <w:highlight w:val="yellow"/>
          </w:rPr>
          <w:delText xml:space="preserve"> 2</w:delText>
        </w:r>
        <w:r w:rsidRPr="65FE802B" w:rsidDel="0B06B1AA">
          <w:rPr>
            <w:rFonts w:ascii="Times New Roman" w:hAnsi="Times New Roman" w:eastAsia="Times New Roman" w:cs="Times New Roman"/>
            <w:color w:val="000000" w:themeColor="text1" w:themeTint="FF" w:themeShade="FF"/>
            <w:sz w:val="24"/>
            <w:szCs w:val="24"/>
            <w:highlight w:val="yellow"/>
          </w:rPr>
          <w:delText xml:space="preserve"> more</w:delText>
        </w:r>
      </w:del>
      <w:r w:rsidRPr="65FE802B" w:rsidR="17D280BC">
        <w:rPr>
          <w:rFonts w:ascii="Times New Roman" w:hAnsi="Times New Roman" w:eastAsia="Times New Roman" w:cs="Times New Roman"/>
          <w:color w:val="000000" w:themeColor="text1" w:themeTint="FF" w:themeShade="FF"/>
          <w:sz w:val="24"/>
          <w:szCs w:val="24"/>
        </w:rPr>
        <w:t xml:space="preserve">) followed, with a focus on </w:t>
      </w:r>
      <w:r w:rsidRPr="65FE802B" w:rsidR="17D280BC">
        <w:rPr>
          <w:rFonts w:ascii="Times New Roman" w:hAnsi="Times New Roman" w:eastAsia="Times New Roman" w:cs="Times New Roman"/>
          <w:color w:val="000000" w:themeColor="text1" w:themeTint="FF" w:themeShade="FF"/>
          <w:sz w:val="24"/>
          <w:szCs w:val="24"/>
        </w:rPr>
        <w:t>identifying</w:t>
      </w:r>
      <w:r w:rsidRPr="65FE802B" w:rsidR="17D280BC">
        <w:rPr>
          <w:rFonts w:ascii="Times New Roman" w:hAnsi="Times New Roman" w:eastAsia="Times New Roman" w:cs="Times New Roman"/>
          <w:color w:val="000000" w:themeColor="text1" w:themeTint="FF" w:themeShade="FF"/>
          <w:sz w:val="24"/>
          <w:szCs w:val="24"/>
        </w:rPr>
        <w:t xml:space="preserve"> key terms such as "data," "census," and "information</w:t>
      </w:r>
      <w:r w:rsidRPr="65FE802B" w:rsidR="6E941556">
        <w:rPr>
          <w:rFonts w:ascii="Times New Roman" w:hAnsi="Times New Roman" w:eastAsia="Times New Roman" w:cs="Times New Roman"/>
          <w:color w:val="000000" w:themeColor="text1" w:themeTint="FF" w:themeShade="FF"/>
          <w:sz w:val="24"/>
          <w:szCs w:val="24"/>
        </w:rPr>
        <w:t>."</w:t>
      </w:r>
      <w:r w:rsidRPr="65FE802B" w:rsidR="17D280BC">
        <w:rPr>
          <w:rFonts w:ascii="Times New Roman" w:hAnsi="Times New Roman" w:eastAsia="Times New Roman" w:cs="Times New Roman"/>
          <w:color w:val="000000" w:themeColor="text1" w:themeTint="FF" w:themeShade="FF"/>
          <w:sz w:val="24"/>
          <w:szCs w:val="24"/>
        </w:rPr>
        <w:t xml:space="preserve"> Additionally, we looked for adjectives that could be addressed by data or related to data, including “minimum</w:t>
      </w:r>
      <w:r w:rsidRPr="65FE802B" w:rsidR="6E941556">
        <w:rPr>
          <w:rFonts w:ascii="Times New Roman" w:hAnsi="Times New Roman" w:eastAsia="Times New Roman" w:cs="Times New Roman"/>
          <w:color w:val="000000" w:themeColor="text1" w:themeTint="FF" w:themeShade="FF"/>
          <w:sz w:val="24"/>
          <w:szCs w:val="24"/>
        </w:rPr>
        <w:t>,” “maximum,” and “annual,</w:t>
      </w:r>
      <w:r w:rsidRPr="65FE802B" w:rsidR="17D280BC">
        <w:rPr>
          <w:rFonts w:ascii="Times New Roman" w:hAnsi="Times New Roman" w:eastAsia="Times New Roman" w:cs="Times New Roman"/>
          <w:color w:val="000000" w:themeColor="text1" w:themeTint="FF" w:themeShade="FF"/>
          <w:sz w:val="24"/>
          <w:szCs w:val="24"/>
        </w:rPr>
        <w:t xml:space="preserve">” </w:t>
      </w:r>
      <w:r w:rsidRPr="65FE802B" w:rsidR="69F0D5AF">
        <w:rPr>
          <w:rFonts w:ascii="Times New Roman" w:hAnsi="Times New Roman" w:eastAsia="Times New Roman" w:cs="Times New Roman"/>
          <w:color w:val="000000" w:themeColor="text1" w:themeTint="FF" w:themeShade="FF"/>
          <w:sz w:val="24"/>
          <w:szCs w:val="24"/>
        </w:rPr>
        <w:t>which</w:t>
      </w:r>
      <w:r w:rsidRPr="65FE802B" w:rsidR="17D280BC">
        <w:rPr>
          <w:rFonts w:ascii="Times New Roman" w:hAnsi="Times New Roman" w:eastAsia="Times New Roman" w:cs="Times New Roman"/>
          <w:color w:val="000000" w:themeColor="text1" w:themeTint="FF" w:themeShade="FF"/>
          <w:sz w:val="24"/>
          <w:szCs w:val="24"/>
        </w:rPr>
        <w:t xml:space="preserve"> could be associated with data. Unfortunately, this manual search did not yield </w:t>
      </w:r>
      <w:del w:author="Shipp, Stephanie S (sss5sc)" w:date="2023-12-24T10:29:00Z" w:id="6710376">
        <w:r w:rsidRPr="65FE802B" w:rsidDel="69F0D5AF">
          <w:rPr>
            <w:rFonts w:ascii="Times New Roman" w:hAnsi="Times New Roman" w:eastAsia="Times New Roman" w:cs="Times New Roman"/>
            <w:color w:val="000000" w:themeColor="text1" w:themeTint="FF" w:themeShade="FF"/>
            <w:sz w:val="24"/>
            <w:szCs w:val="24"/>
          </w:rPr>
          <w:delText xml:space="preserve">significant </w:delText>
        </w:r>
        <w:r w:rsidRPr="65FE802B" w:rsidDel="69F0D5AF">
          <w:rPr>
            <w:rFonts w:ascii="Times New Roman" w:hAnsi="Times New Roman" w:eastAsia="Times New Roman" w:cs="Times New Roman"/>
            <w:color w:val="000000" w:themeColor="text1" w:themeTint="FF" w:themeShade="FF"/>
            <w:sz w:val="24"/>
            <w:szCs w:val="24"/>
          </w:rPr>
          <w:delText>results</w:delText>
        </w:r>
      </w:del>
      <w:ins w:author="Shipp, Stephanie S (sss5sc)" w:date="2023-12-24T10:29:00Z" w:id="1098476669">
        <w:r w:rsidRPr="65FE802B" w:rsidR="6D9302A3">
          <w:rPr>
            <w:rFonts w:ascii="Times New Roman" w:hAnsi="Times New Roman" w:eastAsia="Times New Roman" w:cs="Times New Roman"/>
            <w:color w:val="000000" w:themeColor="text1" w:themeTint="FF" w:themeShade="FF"/>
            <w:sz w:val="24"/>
            <w:szCs w:val="24"/>
          </w:rPr>
          <w:t>meaningful</w:t>
        </w:r>
        <w:r w:rsidRPr="65FE802B" w:rsidR="6D9302A3">
          <w:rPr>
            <w:rFonts w:ascii="Times New Roman" w:hAnsi="Times New Roman" w:eastAsia="Times New Roman" w:cs="Times New Roman"/>
            <w:color w:val="000000" w:themeColor="text1" w:themeTint="FF" w:themeShade="FF"/>
            <w:sz w:val="24"/>
            <w:szCs w:val="24"/>
          </w:rPr>
          <w:t xml:space="preserve"> results</w:t>
        </w:r>
      </w:ins>
      <w:r w:rsidRPr="65FE802B" w:rsidR="17D280BC">
        <w:rPr>
          <w:rFonts w:ascii="Times New Roman" w:hAnsi="Times New Roman" w:eastAsia="Times New Roman" w:cs="Times New Roman"/>
          <w:color w:val="000000" w:themeColor="text1" w:themeTint="FF" w:themeShade="FF"/>
          <w:sz w:val="24"/>
          <w:szCs w:val="24"/>
        </w:rPr>
        <w:t>, as most state constitutions did not explicitly mention data.</w:t>
      </w:r>
    </w:p>
    <w:p w:rsidR="000C226C" w:rsidP="5BAB7160" w:rsidRDefault="000C226C" w14:paraId="5A081FF6" w14:textId="0C25753C">
      <w:pPr>
        <w:spacing w:after="0"/>
        <w:rPr>
          <w:rFonts w:ascii="Times New Roman" w:hAnsi="Times New Roman" w:eastAsia="Times New Roman" w:cs="Times New Roman"/>
          <w:color w:val="000000" w:themeColor="text1"/>
          <w:sz w:val="24"/>
          <w:szCs w:val="24"/>
        </w:rPr>
      </w:pPr>
    </w:p>
    <w:p w:rsidR="000C226C" w:rsidP="5BAB7160" w:rsidRDefault="5C7BB7AD" w14:paraId="68215C82" w14:textId="1FB1B866">
      <w:pPr>
        <w:spacing w:after="0"/>
        <w:rPr>
          <w:rFonts w:ascii="Times New Roman" w:hAnsi="Times New Roman" w:eastAsia="Times New Roman" w:cs="Times New Roman"/>
          <w:color w:val="000000" w:themeColor="text1"/>
          <w:sz w:val="24"/>
          <w:szCs w:val="24"/>
        </w:rPr>
      </w:pPr>
      <w:r w:rsidRPr="65FE802B" w:rsidR="17D280BC">
        <w:rPr>
          <w:rFonts w:ascii="Times New Roman" w:hAnsi="Times New Roman" w:eastAsia="Times New Roman" w:cs="Times New Roman"/>
          <w:color w:val="000000" w:themeColor="text1" w:themeTint="FF" w:themeShade="FF"/>
          <w:sz w:val="24"/>
          <w:szCs w:val="24"/>
        </w:rPr>
        <w:t xml:space="preserve">Given the limited success of our manual approach, we opted for topic modeling to gain insights from state constitutions. </w:t>
      </w:r>
      <w:r w:rsidRPr="65FE802B" w:rsidR="17D280BC">
        <w:rPr>
          <w:rFonts w:ascii="Times New Roman" w:hAnsi="Times New Roman" w:eastAsia="Times New Roman" w:cs="Times New Roman"/>
          <w:color w:val="000000" w:themeColor="text1" w:themeTint="FF" w:themeShade="FF"/>
          <w:sz w:val="24"/>
          <w:szCs w:val="24"/>
        </w:rPr>
        <w:t>Topic modeling</w:t>
      </w:r>
      <w:r w:rsidRPr="65FE802B" w:rsidR="6E941556">
        <w:rPr>
          <w:rFonts w:ascii="Times New Roman" w:hAnsi="Times New Roman" w:eastAsia="Times New Roman" w:cs="Times New Roman"/>
          <w:color w:val="000000" w:themeColor="text1" w:themeTint="FF" w:themeShade="FF"/>
          <w:sz w:val="24"/>
          <w:szCs w:val="24"/>
        </w:rPr>
        <w:t xml:space="preserve"> is </w:t>
      </w:r>
      <w:r w:rsidRPr="65FE802B" w:rsidR="17D280BC">
        <w:rPr>
          <w:rFonts w:ascii="Times New Roman" w:hAnsi="Times New Roman" w:eastAsia="Times New Roman" w:cs="Times New Roman"/>
          <w:color w:val="000000" w:themeColor="text1" w:themeTint="FF" w:themeShade="FF"/>
          <w:sz w:val="24"/>
          <w:szCs w:val="24"/>
        </w:rPr>
        <w:t>a type of statistical model for discovering topics that occur in a collection of text.</w:t>
      </w:r>
      <w:r w:rsidRPr="65FE802B" w:rsidR="17D280BC">
        <w:rPr>
          <w:rFonts w:ascii="Times New Roman" w:hAnsi="Times New Roman" w:eastAsia="Times New Roman" w:cs="Times New Roman"/>
          <w:color w:val="000000" w:themeColor="text1" w:themeTint="FF" w:themeShade="FF"/>
          <w:sz w:val="24"/>
          <w:szCs w:val="24"/>
        </w:rPr>
        <w:t xml:space="preserve"> This would allow us to derive broader topics from the text of states’ constitutions and </w:t>
      </w:r>
      <w:r w:rsidRPr="65FE802B" w:rsidR="17D280BC">
        <w:rPr>
          <w:rFonts w:ascii="Times New Roman" w:hAnsi="Times New Roman" w:eastAsia="Times New Roman" w:cs="Times New Roman"/>
          <w:color w:val="000000" w:themeColor="text1" w:themeTint="FF" w:themeShade="FF"/>
          <w:sz w:val="24"/>
          <w:szCs w:val="24"/>
        </w:rPr>
        <w:t>determine</w:t>
      </w:r>
      <w:r w:rsidRPr="65FE802B" w:rsidR="17D280BC">
        <w:rPr>
          <w:rFonts w:ascii="Times New Roman" w:hAnsi="Times New Roman" w:eastAsia="Times New Roman" w:cs="Times New Roman"/>
          <w:color w:val="000000" w:themeColor="text1" w:themeTint="FF" w:themeShade="FF"/>
          <w:sz w:val="24"/>
          <w:szCs w:val="24"/>
        </w:rPr>
        <w:t xml:space="preserve"> if </w:t>
      </w:r>
      <w:r w:rsidRPr="65FE802B" w:rsidR="69F0D5AF">
        <w:rPr>
          <w:rFonts w:ascii="Times New Roman" w:hAnsi="Times New Roman" w:eastAsia="Times New Roman" w:cs="Times New Roman"/>
          <w:color w:val="000000" w:themeColor="text1" w:themeTint="FF" w:themeShade="FF"/>
          <w:sz w:val="24"/>
          <w:szCs w:val="24"/>
        </w:rPr>
        <w:t>any topics are</w:t>
      </w:r>
      <w:r w:rsidRPr="65FE802B" w:rsidR="17D280BC">
        <w:rPr>
          <w:rFonts w:ascii="Times New Roman" w:hAnsi="Times New Roman" w:eastAsia="Times New Roman" w:cs="Times New Roman"/>
          <w:color w:val="000000" w:themeColor="text1" w:themeTint="FF" w:themeShade="FF"/>
          <w:sz w:val="24"/>
          <w:szCs w:val="24"/>
        </w:rPr>
        <w:t xml:space="preserve"> related to data or data use. We used two different topic modeling packages, GENSIM and BERT.</w:t>
      </w:r>
    </w:p>
    <w:p w:rsidR="000C226C" w:rsidP="5BAB7160" w:rsidRDefault="000C226C" w14:paraId="5269CA04" w14:textId="65FCE705">
      <w:pPr>
        <w:spacing w:after="0"/>
        <w:rPr>
          <w:rFonts w:ascii="Times New Roman" w:hAnsi="Times New Roman" w:eastAsia="Times New Roman" w:cs="Times New Roman"/>
          <w:color w:val="000000" w:themeColor="text1"/>
          <w:sz w:val="24"/>
          <w:szCs w:val="24"/>
        </w:rPr>
      </w:pPr>
    </w:p>
    <w:p w:rsidR="000C226C" w:rsidP="5BAB7160" w:rsidRDefault="5C7BB7AD" w14:paraId="7CEFEEC7" w14:textId="7F5AF5DE">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When using GENSIM, we experimented </w:t>
      </w:r>
      <w:r w:rsidR="007B021C">
        <w:rPr>
          <w:rFonts w:ascii="Times New Roman" w:hAnsi="Times New Roman" w:eastAsia="Times New Roman" w:cs="Times New Roman"/>
          <w:color w:val="000000" w:themeColor="text1"/>
          <w:sz w:val="24"/>
          <w:szCs w:val="24"/>
        </w:rPr>
        <w:t>with</w:t>
      </w:r>
      <w:r w:rsidRPr="5BAB7160">
        <w:rPr>
          <w:rFonts w:ascii="Times New Roman" w:hAnsi="Times New Roman" w:eastAsia="Times New Roman" w:cs="Times New Roman"/>
          <w:color w:val="000000" w:themeColor="text1"/>
          <w:sz w:val="24"/>
          <w:szCs w:val="24"/>
        </w:rPr>
        <w:t xml:space="preserve"> a compilation of the Vermont, Virginia, and Florida state constitutions. GENSIM allows us to specify the number of topics, which we limited to five. Despite efforts to enhance results by excluding common and repetitive words like "this," "that," "has," and "have," GENSIM yielded suboptimal outcomes. Words such as "tax," "amendments," and "bonds" showed up repetitively in multiple topics, and there was noticeable overlap between topic groups. While this approach gave us a general idea of which topic the state constitution was discussing, we wanted more detailed and unique topic groups inside those documents. This curiosity</w:t>
      </w:r>
      <w:r w:rsidR="007B021C">
        <w:rPr>
          <w:rFonts w:ascii="Times New Roman" w:hAnsi="Times New Roman" w:eastAsia="Times New Roman" w:cs="Times New Roman"/>
          <w:color w:val="000000" w:themeColor="text1"/>
          <w:sz w:val="24"/>
          <w:szCs w:val="24"/>
        </w:rPr>
        <w:t>, therefore, led us to switch our focus to</w:t>
      </w:r>
      <w:r w:rsidRPr="5BAB7160">
        <w:rPr>
          <w:rFonts w:ascii="Times New Roman" w:hAnsi="Times New Roman" w:eastAsia="Times New Roman" w:cs="Times New Roman"/>
          <w:color w:val="000000" w:themeColor="text1"/>
          <w:sz w:val="24"/>
          <w:szCs w:val="24"/>
        </w:rPr>
        <w:t xml:space="preserve"> topic modeling using BERT.</w:t>
      </w:r>
    </w:p>
    <w:p w:rsidR="000C226C" w:rsidP="5BAB7160" w:rsidRDefault="000C226C" w14:paraId="77F799B9" w14:textId="36AA2D8F">
      <w:pPr>
        <w:spacing w:after="0"/>
        <w:rPr>
          <w:rFonts w:ascii="Times New Roman" w:hAnsi="Times New Roman" w:eastAsia="Times New Roman" w:cs="Times New Roman"/>
          <w:color w:val="000000" w:themeColor="text1"/>
          <w:sz w:val="24"/>
          <w:szCs w:val="24"/>
        </w:rPr>
      </w:pPr>
    </w:p>
    <w:p w:rsidR="000C226C" w:rsidP="5BAB7160" w:rsidRDefault="5C7BB7AD" w14:paraId="1E7BD221" w14:textId="4ED089EB">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BERT stands for Bidirectional Encoder Representations from Transformers—a form of unsupervised learning that encodes text and clusters words from the text into topics. Concentrating on the five states with the most constitutional amendments—California, Texas, Hawaii, Oregon, and Maryland—we used BERT to determine the number of topics present in the data. Since BERT is a type of unsupervised learning, we do not specify the number of topics we want, rather, BERT determines how many topics are present in the data. For instance, in the California State Constitution, we identified 101 topics. However, upon examining the top 10 topics, we discovered only broad subjects related to government, featuring words like articles, committees, caucus, and citizenship—that would be commonly expected to be found in a constitution.</w:t>
      </w:r>
    </w:p>
    <w:p w:rsidR="00855A93" w:rsidP="5BAB7160" w:rsidRDefault="00855A93" w14:paraId="615BF32B" w14:textId="77777777">
      <w:pPr>
        <w:spacing w:after="0"/>
        <w:rPr>
          <w:rFonts w:ascii="Times New Roman" w:hAnsi="Times New Roman" w:eastAsia="Times New Roman" w:cs="Times New Roman"/>
          <w:color w:val="000000" w:themeColor="text1"/>
          <w:sz w:val="24"/>
          <w:szCs w:val="24"/>
        </w:rPr>
      </w:pPr>
    </w:p>
    <w:p w:rsidR="000C226C" w:rsidP="00EE2648" w:rsidRDefault="00AB3B0A" w14:paraId="55C38605" w14:textId="5FA99315">
      <w:pPr>
        <w:pStyle w:val="Heading3"/>
        <w:rPr>
          <w:rFonts w:eastAsia="Times New Roman"/>
        </w:rPr>
      </w:pPr>
      <w:bookmarkStart w:name="_Toc1758724595" w:id="1958962692"/>
      <w:r w:rsidRPr="65FE802B" w:rsidR="21E44167">
        <w:rPr>
          <w:rFonts w:eastAsia="Times New Roman"/>
        </w:rPr>
        <w:t>3</w:t>
      </w:r>
      <w:r w:rsidRPr="65FE802B" w:rsidR="07D84048">
        <w:rPr>
          <w:rFonts w:eastAsia="Times New Roman"/>
        </w:rPr>
        <w:t>.</w:t>
      </w:r>
      <w:r w:rsidRPr="65FE802B" w:rsidR="14B7CC25">
        <w:rPr>
          <w:rFonts w:eastAsia="Times New Roman"/>
        </w:rPr>
        <w:t>2</w:t>
      </w:r>
      <w:r w:rsidRPr="65FE802B" w:rsidR="49F297B5">
        <w:rPr>
          <w:rFonts w:eastAsia="Times New Roman"/>
        </w:rPr>
        <w:t xml:space="preserve"> </w:t>
      </w:r>
      <w:r w:rsidRPr="65FE802B" w:rsidR="0B425F1F">
        <w:rPr>
          <w:rFonts w:eastAsia="Times New Roman"/>
        </w:rPr>
        <w:t>Web Scrape of SDC Internet Sites</w:t>
      </w:r>
      <w:bookmarkEnd w:id="1958962692"/>
    </w:p>
    <w:p w:rsidR="000C226C" w:rsidP="5BAB7160" w:rsidRDefault="000C226C" w14:paraId="3842430A" w14:textId="7856BEFD">
      <w:pPr>
        <w:spacing w:after="0"/>
        <w:rPr>
          <w:rFonts w:ascii="Times New Roman" w:hAnsi="Times New Roman" w:eastAsia="Times New Roman" w:cs="Times New Roman"/>
          <w:color w:val="000000" w:themeColor="text1"/>
          <w:sz w:val="24"/>
          <w:szCs w:val="24"/>
        </w:rPr>
      </w:pPr>
    </w:p>
    <w:p w:rsidR="000C226C" w:rsidP="691B0DF8" w:rsidRDefault="750F1DD5" w14:paraId="74428FFA" w14:textId="5729C1F2">
      <w:pPr>
        <w:spacing w:after="0"/>
        <w:rPr>
          <w:rFonts w:ascii="Times New Roman" w:hAnsi="Times New Roman" w:eastAsia="Times New Roman" w:cs="Times New Roman"/>
          <w:color w:val="000000" w:themeColor="text1"/>
          <w:sz w:val="24"/>
          <w:szCs w:val="24"/>
        </w:rPr>
      </w:pPr>
      <w:r w:rsidRPr="691B0DF8">
        <w:rPr>
          <w:rFonts w:ascii="Times New Roman" w:hAnsi="Times New Roman" w:eastAsia="Times New Roman" w:cs="Times New Roman"/>
          <w:color w:val="000000" w:themeColor="text1"/>
          <w:sz w:val="24"/>
          <w:szCs w:val="24"/>
        </w:rPr>
        <w:t>We initiated the data</w:t>
      </w:r>
      <w:del w:author="Shipp, Stephanie S (sss5sc)" w:date="2023-12-26T20:08:00Z" w:id="195">
        <w:r w:rsidRPr="691B0DF8" w:rsidDel="750F1DD5">
          <w:rPr>
            <w:rFonts w:ascii="Times New Roman" w:hAnsi="Times New Roman" w:eastAsia="Times New Roman" w:cs="Times New Roman"/>
            <w:color w:val="000000" w:themeColor="text1"/>
            <w:sz w:val="24"/>
            <w:szCs w:val="24"/>
          </w:rPr>
          <w:delText xml:space="preserve"> </w:delText>
        </w:r>
      </w:del>
      <w:ins w:author="Shipp, Stephanie S (sss5sc)" w:date="2023-12-26T20:08:00Z" w:id="196">
        <w:r w:rsidRPr="691B0DF8" w:rsidR="561C1C37">
          <w:rPr>
            <w:rFonts w:ascii="Times New Roman" w:hAnsi="Times New Roman" w:eastAsia="Times New Roman" w:cs="Times New Roman"/>
            <w:color w:val="000000" w:themeColor="text1"/>
            <w:sz w:val="24"/>
            <w:szCs w:val="24"/>
          </w:rPr>
          <w:t>-</w:t>
        </w:r>
      </w:ins>
      <w:r w:rsidRPr="691B0DF8">
        <w:rPr>
          <w:rFonts w:ascii="Times New Roman" w:hAnsi="Times New Roman" w:eastAsia="Times New Roman" w:cs="Times New Roman"/>
          <w:color w:val="000000" w:themeColor="text1"/>
          <w:sz w:val="24"/>
          <w:szCs w:val="24"/>
        </w:rPr>
        <w:t xml:space="preserve">gathering process through web scraping, a technique involving the extraction of data from websites by loading the HTML and parsing through the content. Our first step was </w:t>
      </w:r>
      <w:del w:author="Shipp, Stephanie S (sss5sc)" w:date="2023-12-26T20:04:00Z" w:id="197">
        <w:r w:rsidRPr="691B0DF8" w:rsidDel="750F1DD5">
          <w:rPr>
            <w:rFonts w:ascii="Times New Roman" w:hAnsi="Times New Roman" w:eastAsia="Times New Roman" w:cs="Times New Roman"/>
            <w:color w:val="000000" w:themeColor="text1"/>
            <w:sz w:val="24"/>
            <w:szCs w:val="24"/>
          </w:rPr>
          <w:delText>utilizing</w:delText>
        </w:r>
      </w:del>
      <w:ins w:author="Shipp, Stephanie S (sss5sc)" w:date="2023-12-26T20:04:00Z" w:id="198">
        <w:r w:rsidRPr="691B0DF8" w:rsidR="0EB8C141">
          <w:rPr>
            <w:rFonts w:ascii="Times New Roman" w:hAnsi="Times New Roman" w:eastAsia="Times New Roman" w:cs="Times New Roman"/>
            <w:color w:val="000000" w:themeColor="text1"/>
            <w:sz w:val="24"/>
            <w:szCs w:val="24"/>
          </w:rPr>
          <w:t>to</w:t>
        </w:r>
      </w:ins>
      <w:ins w:author="Shipp, Stephanie S (sss5sc)" w:date="2023-12-26T20:05:00Z" w:id="199">
        <w:r w:rsidRPr="691B0DF8" w:rsidR="20E42029">
          <w:rPr>
            <w:rFonts w:ascii="Times New Roman" w:hAnsi="Times New Roman" w:eastAsia="Times New Roman" w:cs="Times New Roman"/>
            <w:color w:val="000000" w:themeColor="text1"/>
            <w:sz w:val="24"/>
            <w:szCs w:val="24"/>
          </w:rPr>
          <w:t xml:space="preserve"> </w:t>
        </w:r>
      </w:ins>
      <w:ins w:author="Shipp, Stephanie S (sss5sc)" w:date="2023-12-26T20:04:00Z" w:id="200">
        <w:r w:rsidRPr="691B0DF8" w:rsidR="0EB8C141">
          <w:rPr>
            <w:rFonts w:ascii="Times New Roman" w:hAnsi="Times New Roman" w:eastAsia="Times New Roman" w:cs="Times New Roman"/>
            <w:color w:val="000000" w:themeColor="text1"/>
            <w:sz w:val="24"/>
            <w:szCs w:val="24"/>
          </w:rPr>
          <w:t xml:space="preserve">use </w:t>
        </w:r>
      </w:ins>
      <w:ins w:author="Shipp, Stephanie S (sss5sc)" w:date="2023-12-26T20:05:00Z" w:id="201">
        <w:r w:rsidRPr="691B0DF8" w:rsidR="31379852">
          <w:rPr>
            <w:rFonts w:ascii="Times New Roman" w:hAnsi="Times New Roman" w:eastAsia="Times New Roman" w:cs="Times New Roman"/>
            <w:color w:val="000000" w:themeColor="text1"/>
            <w:sz w:val="24"/>
            <w:szCs w:val="24"/>
          </w:rPr>
          <w:t>a Python</w:t>
        </w:r>
        <w:r w:rsidRPr="691B0DF8" w:rsidR="31379852">
          <w:rPr>
            <w:rFonts w:ascii="Times New Roman" w:hAnsi="Times New Roman" w:eastAsia="Times New Roman" w:cs="Times New Roman"/>
            <w:color w:val="000000" w:themeColor="text1"/>
            <w:sz w:val="24"/>
            <w:szCs w:val="24"/>
            <w:rPrChange w:author="Shipp, Stephanie S (sss5sc)" w:date="2023-12-26T20:06:00Z" w:id="202">
              <w:rPr>
                <w:rFonts w:ascii="Roboto" w:hAnsi="Roboto" w:eastAsia="Roboto" w:cs="Roboto"/>
                <w:color w:val="040C28"/>
                <w:sz w:val="30"/>
                <w:szCs w:val="30"/>
              </w:rPr>
            </w:rPrChange>
          </w:rPr>
          <w:t xml:space="preserve"> package for parsing HTML and XML documents, called</w:t>
        </w:r>
      </w:ins>
      <w:r w:rsidRPr="691B0DF8">
        <w:rPr>
          <w:rFonts w:ascii="Times New Roman" w:hAnsi="Times New Roman" w:eastAsia="Times New Roman" w:cs="Times New Roman"/>
          <w:color w:val="000000" w:themeColor="text1"/>
          <w:sz w:val="24"/>
          <w:szCs w:val="24"/>
        </w:rPr>
        <w:t xml:space="preserve"> Beautiful Soup</w:t>
      </w:r>
      <w:ins w:author="Shipp, Stephanie S (sss5sc)" w:date="2023-12-26T20:06:00Z" w:id="203">
        <w:r w:rsidRPr="691B0DF8" w:rsidR="7D0A641C">
          <w:rPr>
            <w:rFonts w:ascii="Times New Roman" w:hAnsi="Times New Roman" w:eastAsia="Times New Roman" w:cs="Times New Roman"/>
            <w:color w:val="000000" w:themeColor="text1"/>
            <w:sz w:val="24"/>
            <w:szCs w:val="24"/>
          </w:rPr>
          <w:t xml:space="preserve">. We used the </w:t>
        </w:r>
      </w:ins>
      <w:ins w:author="Shipp, Stephanie S (sss5sc)" w:date="2023-12-26T20:08:00Z" w:id="204">
        <w:r w:rsidRPr="691B0DF8" w:rsidR="2B8DF860">
          <w:rPr>
            <w:rFonts w:ascii="Times New Roman" w:hAnsi="Times New Roman" w:eastAsia="Times New Roman" w:cs="Times New Roman"/>
            <w:color w:val="000000" w:themeColor="text1"/>
            <w:sz w:val="24"/>
            <w:szCs w:val="24"/>
          </w:rPr>
          <w:t>package</w:t>
        </w:r>
      </w:ins>
      <w:r w:rsidRPr="691B0DF8">
        <w:rPr>
          <w:rFonts w:ascii="Times New Roman" w:hAnsi="Times New Roman" w:eastAsia="Times New Roman" w:cs="Times New Roman"/>
          <w:color w:val="000000" w:themeColor="text1"/>
          <w:sz w:val="24"/>
          <w:szCs w:val="24"/>
        </w:rPr>
        <w:t xml:space="preserve"> to scrape State Data Center (SDC) links from the U.S. Census Bureau site and assess individual SDC sites. To comprehensively evaluate each SDC, we systematically collected links for lead and coordinating agencies for all 50 states and 6 territories, obtaining insights into the diverse agencies collaborating at the state level.</w:t>
      </w:r>
    </w:p>
    <w:p w:rsidR="000C226C" w:rsidP="5BAB7160" w:rsidRDefault="750F1DD5" w14:paraId="7811ED78" w14:textId="79F5279B">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0C226C" w:rsidP="5BAB7160" w:rsidRDefault="750F1DD5" w14:paraId="4428681F" w14:textId="20E663BC">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Once we compiled the links, we assessed each SDC's scrapability for data tools collection based on two key criteria: simplicity and organization. A site was deemed scrapable if it exhibited simplicity, featuring a page consolidating all data sources without additional web links, or if it was well-organized, systematically categorizing data and tools with explicit listings of data sources, names, and links. </w:t>
      </w:r>
    </w:p>
    <w:p w:rsidR="000C226C" w:rsidP="5BAB7160" w:rsidRDefault="000C226C" w14:paraId="06B2E036" w14:textId="766C3F1C">
      <w:pPr>
        <w:spacing w:after="0"/>
        <w:rPr>
          <w:rFonts w:ascii="Times New Roman" w:hAnsi="Times New Roman" w:eastAsia="Times New Roman" w:cs="Times New Roman"/>
          <w:color w:val="000000" w:themeColor="text1"/>
          <w:sz w:val="24"/>
          <w:szCs w:val="24"/>
        </w:rPr>
      </w:pPr>
    </w:p>
    <w:p w:rsidR="00CD5599" w:rsidP="00EE2648" w:rsidRDefault="00AB3B0A" w14:paraId="3DBA2D52" w14:textId="6D98740D">
      <w:pPr>
        <w:pStyle w:val="Heading3"/>
        <w:rPr>
          <w:rFonts w:eastAsia="Times New Roman"/>
        </w:rPr>
      </w:pPr>
      <w:bookmarkStart w:name="_Toc1011637057" w:id="716716485"/>
      <w:r w:rsidRPr="65FE802B" w:rsidR="21E44167">
        <w:rPr>
          <w:rFonts w:eastAsia="Times New Roman"/>
        </w:rPr>
        <w:t>3</w:t>
      </w:r>
      <w:r w:rsidRPr="65FE802B" w:rsidR="58559185">
        <w:rPr>
          <w:rFonts w:eastAsia="Times New Roman"/>
        </w:rPr>
        <w:t>.</w:t>
      </w:r>
      <w:r w:rsidRPr="65FE802B" w:rsidR="14B7CC25">
        <w:rPr>
          <w:rFonts w:eastAsia="Times New Roman"/>
        </w:rPr>
        <w:t>3</w:t>
      </w:r>
      <w:r w:rsidRPr="65FE802B" w:rsidR="58559185">
        <w:rPr>
          <w:rFonts w:eastAsia="Times New Roman"/>
        </w:rPr>
        <w:t xml:space="preserve"> Manual Audit of State Data Center Websites</w:t>
      </w:r>
      <w:bookmarkEnd w:id="716716485"/>
      <w:r w:rsidRPr="65FE802B" w:rsidR="58559185">
        <w:rPr>
          <w:rFonts w:eastAsia="Times New Roman"/>
        </w:rPr>
        <w:t xml:space="preserve"> </w:t>
      </w:r>
    </w:p>
    <w:p w:rsidR="00CD5599" w:rsidP="00CD5599" w:rsidRDefault="00CD5599" w14:paraId="274A1D59" w14:textId="77777777">
      <w:pPr>
        <w:widowControl w:val="0"/>
        <w:spacing w:after="0"/>
        <w:rPr>
          <w:rFonts w:ascii="Times New Roman" w:hAnsi="Times New Roman" w:eastAsia="Times New Roman" w:cs="Times New Roman"/>
          <w:color w:val="000000" w:themeColor="text1"/>
          <w:sz w:val="24"/>
          <w:szCs w:val="24"/>
        </w:rPr>
      </w:pPr>
    </w:p>
    <w:p w:rsidR="0055111A" w:rsidP="0055111A" w:rsidRDefault="0055111A" w14:paraId="3C9D29C8" w14:textId="77777777">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Even though manual search and documentation are time-intensive processes, they provide a more detailed examination of how SDCs utilize and produce data products. Delving into each SDC website, we systematically gathered information on six representative aspects: Demographics, Economy, Housing, Health, Education, and Diversity. Within each aspect, we identified sub-categories and documented specific details such as data tool types, used variables, data sources, and the age of the data. </w:t>
      </w:r>
    </w:p>
    <w:p w:rsidR="00CD5599" w:rsidP="00CD5599" w:rsidRDefault="00CD5599" w14:paraId="302C4A0A" w14:textId="77777777">
      <w:pPr>
        <w:widowControl w:val="0"/>
        <w:spacing w:after="0"/>
        <w:rPr>
          <w:rFonts w:ascii="Times New Roman" w:hAnsi="Times New Roman" w:eastAsia="Times New Roman" w:cs="Times New Roman"/>
          <w:color w:val="000000" w:themeColor="text1"/>
          <w:sz w:val="24"/>
          <w:szCs w:val="24"/>
        </w:rPr>
      </w:pPr>
    </w:p>
    <w:p w:rsidR="000C226C" w:rsidP="00EE2648" w:rsidRDefault="00AB3B0A" w14:paraId="7E8D45AF" w14:textId="077C72FC">
      <w:pPr>
        <w:pStyle w:val="Heading3"/>
        <w:rPr>
          <w:rFonts w:eastAsia="Times New Roman"/>
        </w:rPr>
      </w:pPr>
      <w:bookmarkStart w:name="_Toc1281622453" w:id="893067432"/>
      <w:r w:rsidRPr="65FE802B" w:rsidR="21E44167">
        <w:rPr>
          <w:rFonts w:eastAsia="Times New Roman"/>
        </w:rPr>
        <w:t>3</w:t>
      </w:r>
      <w:r w:rsidRPr="65FE802B" w:rsidR="58559185">
        <w:rPr>
          <w:rFonts w:eastAsia="Times New Roman"/>
        </w:rPr>
        <w:t>.</w:t>
      </w:r>
      <w:r w:rsidRPr="65FE802B" w:rsidR="14B7CC25">
        <w:rPr>
          <w:rFonts w:eastAsia="Times New Roman"/>
        </w:rPr>
        <w:t>4</w:t>
      </w:r>
      <w:r w:rsidRPr="65FE802B" w:rsidR="58559185">
        <w:rPr>
          <w:rFonts w:eastAsia="Times New Roman"/>
        </w:rPr>
        <w:t xml:space="preserve"> Survey of the</w:t>
      </w:r>
      <w:r w:rsidRPr="65FE802B" w:rsidR="01CCF00D">
        <w:rPr>
          <w:rFonts w:eastAsia="Times New Roman"/>
        </w:rPr>
        <w:t xml:space="preserve"> </w:t>
      </w:r>
      <w:r w:rsidRPr="65FE802B" w:rsidR="58559185">
        <w:rPr>
          <w:rFonts w:eastAsia="Times New Roman"/>
        </w:rPr>
        <w:t>Federal-State Cooperative for Population Estimates Contacts</w:t>
      </w:r>
      <w:bookmarkEnd w:id="893067432"/>
      <w:r w:rsidRPr="65FE802B" w:rsidR="58559185">
        <w:rPr>
          <w:rFonts w:eastAsia="Times New Roman"/>
        </w:rPr>
        <w:t xml:space="preserve"> </w:t>
      </w:r>
    </w:p>
    <w:p w:rsidR="00CD5599" w:rsidP="5BAB7160" w:rsidRDefault="00CD5599" w14:paraId="68770346" w14:textId="77777777">
      <w:pPr>
        <w:spacing w:after="0"/>
        <w:rPr>
          <w:rFonts w:ascii="Times New Roman" w:hAnsi="Times New Roman" w:eastAsia="Times New Roman" w:cs="Times New Roman"/>
          <w:color w:val="000000" w:themeColor="text1"/>
          <w:sz w:val="24"/>
          <w:szCs w:val="24"/>
        </w:rPr>
      </w:pPr>
    </w:p>
    <w:p w:rsidR="000C226C" w:rsidP="5BAB7160" w:rsidRDefault="010A3290" w14:paraId="3232CCEE" w14:textId="4E0E1EF0">
      <w:pPr>
        <w:spacing w:after="0"/>
        <w:rPr>
          <w:rFonts w:ascii="Times New Roman" w:hAnsi="Times New Roman" w:eastAsia="Times New Roman" w:cs="Times New Roman"/>
          <w:color w:val="000000" w:themeColor="text1"/>
          <w:sz w:val="24"/>
          <w:szCs w:val="24"/>
        </w:rPr>
      </w:pPr>
      <w:del w:author="Shipp, Stephanie S (sss5sc)" w:date="2023-12-24T10:19:00Z" w:id="207">
        <w:r w:rsidRPr="1FAFF665" w:rsidDel="010A3290">
          <w:rPr>
            <w:rFonts w:ascii="Times New Roman" w:hAnsi="Times New Roman" w:eastAsia="Times New Roman" w:cs="Times New Roman"/>
            <w:color w:val="000000" w:themeColor="text1"/>
            <w:sz w:val="24"/>
            <w:szCs w:val="24"/>
          </w:rPr>
          <w:delText>In an effort to</w:delText>
        </w:r>
      </w:del>
      <w:ins w:author="Shipp, Stephanie S (sss5sc)" w:date="2023-12-24T10:19:00Z" w:id="208">
        <w:r w:rsidRPr="1FAFF665" w:rsidR="3E506DF6">
          <w:rPr>
            <w:rFonts w:ascii="Times New Roman" w:hAnsi="Times New Roman" w:eastAsia="Times New Roman" w:cs="Times New Roman"/>
            <w:color w:val="000000" w:themeColor="text1"/>
            <w:sz w:val="24"/>
            <w:szCs w:val="24"/>
          </w:rPr>
          <w:t>To</w:t>
        </w:r>
      </w:ins>
      <w:r w:rsidRPr="1FAFF665">
        <w:rPr>
          <w:rFonts w:ascii="Times New Roman" w:hAnsi="Times New Roman" w:eastAsia="Times New Roman" w:cs="Times New Roman"/>
          <w:color w:val="000000" w:themeColor="text1"/>
          <w:sz w:val="24"/>
          <w:szCs w:val="24"/>
        </w:rPr>
        <w:t xml:space="preserve"> deepen our comprehension of the data landscape within each state, we initiated an email survey targeting members of the Federal-State Cooperative for Population Estimates (FSCPE). FSCPE is a cooperative effort between the Federal Government and U.S. states and territories that was established in 1953. FSCPE agencies collaboratively engage with the Census Bureau to generate local population estimates.</w:t>
      </w:r>
    </w:p>
    <w:p w:rsidR="000C226C" w:rsidP="5BAB7160" w:rsidRDefault="010A3290" w14:paraId="140847E2" w14:textId="2CC63FF6">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0C226C" w:rsidP="5BAB7160" w:rsidRDefault="010A3290" w14:paraId="20E1A03D" w14:textId="030654E6">
      <w:pPr>
        <w:spacing w:after="0"/>
        <w:rPr>
          <w:rFonts w:ascii="Times New Roman" w:hAnsi="Times New Roman" w:eastAsia="Times New Roman" w:cs="Times New Roman"/>
          <w:color w:val="000000" w:themeColor="text1"/>
          <w:sz w:val="24"/>
          <w:szCs w:val="24"/>
        </w:rPr>
      </w:pPr>
      <w:r w:rsidRPr="691B0DF8">
        <w:rPr>
          <w:rFonts w:ascii="Times New Roman" w:hAnsi="Times New Roman" w:eastAsia="Times New Roman" w:cs="Times New Roman"/>
          <w:color w:val="000000" w:themeColor="text1"/>
          <w:sz w:val="24"/>
          <w:szCs w:val="24"/>
        </w:rPr>
        <w:t xml:space="preserve">Our survey aimed to capture deeper insights into the tools and applications that play a </w:t>
      </w:r>
      <w:del w:author="Shipp, Stephanie S (sss5sc)" w:date="2023-12-26T20:11:00Z" w:id="209">
        <w:r w:rsidRPr="691B0DF8" w:rsidDel="010A3290">
          <w:rPr>
            <w:rFonts w:ascii="Times New Roman" w:hAnsi="Times New Roman" w:eastAsia="Times New Roman" w:cs="Times New Roman"/>
            <w:color w:val="000000" w:themeColor="text1"/>
            <w:sz w:val="24"/>
            <w:szCs w:val="24"/>
          </w:rPr>
          <w:delText xml:space="preserve">pivotal </w:delText>
        </w:r>
      </w:del>
      <w:r w:rsidRPr="691B0DF8">
        <w:rPr>
          <w:rFonts w:ascii="Times New Roman" w:hAnsi="Times New Roman" w:eastAsia="Times New Roman" w:cs="Times New Roman"/>
          <w:color w:val="000000" w:themeColor="text1"/>
          <w:sz w:val="24"/>
          <w:szCs w:val="24"/>
        </w:rPr>
        <w:t>role in the data-related initiatives across states. In the survey, respondents were asked to identify and rank the top six most useful or important data tools or applications within their state. Additionally, we sought information on the data sources underpinning these tools and applications. The intention behind this inquiry was to gain a</w:t>
      </w:r>
      <w:ins w:author="Shipp, Stephanie S (sss5sc)" w:date="2023-12-26T20:12:00Z" w:id="210">
        <w:r w:rsidRPr="691B0DF8" w:rsidR="3C19568B">
          <w:rPr>
            <w:rFonts w:ascii="Times New Roman" w:hAnsi="Times New Roman" w:eastAsia="Times New Roman" w:cs="Times New Roman"/>
            <w:color w:val="000000" w:themeColor="text1"/>
            <w:sz w:val="24"/>
            <w:szCs w:val="24"/>
          </w:rPr>
          <w:t>n</w:t>
        </w:r>
      </w:ins>
      <w:r w:rsidRPr="691B0DF8">
        <w:rPr>
          <w:rFonts w:ascii="Times New Roman" w:hAnsi="Times New Roman" w:eastAsia="Times New Roman" w:cs="Times New Roman"/>
          <w:color w:val="000000" w:themeColor="text1"/>
          <w:sz w:val="24"/>
          <w:szCs w:val="24"/>
        </w:rPr>
        <w:t xml:space="preserve"> </w:t>
      </w:r>
      <w:del w:author="Shipp, Stephanie S (sss5sc)" w:date="2023-12-26T20:12:00Z" w:id="211">
        <w:r w:rsidRPr="691B0DF8" w:rsidDel="010A3290">
          <w:rPr>
            <w:rFonts w:ascii="Times New Roman" w:hAnsi="Times New Roman" w:eastAsia="Times New Roman" w:cs="Times New Roman"/>
            <w:color w:val="000000" w:themeColor="text1"/>
            <w:sz w:val="24"/>
            <w:szCs w:val="24"/>
          </w:rPr>
          <w:delText xml:space="preserve">comprehensive </w:delText>
        </w:r>
      </w:del>
      <w:r w:rsidRPr="691B0DF8">
        <w:rPr>
          <w:rFonts w:ascii="Times New Roman" w:hAnsi="Times New Roman" w:eastAsia="Times New Roman" w:cs="Times New Roman"/>
          <w:color w:val="000000" w:themeColor="text1"/>
          <w:sz w:val="24"/>
          <w:szCs w:val="24"/>
        </w:rPr>
        <w:t>understanding of the data landscape at the state level, emphasizing the practical utility of specific tools and the foundational data upon which they rely.</w:t>
      </w:r>
    </w:p>
    <w:p w:rsidR="000C226C" w:rsidP="5BAB7160" w:rsidRDefault="000C226C" w14:paraId="11B93B73" w14:textId="0EDEBC52">
      <w:pPr>
        <w:spacing w:after="0"/>
        <w:rPr>
          <w:rFonts w:ascii="Times New Roman" w:hAnsi="Times New Roman" w:eastAsia="Times New Roman" w:cs="Times New Roman"/>
          <w:color w:val="000000" w:themeColor="text1"/>
          <w:sz w:val="24"/>
          <w:szCs w:val="24"/>
        </w:rPr>
      </w:pPr>
    </w:p>
    <w:p w:rsidR="000C226C" w:rsidP="691B0DF8" w:rsidRDefault="010A3290" w14:paraId="12BC9274" w14:textId="1798918C">
      <w:pPr>
        <w:spacing w:after="0"/>
        <w:rPr>
          <w:rFonts w:ascii="Times New Roman" w:hAnsi="Times New Roman" w:eastAsia="Times New Roman" w:cs="Times New Roman"/>
          <w:color w:val="000000" w:themeColor="text1"/>
          <w:sz w:val="24"/>
          <w:szCs w:val="24"/>
          <w:highlight w:val="yellow"/>
          <w:rPrChange w:author="Shipp, Stephanie S (sss5sc)" w:date="2023-12-26T20:14:00Z" w:id="212">
            <w:rPr/>
          </w:rPrChange>
        </w:rPr>
      </w:pPr>
      <w:r w:rsidRPr="691B0DF8">
        <w:rPr>
          <w:rFonts w:ascii="Times New Roman" w:hAnsi="Times New Roman" w:eastAsia="Times New Roman" w:cs="Times New Roman"/>
          <w:color w:val="000000" w:themeColor="text1"/>
          <w:sz w:val="24"/>
          <w:szCs w:val="24"/>
        </w:rPr>
        <w:t xml:space="preserve">We conducted three rounds of outreach to the 56 FSCPE members, resulting in responses from 18 states. Among the respondents, 15 states cited the U.S. Census Bureau as a primary data source. Other frequently mentioned sources included the U.S. Bureau of Labor Statistics, the U.S. Department of Housing and Urban Development, the U.S. Bureau of Economic Analysis, and the U.S. Department of Agriculture. </w:t>
      </w:r>
      <w:r w:rsidRPr="691B0DF8">
        <w:rPr>
          <w:rFonts w:ascii="Times New Roman" w:hAnsi="Times New Roman" w:eastAsia="Times New Roman" w:cs="Times New Roman"/>
          <w:color w:val="000000" w:themeColor="text1"/>
          <w:sz w:val="24"/>
          <w:szCs w:val="24"/>
          <w:highlight w:val="yellow"/>
          <w:rPrChange w:author="Shipp, Stephanie S (sss5sc)" w:date="2023-12-26T20:14:00Z" w:id="213">
            <w:rPr>
              <w:rFonts w:ascii="Times New Roman" w:hAnsi="Times New Roman" w:eastAsia="Times New Roman" w:cs="Times New Roman"/>
              <w:color w:val="000000" w:themeColor="text1"/>
              <w:sz w:val="24"/>
              <w:szCs w:val="24"/>
            </w:rPr>
          </w:rPrChange>
        </w:rPr>
        <w:t xml:space="preserve">The survey responses from FSCPE members are </w:t>
      </w:r>
      <w:r w:rsidRPr="691B0DF8" w:rsidR="13ECD335">
        <w:rPr>
          <w:rFonts w:ascii="Times New Roman" w:hAnsi="Times New Roman" w:eastAsia="Times New Roman" w:cs="Times New Roman"/>
          <w:color w:val="000000" w:themeColor="text1"/>
          <w:sz w:val="24"/>
          <w:szCs w:val="24"/>
          <w:highlight w:val="yellow"/>
          <w:rPrChange w:author="Shipp, Stephanie S (sss5sc)" w:date="2023-12-26T20:14:00Z" w:id="214">
            <w:rPr>
              <w:rFonts w:ascii="Times New Roman" w:hAnsi="Times New Roman" w:eastAsia="Times New Roman" w:cs="Times New Roman"/>
              <w:color w:val="000000" w:themeColor="text1"/>
              <w:sz w:val="24"/>
              <w:szCs w:val="24"/>
            </w:rPr>
          </w:rPrChange>
        </w:rPr>
        <w:t>displayed</w:t>
      </w:r>
      <w:r w:rsidRPr="691B0DF8">
        <w:rPr>
          <w:rFonts w:ascii="Times New Roman" w:hAnsi="Times New Roman" w:eastAsia="Times New Roman" w:cs="Times New Roman"/>
          <w:color w:val="000000" w:themeColor="text1"/>
          <w:sz w:val="24"/>
          <w:szCs w:val="24"/>
          <w:highlight w:val="yellow"/>
          <w:rPrChange w:author="Shipp, Stephanie S (sss5sc)" w:date="2023-12-26T20:14:00Z" w:id="215">
            <w:rPr>
              <w:rFonts w:ascii="Times New Roman" w:hAnsi="Times New Roman" w:eastAsia="Times New Roman" w:cs="Times New Roman"/>
              <w:color w:val="000000" w:themeColor="text1"/>
              <w:sz w:val="24"/>
              <w:szCs w:val="24"/>
            </w:rPr>
          </w:rPrChange>
        </w:rPr>
        <w:t xml:space="preserve"> on our publicly accessible dashboard.</w:t>
      </w:r>
    </w:p>
    <w:p w:rsidR="000C226C" w:rsidP="5BAB7160" w:rsidRDefault="000C226C" w14:paraId="06212AE3" w14:textId="1365997E">
      <w:pPr>
        <w:spacing w:after="0"/>
        <w:rPr>
          <w:rFonts w:ascii="Times New Roman" w:hAnsi="Times New Roman" w:eastAsia="Times New Roman" w:cs="Times New Roman"/>
          <w:color w:val="000000" w:themeColor="text1"/>
          <w:sz w:val="24"/>
          <w:szCs w:val="24"/>
        </w:rPr>
      </w:pPr>
    </w:p>
    <w:p w:rsidR="21E44167" w:rsidP="65FE802B" w:rsidRDefault="21E44167" w14:paraId="6C547037" w14:textId="1D6B54AA">
      <w:pPr>
        <w:pStyle w:val="Heading3"/>
        <w:suppressLineNumbers w:val="0"/>
        <w:bidi w:val="0"/>
        <w:spacing w:before="40" w:beforeAutospacing="off" w:after="0" w:afterAutospacing="off" w:line="259" w:lineRule="auto"/>
        <w:ind w:left="0" w:right="0"/>
        <w:jc w:val="left"/>
        <w:rPr>
          <w:rFonts w:eastAsia="Times New Roman"/>
        </w:rPr>
      </w:pPr>
      <w:bookmarkStart w:name="_Toc1536783941" w:id="1169049174"/>
      <w:r w:rsidRPr="65FE802B" w:rsidR="21E44167">
        <w:rPr>
          <w:rFonts w:eastAsia="Times New Roman"/>
        </w:rPr>
        <w:t>3</w:t>
      </w:r>
      <w:r w:rsidRPr="65FE802B" w:rsidR="0B425F1F">
        <w:rPr>
          <w:rFonts w:eastAsia="Times New Roman"/>
        </w:rPr>
        <w:t>.</w:t>
      </w:r>
      <w:r w:rsidRPr="65FE802B" w:rsidR="14B7CC25">
        <w:rPr>
          <w:rFonts w:eastAsia="Times New Roman"/>
        </w:rPr>
        <w:t>5</w:t>
      </w:r>
      <w:r w:rsidRPr="65FE802B" w:rsidR="0B425F1F">
        <w:rPr>
          <w:rFonts w:eastAsia="Times New Roman"/>
        </w:rPr>
        <w:t xml:space="preserve"> </w:t>
      </w:r>
      <w:r w:rsidRPr="65FE802B" w:rsidR="675853FF">
        <w:rPr>
          <w:rFonts w:eastAsia="Times New Roman"/>
        </w:rPr>
        <w:t>Search of Web-based Applications, Databases, and Websites</w:t>
      </w:r>
      <w:bookmarkEnd w:id="1169049174"/>
    </w:p>
    <w:p w:rsidR="000C226C" w:rsidP="5BAB7160" w:rsidRDefault="000C226C" w14:paraId="4C1E4ABB" w14:textId="38BBFAC9">
      <w:pPr>
        <w:spacing w:after="0"/>
        <w:rPr>
          <w:rFonts w:ascii="Times New Roman" w:hAnsi="Times New Roman" w:eastAsia="Times New Roman" w:cs="Times New Roman"/>
          <w:color w:val="000000" w:themeColor="text1"/>
          <w:sz w:val="24"/>
          <w:szCs w:val="24"/>
        </w:rPr>
      </w:pPr>
    </w:p>
    <w:p w:rsidR="3E5C5CD0" w:rsidP="65FE802B" w:rsidRDefault="3E5C5CD0" w14:paraId="3282D414" w14:textId="456C9A65">
      <w:pPr>
        <w:pStyle w:val="Normal"/>
        <w:rPr>
          <w:rFonts w:ascii="Times New Roman" w:hAnsi="Times New Roman" w:eastAsia="Times New Roman" w:cs="Times New Roman"/>
          <w:noProof w:val="0"/>
          <w:color w:val="212121"/>
          <w:sz w:val="24"/>
          <w:szCs w:val="24"/>
          <w:lang w:val="en-US"/>
        </w:rPr>
      </w:pPr>
      <w:r w:rsidRPr="65FE802B" w:rsidR="3E5C5CD0">
        <w:rPr>
          <w:rFonts w:ascii="Times New Roman" w:hAnsi="Times New Roman" w:eastAsia="Times New Roman" w:cs="Times New Roman"/>
          <w:noProof w:val="0"/>
          <w:color w:val="212121"/>
          <w:sz w:val="24"/>
          <w:szCs w:val="24"/>
          <w:lang w:val="en-US"/>
        </w:rPr>
        <w:t>To address the question, “What are state data needs?</w:t>
      </w:r>
      <w:r w:rsidRPr="65FE802B" w:rsidR="3E5C5CD0">
        <w:rPr>
          <w:rFonts w:ascii="Times New Roman" w:hAnsi="Times New Roman" w:eastAsia="Times New Roman" w:cs="Times New Roman"/>
          <w:noProof w:val="0"/>
          <w:color w:val="212121"/>
          <w:sz w:val="24"/>
          <w:szCs w:val="24"/>
          <w:lang w:val="en-US"/>
        </w:rPr>
        <w:t>”</w:t>
      </w:r>
      <w:r w:rsidRPr="65FE802B" w:rsidR="4883CD3C">
        <w:rPr>
          <w:rFonts w:ascii="Times New Roman" w:hAnsi="Times New Roman" w:eastAsia="Times New Roman" w:cs="Times New Roman"/>
          <w:noProof w:val="0"/>
          <w:color w:val="212121"/>
          <w:sz w:val="24"/>
          <w:szCs w:val="24"/>
          <w:lang w:val="en-US"/>
        </w:rPr>
        <w:t>,</w:t>
      </w:r>
      <w:r w:rsidRPr="65FE802B" w:rsidR="08DBA273">
        <w:rPr>
          <w:rFonts w:ascii="Times New Roman" w:hAnsi="Times New Roman" w:eastAsia="Times New Roman" w:cs="Times New Roman"/>
          <w:noProof w:val="0"/>
          <w:color w:val="212121"/>
          <w:sz w:val="24"/>
          <w:szCs w:val="24"/>
          <w:lang w:val="en-US"/>
        </w:rPr>
        <w:t xml:space="preserve"> </w:t>
      </w:r>
      <w:r w:rsidRPr="65FE802B" w:rsidR="7E142637">
        <w:rPr>
          <w:rFonts w:ascii="Times New Roman" w:hAnsi="Times New Roman" w:eastAsia="Times New Roman" w:cs="Times New Roman"/>
          <w:noProof w:val="0"/>
          <w:color w:val="212121"/>
          <w:sz w:val="24"/>
          <w:szCs w:val="24"/>
          <w:lang w:val="en-US"/>
        </w:rPr>
        <w:t xml:space="preserve">the team consulted with </w:t>
      </w:r>
      <w:r w:rsidRPr="65FE802B" w:rsidR="47824A12">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Jennifer Huck, </w:t>
      </w:r>
      <w:r w:rsidRPr="65FE802B" w:rsidR="47824A12">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Associate Director, Research Data Services </w:t>
      </w:r>
      <w:r w:rsidRPr="65FE802B" w:rsidR="47824A12">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 xml:space="preserve">Liaison to the School of Data Science </w:t>
      </w:r>
      <w:r w:rsidRPr="65FE802B" w:rsidR="47824A12">
        <w:rPr>
          <w:rFonts w:ascii="Times New Roman" w:hAnsi="Times New Roman" w:eastAsia="Times New Roman" w:cs="Times New Roman"/>
          <w:b w:val="0"/>
          <w:bCs w:val="0"/>
          <w:i w:val="0"/>
          <w:iCs w:val="0"/>
          <w:caps w:val="0"/>
          <w:smallCaps w:val="0"/>
          <w:strike w:val="0"/>
          <w:dstrike w:val="0"/>
          <w:noProof w:val="0"/>
          <w:color w:val="404040" w:themeColor="text1" w:themeTint="BF" w:themeShade="FF"/>
          <w:sz w:val="24"/>
          <w:szCs w:val="24"/>
          <w:u w:val="none"/>
          <w:lang w:val="en-US"/>
        </w:rPr>
        <w:t>University of Virginia Library. At her recommendation, t</w:t>
      </w:r>
      <w:r w:rsidRPr="65FE802B" w:rsidR="08DBA273">
        <w:rPr>
          <w:rFonts w:ascii="Times New Roman" w:hAnsi="Times New Roman" w:eastAsia="Times New Roman" w:cs="Times New Roman"/>
          <w:noProof w:val="0"/>
          <w:color w:val="212121"/>
          <w:sz w:val="24"/>
          <w:szCs w:val="24"/>
          <w:lang w:val="en-US"/>
        </w:rPr>
        <w:t>he</w:t>
      </w:r>
      <w:r w:rsidRPr="65FE802B" w:rsidR="3E5C5CD0">
        <w:rPr>
          <w:rFonts w:ascii="Times New Roman" w:hAnsi="Times New Roman" w:eastAsia="Times New Roman" w:cs="Times New Roman"/>
          <w:noProof w:val="0"/>
          <w:color w:val="212121"/>
          <w:sz w:val="24"/>
          <w:szCs w:val="24"/>
          <w:lang w:val="en-US"/>
        </w:rPr>
        <w:t xml:space="preserve"> following </w:t>
      </w:r>
      <w:r w:rsidRPr="65FE802B" w:rsidR="6C3840F6">
        <w:rPr>
          <w:rFonts w:ascii="Times New Roman" w:hAnsi="Times New Roman" w:eastAsia="Times New Roman" w:cs="Times New Roman"/>
          <w:noProof w:val="0"/>
          <w:color w:val="212121"/>
          <w:sz w:val="24"/>
          <w:szCs w:val="24"/>
          <w:lang w:val="en-US"/>
        </w:rPr>
        <w:t>web-based</w:t>
      </w:r>
      <w:r w:rsidRPr="65FE802B" w:rsidR="3E5C5CD0">
        <w:rPr>
          <w:rFonts w:ascii="Times New Roman" w:hAnsi="Times New Roman" w:eastAsia="Times New Roman" w:cs="Times New Roman"/>
          <w:noProof w:val="0"/>
          <w:color w:val="212121"/>
          <w:sz w:val="24"/>
          <w:szCs w:val="24"/>
          <w:lang w:val="en-US"/>
        </w:rPr>
        <w:t xml:space="preserve"> </w:t>
      </w:r>
      <w:r w:rsidRPr="65FE802B" w:rsidR="41A5D165">
        <w:rPr>
          <w:rFonts w:ascii="Times New Roman" w:hAnsi="Times New Roman" w:eastAsia="Times New Roman" w:cs="Times New Roman"/>
          <w:noProof w:val="0"/>
          <w:color w:val="212121"/>
          <w:sz w:val="24"/>
          <w:szCs w:val="24"/>
          <w:lang w:val="en-US"/>
        </w:rPr>
        <w:t xml:space="preserve">applications, databases, and websites </w:t>
      </w:r>
      <w:r w:rsidRPr="65FE802B" w:rsidR="3E5C5CD0">
        <w:rPr>
          <w:rFonts w:ascii="Times New Roman" w:hAnsi="Times New Roman" w:eastAsia="Times New Roman" w:cs="Times New Roman"/>
          <w:noProof w:val="0"/>
          <w:color w:val="212121"/>
          <w:sz w:val="24"/>
          <w:szCs w:val="24"/>
          <w:lang w:val="en-US"/>
        </w:rPr>
        <w:t xml:space="preserve">were </w:t>
      </w:r>
      <w:r w:rsidRPr="65FE802B" w:rsidR="192EC904">
        <w:rPr>
          <w:rFonts w:ascii="Times New Roman" w:hAnsi="Times New Roman" w:eastAsia="Times New Roman" w:cs="Times New Roman"/>
          <w:noProof w:val="0"/>
          <w:color w:val="212121"/>
          <w:sz w:val="24"/>
          <w:szCs w:val="24"/>
          <w:lang w:val="en-US"/>
        </w:rPr>
        <w:t>search</w:t>
      </w:r>
      <w:r w:rsidRPr="65FE802B" w:rsidR="3E5C5CD0">
        <w:rPr>
          <w:rFonts w:ascii="Times New Roman" w:hAnsi="Times New Roman" w:eastAsia="Times New Roman" w:cs="Times New Roman"/>
          <w:noProof w:val="0"/>
          <w:color w:val="212121"/>
          <w:sz w:val="24"/>
          <w:szCs w:val="24"/>
          <w:lang w:val="en-US"/>
        </w:rPr>
        <w:t>ed</w:t>
      </w:r>
      <w:r w:rsidRPr="65FE802B" w:rsidR="3E5C5CD0">
        <w:rPr>
          <w:rFonts w:ascii="Times New Roman" w:hAnsi="Times New Roman" w:eastAsia="Times New Roman" w:cs="Times New Roman"/>
          <w:noProof w:val="0"/>
          <w:color w:val="212121"/>
          <w:sz w:val="24"/>
          <w:szCs w:val="24"/>
          <w:lang w:val="en-US"/>
        </w:rPr>
        <w:t xml:space="preserve">. </w:t>
      </w:r>
    </w:p>
    <w:p w:rsidR="3E5C5CD0" w:rsidP="65FE802B" w:rsidRDefault="3E5C5CD0" w14:paraId="3CA147B0" w14:textId="2908F96B">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noProof w:val="0"/>
          <w:color w:val="212121"/>
          <w:sz w:val="24"/>
          <w:szCs w:val="24"/>
          <w:lang w:val="en-US"/>
        </w:rPr>
      </w:pPr>
      <w:r w:rsidRPr="65FE802B" w:rsidR="3E5C5CD0">
        <w:rPr>
          <w:rFonts w:ascii="Times New Roman" w:hAnsi="Times New Roman" w:eastAsia="Times New Roman" w:cs="Times New Roman"/>
          <w:noProof w:val="0"/>
          <w:color w:val="212121"/>
          <w:sz w:val="24"/>
          <w:szCs w:val="24"/>
          <w:lang w:val="en-US"/>
        </w:rPr>
        <w:t xml:space="preserve"> </w:t>
      </w:r>
      <w:r w:rsidRPr="65FE802B" w:rsidR="18496CEB">
        <w:rPr>
          <w:rFonts w:ascii="Times New Roman" w:hAnsi="Times New Roman" w:eastAsia="Times New Roman" w:cs="Times New Roman"/>
          <w:b w:val="0"/>
          <w:bCs w:val="0"/>
          <w:noProof w:val="0"/>
          <w:color w:val="212121"/>
          <w:sz w:val="24"/>
          <w:szCs w:val="24"/>
          <w:lang w:val="en-US"/>
        </w:rPr>
        <w:t xml:space="preserve">3.5.1 </w:t>
      </w:r>
      <w:r w:rsidRPr="65FE802B" w:rsidR="3B62FFD8">
        <w:rPr>
          <w:rFonts w:ascii="Times New Roman" w:hAnsi="Times New Roman" w:eastAsia="Times New Roman" w:cs="Times New Roman"/>
          <w:b w:val="0"/>
          <w:bCs w:val="0"/>
          <w:noProof w:val="0"/>
          <w:color w:val="212121"/>
          <w:sz w:val="24"/>
          <w:szCs w:val="24"/>
          <w:lang w:val="en-US"/>
        </w:rPr>
        <w:t>Applications</w:t>
      </w:r>
    </w:p>
    <w:p w:rsidR="3E5C5CD0" w:rsidP="65FE802B" w:rsidRDefault="3E5C5CD0" w14:paraId="5EB8A603" w14:textId="3831EC91">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212121"/>
          <w:sz w:val="24"/>
          <w:szCs w:val="24"/>
          <w:lang w:val="en-US"/>
        </w:rPr>
      </w:pPr>
      <w:hyperlink r:id="Rfd1faa4719844b2b">
        <w:r w:rsidRPr="65FE802B" w:rsidR="3E5C5CD0">
          <w:rPr>
            <w:rStyle w:val="Hyperlink"/>
            <w:rFonts w:ascii="Times New Roman" w:hAnsi="Times New Roman" w:eastAsia="Times New Roman" w:cs="Times New Roman"/>
            <w:i w:val="1"/>
            <w:iCs w:val="1"/>
            <w:strike w:val="0"/>
            <w:dstrike w:val="0"/>
            <w:noProof w:val="0"/>
            <w:sz w:val="24"/>
            <w:szCs w:val="24"/>
            <w:lang w:val="en-US"/>
          </w:rPr>
          <w:t>elicit.</w:t>
        </w:r>
        <w:r w:rsidRPr="65FE802B" w:rsidR="492E6ED8">
          <w:rPr>
            <w:rStyle w:val="Hyperlink"/>
            <w:rFonts w:ascii="Times New Roman" w:hAnsi="Times New Roman" w:eastAsia="Times New Roman" w:cs="Times New Roman"/>
            <w:i w:val="1"/>
            <w:iCs w:val="1"/>
            <w:strike w:val="0"/>
            <w:dstrike w:val="0"/>
            <w:noProof w:val="0"/>
            <w:sz w:val="24"/>
            <w:szCs w:val="24"/>
            <w:lang w:val="en-US"/>
          </w:rPr>
          <w:t>com</w:t>
        </w:r>
      </w:hyperlink>
      <w:r w:rsidRPr="65FE802B" w:rsidR="3E5C5CD0">
        <w:rPr>
          <w:rFonts w:ascii="Times New Roman" w:hAnsi="Times New Roman" w:eastAsia="Times New Roman" w:cs="Times New Roman"/>
          <w:i w:val="1"/>
          <w:iCs w:val="1"/>
          <w:noProof w:val="0"/>
          <w:color w:val="4472C4" w:themeColor="accent1" w:themeTint="FF" w:themeShade="FF"/>
          <w:sz w:val="24"/>
          <w:szCs w:val="24"/>
          <w:lang w:val="en-US"/>
        </w:rPr>
        <w:t xml:space="preserve"> </w:t>
      </w:r>
      <w:r w:rsidRPr="65FE802B" w:rsidR="47DCE298">
        <w:rPr>
          <w:rFonts w:ascii="Times New Roman" w:hAnsi="Times New Roman" w:eastAsia="Times New Roman" w:cs="Times New Roman"/>
          <w:color w:val="000000" w:themeColor="text1" w:themeTint="FF" w:themeShade="FF"/>
          <w:sz w:val="24"/>
          <w:szCs w:val="24"/>
        </w:rPr>
        <w:t>–</w:t>
      </w:r>
      <w:r w:rsidRPr="65FE802B" w:rsidR="3E5C5CD0">
        <w:rPr>
          <w:rFonts w:ascii="Times New Roman" w:hAnsi="Times New Roman" w:eastAsia="Times New Roman" w:cs="Times New Roman"/>
          <w:noProof w:val="0"/>
          <w:color w:val="212121"/>
          <w:sz w:val="24"/>
          <w:szCs w:val="24"/>
          <w:lang w:val="en-US"/>
        </w:rPr>
        <w:t xml:space="preserve"> </w:t>
      </w:r>
      <w:r w:rsidRPr="65FE802B" w:rsidR="3859068A">
        <w:rPr>
          <w:rFonts w:ascii="Times New Roman" w:hAnsi="Times New Roman" w:eastAsia="Times New Roman" w:cs="Times New Roman"/>
          <w:b w:val="0"/>
          <w:bCs w:val="0"/>
          <w:i w:val="0"/>
          <w:iCs w:val="0"/>
          <w:caps w:val="0"/>
          <w:smallCaps w:val="0"/>
          <w:noProof w:val="0"/>
          <w:color w:val="212121"/>
          <w:sz w:val="24"/>
          <w:szCs w:val="24"/>
          <w:lang w:val="en-US"/>
        </w:rPr>
        <w:t>Elicit is an online tool developed by the U.S. nonprofit Ought, a machine learning research</w:t>
      </w:r>
      <w:r w:rsidRPr="65FE802B" w:rsidR="4CBD994B">
        <w:rPr>
          <w:rFonts w:ascii="Times New Roman" w:hAnsi="Times New Roman" w:eastAsia="Times New Roman" w:cs="Times New Roman"/>
          <w:b w:val="0"/>
          <w:bCs w:val="0"/>
          <w:i w:val="0"/>
          <w:iCs w:val="0"/>
          <w:caps w:val="0"/>
          <w:smallCaps w:val="0"/>
          <w:noProof w:val="0"/>
          <w:color w:val="212121"/>
          <w:sz w:val="24"/>
          <w:szCs w:val="24"/>
          <w:lang w:val="en-US"/>
        </w:rPr>
        <w:t xml:space="preserve"> lab</w:t>
      </w:r>
      <w:r w:rsidRPr="65FE802B" w:rsidR="3859068A">
        <w:rPr>
          <w:rFonts w:ascii="Times New Roman" w:hAnsi="Times New Roman" w:eastAsia="Times New Roman" w:cs="Times New Roman"/>
          <w:b w:val="0"/>
          <w:bCs w:val="0"/>
          <w:i w:val="0"/>
          <w:iCs w:val="0"/>
          <w:caps w:val="0"/>
          <w:smallCaps w:val="0"/>
          <w:noProof w:val="0"/>
          <w:color w:val="212121"/>
          <w:sz w:val="24"/>
          <w:szCs w:val="24"/>
          <w:lang w:val="en-US"/>
        </w:rPr>
        <w:t>.</w:t>
      </w:r>
      <w:r w:rsidRPr="65FE802B" w:rsidR="16377A7C">
        <w:rPr>
          <w:rFonts w:ascii="Times New Roman" w:hAnsi="Times New Roman" w:eastAsia="Times New Roman" w:cs="Times New Roman"/>
          <w:b w:val="0"/>
          <w:bCs w:val="0"/>
          <w:i w:val="0"/>
          <w:iCs w:val="0"/>
          <w:caps w:val="0"/>
          <w:smallCaps w:val="0"/>
          <w:noProof w:val="0"/>
          <w:color w:val="212121"/>
          <w:sz w:val="24"/>
          <w:szCs w:val="24"/>
          <w:lang w:val="en-US"/>
        </w:rPr>
        <w:t xml:space="preserve"> The following questions were used </w:t>
      </w:r>
      <w:r w:rsidRPr="65FE802B" w:rsidR="21AB8263">
        <w:rPr>
          <w:rFonts w:ascii="Times New Roman" w:hAnsi="Times New Roman" w:eastAsia="Times New Roman" w:cs="Times New Roman"/>
          <w:b w:val="0"/>
          <w:bCs w:val="0"/>
          <w:i w:val="0"/>
          <w:iCs w:val="0"/>
          <w:caps w:val="0"/>
          <w:smallCaps w:val="0"/>
          <w:noProof w:val="0"/>
          <w:color w:val="212121"/>
          <w:sz w:val="24"/>
          <w:szCs w:val="24"/>
          <w:lang w:val="en-US"/>
        </w:rPr>
        <w:t>in the search box with no success</w:t>
      </w:r>
      <w:r w:rsidRPr="65FE802B" w:rsidR="16377A7C">
        <w:rPr>
          <w:rFonts w:ascii="Times New Roman" w:hAnsi="Times New Roman" w:eastAsia="Times New Roman" w:cs="Times New Roman"/>
          <w:b w:val="0"/>
          <w:bCs w:val="0"/>
          <w:i w:val="0"/>
          <w:iCs w:val="0"/>
          <w:caps w:val="0"/>
          <w:smallCaps w:val="0"/>
          <w:noProof w:val="0"/>
          <w:color w:val="212121"/>
          <w:sz w:val="24"/>
          <w:szCs w:val="24"/>
          <w:lang w:val="en-US"/>
        </w:rPr>
        <w:t>.</w:t>
      </w:r>
    </w:p>
    <w:p w:rsidR="3E5C5CD0" w:rsidP="65FE802B" w:rsidRDefault="3E5C5CD0" w14:paraId="5F6DF4E1" w14:textId="7D7BA23E">
      <w:pPr>
        <w:pStyle w:val="ListParagraph"/>
        <w:numPr>
          <w:ilvl w:val="0"/>
          <w:numId w:val="77"/>
        </w:numPr>
        <w:spacing w:before="0" w:beforeAutospacing="off" w:after="0" w:afterAutospacing="off"/>
        <w:rPr>
          <w:rFonts w:ascii="Times New Roman" w:hAnsi="Times New Roman" w:eastAsia="Times New Roman" w:cs="Times New Roman"/>
          <w:b w:val="0"/>
          <w:bCs w:val="0"/>
          <w:i w:val="1"/>
          <w:iCs w:val="1"/>
          <w:noProof w:val="0"/>
          <w:color w:val="000000" w:themeColor="text1" w:themeTint="FF" w:themeShade="FF"/>
          <w:sz w:val="24"/>
          <w:szCs w:val="24"/>
          <w:lang w:val="en-US"/>
        </w:rPr>
      </w:pPr>
      <w:bookmarkStart w:name="_Toc1491164557" w:id="66838846"/>
      <w:r w:rsidRPr="65FE802B" w:rsidR="3E5C5CD0">
        <w:rPr>
          <w:rFonts w:ascii="Times New Roman" w:hAnsi="Times New Roman" w:eastAsia="Times New Roman" w:cs="Times New Roman"/>
          <w:b w:val="0"/>
          <w:bCs w:val="0"/>
          <w:i w:val="0"/>
          <w:iCs w:val="0"/>
          <w:noProof w:val="0"/>
          <w:color w:val="212121"/>
          <w:sz w:val="24"/>
          <w:szCs w:val="24"/>
          <w:lang w:val="en-US"/>
        </w:rPr>
        <w:t>“What are the data needs of U.S. state and local governments?”</w:t>
      </w:r>
      <w:bookmarkEnd w:id="66838846"/>
      <w:r w:rsidRPr="65FE802B" w:rsidR="3E5C5CD0">
        <w:rPr>
          <w:rFonts w:ascii="Times New Roman" w:hAnsi="Times New Roman" w:eastAsia="Times New Roman" w:cs="Times New Roman"/>
          <w:b w:val="0"/>
          <w:bCs w:val="0"/>
          <w:i w:val="0"/>
          <w:iCs w:val="0"/>
          <w:noProof w:val="0"/>
          <w:color w:val="212121"/>
          <w:sz w:val="24"/>
          <w:szCs w:val="24"/>
          <w:lang w:val="en-US"/>
        </w:rPr>
        <w:t xml:space="preserve"> </w:t>
      </w:r>
    </w:p>
    <w:p w:rsidR="3E5C5CD0" w:rsidP="65FE802B" w:rsidRDefault="3E5C5CD0" w14:paraId="29FCD25D" w14:textId="5F6DAB8C">
      <w:pPr>
        <w:pStyle w:val="ListParagraph"/>
        <w:numPr>
          <w:ilvl w:val="0"/>
          <w:numId w:val="77"/>
        </w:numPr>
        <w:spacing w:before="0" w:beforeAutospacing="off" w:after="0" w:afterAutospacing="off"/>
        <w:rPr>
          <w:rFonts w:ascii="Times New Roman" w:hAnsi="Times New Roman" w:eastAsia="Times New Roman" w:cs="Times New Roman"/>
          <w:b w:val="0"/>
          <w:bCs w:val="0"/>
          <w:i w:val="1"/>
          <w:iCs w:val="1"/>
          <w:noProof w:val="0"/>
          <w:color w:val="000000" w:themeColor="text1" w:themeTint="FF" w:themeShade="FF"/>
          <w:sz w:val="24"/>
          <w:szCs w:val="24"/>
          <w:lang w:val="en-US"/>
        </w:rPr>
      </w:pPr>
      <w:bookmarkStart w:name="_Toc432878726" w:id="1282320045"/>
      <w:r w:rsidRPr="65FE802B" w:rsidR="3E5C5CD0">
        <w:rPr>
          <w:rFonts w:ascii="Times New Roman" w:hAnsi="Times New Roman" w:eastAsia="Times New Roman" w:cs="Times New Roman"/>
          <w:b w:val="0"/>
          <w:bCs w:val="0"/>
          <w:i w:val="0"/>
          <w:iCs w:val="0"/>
          <w:noProof w:val="0"/>
          <w:color w:val="212121"/>
          <w:sz w:val="24"/>
          <w:szCs w:val="24"/>
          <w:lang w:val="en-US"/>
        </w:rPr>
        <w:t>“What can Census do to help U.S. State Data Centers?”</w:t>
      </w:r>
      <w:bookmarkEnd w:id="1282320045"/>
      <w:r w:rsidRPr="65FE802B" w:rsidR="3E5C5CD0">
        <w:rPr>
          <w:rFonts w:ascii="Times New Roman" w:hAnsi="Times New Roman" w:eastAsia="Times New Roman" w:cs="Times New Roman"/>
          <w:b w:val="0"/>
          <w:bCs w:val="0"/>
          <w:i w:val="0"/>
          <w:iCs w:val="0"/>
          <w:noProof w:val="0"/>
          <w:color w:val="212121"/>
          <w:sz w:val="24"/>
          <w:szCs w:val="24"/>
          <w:lang w:val="en-US"/>
        </w:rPr>
        <w:t xml:space="preserve"> </w:t>
      </w:r>
    </w:p>
    <w:p w:rsidR="3E5C5CD0" w:rsidP="65FE802B" w:rsidRDefault="3E5C5CD0" w14:paraId="70A2DB84" w14:textId="642F46D6">
      <w:pPr>
        <w:pStyle w:val="ListParagraph"/>
        <w:numPr>
          <w:ilvl w:val="0"/>
          <w:numId w:val="77"/>
        </w:numPr>
        <w:spacing w:before="0" w:beforeAutospacing="off" w:after="0" w:afterAutospacing="off"/>
        <w:rPr>
          <w:rFonts w:ascii="Times New Roman" w:hAnsi="Times New Roman" w:eastAsia="Times New Roman" w:cs="Times New Roman"/>
          <w:b w:val="0"/>
          <w:bCs w:val="0"/>
          <w:i w:val="1"/>
          <w:iCs w:val="1"/>
          <w:noProof w:val="0"/>
          <w:color w:val="000000" w:themeColor="text1" w:themeTint="FF" w:themeShade="FF"/>
          <w:sz w:val="24"/>
          <w:szCs w:val="24"/>
          <w:lang w:val="en-US"/>
        </w:rPr>
      </w:pPr>
      <w:bookmarkStart w:name="_Toc1767067002" w:id="685420316"/>
      <w:r w:rsidRPr="65FE802B" w:rsidR="3E5C5CD0">
        <w:rPr>
          <w:rFonts w:ascii="Times New Roman" w:hAnsi="Times New Roman" w:eastAsia="Times New Roman" w:cs="Times New Roman"/>
          <w:b w:val="0"/>
          <w:bCs w:val="0"/>
          <w:i w:val="0"/>
          <w:iCs w:val="0"/>
          <w:noProof w:val="0"/>
          <w:color w:val="212121"/>
          <w:sz w:val="24"/>
          <w:szCs w:val="24"/>
          <w:lang w:val="en-US"/>
        </w:rPr>
        <w:t>“What data do U.S. local governments want?”</w:t>
      </w:r>
      <w:bookmarkEnd w:id="685420316"/>
    </w:p>
    <w:p w:rsidR="3E5C5CD0" w:rsidP="65FE802B" w:rsidRDefault="3E5C5CD0" w14:paraId="63C8F35A" w14:textId="74DF079C">
      <w:pPr>
        <w:pStyle w:val="ListParagraph"/>
        <w:numPr>
          <w:ilvl w:val="0"/>
          <w:numId w:val="77"/>
        </w:numPr>
        <w:spacing w:before="0" w:beforeAutospacing="off" w:after="0" w:afterAutospacing="off"/>
        <w:rPr>
          <w:rFonts w:ascii="Times New Roman" w:hAnsi="Times New Roman" w:eastAsia="Times New Roman" w:cs="Times New Roman"/>
          <w:b w:val="0"/>
          <w:bCs w:val="0"/>
          <w:i w:val="1"/>
          <w:iCs w:val="1"/>
          <w:noProof w:val="0"/>
          <w:color w:val="000000" w:themeColor="text1" w:themeTint="FF" w:themeShade="FF"/>
          <w:sz w:val="24"/>
          <w:szCs w:val="24"/>
          <w:lang w:val="en-US"/>
        </w:rPr>
      </w:pPr>
      <w:bookmarkStart w:name="_Toc358162346" w:id="102022008"/>
      <w:r w:rsidRPr="65FE802B" w:rsidR="3E5C5CD0">
        <w:rPr>
          <w:rFonts w:ascii="Times New Roman" w:hAnsi="Times New Roman" w:eastAsia="Times New Roman" w:cs="Times New Roman"/>
          <w:b w:val="0"/>
          <w:bCs w:val="0"/>
          <w:i w:val="0"/>
          <w:iCs w:val="0"/>
          <w:noProof w:val="0"/>
          <w:color w:val="212121"/>
          <w:sz w:val="24"/>
          <w:szCs w:val="24"/>
          <w:lang w:val="en-US"/>
        </w:rPr>
        <w:t xml:space="preserve">“How </w:t>
      </w:r>
      <w:r w:rsidRPr="65FE802B" w:rsidR="38FE5925">
        <w:rPr>
          <w:rFonts w:ascii="Times New Roman" w:hAnsi="Times New Roman" w:eastAsia="Times New Roman" w:cs="Times New Roman"/>
          <w:b w:val="0"/>
          <w:bCs w:val="0"/>
          <w:i w:val="0"/>
          <w:iCs w:val="0"/>
          <w:noProof w:val="0"/>
          <w:color w:val="212121"/>
          <w:sz w:val="24"/>
          <w:szCs w:val="24"/>
          <w:lang w:val="en-US"/>
        </w:rPr>
        <w:t xml:space="preserve">can </w:t>
      </w:r>
      <w:r w:rsidRPr="65FE802B" w:rsidR="3E5C5CD0">
        <w:rPr>
          <w:rFonts w:ascii="Times New Roman" w:hAnsi="Times New Roman" w:eastAsia="Times New Roman" w:cs="Times New Roman"/>
          <w:b w:val="0"/>
          <w:bCs w:val="0"/>
          <w:i w:val="0"/>
          <w:iCs w:val="0"/>
          <w:noProof w:val="0"/>
          <w:color w:val="212121"/>
          <w:sz w:val="24"/>
          <w:szCs w:val="24"/>
          <w:lang w:val="en-US"/>
        </w:rPr>
        <w:t>the U.S. C</w:t>
      </w:r>
      <w:r w:rsidRPr="65FE802B" w:rsidR="4EF2CB0D">
        <w:rPr>
          <w:rFonts w:ascii="Times New Roman" w:hAnsi="Times New Roman" w:eastAsia="Times New Roman" w:cs="Times New Roman"/>
          <w:b w:val="0"/>
          <w:bCs w:val="0"/>
          <w:i w:val="0"/>
          <w:iCs w:val="0"/>
          <w:noProof w:val="0"/>
          <w:color w:val="212121"/>
          <w:sz w:val="24"/>
          <w:szCs w:val="24"/>
          <w:lang w:val="en-US"/>
        </w:rPr>
        <w:t>ensus</w:t>
      </w:r>
      <w:r w:rsidRPr="65FE802B" w:rsidR="3E5C5CD0">
        <w:rPr>
          <w:rFonts w:ascii="Times New Roman" w:hAnsi="Times New Roman" w:eastAsia="Times New Roman" w:cs="Times New Roman"/>
          <w:b w:val="0"/>
          <w:bCs w:val="0"/>
          <w:i w:val="0"/>
          <w:iCs w:val="0"/>
          <w:noProof w:val="0"/>
          <w:color w:val="212121"/>
          <w:sz w:val="24"/>
          <w:szCs w:val="24"/>
          <w:lang w:val="en-US"/>
        </w:rPr>
        <w:t xml:space="preserve"> help State Data Centers?”</w:t>
      </w:r>
      <w:bookmarkEnd w:id="102022008"/>
    </w:p>
    <w:p w:rsidR="3E5C5CD0" w:rsidP="65FE802B" w:rsidRDefault="3E5C5CD0" w14:paraId="483BBCCF" w14:textId="504F8AF8">
      <w:pPr>
        <w:pStyle w:val="ListParagraph"/>
        <w:numPr>
          <w:ilvl w:val="0"/>
          <w:numId w:val="77"/>
        </w:numPr>
        <w:spacing w:before="0" w:beforeAutospacing="off" w:after="0" w:afterAutospacing="off"/>
        <w:rPr>
          <w:rFonts w:ascii="Times New Roman" w:hAnsi="Times New Roman" w:eastAsia="Times New Roman" w:cs="Times New Roman"/>
          <w:b w:val="0"/>
          <w:bCs w:val="0"/>
          <w:i w:val="1"/>
          <w:iCs w:val="1"/>
          <w:noProof w:val="0"/>
          <w:color w:val="000000" w:themeColor="text1" w:themeTint="FF" w:themeShade="FF"/>
          <w:sz w:val="24"/>
          <w:szCs w:val="24"/>
          <w:lang w:val="en-US"/>
        </w:rPr>
      </w:pPr>
      <w:bookmarkStart w:name="_Toc555592805" w:id="1238967006"/>
      <w:r w:rsidRPr="65FE802B" w:rsidR="3E5C5CD0">
        <w:rPr>
          <w:rFonts w:ascii="Times New Roman" w:hAnsi="Times New Roman" w:eastAsia="Times New Roman" w:cs="Times New Roman"/>
          <w:b w:val="0"/>
          <w:bCs w:val="0"/>
          <w:i w:val="0"/>
          <w:iCs w:val="0"/>
          <w:noProof w:val="0"/>
          <w:color w:val="212121"/>
          <w:sz w:val="24"/>
          <w:szCs w:val="24"/>
          <w:lang w:val="en-US"/>
        </w:rPr>
        <w:t>“What are United States local government data needs?”</w:t>
      </w:r>
      <w:bookmarkEnd w:id="1238967006"/>
    </w:p>
    <w:p w:rsidR="65FE802B" w:rsidP="65FE802B" w:rsidRDefault="65FE802B" w14:paraId="57FF50DD" w14:textId="58AF2234">
      <w:pPr>
        <w:rPr>
          <w:rFonts w:ascii="Times New Roman" w:hAnsi="Times New Roman" w:eastAsia="Times New Roman" w:cs="Times New Roman"/>
          <w:b w:val="0"/>
          <w:bCs w:val="0"/>
          <w:noProof w:val="0"/>
          <w:color w:val="212121"/>
          <w:sz w:val="24"/>
          <w:szCs w:val="24"/>
          <w:lang w:val="en-US"/>
        </w:rPr>
      </w:pPr>
    </w:p>
    <w:p w:rsidR="1A63C8C4" w:rsidP="65FE802B" w:rsidRDefault="1A63C8C4" w14:paraId="703096D3" w14:textId="34DE8328">
      <w:pPr>
        <w:rPr>
          <w:rFonts w:ascii="Times New Roman" w:hAnsi="Times New Roman" w:eastAsia="Times New Roman" w:cs="Times New Roman"/>
          <w:b w:val="0"/>
          <w:bCs w:val="0"/>
          <w:noProof w:val="0"/>
          <w:color w:val="212121"/>
          <w:sz w:val="24"/>
          <w:szCs w:val="24"/>
          <w:lang w:val="en-US"/>
        </w:rPr>
      </w:pPr>
      <w:r w:rsidRPr="65FE802B" w:rsidR="1A63C8C4">
        <w:rPr>
          <w:rFonts w:ascii="Times New Roman" w:hAnsi="Times New Roman" w:eastAsia="Times New Roman" w:cs="Times New Roman"/>
          <w:b w:val="0"/>
          <w:bCs w:val="0"/>
          <w:noProof w:val="0"/>
          <w:color w:val="212121"/>
          <w:sz w:val="24"/>
          <w:szCs w:val="24"/>
          <w:lang w:val="en-US"/>
        </w:rPr>
        <w:t xml:space="preserve">3.5.2 </w:t>
      </w:r>
      <w:r w:rsidRPr="65FE802B" w:rsidR="3E5C5CD0">
        <w:rPr>
          <w:rFonts w:ascii="Times New Roman" w:hAnsi="Times New Roman" w:eastAsia="Times New Roman" w:cs="Times New Roman"/>
          <w:b w:val="0"/>
          <w:bCs w:val="0"/>
          <w:noProof w:val="0"/>
          <w:color w:val="212121"/>
          <w:sz w:val="24"/>
          <w:szCs w:val="24"/>
          <w:lang w:val="en-US"/>
        </w:rPr>
        <w:t>Databases</w:t>
      </w:r>
    </w:p>
    <w:p w:rsidR="3E5C5CD0" w:rsidP="65FE802B" w:rsidRDefault="3E5C5CD0" w14:paraId="04FD21DB" w14:textId="46600EF0">
      <w:pPr>
        <w:rPr>
          <w:rFonts w:ascii="Times New Roman" w:hAnsi="Times New Roman" w:eastAsia="Times New Roman" w:cs="Times New Roman"/>
          <w:noProof w:val="0"/>
          <w:color w:val="212121"/>
          <w:sz w:val="24"/>
          <w:szCs w:val="24"/>
          <w:lang w:val="en-US"/>
        </w:rPr>
      </w:pPr>
      <w:r w:rsidRPr="65FE802B" w:rsidR="3E5C5CD0">
        <w:rPr>
          <w:rFonts w:ascii="Times New Roman" w:hAnsi="Times New Roman" w:eastAsia="Times New Roman" w:cs="Times New Roman"/>
          <w:noProof w:val="0"/>
          <w:color w:val="212121"/>
          <w:sz w:val="24"/>
          <w:szCs w:val="24"/>
          <w:lang w:val="en-US"/>
        </w:rPr>
        <w:t xml:space="preserve">Various iterations of the above questions </w:t>
      </w:r>
      <w:r w:rsidRPr="65FE802B" w:rsidR="763C0CF0">
        <w:rPr>
          <w:rFonts w:ascii="Times New Roman" w:hAnsi="Times New Roman" w:eastAsia="Times New Roman" w:cs="Times New Roman"/>
          <w:noProof w:val="0"/>
          <w:color w:val="212121"/>
          <w:sz w:val="24"/>
          <w:szCs w:val="24"/>
          <w:lang w:val="en-US"/>
        </w:rPr>
        <w:t xml:space="preserve">in Section 3.5.1 </w:t>
      </w:r>
      <w:r w:rsidRPr="65FE802B" w:rsidR="3E5C5CD0">
        <w:rPr>
          <w:rFonts w:ascii="Times New Roman" w:hAnsi="Times New Roman" w:eastAsia="Times New Roman" w:cs="Times New Roman"/>
          <w:noProof w:val="0"/>
          <w:color w:val="212121"/>
          <w:sz w:val="24"/>
          <w:szCs w:val="24"/>
          <w:lang w:val="en-US"/>
        </w:rPr>
        <w:t xml:space="preserve">were used to search the following </w:t>
      </w:r>
      <w:r w:rsidRPr="65FE802B" w:rsidR="3E5C5CD0">
        <w:rPr>
          <w:rFonts w:ascii="Times New Roman" w:hAnsi="Times New Roman" w:eastAsia="Times New Roman" w:cs="Times New Roman"/>
          <w:noProof w:val="0"/>
          <w:color w:val="212121"/>
          <w:sz w:val="24"/>
          <w:szCs w:val="24"/>
          <w:lang w:val="en-US"/>
        </w:rPr>
        <w:t>databases with no success.</w:t>
      </w:r>
    </w:p>
    <w:p w:rsidR="3E5C5CD0" w:rsidP="65FE802B" w:rsidRDefault="3E5C5CD0" w14:paraId="185699CD" w14:textId="24918723">
      <w:pPr>
        <w:pStyle w:val="ListParagraph"/>
        <w:numPr>
          <w:ilvl w:val="0"/>
          <w:numId w:val="78"/>
        </w:numPr>
        <w:suppressLineNumbers w:val="0"/>
        <w:bidi w:val="0"/>
        <w:spacing w:before="0" w:beforeAutospacing="off" w:after="0" w:afterAutospacing="off" w:line="259" w:lineRule="auto"/>
        <w:ind w:left="720" w:right="0" w:hanging="360"/>
        <w:jc w:val="left"/>
        <w:rPr>
          <w:b w:val="0"/>
          <w:bCs w:val="0"/>
          <w:i w:val="0"/>
          <w:iCs w:val="0"/>
          <w:noProof w:val="0"/>
          <w:lang w:val="en-US"/>
        </w:rPr>
      </w:pPr>
      <w:bookmarkStart w:name="_Toc724364168" w:id="22771912"/>
      <w:r w:rsidRPr="65FE802B" w:rsidR="3E5C5CD0">
        <w:rPr>
          <w:rFonts w:ascii="Times New Roman" w:hAnsi="Times New Roman" w:eastAsia="Times New Roman" w:cs="Times New Roman"/>
          <w:b w:val="0"/>
          <w:bCs w:val="0"/>
          <w:i w:val="0"/>
          <w:iCs w:val="0"/>
          <w:noProof w:val="0"/>
          <w:color w:val="212121"/>
          <w:sz w:val="24"/>
          <w:szCs w:val="24"/>
          <w:u w:val="single"/>
          <w:lang w:val="en-US"/>
        </w:rPr>
        <w:t>Policy Commons</w:t>
      </w:r>
      <w:r w:rsidRPr="65FE802B" w:rsidR="3E5C5CD0">
        <w:rPr>
          <w:rFonts w:ascii="Times New Roman" w:hAnsi="Times New Roman" w:eastAsia="Times New Roman" w:cs="Times New Roman"/>
          <w:b w:val="0"/>
          <w:bCs w:val="0"/>
          <w:i w:val="0"/>
          <w:iCs w:val="0"/>
          <w:noProof w:val="0"/>
          <w:color w:val="212121"/>
          <w:sz w:val="24"/>
          <w:szCs w:val="24"/>
          <w:lang w:val="en-US"/>
        </w:rPr>
        <w:t xml:space="preserve"> (accessed through the U</w:t>
      </w:r>
      <w:r w:rsidRPr="65FE802B" w:rsidR="2083681D">
        <w:rPr>
          <w:rFonts w:ascii="Times New Roman" w:hAnsi="Times New Roman" w:eastAsia="Times New Roman" w:cs="Times New Roman"/>
          <w:b w:val="0"/>
          <w:bCs w:val="0"/>
          <w:i w:val="0"/>
          <w:iCs w:val="0"/>
          <w:noProof w:val="0"/>
          <w:color w:val="212121"/>
          <w:sz w:val="24"/>
          <w:szCs w:val="24"/>
          <w:lang w:val="en-US"/>
        </w:rPr>
        <w:t xml:space="preserve">niversity of Virginia (UVA) </w:t>
      </w:r>
      <w:r w:rsidRPr="65FE802B" w:rsidR="3E5C5CD0">
        <w:rPr>
          <w:rFonts w:ascii="Times New Roman" w:hAnsi="Times New Roman" w:eastAsia="Times New Roman" w:cs="Times New Roman"/>
          <w:b w:val="0"/>
          <w:bCs w:val="0"/>
          <w:i w:val="0"/>
          <w:iCs w:val="0"/>
          <w:noProof w:val="0"/>
          <w:color w:val="212121"/>
          <w:sz w:val="24"/>
          <w:szCs w:val="24"/>
          <w:lang w:val="en-US"/>
        </w:rPr>
        <w:t>library)</w:t>
      </w:r>
      <w:r w:rsidRPr="65FE802B" w:rsidR="3CB90B69">
        <w:rPr>
          <w:rFonts w:ascii="Times New Roman" w:hAnsi="Times New Roman" w:eastAsia="Times New Roman" w:cs="Times New Roman"/>
          <w:b w:val="0"/>
          <w:bCs w:val="0"/>
          <w:i w:val="0"/>
          <w:iCs w:val="0"/>
          <w:noProof w:val="0"/>
          <w:color w:val="212121"/>
          <w:sz w:val="24"/>
          <w:szCs w:val="24"/>
          <w:lang w:val="en-US"/>
        </w:rPr>
        <w:t xml:space="preserve"> </w:t>
      </w:r>
      <w:r w:rsidRPr="65FE802B" w:rsidR="67C14417">
        <w:rPr>
          <w:rFonts w:ascii="Times New Roman" w:hAnsi="Times New Roman" w:eastAsia="Times New Roman" w:cs="Times New Roman"/>
          <w:color w:val="000000" w:themeColor="text1" w:themeTint="FF" w:themeShade="FF"/>
          <w:sz w:val="24"/>
          <w:szCs w:val="24"/>
        </w:rPr>
        <w:t>–</w:t>
      </w:r>
      <w:r w:rsidRPr="65FE802B" w:rsidR="3CB90B69">
        <w:rPr>
          <w:rFonts w:ascii="Times New Roman" w:hAnsi="Times New Roman" w:eastAsia="Times New Roman" w:cs="Times New Roman"/>
          <w:b w:val="0"/>
          <w:bCs w:val="0"/>
          <w:i w:val="0"/>
          <w:iCs w:val="0"/>
          <w:noProof w:val="0"/>
          <w:color w:val="212121"/>
          <w:sz w:val="24"/>
          <w:szCs w:val="24"/>
          <w:lang w:val="en-US"/>
        </w:rPr>
        <w:t xml:space="preserve"> Policy Commons </w:t>
      </w:r>
      <w:r w:rsidRPr="65FE802B" w:rsidR="3CB90B69">
        <w:rPr>
          <w:b w:val="0"/>
          <w:bCs w:val="0"/>
          <w:i w:val="0"/>
          <w:iCs w:val="0"/>
          <w:noProof w:val="0"/>
          <w:lang w:val="en-US"/>
        </w:rPr>
        <w:t xml:space="preserve">is a public policy database launched in November 2020. It </w:t>
      </w:r>
      <w:r w:rsidRPr="65FE802B" w:rsidR="3CB90B69">
        <w:rPr>
          <w:b w:val="0"/>
          <w:bCs w:val="0"/>
          <w:i w:val="0"/>
          <w:iCs w:val="0"/>
          <w:noProof w:val="0"/>
          <w:lang w:val="en-US"/>
        </w:rPr>
        <w:t>contains</w:t>
      </w:r>
      <w:r w:rsidRPr="65FE802B" w:rsidR="3CB90B69">
        <w:rPr>
          <w:b w:val="0"/>
          <w:bCs w:val="0"/>
          <w:i w:val="0"/>
          <w:iCs w:val="0"/>
          <w:noProof w:val="0"/>
          <w:lang w:val="en-US"/>
        </w:rPr>
        <w:t xml:space="preserve"> documents from </w:t>
      </w:r>
      <w:r w:rsidRPr="65FE802B" w:rsidR="72826346">
        <w:rPr>
          <w:b w:val="0"/>
          <w:bCs w:val="0"/>
          <w:i w:val="0"/>
          <w:iCs w:val="0"/>
          <w:noProof w:val="0"/>
          <w:lang w:val="en-US"/>
        </w:rPr>
        <w:t xml:space="preserve">over 10,000 </w:t>
      </w:r>
      <w:r w:rsidRPr="65FE802B" w:rsidR="3CB90B69">
        <w:rPr>
          <w:b w:val="0"/>
          <w:bCs w:val="0"/>
          <w:i w:val="0"/>
          <w:iCs w:val="0"/>
          <w:noProof w:val="0"/>
          <w:lang w:val="en-US"/>
        </w:rPr>
        <w:t xml:space="preserve">think tanks, </w:t>
      </w:r>
      <w:r w:rsidRPr="65FE802B" w:rsidR="2F5FD6C6">
        <w:rPr>
          <w:rFonts w:ascii="Times New Roman" w:hAnsi="Times New Roman" w:eastAsia="Times New Roman" w:cs="Times New Roman"/>
          <w:b w:val="0"/>
          <w:bCs w:val="0"/>
          <w:i w:val="0"/>
          <w:iCs w:val="0"/>
          <w:caps w:val="0"/>
          <w:smallCaps w:val="0"/>
          <w:noProof w:val="0"/>
          <w:color w:val="333333"/>
          <w:sz w:val="24"/>
          <w:szCs w:val="24"/>
          <w:lang w:val="en-US"/>
        </w:rPr>
        <w:t>nongovernmental organizations</w:t>
      </w:r>
      <w:r w:rsidRPr="65FE802B" w:rsidR="3CB90B69">
        <w:rPr>
          <w:b w:val="0"/>
          <w:bCs w:val="0"/>
          <w:i w:val="0"/>
          <w:iCs w:val="0"/>
          <w:noProof w:val="0"/>
          <w:lang w:val="en-US"/>
        </w:rPr>
        <w:t xml:space="preserve">, and research centers. </w:t>
      </w:r>
      <w:r w:rsidRPr="65FE802B" w:rsidR="58530F0F">
        <w:rPr>
          <w:b w:val="0"/>
          <w:bCs w:val="0"/>
          <w:i w:val="0"/>
          <w:iCs w:val="0"/>
          <w:noProof w:val="0"/>
          <w:lang w:val="en-US"/>
        </w:rPr>
        <w:t xml:space="preserve">The database includes </w:t>
      </w:r>
      <w:r w:rsidRPr="65FE802B" w:rsidR="35386744">
        <w:rPr>
          <w:b w:val="0"/>
          <w:bCs w:val="0"/>
          <w:i w:val="0"/>
          <w:iCs w:val="0"/>
          <w:noProof w:val="0"/>
          <w:lang w:val="en-US"/>
        </w:rPr>
        <w:t xml:space="preserve">public policy academic and </w:t>
      </w:r>
      <w:r w:rsidRPr="65FE802B" w:rsidR="73DD4C75">
        <w:rPr>
          <w:b w:val="0"/>
          <w:bCs w:val="0"/>
          <w:i w:val="0"/>
          <w:iCs w:val="0"/>
          <w:noProof w:val="0"/>
          <w:lang w:val="en-US"/>
        </w:rPr>
        <w:t>grey literature</w:t>
      </w:r>
      <w:r w:rsidRPr="65FE802B" w:rsidR="7CFA1876">
        <w:rPr>
          <w:b w:val="0"/>
          <w:bCs w:val="0"/>
          <w:i w:val="0"/>
          <w:iCs w:val="0"/>
          <w:noProof w:val="0"/>
          <w:lang w:val="en-US"/>
        </w:rPr>
        <w:t>, for example,</w:t>
      </w:r>
      <w:r w:rsidRPr="65FE802B" w:rsidR="73DD4C75">
        <w:rPr>
          <w:b w:val="0"/>
          <w:bCs w:val="0"/>
          <w:i w:val="0"/>
          <w:iCs w:val="0"/>
          <w:noProof w:val="0"/>
          <w:lang w:val="en-US"/>
        </w:rPr>
        <w:t xml:space="preserve"> </w:t>
      </w:r>
      <w:r w:rsidRPr="65FE802B" w:rsidR="58530F0F">
        <w:rPr>
          <w:b w:val="0"/>
          <w:bCs w:val="0"/>
          <w:i w:val="0"/>
          <w:iCs w:val="0"/>
          <w:noProof w:val="0"/>
          <w:lang w:val="en-US"/>
        </w:rPr>
        <w:t>reports, policy literature, working papers, newsletters, government documents, speeches, white papers, urban plans</w:t>
      </w:r>
      <w:r w:rsidRPr="65FE802B" w:rsidR="115EAB38">
        <w:rPr>
          <w:b w:val="0"/>
          <w:bCs w:val="0"/>
          <w:i w:val="0"/>
          <w:iCs w:val="0"/>
          <w:noProof w:val="0"/>
          <w:lang w:val="en-US"/>
        </w:rPr>
        <w:t>, and preserves documents that have been removed from the internet and defunct organizations</w:t>
      </w:r>
      <w:r w:rsidRPr="65FE802B" w:rsidR="079C75E9">
        <w:rPr>
          <w:b w:val="0"/>
          <w:bCs w:val="0"/>
          <w:i w:val="0"/>
          <w:iCs w:val="0"/>
          <w:noProof w:val="0"/>
          <w:lang w:val="en-US"/>
        </w:rPr>
        <w:t>.</w:t>
      </w:r>
      <w:bookmarkEnd w:id="22771912"/>
      <w:r w:rsidRPr="65FE802B" w:rsidR="58530F0F">
        <w:rPr>
          <w:b w:val="0"/>
          <w:bCs w:val="0"/>
          <w:i w:val="0"/>
          <w:iCs w:val="0"/>
          <w:noProof w:val="0"/>
          <w:lang w:val="en-US"/>
        </w:rPr>
        <w:t xml:space="preserve"> </w:t>
      </w:r>
    </w:p>
    <w:p w:rsidR="3E5C5CD0" w:rsidP="65FE802B" w:rsidRDefault="3E5C5CD0" w14:paraId="597EC8B1" w14:textId="0A8FE693">
      <w:pPr>
        <w:pStyle w:val="ListParagraph"/>
        <w:numPr>
          <w:ilvl w:val="0"/>
          <w:numId w:val="78"/>
        </w:numPr>
        <w:spacing w:before="0" w:beforeAutospacing="off" w:after="0" w:afterAutospacing="off"/>
        <w:rPr>
          <w:rFonts w:ascii="Times New Roman" w:hAnsi="Times New Roman" w:eastAsia="Times New Roman" w:cs="Times New Roman"/>
          <w:b w:val="0"/>
          <w:bCs w:val="0"/>
          <w:i w:val="0"/>
          <w:iCs w:val="0"/>
          <w:noProof w:val="0"/>
          <w:color w:val="212121"/>
          <w:sz w:val="24"/>
          <w:szCs w:val="24"/>
          <w:lang w:val="en-US"/>
        </w:rPr>
      </w:pPr>
      <w:bookmarkStart w:name="_Toc695657990" w:id="1447870973"/>
      <w:r w:rsidRPr="65FE802B" w:rsidR="3E5C5CD0">
        <w:rPr>
          <w:rFonts w:ascii="Times New Roman" w:hAnsi="Times New Roman" w:eastAsia="Times New Roman" w:cs="Times New Roman"/>
          <w:b w:val="0"/>
          <w:bCs w:val="0"/>
          <w:i w:val="0"/>
          <w:iCs w:val="0"/>
          <w:noProof w:val="0"/>
          <w:color w:val="212121"/>
          <w:sz w:val="24"/>
          <w:szCs w:val="24"/>
          <w:u w:val="single"/>
          <w:lang w:val="en-US"/>
        </w:rPr>
        <w:t>Policy Index File</w:t>
      </w:r>
      <w:r w:rsidRPr="65FE802B" w:rsidR="3E5C5CD0">
        <w:rPr>
          <w:rFonts w:ascii="Times New Roman" w:hAnsi="Times New Roman" w:eastAsia="Times New Roman" w:cs="Times New Roman"/>
          <w:b w:val="0"/>
          <w:bCs w:val="0"/>
          <w:i w:val="0"/>
          <w:iCs w:val="0"/>
          <w:noProof w:val="0"/>
          <w:color w:val="212121"/>
          <w:sz w:val="24"/>
          <w:szCs w:val="24"/>
          <w:lang w:val="en-US"/>
        </w:rPr>
        <w:t xml:space="preserve"> (accessed through the UVA library)</w:t>
      </w:r>
      <w:r w:rsidRPr="65FE802B" w:rsidR="14563878">
        <w:rPr>
          <w:rFonts w:ascii="Times New Roman" w:hAnsi="Times New Roman" w:eastAsia="Times New Roman" w:cs="Times New Roman"/>
          <w:b w:val="0"/>
          <w:bCs w:val="0"/>
          <w:i w:val="0"/>
          <w:iCs w:val="0"/>
          <w:noProof w:val="0"/>
          <w:color w:val="212121"/>
          <w:sz w:val="24"/>
          <w:szCs w:val="24"/>
          <w:lang w:val="en-US"/>
        </w:rPr>
        <w:t xml:space="preserve"> </w:t>
      </w:r>
      <w:r w:rsidRPr="65FE802B" w:rsidR="259AD42E">
        <w:rPr>
          <w:rFonts w:ascii="Times New Roman" w:hAnsi="Times New Roman" w:eastAsia="Times New Roman" w:cs="Times New Roman"/>
          <w:color w:val="000000" w:themeColor="text1" w:themeTint="FF" w:themeShade="FF"/>
          <w:sz w:val="24"/>
          <w:szCs w:val="24"/>
        </w:rPr>
        <w:t>–</w:t>
      </w:r>
      <w:r w:rsidRPr="65FE802B" w:rsidR="14563878">
        <w:rPr>
          <w:rFonts w:ascii="Times New Roman" w:hAnsi="Times New Roman" w:eastAsia="Times New Roman" w:cs="Times New Roman"/>
          <w:b w:val="0"/>
          <w:bCs w:val="0"/>
          <w:i w:val="0"/>
          <w:iCs w:val="0"/>
          <w:noProof w:val="0"/>
          <w:color w:val="212121"/>
          <w:sz w:val="24"/>
          <w:szCs w:val="24"/>
          <w:lang w:val="en-US"/>
        </w:rPr>
        <w:t xml:space="preserve"> </w:t>
      </w:r>
      <w:r w:rsidRPr="65FE802B" w:rsidR="7976463A">
        <w:rPr>
          <w:rFonts w:ascii="Times New Roman" w:hAnsi="Times New Roman" w:eastAsia="Times New Roman" w:cs="Times New Roman"/>
          <w:b w:val="0"/>
          <w:bCs w:val="0"/>
          <w:i w:val="0"/>
          <w:iCs w:val="0"/>
          <w:caps w:val="0"/>
          <w:smallCaps w:val="0"/>
          <w:noProof w:val="0"/>
          <w:color w:val="333333"/>
          <w:sz w:val="24"/>
          <w:szCs w:val="24"/>
          <w:lang w:val="en-US"/>
        </w:rPr>
        <w:t xml:space="preserve">Policy File Index </w:t>
      </w:r>
      <w:r w:rsidRPr="65FE802B" w:rsidR="56E2C33B">
        <w:rPr>
          <w:rFonts w:ascii="Times New Roman" w:hAnsi="Times New Roman" w:eastAsia="Times New Roman" w:cs="Times New Roman"/>
          <w:b w:val="0"/>
          <w:bCs w:val="0"/>
          <w:i w:val="0"/>
          <w:iCs w:val="0"/>
          <w:caps w:val="0"/>
          <w:smallCaps w:val="0"/>
          <w:noProof w:val="0"/>
          <w:color w:val="333333"/>
          <w:sz w:val="24"/>
          <w:szCs w:val="24"/>
          <w:lang w:val="en-US"/>
        </w:rPr>
        <w:t>provides</w:t>
      </w:r>
      <w:r w:rsidRPr="65FE802B" w:rsidR="7976463A">
        <w:rPr>
          <w:rFonts w:ascii="Times New Roman" w:hAnsi="Times New Roman" w:eastAsia="Times New Roman" w:cs="Times New Roman"/>
          <w:b w:val="0"/>
          <w:bCs w:val="0"/>
          <w:i w:val="0"/>
          <w:iCs w:val="0"/>
          <w:caps w:val="0"/>
          <w:smallCaps w:val="0"/>
          <w:noProof w:val="0"/>
          <w:color w:val="333333"/>
          <w:sz w:val="24"/>
          <w:szCs w:val="24"/>
          <w:lang w:val="en-US"/>
        </w:rPr>
        <w:t xml:space="preserve"> information from over 350 public policy think tanks, nongovernmental organizations, research institutes, university centers, advocacy groups, and other entities. Over 75 public policy topics are covered, from foreign policy to domestic policy.</w:t>
      </w:r>
      <w:bookmarkEnd w:id="1447870973"/>
      <w:r w:rsidRPr="65FE802B" w:rsidR="7976463A">
        <w:rPr>
          <w:rFonts w:ascii="Times New Roman" w:hAnsi="Times New Roman" w:eastAsia="Times New Roman" w:cs="Times New Roman"/>
          <w:b w:val="0"/>
          <w:bCs w:val="0"/>
          <w:i w:val="0"/>
          <w:iCs w:val="0"/>
          <w:caps w:val="0"/>
          <w:smallCaps w:val="0"/>
          <w:noProof w:val="0"/>
          <w:color w:val="333333"/>
          <w:sz w:val="24"/>
          <w:szCs w:val="24"/>
          <w:lang w:val="en-US"/>
        </w:rPr>
        <w:t xml:space="preserve"> </w:t>
      </w:r>
    </w:p>
    <w:p w:rsidR="3E5C5CD0" w:rsidP="65FE802B" w:rsidRDefault="3E5C5CD0" w14:paraId="6AF5E0F5" w14:textId="4021A1CC">
      <w:pPr>
        <w:pStyle w:val="Normal"/>
        <w:spacing w:before="0" w:beforeAutospacing="off" w:after="0" w:afterAutospacing="off"/>
        <w:ind w:left="0"/>
        <w:rPr>
          <w:rFonts w:ascii="Times New Roman" w:hAnsi="Times New Roman" w:eastAsia="Times New Roman" w:cs="Times New Roman"/>
          <w:b w:val="0"/>
          <w:bCs w:val="0"/>
          <w:i w:val="0"/>
          <w:iCs w:val="0"/>
          <w:noProof w:val="0"/>
          <w:color w:val="212121"/>
          <w:sz w:val="24"/>
          <w:szCs w:val="24"/>
          <w:lang w:val="en-US"/>
        </w:rPr>
      </w:pPr>
      <w:r w:rsidRPr="65FE802B" w:rsidR="3E5C5CD0">
        <w:rPr>
          <w:rFonts w:ascii="Times New Roman" w:hAnsi="Times New Roman" w:eastAsia="Times New Roman" w:cs="Times New Roman"/>
          <w:b w:val="0"/>
          <w:bCs w:val="0"/>
          <w:i w:val="0"/>
          <w:iCs w:val="0"/>
          <w:noProof w:val="0"/>
          <w:color w:val="212121"/>
          <w:sz w:val="24"/>
          <w:szCs w:val="24"/>
          <w:lang w:val="en-US"/>
        </w:rPr>
        <w:t xml:space="preserve"> </w:t>
      </w:r>
    </w:p>
    <w:p w:rsidR="5F973D9A" w:rsidP="65FE802B" w:rsidRDefault="5F973D9A" w14:paraId="12C03550" w14:textId="43CF0084">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noProof w:val="0"/>
          <w:color w:val="212121"/>
          <w:sz w:val="24"/>
          <w:szCs w:val="24"/>
          <w:lang w:val="en-US"/>
        </w:rPr>
      </w:pPr>
      <w:r w:rsidRPr="65FE802B" w:rsidR="5F973D9A">
        <w:rPr>
          <w:rFonts w:ascii="Times New Roman" w:hAnsi="Times New Roman" w:eastAsia="Times New Roman" w:cs="Times New Roman"/>
          <w:b w:val="0"/>
          <w:bCs w:val="0"/>
          <w:noProof w:val="0"/>
          <w:color w:val="212121"/>
          <w:sz w:val="24"/>
          <w:szCs w:val="24"/>
          <w:lang w:val="en-US"/>
        </w:rPr>
        <w:t xml:space="preserve">3.5.3 </w:t>
      </w:r>
      <w:r w:rsidRPr="65FE802B" w:rsidR="2F6D8BD2">
        <w:rPr>
          <w:rFonts w:ascii="Times New Roman" w:hAnsi="Times New Roman" w:eastAsia="Times New Roman" w:cs="Times New Roman"/>
          <w:b w:val="0"/>
          <w:bCs w:val="0"/>
          <w:noProof w:val="0"/>
          <w:color w:val="212121"/>
          <w:sz w:val="24"/>
          <w:szCs w:val="24"/>
          <w:lang w:val="en-US"/>
        </w:rPr>
        <w:t>Websites</w:t>
      </w:r>
    </w:p>
    <w:p w:rsidR="3E5C5CD0" w:rsidP="65FE802B" w:rsidRDefault="3E5C5CD0" w14:paraId="57D8A62D" w14:textId="2198D3D7">
      <w:pPr>
        <w:pStyle w:val="Normal"/>
        <w:rPr>
          <w:rFonts w:ascii="Times New Roman" w:hAnsi="Times New Roman" w:eastAsia="Times New Roman" w:cs="Times New Roman"/>
          <w:noProof w:val="0"/>
          <w:color w:val="212121"/>
          <w:sz w:val="24"/>
          <w:szCs w:val="24"/>
          <w:lang w:val="en-US"/>
        </w:rPr>
      </w:pPr>
      <w:r w:rsidRPr="65FE802B" w:rsidR="3E5C5CD0">
        <w:rPr>
          <w:rFonts w:ascii="Times New Roman" w:hAnsi="Times New Roman" w:eastAsia="Times New Roman" w:cs="Times New Roman"/>
          <w:noProof w:val="0"/>
          <w:color w:val="212121"/>
          <w:sz w:val="24"/>
          <w:szCs w:val="24"/>
          <w:lang w:val="en-US"/>
        </w:rPr>
        <w:t xml:space="preserve">Various iterations of the questions </w:t>
      </w:r>
      <w:r w:rsidRPr="65FE802B" w:rsidR="08676BD9">
        <w:rPr>
          <w:rFonts w:ascii="Times New Roman" w:hAnsi="Times New Roman" w:eastAsia="Times New Roman" w:cs="Times New Roman"/>
          <w:noProof w:val="0"/>
          <w:color w:val="212121"/>
          <w:sz w:val="24"/>
          <w:szCs w:val="24"/>
          <w:lang w:val="en-US"/>
        </w:rPr>
        <w:t xml:space="preserve">in Section 3.5.1 </w:t>
      </w:r>
      <w:r w:rsidRPr="65FE802B" w:rsidR="3E5C5CD0">
        <w:rPr>
          <w:rFonts w:ascii="Times New Roman" w:hAnsi="Times New Roman" w:eastAsia="Times New Roman" w:cs="Times New Roman"/>
          <w:noProof w:val="0"/>
          <w:color w:val="212121"/>
          <w:sz w:val="24"/>
          <w:szCs w:val="24"/>
          <w:lang w:val="en-US"/>
        </w:rPr>
        <w:t xml:space="preserve">were used to search the following </w:t>
      </w:r>
      <w:r w:rsidRPr="65FE802B" w:rsidR="7142F9EA">
        <w:rPr>
          <w:rFonts w:ascii="Times New Roman" w:hAnsi="Times New Roman" w:eastAsia="Times New Roman" w:cs="Times New Roman"/>
          <w:noProof w:val="0"/>
          <w:color w:val="212121"/>
          <w:sz w:val="24"/>
          <w:szCs w:val="24"/>
          <w:lang w:val="en-US"/>
        </w:rPr>
        <w:t>no</w:t>
      </w:r>
      <w:r w:rsidRPr="65FE802B" w:rsidR="3C614210">
        <w:rPr>
          <w:rFonts w:ascii="Times New Roman" w:hAnsi="Times New Roman" w:eastAsia="Times New Roman" w:cs="Times New Roman"/>
          <w:noProof w:val="0"/>
          <w:color w:val="212121"/>
          <w:sz w:val="24"/>
          <w:szCs w:val="24"/>
          <w:lang w:val="en-US"/>
        </w:rPr>
        <w:t>n</w:t>
      </w:r>
      <w:r w:rsidRPr="65FE802B" w:rsidR="7142F9EA">
        <w:rPr>
          <w:rFonts w:ascii="Times New Roman" w:hAnsi="Times New Roman" w:eastAsia="Times New Roman" w:cs="Times New Roman"/>
          <w:noProof w:val="0"/>
          <w:color w:val="212121"/>
          <w:sz w:val="24"/>
          <w:szCs w:val="24"/>
          <w:lang w:val="en-US"/>
        </w:rPr>
        <w:t>profit</w:t>
      </w:r>
      <w:r w:rsidRPr="65FE802B" w:rsidR="7142F9EA">
        <w:rPr>
          <w:rFonts w:ascii="Times New Roman" w:hAnsi="Times New Roman" w:eastAsia="Times New Roman" w:cs="Times New Roman"/>
          <w:noProof w:val="0"/>
          <w:color w:val="212121"/>
          <w:sz w:val="24"/>
          <w:szCs w:val="24"/>
          <w:lang w:val="en-US"/>
        </w:rPr>
        <w:t xml:space="preserve"> websites</w:t>
      </w:r>
      <w:r w:rsidRPr="65FE802B" w:rsidR="3E5C5CD0">
        <w:rPr>
          <w:rFonts w:ascii="Times New Roman" w:hAnsi="Times New Roman" w:eastAsia="Times New Roman" w:cs="Times New Roman"/>
          <w:noProof w:val="0"/>
          <w:color w:val="212121"/>
          <w:sz w:val="24"/>
          <w:szCs w:val="24"/>
          <w:lang w:val="en-US"/>
        </w:rPr>
        <w:t xml:space="preserve"> with no success.</w:t>
      </w:r>
    </w:p>
    <w:p w:rsidR="3E5C5CD0" w:rsidP="65FE802B" w:rsidRDefault="3E5C5CD0" w14:paraId="529CE882" w14:textId="367A4DAE">
      <w:pPr>
        <w:pStyle w:val="ListParagraph"/>
        <w:numPr>
          <w:ilvl w:val="0"/>
          <w:numId w:val="79"/>
        </w:numPr>
        <w:spacing w:before="0" w:beforeAutospacing="off" w:after="0" w:afterAutospacing="off"/>
        <w:rPr>
          <w:rFonts w:ascii="Times New Roman" w:hAnsi="Times New Roman" w:eastAsia="Times New Roman" w:cs="Times New Roman"/>
          <w:b w:val="0"/>
          <w:bCs w:val="0"/>
          <w:i w:val="0"/>
          <w:iCs w:val="0"/>
          <w:strike w:val="0"/>
          <w:dstrike w:val="0"/>
          <w:noProof w:val="0"/>
          <w:color w:val="auto"/>
          <w:sz w:val="24"/>
          <w:szCs w:val="24"/>
          <w:u w:val="none"/>
          <w:lang w:val="en-US"/>
        </w:rPr>
      </w:pPr>
      <w:bookmarkStart w:name="_Toc1010694022" w:id="1986587192"/>
      <w:hyperlink r:id="R80fbdd9c7d984133">
        <w:r w:rsidRPr="65FE802B" w:rsidR="3E5C5CD0">
          <w:rPr>
            <w:rStyle w:val="Hyperlink"/>
            <w:rFonts w:ascii="Times New Roman" w:hAnsi="Times New Roman" w:eastAsia="Times New Roman" w:cs="Times New Roman"/>
            <w:b w:val="0"/>
            <w:bCs w:val="0"/>
            <w:i w:val="1"/>
            <w:iCs w:val="1"/>
            <w:strike w:val="0"/>
            <w:dstrike w:val="0"/>
            <w:noProof w:val="0"/>
            <w:color w:val="4472C4" w:themeColor="accent1" w:themeTint="FF" w:themeShade="FF"/>
            <w:sz w:val="24"/>
            <w:szCs w:val="24"/>
            <w:u w:val="single"/>
            <w:lang w:val="en-US"/>
          </w:rPr>
          <w:t>Urban Institute</w:t>
        </w:r>
      </w:hyperlink>
      <w:r w:rsidRPr="65FE802B" w:rsidR="298AF248">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65FE802B" w:rsidR="2FC469F0">
        <w:rPr>
          <w:rFonts w:ascii="Times New Roman" w:hAnsi="Times New Roman" w:eastAsia="Times New Roman" w:cs="Times New Roman"/>
          <w:color w:val="000000" w:themeColor="text1" w:themeTint="FF" w:themeShade="FF"/>
          <w:sz w:val="24"/>
          <w:szCs w:val="24"/>
        </w:rPr>
        <w:t>–</w:t>
      </w:r>
      <w:r w:rsidRPr="65FE802B" w:rsidR="298AF248">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65FE802B" w:rsidR="42BD7EC2">
        <w:rPr>
          <w:rFonts w:ascii="Times New Roman" w:hAnsi="Times New Roman" w:eastAsia="Times New Roman" w:cs="Times New Roman"/>
          <w:b w:val="0"/>
          <w:bCs w:val="0"/>
          <w:i w:val="0"/>
          <w:iCs w:val="0"/>
          <w:strike w:val="0"/>
          <w:dstrike w:val="0"/>
          <w:noProof w:val="0"/>
          <w:color w:val="auto"/>
          <w:sz w:val="24"/>
          <w:szCs w:val="24"/>
          <w:u w:val="none"/>
          <w:lang w:val="en-US"/>
        </w:rPr>
        <w:t>“The Urban Institute is a nonprofit research organization that provides data and evidence to help advance upward mobility and equity.” (Accessed 12/19/2023: https://www.urban.org/about/mission-and-values)</w:t>
      </w:r>
      <w:bookmarkEnd w:id="1986587192"/>
    </w:p>
    <w:p w:rsidR="3E5C5CD0" w:rsidP="65FE802B" w:rsidRDefault="3E5C5CD0" w14:paraId="50138270" w14:textId="1495309D">
      <w:pPr>
        <w:pStyle w:val="ListParagraph"/>
        <w:numPr>
          <w:ilvl w:val="0"/>
          <w:numId w:val="79"/>
        </w:numPr>
        <w:spacing w:before="0" w:beforeAutospacing="off" w:after="0" w:afterAutospacing="off"/>
        <w:rPr>
          <w:rFonts w:ascii="Times New Roman" w:hAnsi="Times New Roman" w:eastAsia="Times New Roman" w:cs="Times New Roman"/>
          <w:b w:val="0"/>
          <w:bCs w:val="0"/>
          <w:i w:val="0"/>
          <w:iCs w:val="0"/>
          <w:strike w:val="0"/>
          <w:dstrike w:val="0"/>
          <w:noProof w:val="0"/>
          <w:color w:val="auto"/>
          <w:sz w:val="24"/>
          <w:szCs w:val="24"/>
          <w:u w:val="none"/>
          <w:lang w:val="en-US"/>
        </w:rPr>
      </w:pPr>
      <w:bookmarkStart w:name="_Toc1251287297" w:id="1199486199"/>
      <w:hyperlink r:id="R35e7c6cef3b848ea">
        <w:r w:rsidRPr="65FE802B" w:rsidR="3E5C5CD0">
          <w:rPr>
            <w:rStyle w:val="Hyperlink"/>
            <w:rFonts w:ascii="Times New Roman" w:hAnsi="Times New Roman" w:eastAsia="Times New Roman" w:cs="Times New Roman"/>
            <w:b w:val="0"/>
            <w:bCs w:val="0"/>
            <w:i w:val="1"/>
            <w:iCs w:val="1"/>
            <w:strike w:val="0"/>
            <w:dstrike w:val="0"/>
            <w:noProof w:val="0"/>
            <w:color w:val="4472C4" w:themeColor="accent1" w:themeTint="FF" w:themeShade="FF"/>
            <w:sz w:val="24"/>
            <w:szCs w:val="24"/>
            <w:u w:val="single"/>
            <w:lang w:val="en-US"/>
          </w:rPr>
          <w:t>Association of Public Data Users</w:t>
        </w:r>
      </w:hyperlink>
      <w:r w:rsidRPr="65FE802B" w:rsidR="7B6EEC00">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65FE802B" w:rsidR="74C8D2F7">
        <w:rPr>
          <w:rFonts w:ascii="Times New Roman" w:hAnsi="Times New Roman" w:eastAsia="Times New Roman" w:cs="Times New Roman"/>
          <w:color w:val="000000" w:themeColor="text1" w:themeTint="FF" w:themeShade="FF"/>
          <w:sz w:val="24"/>
          <w:szCs w:val="24"/>
        </w:rPr>
        <w:t>–</w:t>
      </w:r>
      <w:r w:rsidRPr="65FE802B" w:rsidR="7B6EEC00">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65FE802B" w:rsidR="71690886">
        <w:rPr>
          <w:rFonts w:ascii="Times New Roman" w:hAnsi="Times New Roman" w:eastAsia="Times New Roman" w:cs="Times New Roman"/>
          <w:b w:val="0"/>
          <w:bCs w:val="0"/>
          <w:i w:val="0"/>
          <w:iCs w:val="0"/>
          <w:strike w:val="0"/>
          <w:dstrike w:val="0"/>
          <w:noProof w:val="0"/>
          <w:color w:val="auto"/>
          <w:sz w:val="24"/>
          <w:szCs w:val="24"/>
          <w:u w:val="none"/>
          <w:lang w:val="en-US"/>
        </w:rPr>
        <w:t xml:space="preserve">“The Association of Public Data Users (APDU) is a national network that links users, producers, and disseminators of government statistical data. APDU members share a vital concern about the collection, dissemination, preservation, and interpretation of public data.” (Accessed 12/19/2023: </w:t>
      </w:r>
      <w:r w:rsidRPr="65FE802B" w:rsidR="473E1F8E">
        <w:rPr>
          <w:rFonts w:ascii="Times New Roman" w:hAnsi="Times New Roman" w:eastAsia="Times New Roman" w:cs="Times New Roman"/>
          <w:b w:val="0"/>
          <w:bCs w:val="0"/>
          <w:i w:val="0"/>
          <w:iCs w:val="0"/>
          <w:strike w:val="0"/>
          <w:dstrike w:val="0"/>
          <w:noProof w:val="0"/>
          <w:color w:val="auto"/>
          <w:sz w:val="24"/>
          <w:szCs w:val="24"/>
          <w:u w:val="none"/>
          <w:lang w:val="en-US"/>
        </w:rPr>
        <w:t>https://www.apdu.org/about-apdu)</w:t>
      </w:r>
      <w:bookmarkEnd w:id="1199486199"/>
    </w:p>
    <w:p w:rsidR="7C1D1281" w:rsidP="65FE802B" w:rsidRDefault="7C1D1281" w14:paraId="05C4D691" w14:textId="6A356780">
      <w:pPr>
        <w:pStyle w:val="ListParagraph"/>
        <w:numPr>
          <w:ilvl w:val="0"/>
          <w:numId w:val="79"/>
        </w:numPr>
        <w:suppressLineNumbers w:val="0"/>
        <w:bidi w:val="0"/>
        <w:spacing w:before="0" w:beforeAutospacing="off" w:after="0" w:afterAutospacing="off" w:line="259" w:lineRule="auto"/>
        <w:ind w:left="720" w:right="0" w:hanging="360"/>
        <w:jc w:val="left"/>
        <w:rPr>
          <w:rFonts w:ascii="Times New Roman" w:hAnsi="Times New Roman" w:eastAsia="Times New Roman" w:cs="Times New Roman"/>
          <w:b w:val="0"/>
          <w:bCs w:val="0"/>
          <w:i w:val="0"/>
          <w:iCs w:val="0"/>
          <w:strike w:val="0"/>
          <w:dstrike w:val="0"/>
          <w:noProof w:val="0"/>
          <w:color w:val="auto"/>
          <w:sz w:val="24"/>
          <w:szCs w:val="24"/>
          <w:lang w:val="en-US"/>
        </w:rPr>
      </w:pPr>
      <w:bookmarkStart w:name="_Toc216619266" w:id="667756505"/>
      <w:hyperlink r:id="R6e52af4f2f834606">
        <w:r w:rsidRPr="65FE802B" w:rsidR="7C1D1281">
          <w:rPr>
            <w:rStyle w:val="Hyperlink"/>
            <w:rFonts w:ascii="Times New Roman" w:hAnsi="Times New Roman" w:eastAsia="Times New Roman" w:cs="Times New Roman"/>
            <w:b w:val="0"/>
            <w:bCs w:val="0"/>
            <w:i w:val="1"/>
            <w:iCs w:val="1"/>
            <w:strike w:val="0"/>
            <w:dstrike w:val="0"/>
            <w:noProof w:val="0"/>
            <w:color w:val="4472C4" w:themeColor="accent1" w:themeTint="FF" w:themeShade="FF"/>
            <w:sz w:val="24"/>
            <w:szCs w:val="24"/>
            <w:lang w:val="en-US"/>
          </w:rPr>
          <w:t>Council of State Governments</w:t>
        </w:r>
      </w:hyperlink>
      <w:r w:rsidRPr="65FE802B" w:rsidR="2C3898D6">
        <w:rPr>
          <w:rFonts w:ascii="Times New Roman" w:hAnsi="Times New Roman" w:eastAsia="Times New Roman" w:cs="Times New Roman"/>
          <w:b w:val="0"/>
          <w:bCs w:val="0"/>
          <w:i w:val="1"/>
          <w:iCs w:val="1"/>
          <w:strike w:val="0"/>
          <w:dstrike w:val="0"/>
          <w:noProof w:val="0"/>
          <w:color w:val="4472C4" w:themeColor="accent1" w:themeTint="FF" w:themeShade="FF"/>
          <w:sz w:val="24"/>
          <w:szCs w:val="24"/>
          <w:lang w:val="en-US"/>
        </w:rPr>
        <w:t xml:space="preserve"> </w:t>
      </w:r>
      <w:r w:rsidRPr="65FE802B" w:rsidR="1F87D665">
        <w:rPr>
          <w:rFonts w:ascii="Times New Roman" w:hAnsi="Times New Roman" w:eastAsia="Times New Roman" w:cs="Times New Roman"/>
          <w:color w:val="000000" w:themeColor="text1" w:themeTint="FF" w:themeShade="FF"/>
          <w:sz w:val="24"/>
          <w:szCs w:val="24"/>
        </w:rPr>
        <w:t>–</w:t>
      </w:r>
      <w:r w:rsidRPr="65FE802B" w:rsidR="2C3898D6">
        <w:rPr>
          <w:rFonts w:ascii="Times New Roman" w:hAnsi="Times New Roman" w:eastAsia="Times New Roman" w:cs="Times New Roman"/>
          <w:b w:val="0"/>
          <w:bCs w:val="0"/>
          <w:i w:val="1"/>
          <w:iCs w:val="1"/>
          <w:strike w:val="0"/>
          <w:dstrike w:val="0"/>
          <w:noProof w:val="0"/>
          <w:color w:val="auto"/>
          <w:sz w:val="24"/>
          <w:szCs w:val="24"/>
          <w:lang w:val="en-US"/>
        </w:rPr>
        <w:t xml:space="preserve"> </w:t>
      </w:r>
      <w:r w:rsidRPr="65FE802B" w:rsidR="7C15E223">
        <w:rPr>
          <w:rFonts w:ascii="Times New Roman" w:hAnsi="Times New Roman" w:eastAsia="Times New Roman" w:cs="Times New Roman"/>
          <w:b w:val="0"/>
          <w:bCs w:val="0"/>
          <w:i w:val="1"/>
          <w:iCs w:val="1"/>
          <w:strike w:val="0"/>
          <w:dstrike w:val="0"/>
          <w:noProof w:val="0"/>
          <w:color w:val="auto"/>
          <w:sz w:val="24"/>
          <w:szCs w:val="24"/>
          <w:lang w:val="en-US"/>
        </w:rPr>
        <w:t>T</w:t>
      </w:r>
      <w:r w:rsidRPr="65FE802B" w:rsidR="7C15E223">
        <w:rPr>
          <w:rFonts w:ascii="Times New Roman" w:hAnsi="Times New Roman" w:eastAsia="Times New Roman" w:cs="Times New Roman"/>
          <w:b w:val="0"/>
          <w:bCs w:val="0"/>
          <w:i w:val="0"/>
          <w:iCs w:val="0"/>
          <w:strike w:val="0"/>
          <w:dstrike w:val="0"/>
          <w:noProof w:val="0"/>
          <w:color w:val="auto"/>
          <w:sz w:val="24"/>
          <w:szCs w:val="24"/>
          <w:lang w:val="en-US"/>
        </w:rPr>
        <w:t>he Council of State Governments is the nation’s largest nonpartisan organization serving all three branches of state elected and appointed officials.</w:t>
      </w:r>
      <w:r w:rsidRPr="65FE802B" w:rsidR="0055D5F7">
        <w:rPr>
          <w:rFonts w:ascii="Times New Roman" w:hAnsi="Times New Roman" w:eastAsia="Times New Roman" w:cs="Times New Roman"/>
          <w:b w:val="0"/>
          <w:bCs w:val="0"/>
          <w:i w:val="0"/>
          <w:iCs w:val="0"/>
          <w:strike w:val="0"/>
          <w:dstrike w:val="0"/>
          <w:noProof w:val="0"/>
          <w:color w:val="auto"/>
          <w:sz w:val="24"/>
          <w:szCs w:val="24"/>
          <w:lang w:val="en-US"/>
        </w:rPr>
        <w:t xml:space="preserve"> </w:t>
      </w:r>
      <w:r w:rsidRPr="65FE802B" w:rsidR="0055D5F7">
        <w:rPr>
          <w:rFonts w:ascii="Times New Roman" w:hAnsi="Times New Roman" w:eastAsia="Times New Roman" w:cs="Times New Roman"/>
          <w:b w:val="0"/>
          <w:bCs w:val="0"/>
          <w:i w:val="0"/>
          <w:iCs w:val="0"/>
          <w:caps w:val="0"/>
          <w:smallCaps w:val="0"/>
          <w:noProof w:val="0"/>
          <w:color w:val="444444"/>
          <w:sz w:val="24"/>
          <w:szCs w:val="24"/>
          <w:lang w:val="en-US"/>
        </w:rPr>
        <w:t>The mission of CSG is to champion excellence in state government.</w:t>
      </w:r>
      <w:r w:rsidRPr="65FE802B" w:rsidR="7C15E223">
        <w:rPr>
          <w:rFonts w:ascii="Times New Roman" w:hAnsi="Times New Roman" w:eastAsia="Times New Roman" w:cs="Times New Roman"/>
          <w:b w:val="0"/>
          <w:bCs w:val="0"/>
          <w:i w:val="0"/>
          <w:iCs w:val="0"/>
          <w:strike w:val="0"/>
          <w:dstrike w:val="0"/>
          <w:noProof w:val="0"/>
          <w:color w:val="auto"/>
          <w:sz w:val="24"/>
          <w:szCs w:val="24"/>
          <w:lang w:val="en-US"/>
        </w:rPr>
        <w:t xml:space="preserve">” (Accessed 12/19/2023: </w:t>
      </w:r>
      <w:r w:rsidRPr="65FE802B" w:rsidR="7DFF6229">
        <w:rPr>
          <w:rFonts w:ascii="Times New Roman" w:hAnsi="Times New Roman" w:eastAsia="Times New Roman" w:cs="Times New Roman"/>
          <w:b w:val="0"/>
          <w:bCs w:val="0"/>
          <w:i w:val="0"/>
          <w:iCs w:val="0"/>
          <w:strike w:val="0"/>
          <w:dstrike w:val="0"/>
          <w:noProof w:val="0"/>
          <w:color w:val="auto"/>
          <w:sz w:val="24"/>
          <w:szCs w:val="24"/>
          <w:lang w:val="en-US"/>
        </w:rPr>
        <w:t>https://www.csg.org/about-us/)</w:t>
      </w:r>
      <w:bookmarkEnd w:id="667756505"/>
    </w:p>
    <w:p w:rsidR="3E5C5CD0" w:rsidP="65FE802B" w:rsidRDefault="3E5C5CD0" w14:paraId="6DDC169D" w14:textId="7157FEE9">
      <w:pPr>
        <w:pStyle w:val="ListParagraph"/>
        <w:numPr>
          <w:ilvl w:val="0"/>
          <w:numId w:val="79"/>
        </w:numPr>
        <w:spacing w:before="0" w:beforeAutospacing="off" w:after="0" w:afterAutospacing="off"/>
        <w:rPr>
          <w:rFonts w:ascii="Times New Roman" w:hAnsi="Times New Roman" w:eastAsia="Times New Roman" w:cs="Times New Roman"/>
          <w:b w:val="0"/>
          <w:bCs w:val="0"/>
          <w:i w:val="0"/>
          <w:iCs w:val="0"/>
          <w:strike w:val="0"/>
          <w:dstrike w:val="0"/>
          <w:noProof w:val="0"/>
          <w:color w:val="auto"/>
          <w:sz w:val="24"/>
          <w:szCs w:val="24"/>
          <w:u w:val="none"/>
          <w:lang w:val="en-US"/>
        </w:rPr>
      </w:pPr>
      <w:bookmarkStart w:name="_Toc574552594" w:id="506368056"/>
      <w:hyperlink r:id="R9a6dc4057ed44f37">
        <w:r w:rsidRPr="65FE802B" w:rsidR="3E5C5CD0">
          <w:rPr>
            <w:rStyle w:val="Hyperlink"/>
            <w:rFonts w:ascii="Times New Roman" w:hAnsi="Times New Roman" w:eastAsia="Times New Roman" w:cs="Times New Roman"/>
            <w:b w:val="0"/>
            <w:bCs w:val="0"/>
            <w:i w:val="1"/>
            <w:iCs w:val="1"/>
            <w:strike w:val="0"/>
            <w:dstrike w:val="0"/>
            <w:noProof w:val="0"/>
            <w:color w:val="4472C4" w:themeColor="accent1" w:themeTint="FF" w:themeShade="FF"/>
            <w:sz w:val="24"/>
            <w:szCs w:val="24"/>
            <w:u w:val="single"/>
            <w:lang w:val="en-US"/>
          </w:rPr>
          <w:t>National Association of Counties</w:t>
        </w:r>
      </w:hyperlink>
      <w:r w:rsidRPr="65FE802B" w:rsidR="28FD18AF">
        <w:rPr>
          <w:rFonts w:ascii="Times New Roman" w:hAnsi="Times New Roman" w:eastAsia="Times New Roman" w:cs="Times New Roman"/>
          <w:b w:val="0"/>
          <w:bCs w:val="0"/>
          <w:i w:val="1"/>
          <w:iCs w:val="1"/>
          <w:strike w:val="0"/>
          <w:dstrike w:val="0"/>
          <w:noProof w:val="0"/>
          <w:color w:val="4472C4" w:themeColor="accent1" w:themeTint="FF" w:themeShade="FF"/>
          <w:sz w:val="24"/>
          <w:szCs w:val="24"/>
          <w:u w:val="none"/>
          <w:lang w:val="en-US"/>
        </w:rPr>
        <w:t xml:space="preserve"> </w:t>
      </w:r>
      <w:r w:rsidRPr="65FE802B" w:rsidR="13947AC5">
        <w:rPr>
          <w:rFonts w:ascii="Times New Roman" w:hAnsi="Times New Roman" w:eastAsia="Times New Roman" w:cs="Times New Roman"/>
          <w:color w:val="000000" w:themeColor="text1" w:themeTint="FF" w:themeShade="FF"/>
          <w:sz w:val="24"/>
          <w:szCs w:val="24"/>
        </w:rPr>
        <w:t>–</w:t>
      </w:r>
      <w:r w:rsidRPr="65FE802B" w:rsidR="7A3DF730">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65FE802B" w:rsidR="7DD2CD8E">
        <w:rPr>
          <w:rFonts w:ascii="Times New Roman" w:hAnsi="Times New Roman" w:eastAsia="Times New Roman" w:cs="Times New Roman"/>
          <w:b w:val="0"/>
          <w:bCs w:val="0"/>
          <w:i w:val="0"/>
          <w:iCs w:val="0"/>
          <w:strike w:val="0"/>
          <w:dstrike w:val="0"/>
          <w:noProof w:val="0"/>
          <w:color w:val="auto"/>
          <w:sz w:val="24"/>
          <w:szCs w:val="24"/>
          <w:u w:val="none"/>
          <w:lang w:val="en-US"/>
        </w:rPr>
        <w:t>“</w:t>
      </w:r>
      <w:r w:rsidRPr="65FE802B" w:rsidR="7A3DF730">
        <w:rPr>
          <w:rFonts w:ascii="Times New Roman" w:hAnsi="Times New Roman" w:eastAsia="Times New Roman" w:cs="Times New Roman"/>
          <w:b w:val="0"/>
          <w:bCs w:val="0"/>
          <w:i w:val="0"/>
          <w:iCs w:val="0"/>
          <w:strike w:val="0"/>
          <w:dstrike w:val="0"/>
          <w:noProof w:val="0"/>
          <w:color w:val="auto"/>
          <w:sz w:val="24"/>
          <w:szCs w:val="24"/>
          <w:u w:val="none"/>
          <w:lang w:val="en-US"/>
        </w:rPr>
        <w:t>Through NACo, counties unite to advocate for county priorities in federal policymaking, promote exemplary county policies and practices, nurture leadership skills and expand knowledge networks, optimize county and taxpayer resources and cost savings, and enrich the public’s understanding of county government.</w:t>
      </w:r>
      <w:r w:rsidRPr="65FE802B" w:rsidR="19F805FA">
        <w:rPr>
          <w:rFonts w:ascii="Times New Roman" w:hAnsi="Times New Roman" w:eastAsia="Times New Roman" w:cs="Times New Roman"/>
          <w:b w:val="0"/>
          <w:bCs w:val="0"/>
          <w:i w:val="0"/>
          <w:iCs w:val="0"/>
          <w:strike w:val="0"/>
          <w:dstrike w:val="0"/>
          <w:noProof w:val="0"/>
          <w:color w:val="auto"/>
          <w:sz w:val="24"/>
          <w:szCs w:val="24"/>
          <w:u w:val="none"/>
          <w:lang w:val="en-US"/>
        </w:rPr>
        <w:t>” (Accessed 12/19/2023: https://www.naco.org/page/about-naco)</w:t>
      </w:r>
      <w:bookmarkEnd w:id="506368056"/>
    </w:p>
    <w:p w:rsidR="3E5C5CD0" w:rsidP="65FE802B" w:rsidRDefault="3E5C5CD0" w14:paraId="38069CF8" w14:textId="444CD208">
      <w:pPr>
        <w:pStyle w:val="ListParagraph"/>
        <w:numPr>
          <w:ilvl w:val="0"/>
          <w:numId w:val="79"/>
        </w:numPr>
        <w:suppressLineNumbers w:val="0"/>
        <w:bidi w:val="0"/>
        <w:spacing w:before="0" w:beforeAutospacing="off" w:after="0" w:afterAutospacing="off" w:line="259" w:lineRule="auto"/>
        <w:ind w:left="720" w:right="0" w:hanging="360"/>
        <w:jc w:val="left"/>
        <w:rPr>
          <w:b w:val="0"/>
          <w:bCs w:val="0"/>
          <w:i w:val="0"/>
          <w:iCs w:val="0"/>
          <w:noProof w:val="0"/>
          <w:color w:val="auto"/>
          <w:sz w:val="24"/>
          <w:szCs w:val="24"/>
          <w:lang w:val="en-US"/>
        </w:rPr>
      </w:pPr>
      <w:bookmarkStart w:name="_Toc1111069436" w:id="1754956649"/>
      <w:hyperlink r:id="R0ea9057298d14e76">
        <w:r w:rsidRPr="65FE802B" w:rsidR="3E5C5CD0">
          <w:rPr>
            <w:rStyle w:val="Hyperlink"/>
            <w:rFonts w:ascii="Times New Roman" w:hAnsi="Times New Roman" w:eastAsia="Times New Roman" w:cs="Times New Roman"/>
            <w:b w:val="0"/>
            <w:bCs w:val="0"/>
            <w:i w:val="1"/>
            <w:iCs w:val="1"/>
            <w:strike w:val="0"/>
            <w:dstrike w:val="0"/>
            <w:noProof w:val="0"/>
            <w:color w:val="4472C4" w:themeColor="accent1" w:themeTint="FF" w:themeShade="FF"/>
            <w:sz w:val="24"/>
            <w:szCs w:val="24"/>
            <w:lang w:val="en-US"/>
          </w:rPr>
          <w:t>National Conference of State Legislatures</w:t>
        </w:r>
      </w:hyperlink>
      <w:r w:rsidRPr="65FE802B" w:rsidR="3F6A8EFE">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65FE802B" w:rsidR="5D18D3EE">
        <w:rPr>
          <w:rFonts w:ascii="Times New Roman" w:hAnsi="Times New Roman" w:eastAsia="Times New Roman" w:cs="Times New Roman"/>
          <w:color w:val="000000" w:themeColor="text1" w:themeTint="FF" w:themeShade="FF"/>
          <w:sz w:val="24"/>
          <w:szCs w:val="24"/>
        </w:rPr>
        <w:t>–</w:t>
      </w:r>
      <w:r w:rsidRPr="65FE802B" w:rsidR="5371B0BC">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65FE802B" w:rsidR="5371B0BC">
        <w:rPr>
          <w:b w:val="0"/>
          <w:bCs w:val="0"/>
          <w:i w:val="0"/>
          <w:iCs w:val="0"/>
          <w:noProof w:val="0"/>
          <w:color w:val="auto"/>
          <w:lang w:val="en-US"/>
        </w:rPr>
        <w:t xml:space="preserve">NCSL provides objective, fact- and evidence-based (nonpartisan) research, technical assistance, skills training, and other resources to support the policymaking process.” (Accessed 12/19/2023:  </w:t>
      </w:r>
      <w:r w:rsidRPr="65FE802B" w:rsidR="5472E4A2">
        <w:rPr>
          <w:b w:val="0"/>
          <w:bCs w:val="0"/>
          <w:i w:val="0"/>
          <w:iCs w:val="0"/>
          <w:noProof w:val="0"/>
          <w:color w:val="auto"/>
          <w:lang w:val="en-US"/>
        </w:rPr>
        <w:t>https://www.ncsl.org/our-work)</w:t>
      </w:r>
      <w:bookmarkEnd w:id="1754956649"/>
    </w:p>
    <w:p w:rsidR="3E5C5CD0" w:rsidP="65FE802B" w:rsidRDefault="3E5C5CD0" w14:paraId="3C4EEAC9" w14:textId="135ED531">
      <w:pPr>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pPr>
      <w:r w:rsidRPr="65FE802B" w:rsidR="3E5C5CD0">
        <w:rPr>
          <w:rFonts w:ascii="Times New Roman" w:hAnsi="Times New Roman" w:eastAsia="Times New Roman" w:cs="Times New Roman"/>
          <w:b w:val="0"/>
          <w:bCs w:val="0"/>
          <w:i w:val="0"/>
          <w:iCs w:val="0"/>
          <w:noProof w:val="0"/>
          <w:color w:val="auto"/>
          <w:sz w:val="24"/>
          <w:szCs w:val="24"/>
          <w:lang w:val="en-US"/>
        </w:rPr>
        <w:t xml:space="preserve"> </w:t>
      </w:r>
    </w:p>
    <w:p w:rsidR="1A24375F" w:rsidP="65FE802B" w:rsidRDefault="1A24375F" w14:paraId="3DAA2054" w14:textId="0C83B2A1">
      <w:pPr>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pPr>
      <w:r w:rsidRPr="65FE802B" w:rsidR="1A24375F">
        <w:rPr>
          <w:rFonts w:ascii="Times New Roman" w:hAnsi="Times New Roman" w:eastAsia="Times New Roman" w:cs="Times New Roman"/>
          <w:noProof w:val="0"/>
          <w:color w:val="212121"/>
          <w:sz w:val="24"/>
          <w:szCs w:val="24"/>
          <w:lang w:val="en-US"/>
        </w:rPr>
        <w:t xml:space="preserve">Various iterations of the questions in Section 3.5.1 were used to search </w:t>
      </w:r>
      <w:r w:rsidRPr="65FE802B" w:rsidR="1A24375F">
        <w:rPr>
          <w:rFonts w:ascii="Times New Roman" w:hAnsi="Times New Roman" w:eastAsia="Times New Roman" w:cs="Times New Roman"/>
          <w:noProof w:val="0"/>
          <w:color w:val="212121"/>
          <w:sz w:val="24"/>
          <w:szCs w:val="24"/>
          <w:lang w:val="en-US"/>
        </w:rPr>
        <w:t>PolicyMap</w:t>
      </w:r>
      <w:r w:rsidRPr="65FE802B" w:rsidR="1A24375F">
        <w:rPr>
          <w:rFonts w:ascii="Times New Roman" w:hAnsi="Times New Roman" w:eastAsia="Times New Roman" w:cs="Times New Roman"/>
          <w:noProof w:val="0"/>
          <w:color w:val="212121"/>
          <w:sz w:val="24"/>
          <w:szCs w:val="24"/>
          <w:lang w:val="en-US"/>
        </w:rPr>
        <w:t xml:space="preserve"> a </w:t>
      </w:r>
      <w:r w:rsidRPr="65FE802B" w:rsidR="5B7F522D">
        <w:rPr>
          <w:rFonts w:ascii="Times New Roman" w:hAnsi="Times New Roman" w:eastAsia="Times New Roman" w:cs="Times New Roman"/>
          <w:noProof w:val="0"/>
          <w:color w:val="212121"/>
          <w:sz w:val="24"/>
          <w:szCs w:val="24"/>
          <w:lang w:val="en-US"/>
        </w:rPr>
        <w:t>commercial website</w:t>
      </w:r>
      <w:r w:rsidRPr="65FE802B" w:rsidR="1A24375F">
        <w:rPr>
          <w:rFonts w:ascii="Times New Roman" w:hAnsi="Times New Roman" w:eastAsia="Times New Roman" w:cs="Times New Roman"/>
          <w:noProof w:val="0"/>
          <w:color w:val="212121"/>
          <w:sz w:val="24"/>
          <w:szCs w:val="24"/>
          <w:lang w:val="en-US"/>
        </w:rPr>
        <w:t xml:space="preserve">. </w:t>
      </w:r>
      <w:hyperlink w:anchor="/" r:id="R43dbbdf288494deb">
        <w:r w:rsidRPr="65FE802B" w:rsidR="379727BF">
          <w:rPr>
            <w:rStyle w:val="Hyperlink"/>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single"/>
            <w:lang w:val="en-US"/>
          </w:rPr>
          <w:t>PolicyMap</w:t>
        </w:r>
      </w:hyperlink>
      <w:r w:rsidRPr="65FE802B" w:rsidR="379727BF">
        <w:rPr>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none"/>
          <w:lang w:val="en-US"/>
        </w:rPr>
        <w:t xml:space="preserve"> </w:t>
      </w:r>
      <w:r w:rsidRPr="65FE802B" w:rsidR="379727B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is a</w:t>
      </w:r>
      <w:r w:rsidRPr="65FE802B" w:rsidR="4FAC508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n interactive</w:t>
      </w:r>
      <w:r w:rsidRPr="65FE802B" w:rsidR="379727B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mapping platform </w:t>
      </w:r>
      <w:r w:rsidRPr="65FE802B" w:rsidR="6BBB777E">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that was accessed through the UVA library</w:t>
      </w:r>
      <w:r w:rsidRPr="65FE802B" w:rsidR="379727B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w:t>
      </w:r>
      <w:r w:rsidRPr="65FE802B" w:rsidR="436517D9">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It </w:t>
      </w:r>
      <w:r w:rsidRPr="65FE802B" w:rsidR="436517D9">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contains</w:t>
      </w:r>
      <w:r w:rsidRPr="65FE802B" w:rsidR="436517D9">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over 50,000 indicators accessible through a mapping and analytics platform. </w:t>
      </w:r>
      <w:r w:rsidRPr="65FE802B" w:rsidR="7308ADED">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PolicyMap</w:t>
      </w:r>
      <w:r w:rsidRPr="65FE802B" w:rsidR="7308ADED">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provides a service to </w:t>
      </w:r>
      <w:r w:rsidRPr="65FE802B" w:rsidR="3A4D5D5C">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government </w:t>
      </w:r>
      <w:r w:rsidRPr="65FE802B" w:rsidR="2E81647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agencies to help them with their </w:t>
      </w:r>
      <w:r w:rsidRPr="65FE802B" w:rsidR="1DCD3280">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data needs. </w:t>
      </w:r>
      <w:r w:rsidRPr="65FE802B" w:rsidR="379727B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They have </w:t>
      </w:r>
      <w:r w:rsidRPr="65FE802B" w:rsidR="3882F22D">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collected th</w:t>
      </w:r>
      <w:r w:rsidRPr="65FE802B" w:rsidR="110E3ED2">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i</w:t>
      </w:r>
      <w:r w:rsidRPr="65FE802B" w:rsidR="3882F22D">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s work on a</w:t>
      </w:r>
      <w:r w:rsidRPr="65FE802B" w:rsidR="379727B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w:t>
      </w:r>
      <w:r w:rsidRPr="65FE802B" w:rsidR="70007249">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web</w:t>
      </w:r>
      <w:r w:rsidRPr="65FE802B" w:rsidR="379727B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page about </w:t>
      </w:r>
      <w:hyperlink r:id="R5d6e4bb5ce8240f6">
        <w:r w:rsidRPr="65FE802B" w:rsidR="379727BF">
          <w:rPr>
            <w:rStyle w:val="Hyperlink"/>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single"/>
            <w:lang w:val="en-US"/>
          </w:rPr>
          <w:t>customer stories</w:t>
        </w:r>
      </w:hyperlink>
      <w:r w:rsidRPr="65FE802B" w:rsidR="5D1B1B0F">
        <w:rPr>
          <w:rFonts w:ascii="Times New Roman" w:hAnsi="Times New Roman" w:eastAsia="Times New Roman" w:cs="Times New Roman"/>
          <w:b w:val="0"/>
          <w:bCs w:val="0"/>
          <w:i w:val="0"/>
          <w:iCs w:val="0"/>
          <w:caps w:val="0"/>
          <w:smallCaps w:val="0"/>
          <w:strike w:val="0"/>
          <w:dstrike w:val="0"/>
          <w:noProof w:val="0"/>
          <w:color w:val="4472C4" w:themeColor="accent1" w:themeTint="FF" w:themeShade="FF"/>
          <w:sz w:val="24"/>
          <w:szCs w:val="24"/>
          <w:u w:val="none"/>
          <w:lang w:val="en-US"/>
        </w:rPr>
        <w:t>.</w:t>
      </w:r>
      <w:r w:rsidRPr="65FE802B" w:rsidR="379727BF">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 xml:space="preserve"> </w:t>
      </w:r>
      <w:r w:rsidRPr="65FE802B" w:rsidR="639384A2">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Potentially relevant customer stories are described in Section 2.</w:t>
      </w:r>
      <w:r w:rsidRPr="65FE802B" w:rsidR="3BCE8C83">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4</w:t>
      </w:r>
      <w:r w:rsidRPr="65FE802B" w:rsidR="639384A2">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w:t>
      </w:r>
      <w:r w:rsidRPr="65FE802B" w:rsidR="2D935BC5">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1</w:t>
      </w:r>
      <w:r w:rsidRPr="65FE802B" w:rsidR="6F8070E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US"/>
        </w:rPr>
        <w:t>.</w:t>
      </w:r>
    </w:p>
    <w:p w:rsidR="65FE802B" w:rsidP="65FE802B" w:rsidRDefault="65FE802B" w14:paraId="2B4FEABA" w14:textId="7CF6EB7B">
      <w:pPr>
        <w:pStyle w:val="Heading2"/>
        <w:rPr>
          <w:rFonts w:eastAsia="Times New Roman"/>
        </w:rPr>
      </w:pPr>
    </w:p>
    <w:p w:rsidR="008F1740" w:rsidP="00EE2648" w:rsidRDefault="008F1740" w14:paraId="2A487242" w14:textId="5E536583">
      <w:pPr>
        <w:pStyle w:val="Heading2"/>
        <w:rPr>
          <w:rFonts w:eastAsia="Times New Roman"/>
        </w:rPr>
      </w:pPr>
      <w:bookmarkStart w:name="_Toc420268648" w:id="1370675520"/>
      <w:r w:rsidRPr="65FE802B" w:rsidR="39EFC42B">
        <w:rPr>
          <w:rFonts w:eastAsia="Times New Roman"/>
        </w:rPr>
        <w:t>4. Conclusions and Recommendations</w:t>
      </w:r>
      <w:bookmarkEnd w:id="1370675520"/>
      <w:r w:rsidRPr="65FE802B" w:rsidR="39EFC42B">
        <w:rPr>
          <w:rFonts w:eastAsia="Times New Roman"/>
        </w:rPr>
        <w:t xml:space="preserve"> </w:t>
      </w:r>
    </w:p>
    <w:p w:rsidR="008F1740" w:rsidP="008F1740" w:rsidRDefault="008F1740" w14:paraId="38541B87" w14:textId="77777777">
      <w:pPr>
        <w:pStyle w:val="ListParagraph"/>
        <w:widowControl w:val="0"/>
        <w:numPr>
          <w:ilvl w:val="0"/>
          <w:numId w:val="27"/>
        </w:numPr>
        <w:tabs>
          <w:tab w:val="num" w:pos="720"/>
        </w:tabs>
        <w:spacing w:after="0"/>
        <w:rPr>
          <w:rFonts w:ascii="Times New Roman" w:hAnsi="Times New Roman" w:eastAsia="Times New Roman" w:cs="Times New Roman"/>
          <w:color w:val="FF0000"/>
          <w:sz w:val="24"/>
          <w:szCs w:val="24"/>
        </w:rPr>
      </w:pPr>
      <w:commentRangeStart w:id="225"/>
      <w:bookmarkStart w:name="_Toc1818681576" w:id="1118960774"/>
      <w:r w:rsidRPr="65FE802B" w:rsidR="39EFC42B">
        <w:rPr>
          <w:rFonts w:ascii="Times New Roman" w:hAnsi="Times New Roman" w:eastAsia="Times New Roman" w:cs="Times New Roman"/>
          <w:color w:val="FF0000"/>
          <w:sz w:val="24"/>
          <w:szCs w:val="24"/>
        </w:rPr>
        <w:t xml:space="preserve">What are statistical products that might help SDCs, e.g., a tool to </w:t>
      </w:r>
      <w:r w:rsidRPr="65FE802B" w:rsidR="39EFC42B">
        <w:rPr>
          <w:rFonts w:ascii="Times New Roman" w:hAnsi="Times New Roman" w:eastAsia="Times New Roman" w:cs="Times New Roman"/>
          <w:color w:val="FF0000"/>
          <w:sz w:val="24"/>
          <w:szCs w:val="24"/>
        </w:rPr>
        <w:t>provide</w:t>
      </w:r>
      <w:r w:rsidRPr="65FE802B" w:rsidR="39EFC42B">
        <w:rPr>
          <w:rFonts w:ascii="Times New Roman" w:hAnsi="Times New Roman" w:eastAsia="Times New Roman" w:cs="Times New Roman"/>
          <w:color w:val="FF0000"/>
          <w:sz w:val="24"/>
          <w:szCs w:val="24"/>
        </w:rPr>
        <w:t xml:space="preserve"> characteristics of an area as input to writing a grant?</w:t>
      </w:r>
      <w:bookmarkEnd w:id="1118960774"/>
      <w:r w:rsidRPr="65FE802B" w:rsidR="39EFC42B">
        <w:rPr>
          <w:rFonts w:ascii="Times New Roman" w:hAnsi="Times New Roman" w:eastAsia="Times New Roman" w:cs="Times New Roman"/>
          <w:color w:val="FF0000"/>
          <w:sz w:val="24"/>
          <w:szCs w:val="24"/>
        </w:rPr>
        <w:t xml:space="preserve"> </w:t>
      </w:r>
    </w:p>
    <w:p w:rsidR="008F1740" w:rsidP="008F1740" w:rsidRDefault="008F1740" w14:paraId="0DB0E3CF" w14:textId="77777777">
      <w:pPr>
        <w:pStyle w:val="ListParagraph"/>
        <w:widowControl w:val="0"/>
        <w:numPr>
          <w:ilvl w:val="0"/>
          <w:numId w:val="27"/>
        </w:numPr>
        <w:tabs>
          <w:tab w:val="num" w:pos="720"/>
        </w:tabs>
        <w:spacing w:after="0"/>
        <w:rPr>
          <w:rFonts w:ascii="Times New Roman" w:hAnsi="Times New Roman" w:eastAsia="Times New Roman" w:cs="Times New Roman"/>
          <w:color w:val="FF0000"/>
          <w:sz w:val="24"/>
          <w:szCs w:val="24"/>
        </w:rPr>
      </w:pPr>
      <w:bookmarkStart w:name="_Toc1799262603" w:id="1614105491"/>
      <w:r w:rsidRPr="65FE802B" w:rsidR="39EFC42B">
        <w:rPr>
          <w:rFonts w:ascii="Times New Roman" w:hAnsi="Times New Roman" w:eastAsia="Times New Roman" w:cs="Times New Roman"/>
          <w:color w:val="FF0000"/>
          <w:sz w:val="24"/>
          <w:szCs w:val="24"/>
        </w:rPr>
        <w:t>What characteristics do grant writers ask for, e.g., demographics, economics, other? i.e.,</w:t>
      </w:r>
      <w:commentRangeEnd w:id="225"/>
      <w:r>
        <w:rPr>
          <w:rStyle w:val="CommentReference"/>
        </w:rPr>
        <w:commentReference w:id="225"/>
      </w:r>
      <w:bookmarkEnd w:id="1614105491"/>
    </w:p>
    <w:p w:rsidR="008F1740" w:rsidP="008F1740" w:rsidRDefault="008F1740" w14:paraId="562046E7" w14:textId="77777777">
      <w:pPr>
        <w:spacing w:after="0"/>
        <w:rPr>
          <w:rFonts w:ascii="Times New Roman" w:hAnsi="Times New Roman" w:eastAsia="Times New Roman" w:cs="Times New Roman"/>
          <w:color w:val="000000" w:themeColor="text1"/>
          <w:sz w:val="24"/>
          <w:szCs w:val="24"/>
        </w:rPr>
      </w:pPr>
    </w:p>
    <w:p w:rsidR="000C226C" w:rsidP="691B0DF8" w:rsidRDefault="08E777EE" w14:paraId="2E0BE543" w14:textId="55AE7DBA">
      <w:pPr>
        <w:widowControl w:val="0"/>
        <w:tabs>
          <w:tab w:val="num" w:pos="720"/>
        </w:tabs>
        <w:spacing w:after="0"/>
        <w:rPr>
          <w:rFonts w:ascii="Times New Roman" w:hAnsi="Times New Roman" w:eastAsia="Times New Roman" w:cs="Times New Roman"/>
          <w:color w:val="000000" w:themeColor="text1"/>
          <w:sz w:val="24"/>
          <w:szCs w:val="24"/>
        </w:rPr>
      </w:pPr>
      <w:r w:rsidRPr="691B0DF8">
        <w:rPr>
          <w:rFonts w:ascii="Times New Roman" w:hAnsi="Times New Roman" w:eastAsia="Times New Roman" w:cs="Times New Roman"/>
          <w:color w:val="000000" w:themeColor="text1"/>
          <w:sz w:val="24"/>
          <w:szCs w:val="24"/>
        </w:rPr>
        <w:t xml:space="preserve">The lead agencies at the SDCs along with the statewide network of coordinating and affiliate agencies </w:t>
      </w:r>
      <w:r w:rsidRPr="691B0DF8" w:rsidR="346C195B">
        <w:rPr>
          <w:rFonts w:ascii="Times New Roman" w:hAnsi="Times New Roman" w:eastAsia="Times New Roman" w:cs="Times New Roman"/>
          <w:color w:val="000000" w:themeColor="text1"/>
          <w:sz w:val="24"/>
          <w:szCs w:val="24"/>
        </w:rPr>
        <w:t>collaborate</w:t>
      </w:r>
      <w:r w:rsidRPr="691B0DF8">
        <w:rPr>
          <w:rFonts w:ascii="Times New Roman" w:hAnsi="Times New Roman" w:eastAsia="Times New Roman" w:cs="Times New Roman"/>
          <w:color w:val="000000" w:themeColor="text1"/>
          <w:sz w:val="24"/>
          <w:szCs w:val="24"/>
        </w:rPr>
        <w:t xml:space="preserve"> with the Census Bureau to facilitate easy access and comprehension of Census data and products at the local level. </w:t>
      </w:r>
      <w:del w:author="Shipp, Stephanie S (sss5sc)" w:date="2023-12-26T20:15:00Z" w:id="226">
        <w:r w:rsidRPr="691B0DF8" w:rsidDel="08E777EE">
          <w:rPr>
            <w:rFonts w:ascii="Times New Roman" w:hAnsi="Times New Roman" w:eastAsia="Times New Roman" w:cs="Times New Roman"/>
            <w:color w:val="000000" w:themeColor="text1"/>
            <w:sz w:val="24"/>
            <w:szCs w:val="24"/>
          </w:rPr>
          <w:delText>Nevertheless, s</w:delText>
        </w:r>
      </w:del>
      <w:ins w:author="Shipp, Stephanie S (sss5sc)" w:date="2023-12-26T20:15:00Z" w:id="227">
        <w:r w:rsidRPr="691B0DF8" w:rsidR="750EDD0D">
          <w:rPr>
            <w:rFonts w:ascii="Times New Roman" w:hAnsi="Times New Roman" w:eastAsia="Times New Roman" w:cs="Times New Roman"/>
            <w:color w:val="000000" w:themeColor="text1"/>
            <w:sz w:val="24"/>
            <w:szCs w:val="24"/>
          </w:rPr>
          <w:t>S</w:t>
        </w:r>
      </w:ins>
      <w:r w:rsidRPr="691B0DF8">
        <w:rPr>
          <w:rFonts w:ascii="Times New Roman" w:hAnsi="Times New Roman" w:eastAsia="Times New Roman" w:cs="Times New Roman"/>
          <w:color w:val="000000" w:themeColor="text1"/>
          <w:sz w:val="24"/>
          <w:szCs w:val="24"/>
        </w:rPr>
        <w:t xml:space="preserve">ubstantial variations exist among states concerning the accessibility of data on the websites maintained by the leading and coordinating agencies of the SDCs. For example, states like </w:t>
      </w:r>
      <w:r w:rsidRPr="691B0DF8">
        <w:rPr>
          <w:rFonts w:ascii="Times New Roman" w:hAnsi="Times New Roman" w:eastAsia="Times New Roman" w:cs="Times New Roman"/>
          <w:color w:val="000000" w:themeColor="text1"/>
          <w:sz w:val="24"/>
          <w:szCs w:val="24"/>
          <w:highlight w:val="yellow"/>
          <w:rPrChange w:author="Shipp, Stephanie S (sss5sc)" w:date="2023-12-26T20:17:00Z" w:id="228">
            <w:rPr>
              <w:rFonts w:ascii="Times New Roman" w:hAnsi="Times New Roman" w:eastAsia="Times New Roman" w:cs="Times New Roman"/>
              <w:color w:val="000000" w:themeColor="text1"/>
              <w:sz w:val="24"/>
              <w:szCs w:val="24"/>
            </w:rPr>
          </w:rPrChange>
        </w:rPr>
        <w:t>Utah and North Carolina exhibit</w:t>
      </w:r>
      <w:r w:rsidRPr="691B0DF8">
        <w:rPr>
          <w:rFonts w:ascii="Times New Roman" w:hAnsi="Times New Roman" w:eastAsia="Times New Roman" w:cs="Times New Roman"/>
          <w:color w:val="000000" w:themeColor="text1"/>
          <w:sz w:val="24"/>
          <w:szCs w:val="24"/>
        </w:rPr>
        <w:t xml:space="preserve"> proactive efforts in developing and updating data tools. </w:t>
      </w:r>
      <w:del w:author="Shipp, Stephanie S (sss5sc)" w:date="2023-12-26T20:16:00Z" w:id="229">
        <w:r w:rsidRPr="691B0DF8" w:rsidDel="08E777EE">
          <w:rPr>
            <w:rFonts w:ascii="Times New Roman" w:hAnsi="Times New Roman" w:eastAsia="Times New Roman" w:cs="Times New Roman"/>
            <w:color w:val="000000" w:themeColor="text1"/>
            <w:sz w:val="24"/>
            <w:szCs w:val="24"/>
          </w:rPr>
          <w:delText xml:space="preserve">Conversely, certain </w:delText>
        </w:r>
      </w:del>
      <w:ins w:author="Shipp, Stephanie S (sss5sc)" w:date="2023-12-26T20:16:00Z" w:id="230">
        <w:r w:rsidRPr="691B0DF8" w:rsidR="6EA846A9">
          <w:rPr>
            <w:rFonts w:ascii="Times New Roman" w:hAnsi="Times New Roman" w:eastAsia="Times New Roman" w:cs="Times New Roman"/>
            <w:color w:val="000000" w:themeColor="text1"/>
            <w:sz w:val="24"/>
            <w:szCs w:val="24"/>
          </w:rPr>
          <w:t xml:space="preserve">Some </w:t>
        </w:r>
      </w:ins>
      <w:r w:rsidRPr="691B0DF8">
        <w:rPr>
          <w:rFonts w:ascii="Times New Roman" w:hAnsi="Times New Roman" w:eastAsia="Times New Roman" w:cs="Times New Roman"/>
          <w:color w:val="000000" w:themeColor="text1"/>
          <w:sz w:val="24"/>
          <w:szCs w:val="24"/>
        </w:rPr>
        <w:t>states, including South Dakota</w:t>
      </w:r>
      <w:r w:rsidRPr="691B0DF8" w:rsidR="00650CC8">
        <w:rPr>
          <w:rFonts w:ascii="Times New Roman" w:hAnsi="Times New Roman" w:eastAsia="Times New Roman" w:cs="Times New Roman"/>
          <w:color w:val="000000" w:themeColor="text1"/>
          <w:sz w:val="24"/>
          <w:szCs w:val="24"/>
        </w:rPr>
        <w:t xml:space="preserve">, </w:t>
      </w:r>
      <w:r w:rsidRPr="691B0DF8">
        <w:rPr>
          <w:rFonts w:ascii="Times New Roman" w:hAnsi="Times New Roman" w:eastAsia="Times New Roman" w:cs="Times New Roman"/>
          <w:color w:val="000000" w:themeColor="text1"/>
          <w:sz w:val="24"/>
          <w:szCs w:val="24"/>
        </w:rPr>
        <w:t xml:space="preserve">present data that may </w:t>
      </w:r>
      <w:del w:author="Shipp, Stephanie S (sss5sc)" w:date="2023-12-26T20:16:00Z" w:id="231">
        <w:r w:rsidRPr="691B0DF8" w:rsidDel="08E777EE">
          <w:rPr>
            <w:rFonts w:ascii="Times New Roman" w:hAnsi="Times New Roman" w:eastAsia="Times New Roman" w:cs="Times New Roman"/>
            <w:color w:val="000000" w:themeColor="text1"/>
            <w:sz w:val="24"/>
            <w:szCs w:val="24"/>
          </w:rPr>
          <w:delText>be outdated.</w:delText>
        </w:r>
      </w:del>
      <w:ins w:author="Shipp, Stephanie S (sss5sc)" w:date="2023-12-26T20:16:00Z" w:id="232">
        <w:r w:rsidRPr="691B0DF8" w:rsidR="3DB86F9F">
          <w:rPr>
            <w:rFonts w:ascii="Times New Roman" w:hAnsi="Times New Roman" w:eastAsia="Times New Roman" w:cs="Times New Roman"/>
            <w:color w:val="000000" w:themeColor="text1"/>
            <w:sz w:val="24"/>
            <w:szCs w:val="24"/>
          </w:rPr>
          <w:t xml:space="preserve">not be the most current available.  </w:t>
        </w:r>
      </w:ins>
    </w:p>
    <w:p w:rsidR="000C226C" w:rsidP="5BAB7160" w:rsidRDefault="08E777EE" w14:paraId="2B9D0AEB" w14:textId="4313686D">
      <w:pPr>
        <w:widowControl w:val="0"/>
        <w:tabs>
          <w:tab w:val="num" w:pos="720"/>
        </w:tabs>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0C226C" w:rsidP="5BAB7160" w:rsidRDefault="08E777EE" w14:paraId="1AB833AF" w14:textId="2A5C67C6">
      <w:pPr>
        <w:spacing w:after="0"/>
        <w:rPr>
          <w:rFonts w:ascii="Times New Roman" w:hAnsi="Times New Roman" w:eastAsia="Times New Roman" w:cs="Times New Roman"/>
          <w:color w:val="000000" w:themeColor="text1"/>
          <w:sz w:val="24"/>
          <w:szCs w:val="24"/>
        </w:rPr>
      </w:pPr>
      <w:r w:rsidRPr="1FAFF665">
        <w:rPr>
          <w:rFonts w:ascii="Times New Roman" w:hAnsi="Times New Roman" w:eastAsia="Times New Roman" w:cs="Times New Roman"/>
          <w:color w:val="000000" w:themeColor="text1"/>
          <w:sz w:val="24"/>
          <w:szCs w:val="24"/>
        </w:rPr>
        <w:t xml:space="preserve">The significant variability in the layout of SDCs across states posed a substantial challenge at the project's outset. </w:t>
      </w:r>
      <w:r w:rsidRPr="1FAFF665" w:rsidR="219B168C">
        <w:rPr>
          <w:rFonts w:ascii="Times New Roman" w:hAnsi="Times New Roman" w:eastAsia="Times New Roman" w:cs="Times New Roman"/>
          <w:color w:val="000000" w:themeColor="text1"/>
          <w:sz w:val="24"/>
          <w:szCs w:val="24"/>
        </w:rPr>
        <w:t xml:space="preserve">Our initial strategy aimed to streamline our review process through web scraping tools, which </w:t>
      </w:r>
      <w:del w:author="Shipp, Stephanie S (sss5sc)" w:date="2023-12-24T10:21:00Z" w:id="233">
        <w:r w:rsidRPr="1FAFF665" w:rsidDel="219B168C">
          <w:rPr>
            <w:rFonts w:ascii="Times New Roman" w:hAnsi="Times New Roman" w:eastAsia="Times New Roman" w:cs="Times New Roman"/>
            <w:color w:val="000000" w:themeColor="text1"/>
            <w:sz w:val="24"/>
            <w:szCs w:val="24"/>
          </w:rPr>
          <w:delText>would greatly</w:delText>
        </w:r>
      </w:del>
      <w:r w:rsidRPr="1FAFF665" w:rsidR="219B168C">
        <w:rPr>
          <w:rFonts w:ascii="Times New Roman" w:hAnsi="Times New Roman" w:eastAsia="Times New Roman" w:cs="Times New Roman"/>
          <w:color w:val="000000" w:themeColor="text1"/>
          <w:sz w:val="24"/>
          <w:szCs w:val="24"/>
        </w:rPr>
        <w:t xml:space="preserve"> reduce</w:t>
      </w:r>
      <w:ins w:author="Shipp, Stephanie S (sss5sc)" w:date="2023-12-24T10:21:00Z" w:id="234">
        <w:r w:rsidRPr="1FAFF665" w:rsidR="6C4067D7">
          <w:rPr>
            <w:rFonts w:ascii="Times New Roman" w:hAnsi="Times New Roman" w:eastAsia="Times New Roman" w:cs="Times New Roman"/>
            <w:color w:val="000000" w:themeColor="text1"/>
            <w:sz w:val="24"/>
            <w:szCs w:val="24"/>
          </w:rPr>
          <w:t>d our</w:t>
        </w:r>
      </w:ins>
      <w:del w:author="Shipp, Stephanie S (sss5sc)" w:date="2023-12-24T10:21:00Z" w:id="235">
        <w:r w:rsidRPr="1FAFF665" w:rsidDel="219B168C">
          <w:rPr>
            <w:rFonts w:ascii="Times New Roman" w:hAnsi="Times New Roman" w:eastAsia="Times New Roman" w:cs="Times New Roman"/>
            <w:color w:val="000000" w:themeColor="text1"/>
            <w:sz w:val="24"/>
            <w:szCs w:val="24"/>
          </w:rPr>
          <w:delText xml:space="preserve"> </w:delText>
        </w:r>
      </w:del>
      <w:r w:rsidRPr="1FAFF665" w:rsidR="219B168C">
        <w:rPr>
          <w:rFonts w:ascii="Times New Roman" w:hAnsi="Times New Roman" w:eastAsia="Times New Roman" w:cs="Times New Roman"/>
          <w:color w:val="000000" w:themeColor="text1"/>
          <w:sz w:val="24"/>
          <w:szCs w:val="24"/>
        </w:rPr>
        <w:t>time investment.</w:t>
      </w:r>
      <w:r w:rsidRPr="1FAFF665">
        <w:rPr>
          <w:rFonts w:ascii="Times New Roman" w:hAnsi="Times New Roman" w:eastAsia="Times New Roman" w:cs="Times New Roman"/>
          <w:color w:val="000000" w:themeColor="text1"/>
          <w:sz w:val="24"/>
          <w:szCs w:val="24"/>
        </w:rPr>
        <w:t xml:space="preserve"> As previously mentioned, our criteria for determining the suitability of a website for scraping were simplicity and organization. Simplicity, in this context, </w:t>
      </w:r>
      <w:r w:rsidRPr="1FAFF665" w:rsidR="12E748A0">
        <w:rPr>
          <w:rFonts w:ascii="Times New Roman" w:hAnsi="Times New Roman" w:eastAsia="Times New Roman" w:cs="Times New Roman"/>
          <w:color w:val="000000" w:themeColor="text1"/>
          <w:sz w:val="24"/>
          <w:szCs w:val="24"/>
        </w:rPr>
        <w:t>refers</w:t>
      </w:r>
      <w:r w:rsidRPr="1FAFF665">
        <w:rPr>
          <w:rFonts w:ascii="Times New Roman" w:hAnsi="Times New Roman" w:eastAsia="Times New Roman" w:cs="Times New Roman"/>
          <w:color w:val="000000" w:themeColor="text1"/>
          <w:sz w:val="24"/>
          <w:szCs w:val="24"/>
        </w:rPr>
        <w:t xml:space="preserve"> to a website featuring a page consolidating all data sources without additional web links. An organized website, on the other hand, would systematically categorize data and tools, with explicit listings of data sources, names, and links.</w:t>
      </w:r>
    </w:p>
    <w:p w:rsidR="000C226C" w:rsidP="5BAB7160" w:rsidRDefault="08E777EE" w14:paraId="7DCA3212" w14:textId="49D93C38">
      <w:pPr>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However, given the absence of uniform organizational structures across SDCs in different states, we found it necessary to conduct manual searches—a time-intensive process that is still ongoing to comprehensively assess the SDC landscape.</w:t>
      </w:r>
    </w:p>
    <w:p w:rsidR="000C226C" w:rsidP="5BAB7160" w:rsidRDefault="000C226C" w14:paraId="7391458C" w14:textId="5E2056BE">
      <w:pPr>
        <w:widowControl w:val="0"/>
        <w:tabs>
          <w:tab w:val="num" w:pos="720"/>
        </w:tabs>
        <w:spacing w:after="0"/>
        <w:rPr>
          <w:rFonts w:ascii="Times New Roman" w:hAnsi="Times New Roman" w:eastAsia="Times New Roman" w:cs="Times New Roman"/>
          <w:color w:val="000000" w:themeColor="text1"/>
          <w:sz w:val="24"/>
          <w:szCs w:val="24"/>
        </w:rPr>
      </w:pPr>
    </w:p>
    <w:p w:rsidR="000C226C" w:rsidP="691B0DF8" w:rsidRDefault="08E777EE" w14:paraId="242C2F7F" w14:textId="475359C7">
      <w:pPr>
        <w:widowControl w:val="0"/>
        <w:tabs>
          <w:tab w:val="num" w:pos="720"/>
        </w:tabs>
        <w:spacing w:after="0"/>
        <w:rPr>
          <w:rFonts w:ascii="Times New Roman" w:hAnsi="Times New Roman" w:eastAsia="Times New Roman" w:cs="Times New Roman"/>
          <w:color w:val="000000" w:themeColor="text1"/>
          <w:sz w:val="24"/>
          <w:szCs w:val="24"/>
        </w:rPr>
      </w:pPr>
      <w:del w:author="Shipp, Stephanie S (sss5sc)" w:date="2023-12-26T20:17:00Z" w:id="1944413863">
        <w:r w:rsidRPr="65FE802B" w:rsidDel="1A80E334">
          <w:rPr>
            <w:rFonts w:ascii="Times New Roman" w:hAnsi="Times New Roman" w:eastAsia="Times New Roman" w:cs="Times New Roman"/>
            <w:color w:val="000000" w:themeColor="text1" w:themeTint="FF" w:themeShade="FF"/>
            <w:sz w:val="24"/>
            <w:szCs w:val="24"/>
          </w:rPr>
          <w:delText xml:space="preserve">A surprising </w:delText>
        </w:r>
      </w:del>
      <w:ins w:author="Shipp, Stephanie S (sss5sc)" w:date="2023-12-26T20:17:00Z" w:id="2015302703">
        <w:r w:rsidRPr="65FE802B" w:rsidR="03B1919D">
          <w:rPr>
            <w:rFonts w:ascii="Times New Roman" w:hAnsi="Times New Roman" w:eastAsia="Times New Roman" w:cs="Times New Roman"/>
            <w:color w:val="000000" w:themeColor="text1" w:themeTint="FF" w:themeShade="FF"/>
            <w:sz w:val="24"/>
            <w:szCs w:val="24"/>
          </w:rPr>
          <w:t xml:space="preserve">One </w:t>
        </w:r>
      </w:ins>
      <w:r w:rsidRPr="65FE802B" w:rsidR="1A80E334">
        <w:rPr>
          <w:rFonts w:ascii="Times New Roman" w:hAnsi="Times New Roman" w:eastAsia="Times New Roman" w:cs="Times New Roman"/>
          <w:color w:val="000000" w:themeColor="text1" w:themeTint="FF" w:themeShade="FF"/>
          <w:sz w:val="24"/>
          <w:szCs w:val="24"/>
        </w:rPr>
        <w:t xml:space="preserve">revelation from our review </w:t>
      </w:r>
      <w:del w:author="Shipp, Stephanie S (sss5sc)" w:date="2023-12-26T20:17:00Z" w:id="795735462">
        <w:r w:rsidRPr="65FE802B" w:rsidDel="1A80E334">
          <w:rPr>
            <w:rFonts w:ascii="Times New Roman" w:hAnsi="Times New Roman" w:eastAsia="Times New Roman" w:cs="Times New Roman"/>
            <w:color w:val="000000" w:themeColor="text1" w:themeTint="FF" w:themeShade="FF"/>
            <w:sz w:val="24"/>
            <w:szCs w:val="24"/>
          </w:rPr>
          <w:delText>centers</w:delText>
        </w:r>
      </w:del>
      <w:ins w:author="Shipp, Stephanie S (sss5sc)" w:date="2023-12-26T20:17:00Z" w:id="696140716">
        <w:r w:rsidRPr="65FE802B" w:rsidR="7A0F72DA">
          <w:rPr>
            <w:rFonts w:ascii="Times New Roman" w:hAnsi="Times New Roman" w:eastAsia="Times New Roman" w:cs="Times New Roman"/>
            <w:color w:val="000000" w:themeColor="text1" w:themeTint="FF" w:themeShade="FF"/>
            <w:sz w:val="24"/>
            <w:szCs w:val="24"/>
          </w:rPr>
          <w:t>is</w:t>
        </w:r>
      </w:ins>
      <w:r w:rsidRPr="65FE802B" w:rsidR="1A80E334">
        <w:rPr>
          <w:rFonts w:ascii="Times New Roman" w:hAnsi="Times New Roman" w:eastAsia="Times New Roman" w:cs="Times New Roman"/>
          <w:color w:val="000000" w:themeColor="text1" w:themeTint="FF" w:themeShade="FF"/>
          <w:sz w:val="24"/>
          <w:szCs w:val="24"/>
        </w:rPr>
        <w:t xml:space="preserve"> around the </w:t>
      </w:r>
      <w:ins w:author="Shipp, Stephanie S (sss5sc)" w:date="2023-12-26T20:18:00Z" w:id="26975991">
        <w:r w:rsidRPr="65FE802B" w:rsidR="61CF8FA3">
          <w:rPr>
            <w:rFonts w:ascii="Times New Roman" w:hAnsi="Times New Roman" w:eastAsia="Times New Roman" w:cs="Times New Roman"/>
            <w:color w:val="000000" w:themeColor="text1" w:themeTint="FF" w:themeShade="FF"/>
            <w:sz w:val="24"/>
            <w:szCs w:val="24"/>
          </w:rPr>
          <w:t xml:space="preserve">SDC’s </w:t>
        </w:r>
      </w:ins>
      <w:ins w:author="Shipp, Stephanie S (sss5sc)" w:date="2023-12-26T20:17:00Z" w:id="646497837">
        <w:r w:rsidRPr="65FE802B" w:rsidR="61CF8FA3">
          <w:rPr>
            <w:rFonts w:ascii="Times New Roman" w:hAnsi="Times New Roman" w:eastAsia="Times New Roman" w:cs="Times New Roman"/>
            <w:color w:val="000000" w:themeColor="text1" w:themeTint="FF" w:themeShade="FF"/>
            <w:sz w:val="24"/>
            <w:szCs w:val="24"/>
          </w:rPr>
          <w:t xml:space="preserve">data </w:t>
        </w:r>
      </w:ins>
      <w:r w:rsidRPr="65FE802B" w:rsidR="1A80E334">
        <w:rPr>
          <w:rFonts w:ascii="Times New Roman" w:hAnsi="Times New Roman" w:eastAsia="Times New Roman" w:cs="Times New Roman"/>
          <w:color w:val="000000" w:themeColor="text1" w:themeTint="FF" w:themeShade="FF"/>
          <w:sz w:val="24"/>
          <w:szCs w:val="24"/>
        </w:rPr>
        <w:t>citation practices</w:t>
      </w:r>
      <w:ins w:author="Shipp, Stephanie S (sss5sc)" w:date="2023-12-26T20:18:00Z" w:id="218967425">
        <w:r w:rsidRPr="65FE802B" w:rsidR="54CD74EB">
          <w:rPr>
            <w:rFonts w:ascii="Times New Roman" w:hAnsi="Times New Roman" w:eastAsia="Times New Roman" w:cs="Times New Roman"/>
            <w:color w:val="000000" w:themeColor="text1" w:themeTint="FF" w:themeShade="FF"/>
            <w:sz w:val="24"/>
            <w:szCs w:val="24"/>
          </w:rPr>
          <w:t>.</w:t>
        </w:r>
      </w:ins>
      <w:del w:author="Shipp, Stephanie S (sss5sc)" w:date="2023-12-26T20:18:00Z" w:id="1300851481">
        <w:r w:rsidRPr="65FE802B" w:rsidDel="1A80E334">
          <w:rPr>
            <w:rFonts w:ascii="Times New Roman" w:hAnsi="Times New Roman" w:eastAsia="Times New Roman" w:cs="Times New Roman"/>
            <w:color w:val="000000" w:themeColor="text1" w:themeTint="FF" w:themeShade="FF"/>
            <w:sz w:val="24"/>
            <w:szCs w:val="24"/>
          </w:rPr>
          <w:delText xml:space="preserve"> of SDCs concerning data sources.</w:delText>
        </w:r>
      </w:del>
      <w:r w:rsidRPr="65FE802B" w:rsidR="1A80E334">
        <w:rPr>
          <w:rFonts w:ascii="Times New Roman" w:hAnsi="Times New Roman" w:eastAsia="Times New Roman" w:cs="Times New Roman"/>
          <w:color w:val="000000" w:themeColor="text1" w:themeTint="FF" w:themeShade="FF"/>
          <w:sz w:val="24"/>
          <w:szCs w:val="24"/>
        </w:rPr>
        <w:t xml:space="preserve"> </w:t>
      </w:r>
      <w:del w:author="Shipp, Stephanie S (sss5sc)" w:date="2023-12-24T10:22:00Z" w:id="1548534374">
        <w:r w:rsidRPr="65FE802B" w:rsidDel="1A80E334">
          <w:rPr>
            <w:rFonts w:ascii="Times New Roman" w:hAnsi="Times New Roman" w:eastAsia="Times New Roman" w:cs="Times New Roman"/>
            <w:color w:val="000000" w:themeColor="text1" w:themeTint="FF" w:themeShade="FF"/>
            <w:sz w:val="24"/>
            <w:szCs w:val="24"/>
          </w:rPr>
          <w:delText>It is noteworthy that, m</w:delText>
        </w:r>
      </w:del>
      <w:ins w:author="Shipp, Stephanie S (sss5sc)" w:date="2023-12-24T10:22:00Z" w:id="1373701441">
        <w:r w:rsidRPr="65FE802B" w:rsidR="34B6A097">
          <w:rPr>
            <w:rFonts w:ascii="Times New Roman" w:hAnsi="Times New Roman" w:eastAsia="Times New Roman" w:cs="Times New Roman"/>
            <w:color w:val="000000" w:themeColor="text1" w:themeTint="FF" w:themeShade="FF"/>
            <w:sz w:val="24"/>
            <w:szCs w:val="24"/>
          </w:rPr>
          <w:t>M</w:t>
        </w:r>
      </w:ins>
      <w:r w:rsidRPr="65FE802B" w:rsidR="1A80E334">
        <w:rPr>
          <w:rFonts w:ascii="Times New Roman" w:hAnsi="Times New Roman" w:eastAsia="Times New Roman" w:cs="Times New Roman"/>
          <w:color w:val="000000" w:themeColor="text1" w:themeTint="FF" w:themeShade="FF"/>
          <w:sz w:val="24"/>
          <w:szCs w:val="24"/>
        </w:rPr>
        <w:t>ore often than not, SDCs attribute their data to the U.S. Census Bureau without specifying the</w:t>
      </w:r>
      <w:del w:author="Shipp, Stephanie S (sss5sc)" w:date="2023-12-24T10:23:00Z" w:id="97611537">
        <w:r w:rsidRPr="65FE802B" w:rsidDel="1A80E334">
          <w:rPr>
            <w:rFonts w:ascii="Times New Roman" w:hAnsi="Times New Roman" w:eastAsia="Times New Roman" w:cs="Times New Roman"/>
            <w:color w:val="000000" w:themeColor="text1" w:themeTint="FF" w:themeShade="FF"/>
            <w:sz w:val="24"/>
            <w:szCs w:val="24"/>
          </w:rPr>
          <w:delText xml:space="preserve"> </w:delText>
        </w:r>
        <w:r w:rsidRPr="65FE802B" w:rsidDel="1A80E334">
          <w:rPr>
            <w:rFonts w:ascii="Times New Roman" w:hAnsi="Times New Roman" w:eastAsia="Times New Roman" w:cs="Times New Roman"/>
            <w:color w:val="000000" w:themeColor="text1" w:themeTint="FF" w:themeShade="FF"/>
            <w:sz w:val="24"/>
            <w:szCs w:val="24"/>
          </w:rPr>
          <w:delText>particular</w:delText>
        </w:r>
      </w:del>
      <w:r w:rsidRPr="65FE802B" w:rsidR="1A80E334">
        <w:rPr>
          <w:rFonts w:ascii="Times New Roman" w:hAnsi="Times New Roman" w:eastAsia="Times New Roman" w:cs="Times New Roman"/>
          <w:color w:val="000000" w:themeColor="text1" w:themeTint="FF" w:themeShade="FF"/>
          <w:sz w:val="24"/>
          <w:szCs w:val="24"/>
        </w:rPr>
        <w:t xml:space="preserve"> Census</w:t>
      </w:r>
      <w:r w:rsidRPr="65FE802B" w:rsidR="1A80E334">
        <w:rPr>
          <w:rFonts w:ascii="Times New Roman" w:hAnsi="Times New Roman" w:eastAsia="Times New Roman" w:cs="Times New Roman"/>
          <w:color w:val="000000" w:themeColor="text1" w:themeTint="FF" w:themeShade="FF"/>
          <w:sz w:val="24"/>
          <w:szCs w:val="24"/>
        </w:rPr>
        <w:t xml:space="preserve"> Bureau product or survey. </w:t>
      </w:r>
      <w:commentRangeStart w:id="249"/>
      <w:r w:rsidRPr="65FE802B" w:rsidR="1A80E334">
        <w:rPr>
          <w:rFonts w:ascii="Times New Roman" w:hAnsi="Times New Roman" w:eastAsia="Times New Roman" w:cs="Times New Roman"/>
          <w:color w:val="000000" w:themeColor="text1" w:themeTint="FF" w:themeShade="FF"/>
          <w:sz w:val="24"/>
          <w:szCs w:val="24"/>
        </w:rPr>
        <w:t>Nearly all</w:t>
      </w:r>
      <w:r w:rsidRPr="65FE802B" w:rsidR="1A80E334">
        <w:rPr>
          <w:rFonts w:ascii="Times New Roman" w:hAnsi="Times New Roman" w:eastAsia="Times New Roman" w:cs="Times New Roman"/>
          <w:color w:val="000000" w:themeColor="text1" w:themeTint="FF" w:themeShade="FF"/>
          <w:sz w:val="24"/>
          <w:szCs w:val="24"/>
        </w:rPr>
        <w:t xml:space="preserve"> SDCs referenced their data sources</w:t>
      </w:r>
      <w:commentRangeEnd w:id="249"/>
      <w:r>
        <w:rPr>
          <w:rStyle w:val="CommentReference"/>
        </w:rPr>
        <w:commentReference w:id="249"/>
      </w:r>
      <w:r w:rsidRPr="65FE802B" w:rsidR="1A80E334">
        <w:rPr>
          <w:rFonts w:ascii="Times New Roman" w:hAnsi="Times New Roman" w:eastAsia="Times New Roman" w:cs="Times New Roman"/>
          <w:color w:val="000000" w:themeColor="text1" w:themeTint="FF" w:themeShade="FF"/>
          <w:sz w:val="24"/>
          <w:szCs w:val="24"/>
        </w:rPr>
        <w:t>; however, they did not include Digital Object Identifiers (DOIs)</w:t>
      </w:r>
      <w:r w:rsidRPr="65FE802B" w:rsidR="3DC5FB77">
        <w:rPr>
          <w:rFonts w:ascii="Times New Roman" w:hAnsi="Times New Roman" w:eastAsia="Times New Roman" w:cs="Times New Roman"/>
          <w:color w:val="000000" w:themeColor="text1" w:themeTint="FF" w:themeShade="FF"/>
          <w:sz w:val="24"/>
          <w:szCs w:val="24"/>
        </w:rPr>
        <w:t xml:space="preserve"> nor data citations</w:t>
      </w:r>
      <w:r w:rsidRPr="65FE802B" w:rsidR="1A80E334">
        <w:rPr>
          <w:rFonts w:ascii="Times New Roman" w:hAnsi="Times New Roman" w:eastAsia="Times New Roman" w:cs="Times New Roman"/>
          <w:color w:val="000000" w:themeColor="text1" w:themeTint="FF" w:themeShade="FF"/>
          <w:sz w:val="24"/>
          <w:szCs w:val="24"/>
        </w:rPr>
        <w:t>.</w:t>
      </w:r>
    </w:p>
    <w:p w:rsidR="000C226C" w:rsidP="5BAB7160" w:rsidRDefault="000C226C" w14:paraId="24CB8E6E" w14:textId="7032BB12">
      <w:pPr>
        <w:widowControl w:val="0"/>
        <w:tabs>
          <w:tab w:val="num" w:pos="720"/>
        </w:tabs>
        <w:spacing w:after="0"/>
        <w:rPr>
          <w:rFonts w:ascii="Times New Roman" w:hAnsi="Times New Roman" w:eastAsia="Times New Roman" w:cs="Times New Roman"/>
          <w:color w:val="000000" w:themeColor="text1"/>
          <w:sz w:val="24"/>
          <w:szCs w:val="24"/>
        </w:rPr>
      </w:pPr>
    </w:p>
    <w:p w:rsidR="000C226C" w:rsidP="5BAB7160" w:rsidRDefault="08E777EE" w14:paraId="749EA3A3" w14:textId="48CE882F">
      <w:pPr>
        <w:spacing w:after="0"/>
      </w:pPr>
      <w:r w:rsidRPr="5BAB7160">
        <w:rPr>
          <w:rFonts w:ascii="Times New Roman" w:hAnsi="Times New Roman" w:eastAsia="Times New Roman" w:cs="Times New Roman"/>
          <w:color w:val="000000" w:themeColor="text1"/>
          <w:sz w:val="24"/>
          <w:szCs w:val="24"/>
        </w:rPr>
        <w:t>The introduction of the citation feature within the tables on data.census.gov represents a positive development. This feature not only aids the SDCs but also enhances the ability of other researchers utilizing Census Bureau data to furnish dependable citations. A suggested recommendation involves providing additional clarity on the Census Bureau citations policy webpage.</w:t>
      </w:r>
    </w:p>
    <w:p w:rsidR="000C226C" w:rsidP="5BAB7160" w:rsidRDefault="000C226C" w14:paraId="5B0ACF9C" w14:textId="09490159">
      <w:pPr>
        <w:spacing w:after="0"/>
        <w:rPr>
          <w:rFonts w:ascii="Times New Roman" w:hAnsi="Times New Roman" w:eastAsia="Times New Roman" w:cs="Times New Roman"/>
          <w:color w:val="000000" w:themeColor="text1"/>
          <w:sz w:val="24"/>
          <w:szCs w:val="24"/>
        </w:rPr>
      </w:pPr>
    </w:p>
    <w:p w:rsidR="000C226C" w:rsidP="5BAB7160" w:rsidRDefault="7937AE41" w14:paraId="3A73FC5C" w14:textId="1F892192">
      <w:pPr>
        <w:widowControl w:val="0"/>
        <w:tabs>
          <w:tab w:val="num" w:pos="720"/>
        </w:tabs>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The examination of individual SDC member webpages, accessible from the member network </w:t>
      </w:r>
      <w:hyperlink r:id="rId23">
        <w:r w:rsidRPr="5BAB7160">
          <w:rPr>
            <w:rStyle w:val="Hyperlink"/>
            <w:rFonts w:ascii="Times New Roman" w:hAnsi="Times New Roman" w:eastAsia="Times New Roman" w:cs="Times New Roman"/>
            <w:sz w:val="24"/>
            <w:szCs w:val="24"/>
          </w:rPr>
          <w:t>webpage</w:t>
        </w:r>
      </w:hyperlink>
      <w:r w:rsidRPr="5BAB7160">
        <w:rPr>
          <w:rFonts w:ascii="Times New Roman" w:hAnsi="Times New Roman" w:eastAsia="Times New Roman" w:cs="Times New Roman"/>
          <w:color w:val="000000" w:themeColor="text1"/>
          <w:sz w:val="24"/>
          <w:szCs w:val="24"/>
        </w:rPr>
        <w:t>, revealed that some links are not up to date. This posed challenges during our attempts to both web scrape information and manually review the SDCs. While we encountered similar issues in a few states, we provide the example of Illinois for illustration.</w:t>
      </w:r>
    </w:p>
    <w:p w:rsidR="000C226C" w:rsidP="5BAB7160" w:rsidRDefault="7937AE41" w14:paraId="590612F5" w14:textId="6E4F3E6E">
      <w:pPr>
        <w:widowControl w:val="0"/>
        <w:tabs>
          <w:tab w:val="num" w:pos="720"/>
        </w:tabs>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0C226C" w:rsidP="691B0DF8" w:rsidRDefault="7937AE41" w14:paraId="717A12F3" w14:textId="5C18E630">
      <w:pPr>
        <w:widowControl w:val="0"/>
        <w:tabs>
          <w:tab w:val="num" w:pos="720"/>
        </w:tabs>
        <w:spacing w:after="0"/>
        <w:rPr>
          <w:rFonts w:ascii="Times New Roman" w:hAnsi="Times New Roman" w:eastAsia="Times New Roman" w:cs="Times New Roman"/>
          <w:color w:val="000000" w:themeColor="text1"/>
          <w:sz w:val="24"/>
          <w:szCs w:val="24"/>
        </w:rPr>
      </w:pPr>
      <w:del w:author="Shipp, Stephanie S (sss5sc)" w:date="2023-12-26T20:20:00Z" w:id="250">
        <w:r w:rsidRPr="691B0DF8" w:rsidDel="7937AE41">
          <w:rPr>
            <w:rFonts w:ascii="Times New Roman" w:hAnsi="Times New Roman" w:eastAsia="Times New Roman" w:cs="Times New Roman"/>
            <w:color w:val="000000" w:themeColor="text1"/>
            <w:sz w:val="24"/>
            <w:szCs w:val="24"/>
          </w:rPr>
          <w:delText>In the case of</w:delText>
        </w:r>
      </w:del>
      <w:ins w:author="Shipp, Stephanie S (sss5sc)" w:date="2023-12-26T20:20:00Z" w:id="251">
        <w:r w:rsidRPr="691B0DF8" w:rsidR="2D0F49EA">
          <w:rPr>
            <w:rFonts w:ascii="Times New Roman" w:hAnsi="Times New Roman" w:eastAsia="Times New Roman" w:cs="Times New Roman"/>
            <w:color w:val="000000" w:themeColor="text1"/>
            <w:sz w:val="24"/>
            <w:szCs w:val="24"/>
          </w:rPr>
          <w:t>The</w:t>
        </w:r>
      </w:ins>
      <w:r w:rsidRPr="691B0DF8">
        <w:rPr>
          <w:rFonts w:ascii="Times New Roman" w:hAnsi="Times New Roman" w:eastAsia="Times New Roman" w:cs="Times New Roman"/>
          <w:color w:val="000000" w:themeColor="text1"/>
          <w:sz w:val="24"/>
          <w:szCs w:val="24"/>
        </w:rPr>
        <w:t xml:space="preserve"> Illinois</w:t>
      </w:r>
      <w:del w:author="Shipp, Stephanie S (sss5sc)" w:date="2023-12-26T20:20:00Z" w:id="252">
        <w:r w:rsidRPr="691B0DF8" w:rsidDel="7937AE41">
          <w:rPr>
            <w:rFonts w:ascii="Times New Roman" w:hAnsi="Times New Roman" w:eastAsia="Times New Roman" w:cs="Times New Roman"/>
            <w:color w:val="000000" w:themeColor="text1"/>
            <w:sz w:val="24"/>
            <w:szCs w:val="24"/>
          </w:rPr>
          <w:delText>, the</w:delText>
        </w:r>
      </w:del>
      <w:r w:rsidRPr="691B0DF8">
        <w:rPr>
          <w:rFonts w:ascii="Times New Roman" w:hAnsi="Times New Roman" w:eastAsia="Times New Roman" w:cs="Times New Roman"/>
          <w:color w:val="000000" w:themeColor="text1"/>
          <w:sz w:val="24"/>
          <w:szCs w:val="24"/>
        </w:rPr>
        <w:t xml:space="preserve"> member webpage on the Census Bureau website displayed links for one lead agency and one coordinating agency. Neither of these links directed to the actual SDC website. The coordinating agency link showed an error, and the lead agency link displayed the URL as </w:t>
      </w:r>
      <w:del w:author="Shipp, Stephanie S (sss5sc)" w:date="2023-12-26T20:20:00Z" w:id="253">
        <w:r>
          <w:fldChar w:fldCharType="begin"/>
        </w:r>
        <w:r>
          <w:delInstrText xml:space="preserve">HYPERLINK "https://extension.illinois.edu/" </w:delInstrText>
        </w:r>
        <w:r>
          <w:fldChar w:fldCharType="separate"/>
        </w:r>
        <w:r w:rsidRPr="691B0DF8" w:rsidDel="7937AE41">
          <w:rPr>
            <w:rFonts w:ascii="Times New Roman" w:hAnsi="Times New Roman" w:eastAsia="Times New Roman" w:cs="Times New Roman"/>
            <w:color w:val="000000" w:themeColor="text1"/>
            <w:sz w:val="24"/>
            <w:szCs w:val="24"/>
          </w:rPr>
          <w:delText>https://extension.illinois.edu/</w:delText>
        </w:r>
      </w:del>
      <w:ins w:author="Shipp, Stephanie S (sss5sc)" w:date="2023-12-26T20:20:00Z" w:id="254">
        <w:r w:rsidRPr="691B0DF8" w:rsidR="2D0F49EA">
          <w:rPr>
            <w:rFonts w:ascii="Times New Roman" w:hAnsi="Times New Roman" w:eastAsia="Times New Roman" w:cs="Times New Roman"/>
            <w:color w:val="000000" w:themeColor="text1"/>
            <w:sz w:val="24"/>
            <w:szCs w:val="24"/>
          </w:rPr>
          <w:t>https://extension.illinois.edu/</w:t>
        </w:r>
      </w:ins>
      <w:del w:author="Shipp, Stephanie S (sss5sc)" w:date="2023-12-26T20:20:00Z" w:id="255">
        <w:r>
          <w:fldChar w:fldCharType="end"/>
        </w:r>
      </w:del>
      <w:r w:rsidRPr="691B0DF8">
        <w:rPr>
          <w:rFonts w:ascii="Times New Roman" w:hAnsi="Times New Roman" w:eastAsia="Times New Roman" w:cs="Times New Roman"/>
          <w:color w:val="000000" w:themeColor="text1"/>
          <w:sz w:val="24"/>
          <w:szCs w:val="24"/>
        </w:rPr>
        <w:t xml:space="preserve">. However, no SDC data could be located using this link, even with the search option on the corresponding webpage. Through independent web searches, we identified the accurate weblink as </w:t>
      </w:r>
      <w:del w:author="Shipp, Stephanie S (sss5sc)" w:date="2023-12-26T20:20:00Z" w:id="256">
        <w:r>
          <w:fldChar w:fldCharType="begin"/>
        </w:r>
        <w:r>
          <w:delInstrText xml:space="preserve">HYPERLINK "https://extension.illinois.edu/ilcensus" </w:delInstrText>
        </w:r>
        <w:r>
          <w:fldChar w:fldCharType="separate"/>
        </w:r>
        <w:r w:rsidRPr="691B0DF8" w:rsidDel="7937AE41">
          <w:rPr>
            <w:rFonts w:ascii="Times New Roman" w:hAnsi="Times New Roman" w:eastAsia="Times New Roman" w:cs="Times New Roman"/>
            <w:color w:val="000000" w:themeColor="text1"/>
            <w:sz w:val="24"/>
            <w:szCs w:val="24"/>
          </w:rPr>
          <w:delText>https://extension.illinois.edu/ilcensus</w:delText>
        </w:r>
      </w:del>
      <w:ins w:author="Shipp, Stephanie S (sss5sc)" w:date="2023-12-26T20:20:00Z" w:id="257">
        <w:r w:rsidRPr="691B0DF8" w:rsidR="2D0F49EA">
          <w:rPr>
            <w:rFonts w:ascii="Times New Roman" w:hAnsi="Times New Roman" w:eastAsia="Times New Roman" w:cs="Times New Roman"/>
            <w:color w:val="000000" w:themeColor="text1"/>
            <w:sz w:val="24"/>
            <w:szCs w:val="24"/>
          </w:rPr>
          <w:t>https://extension.illinois.edu/ilcensus</w:t>
        </w:r>
      </w:ins>
      <w:del w:author="Shipp, Stephanie S (sss5sc)" w:date="2023-12-26T20:20:00Z" w:id="258">
        <w:r>
          <w:fldChar w:fldCharType="end"/>
        </w:r>
      </w:del>
      <w:r w:rsidRPr="691B0DF8">
        <w:rPr>
          <w:rFonts w:ascii="Times New Roman" w:hAnsi="Times New Roman" w:eastAsia="Times New Roman" w:cs="Times New Roman"/>
          <w:color w:val="000000" w:themeColor="text1"/>
          <w:sz w:val="24"/>
          <w:szCs w:val="24"/>
        </w:rPr>
        <w:t>. Importantly, this information was not available on the Census website, potentially leading independent researchers to assume that Illinois lacks an SDC</w:t>
      </w:r>
      <w:del w:author="Shipp, Stephanie S (sss5sc)" w:date="2023-12-26T20:22:00Z" w:id="259">
        <w:r w:rsidRPr="691B0DF8" w:rsidDel="7937AE41">
          <w:rPr>
            <w:rFonts w:ascii="Times New Roman" w:hAnsi="Times New Roman" w:eastAsia="Times New Roman" w:cs="Times New Roman"/>
            <w:color w:val="000000" w:themeColor="text1"/>
            <w:sz w:val="24"/>
            <w:szCs w:val="24"/>
          </w:rPr>
          <w:delText>—resulting in an inaccurate assumption</w:delText>
        </w:r>
      </w:del>
      <w:r w:rsidRPr="691B0DF8">
        <w:rPr>
          <w:rFonts w:ascii="Times New Roman" w:hAnsi="Times New Roman" w:eastAsia="Times New Roman" w:cs="Times New Roman"/>
          <w:color w:val="000000" w:themeColor="text1"/>
          <w:sz w:val="24"/>
          <w:szCs w:val="24"/>
        </w:rPr>
        <w:t xml:space="preserve">. </w:t>
      </w:r>
      <w:del w:author="Shipp, Stephanie S (sss5sc)" w:date="2023-12-24T10:23:00Z" w:id="260">
        <w:r w:rsidRPr="691B0DF8" w:rsidDel="7937AE41">
          <w:rPr>
            <w:rFonts w:ascii="Times New Roman" w:hAnsi="Times New Roman" w:eastAsia="Times New Roman" w:cs="Times New Roman"/>
            <w:color w:val="000000" w:themeColor="text1"/>
            <w:sz w:val="24"/>
            <w:szCs w:val="24"/>
          </w:rPr>
          <w:delText>In reality, the</w:delText>
        </w:r>
      </w:del>
      <w:ins w:author="Shipp, Stephanie S (sss5sc)" w:date="2023-12-24T10:23:00Z" w:id="261">
        <w:r w:rsidRPr="691B0DF8" w:rsidR="7DEEC4FB">
          <w:rPr>
            <w:rFonts w:ascii="Times New Roman" w:hAnsi="Times New Roman" w:eastAsia="Times New Roman" w:cs="Times New Roman"/>
            <w:color w:val="000000" w:themeColor="text1"/>
            <w:sz w:val="24"/>
            <w:szCs w:val="24"/>
          </w:rPr>
          <w:t>The</w:t>
        </w:r>
      </w:ins>
      <w:r w:rsidRPr="691B0DF8">
        <w:rPr>
          <w:rFonts w:ascii="Times New Roman" w:hAnsi="Times New Roman" w:eastAsia="Times New Roman" w:cs="Times New Roman"/>
          <w:color w:val="000000" w:themeColor="text1"/>
          <w:sz w:val="24"/>
          <w:szCs w:val="24"/>
        </w:rPr>
        <w:t xml:space="preserve"> Illinois SDC provides detailed maps on various socio-economic indicators such as poverty, median age and household income, population attributes, and race and ethnicity down to the block group level.</w:t>
      </w:r>
    </w:p>
    <w:p w:rsidR="000C226C" w:rsidP="5BAB7160" w:rsidRDefault="7937AE41" w14:paraId="2E018AA7" w14:textId="5CC44D57">
      <w:pPr>
        <w:widowControl w:val="0"/>
        <w:tabs>
          <w:tab w:val="num" w:pos="720"/>
        </w:tabs>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0C226C" w:rsidP="691B0DF8" w:rsidRDefault="7937AE41" w14:paraId="5DA990EB" w14:textId="50CC5A49">
      <w:pPr>
        <w:spacing w:after="0"/>
      </w:pPr>
      <w:r w:rsidRPr="691B0DF8">
        <w:rPr>
          <w:rFonts w:ascii="Times New Roman" w:hAnsi="Times New Roman" w:eastAsia="Times New Roman" w:cs="Times New Roman"/>
          <w:color w:val="000000" w:themeColor="text1"/>
          <w:sz w:val="24"/>
          <w:szCs w:val="24"/>
        </w:rPr>
        <w:t>A</w:t>
      </w:r>
      <w:ins w:author="Shipp, Stephanie S (sss5sc)" w:date="2023-12-26T20:23:00Z" w:id="262">
        <w:r w:rsidRPr="691B0DF8" w:rsidR="4924E9D0">
          <w:rPr>
            <w:rFonts w:ascii="Times New Roman" w:hAnsi="Times New Roman" w:eastAsia="Times New Roman" w:cs="Times New Roman"/>
            <w:color w:val="000000" w:themeColor="text1"/>
            <w:sz w:val="24"/>
            <w:szCs w:val="24"/>
          </w:rPr>
          <w:t xml:space="preserve"> </w:t>
        </w:r>
      </w:ins>
      <w:del w:author="Shipp, Stephanie S (sss5sc)" w:date="2023-12-26T20:22:00Z" w:id="263">
        <w:r w:rsidRPr="691B0DF8" w:rsidDel="7937AE41">
          <w:rPr>
            <w:rFonts w:ascii="Times New Roman" w:hAnsi="Times New Roman" w:eastAsia="Times New Roman" w:cs="Times New Roman"/>
            <w:color w:val="000000" w:themeColor="text1"/>
            <w:sz w:val="24"/>
            <w:szCs w:val="24"/>
          </w:rPr>
          <w:delText xml:space="preserve"> constructive </w:delText>
        </w:r>
      </w:del>
      <w:r w:rsidRPr="691B0DF8">
        <w:rPr>
          <w:rFonts w:ascii="Times New Roman" w:hAnsi="Times New Roman" w:eastAsia="Times New Roman" w:cs="Times New Roman"/>
          <w:color w:val="000000" w:themeColor="text1"/>
          <w:sz w:val="24"/>
          <w:szCs w:val="24"/>
        </w:rPr>
        <w:t xml:space="preserve">recommendation to address this challenge would be for the Census Bureau to </w:t>
      </w:r>
      <w:del w:author="Shipp, Stephanie S (sss5sc)" w:date="2023-12-26T20:23:00Z" w:id="264">
        <w:r w:rsidRPr="691B0DF8" w:rsidDel="7937AE41">
          <w:rPr>
            <w:rFonts w:ascii="Times New Roman" w:hAnsi="Times New Roman" w:eastAsia="Times New Roman" w:cs="Times New Roman"/>
            <w:color w:val="000000" w:themeColor="text1"/>
            <w:sz w:val="24"/>
            <w:szCs w:val="24"/>
          </w:rPr>
          <w:delText>proactively</w:delText>
        </w:r>
      </w:del>
      <w:ins w:author="Shipp, Stephanie S (sss5sc)" w:date="2023-12-26T20:23:00Z" w:id="265">
        <w:r w:rsidRPr="691B0DF8" w:rsidR="1F68C982">
          <w:rPr>
            <w:rFonts w:ascii="Times New Roman" w:hAnsi="Times New Roman" w:eastAsia="Times New Roman" w:cs="Times New Roman"/>
            <w:color w:val="000000" w:themeColor="text1"/>
            <w:sz w:val="24"/>
            <w:szCs w:val="24"/>
          </w:rPr>
          <w:t>regularly</w:t>
        </w:r>
      </w:ins>
      <w:ins w:author="Shipp, Stephanie S (sss5sc)" w:date="2023-12-26T20:24:00Z" w:id="266">
        <w:r w:rsidRPr="691B0DF8" w:rsidR="16C8FF45">
          <w:rPr>
            <w:rFonts w:ascii="Times New Roman" w:hAnsi="Times New Roman" w:eastAsia="Times New Roman" w:cs="Times New Roman"/>
            <w:color w:val="000000" w:themeColor="text1"/>
            <w:sz w:val="24"/>
            <w:szCs w:val="24"/>
          </w:rPr>
          <w:t xml:space="preserve">, e.g., </w:t>
        </w:r>
      </w:ins>
      <w:ins w:author="Shipp, Stephanie S (sss5sc)" w:date="2023-12-26T20:25:00Z" w:id="267">
        <w:r w:rsidRPr="691B0DF8" w:rsidR="16C8FF45">
          <w:rPr>
            <w:rFonts w:ascii="Times New Roman" w:hAnsi="Times New Roman" w:eastAsia="Times New Roman" w:cs="Times New Roman"/>
            <w:color w:val="000000" w:themeColor="text1"/>
            <w:sz w:val="24"/>
            <w:szCs w:val="24"/>
          </w:rPr>
          <w:t>monthly</w:t>
        </w:r>
      </w:ins>
      <w:ins w:author="Shipp, Stephanie S (sss5sc)" w:date="2023-12-26T20:24:00Z" w:id="268">
        <w:r w:rsidRPr="691B0DF8" w:rsidR="16C8FF45">
          <w:rPr>
            <w:rFonts w:ascii="Times New Roman" w:hAnsi="Times New Roman" w:eastAsia="Times New Roman" w:cs="Times New Roman"/>
            <w:color w:val="000000" w:themeColor="text1"/>
            <w:sz w:val="24"/>
            <w:szCs w:val="24"/>
          </w:rPr>
          <w:t>, quarterl</w:t>
        </w:r>
      </w:ins>
      <w:ins w:author="Shipp, Stephanie S (sss5sc)" w:date="2023-12-26T20:25:00Z" w:id="269">
        <w:r w:rsidRPr="691B0DF8" w:rsidR="16C8FF45">
          <w:rPr>
            <w:rFonts w:ascii="Times New Roman" w:hAnsi="Times New Roman" w:eastAsia="Times New Roman" w:cs="Times New Roman"/>
            <w:color w:val="000000" w:themeColor="text1"/>
            <w:sz w:val="24"/>
            <w:szCs w:val="24"/>
          </w:rPr>
          <w:t xml:space="preserve">y to </w:t>
        </w:r>
      </w:ins>
      <w:del w:author="Shipp, Stephanie S (sss5sc)" w:date="2023-12-26T20:24:00Z" w:id="270">
        <w:r w:rsidRPr="691B0DF8" w:rsidDel="7937AE41">
          <w:rPr>
            <w:rFonts w:ascii="Times New Roman" w:hAnsi="Times New Roman" w:eastAsia="Times New Roman" w:cs="Times New Roman"/>
            <w:color w:val="000000" w:themeColor="text1"/>
            <w:sz w:val="24"/>
            <w:szCs w:val="24"/>
          </w:rPr>
          <w:delText xml:space="preserve"> </w:delText>
        </w:r>
      </w:del>
      <w:r w:rsidRPr="691B0DF8">
        <w:rPr>
          <w:rFonts w:ascii="Times New Roman" w:hAnsi="Times New Roman" w:eastAsia="Times New Roman" w:cs="Times New Roman"/>
          <w:color w:val="000000" w:themeColor="text1"/>
          <w:sz w:val="24"/>
          <w:szCs w:val="24"/>
        </w:rPr>
        <w:t xml:space="preserve">engage with SDCs, </w:t>
      </w:r>
      <w:del w:author="Shipp, Stephanie S (sss5sc)" w:date="2023-12-26T20:24:00Z" w:id="271">
        <w:r w:rsidRPr="691B0DF8" w:rsidDel="7937AE41">
          <w:rPr>
            <w:rFonts w:ascii="Times New Roman" w:hAnsi="Times New Roman" w:eastAsia="Times New Roman" w:cs="Times New Roman"/>
            <w:color w:val="000000" w:themeColor="text1"/>
            <w:sz w:val="24"/>
            <w:szCs w:val="24"/>
          </w:rPr>
          <w:delText xml:space="preserve">ensuring the timely </w:delText>
        </w:r>
      </w:del>
      <w:ins w:author="Shipp, Stephanie S (sss5sc)" w:date="2023-12-26T20:24:00Z" w:id="272">
        <w:r w:rsidRPr="691B0DF8" w:rsidR="45192A7D">
          <w:rPr>
            <w:rFonts w:ascii="Times New Roman" w:hAnsi="Times New Roman" w:eastAsia="Times New Roman" w:cs="Times New Roman"/>
            <w:color w:val="000000" w:themeColor="text1"/>
            <w:sz w:val="24"/>
            <w:szCs w:val="24"/>
          </w:rPr>
          <w:t xml:space="preserve">to check and </w:t>
        </w:r>
      </w:ins>
      <w:r w:rsidRPr="691B0DF8">
        <w:rPr>
          <w:rFonts w:ascii="Times New Roman" w:hAnsi="Times New Roman" w:eastAsia="Times New Roman" w:cs="Times New Roman"/>
          <w:color w:val="000000" w:themeColor="text1"/>
          <w:sz w:val="24"/>
          <w:szCs w:val="24"/>
        </w:rPr>
        <w:t>update</w:t>
      </w:r>
      <w:del w:author="Shipp, Stephanie S (sss5sc)" w:date="2023-12-26T20:24:00Z" w:id="273">
        <w:r w:rsidRPr="691B0DF8" w:rsidDel="7937AE41">
          <w:rPr>
            <w:rFonts w:ascii="Times New Roman" w:hAnsi="Times New Roman" w:eastAsia="Times New Roman" w:cs="Times New Roman"/>
            <w:color w:val="000000" w:themeColor="text1"/>
            <w:sz w:val="24"/>
            <w:szCs w:val="24"/>
          </w:rPr>
          <w:delText xml:space="preserve"> of</w:delText>
        </w:r>
      </w:del>
      <w:r w:rsidRPr="691B0DF8">
        <w:rPr>
          <w:rFonts w:ascii="Times New Roman" w:hAnsi="Times New Roman" w:eastAsia="Times New Roman" w:cs="Times New Roman"/>
          <w:color w:val="000000" w:themeColor="text1"/>
          <w:sz w:val="24"/>
          <w:szCs w:val="24"/>
        </w:rPr>
        <w:t xml:space="preserve"> links and information for both lead and coordinating agencies. This collaborative effort would enhance the accuracy and accessibility of SDC-related information, benefiting researchers and users seeking reliable data.</w:t>
      </w:r>
    </w:p>
    <w:p w:rsidR="008F1740" w:rsidP="5BAB7160" w:rsidRDefault="008F1740" w14:paraId="5AA16C92" w14:textId="77777777">
      <w:pPr>
        <w:widowControl w:val="0"/>
        <w:tabs>
          <w:tab w:val="num" w:pos="720"/>
        </w:tabs>
        <w:spacing w:after="0"/>
        <w:rPr>
          <w:rFonts w:ascii="Times New Roman" w:hAnsi="Times New Roman" w:eastAsia="Times New Roman" w:cs="Times New Roman"/>
          <w:color w:val="000000" w:themeColor="text1"/>
          <w:sz w:val="24"/>
          <w:szCs w:val="24"/>
        </w:rPr>
      </w:pPr>
    </w:p>
    <w:p w:rsidR="000C226C" w:rsidP="5BAB7160" w:rsidRDefault="44E78BE5" w14:paraId="7EA0521E" w14:textId="7598700C">
      <w:pPr>
        <w:widowControl w:val="0"/>
        <w:tabs>
          <w:tab w:val="num" w:pos="720"/>
        </w:tabs>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To enhance the efficacy of State Data Centers (SDCs), it is crucial to streamline the location of information on the Census website. Updating webpage links regularly for lead and coordinating agencies of SDCs, as previously suggested, would be a positive step.</w:t>
      </w:r>
    </w:p>
    <w:p w:rsidR="000C226C" w:rsidP="5BAB7160" w:rsidRDefault="44E78BE5" w14:paraId="43A70A35" w14:textId="2CB4683F">
      <w:pPr>
        <w:widowControl w:val="0"/>
        <w:tabs>
          <w:tab w:val="num" w:pos="720"/>
        </w:tabs>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0C226C" w:rsidP="5BAB7160" w:rsidRDefault="44E78BE5" w14:paraId="3300BF9F" w14:textId="6C55C71B">
      <w:pPr>
        <w:widowControl w:val="0"/>
        <w:tabs>
          <w:tab w:val="num" w:pos="720"/>
        </w:tabs>
        <w:spacing w:after="0"/>
        <w:rPr>
          <w:rFonts w:ascii="Times New Roman" w:hAnsi="Times New Roman" w:eastAsia="Times New Roman" w:cs="Times New Roman"/>
          <w:color w:val="000000" w:themeColor="text1"/>
          <w:sz w:val="24"/>
          <w:szCs w:val="24"/>
        </w:rPr>
      </w:pPr>
      <w:r w:rsidRPr="1FAFF665">
        <w:rPr>
          <w:rFonts w:ascii="Times New Roman" w:hAnsi="Times New Roman" w:eastAsia="Times New Roman" w:cs="Times New Roman"/>
          <w:color w:val="000000" w:themeColor="text1"/>
          <w:sz w:val="24"/>
          <w:szCs w:val="24"/>
        </w:rPr>
        <w:t xml:space="preserve">Another recommendation involves fostering a concerted effort to establish consistent data visualization and display standards for all SDCs. While recognizing the challenges posed by state variations in resources, such as </w:t>
      </w:r>
      <w:del w:author="Shipp, Stephanie S (sss5sc)" w:date="2023-12-24T10:29:00Z" w:id="274">
        <w:r w:rsidRPr="1FAFF665" w:rsidDel="44E78BE5">
          <w:rPr>
            <w:rFonts w:ascii="Times New Roman" w:hAnsi="Times New Roman" w:eastAsia="Times New Roman" w:cs="Times New Roman"/>
            <w:color w:val="000000" w:themeColor="text1"/>
            <w:sz w:val="24"/>
            <w:szCs w:val="24"/>
          </w:rPr>
          <w:delText>manpower</w:delText>
        </w:r>
      </w:del>
      <w:ins w:author="Shipp, Stephanie S (sss5sc)" w:date="2023-12-24T10:29:00Z" w:id="275">
        <w:r w:rsidRPr="1FAFF665" w:rsidR="3C99CB1E">
          <w:rPr>
            <w:rFonts w:ascii="Times New Roman" w:hAnsi="Times New Roman" w:eastAsia="Times New Roman" w:cs="Times New Roman"/>
            <w:color w:val="000000" w:themeColor="text1"/>
            <w:sz w:val="24"/>
            <w:szCs w:val="24"/>
          </w:rPr>
          <w:t>workforce</w:t>
        </w:r>
      </w:ins>
      <w:r w:rsidRPr="1FAFF665">
        <w:rPr>
          <w:rFonts w:ascii="Times New Roman" w:hAnsi="Times New Roman" w:eastAsia="Times New Roman" w:cs="Times New Roman"/>
          <w:color w:val="000000" w:themeColor="text1"/>
          <w:sz w:val="24"/>
          <w:szCs w:val="24"/>
        </w:rPr>
        <w:t xml:space="preserve"> and funds, and differences i</w:t>
      </w:r>
      <w:del w:author="Shipp, Stephanie S (sss5sc)" w:date="2023-12-24T10:24:00Z" w:id="276">
        <w:r w:rsidRPr="1FAFF665" w:rsidDel="44E78BE5">
          <w:rPr>
            <w:rFonts w:ascii="Times New Roman" w:hAnsi="Times New Roman" w:eastAsia="Times New Roman" w:cs="Times New Roman"/>
            <w:color w:val="000000" w:themeColor="text1"/>
            <w:sz w:val="24"/>
            <w:szCs w:val="24"/>
          </w:rPr>
          <w:delText>n the nature of</w:delText>
        </w:r>
      </w:del>
      <w:r w:rsidRPr="1FAFF665">
        <w:rPr>
          <w:rFonts w:ascii="Times New Roman" w:hAnsi="Times New Roman" w:eastAsia="Times New Roman" w:cs="Times New Roman"/>
          <w:color w:val="000000" w:themeColor="text1"/>
          <w:sz w:val="24"/>
          <w:szCs w:val="24"/>
        </w:rPr>
        <w:t xml:space="preserve"> lead and coordinating agencies (whether situated within state agencies or universities), achieving some level of consistency can facilitate user navigation. This becomes particularly pertinent in ensuring that users do not expend excessive time and effort in comprehending the structure of individual SDCs, thereby contributing to a reduction in data access disparities across states.</w:t>
      </w:r>
    </w:p>
    <w:p w:rsidR="000C226C" w:rsidP="5BAB7160" w:rsidRDefault="44E78BE5" w14:paraId="518AA167" w14:textId="3FD3F625">
      <w:pPr>
        <w:widowControl w:val="0"/>
        <w:tabs>
          <w:tab w:val="num" w:pos="720"/>
        </w:tabs>
        <w:spacing w:after="0"/>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 </w:t>
      </w:r>
    </w:p>
    <w:p w:rsidR="000C226C" w:rsidP="5BAB7160" w:rsidRDefault="44E78BE5" w14:paraId="68133837" w14:textId="3D429F9F">
      <w:pPr>
        <w:spacing w:after="0"/>
        <w:rPr>
          <w:rFonts w:ascii="Times New Roman" w:hAnsi="Times New Roman" w:eastAsia="Times New Roman" w:cs="Times New Roman"/>
          <w:color w:val="000000" w:themeColor="text1"/>
          <w:sz w:val="24"/>
          <w:szCs w:val="24"/>
        </w:rPr>
      </w:pPr>
      <w:r w:rsidRPr="65FE802B" w:rsidR="66B2735F">
        <w:rPr>
          <w:rFonts w:ascii="Times New Roman" w:hAnsi="Times New Roman" w:eastAsia="Times New Roman" w:cs="Times New Roman"/>
          <w:color w:val="000000" w:themeColor="text1" w:themeTint="FF" w:themeShade="FF"/>
          <w:sz w:val="24"/>
          <w:szCs w:val="24"/>
        </w:rPr>
        <w:t xml:space="preserve">For the Census Bureau to gain a comprehensive understanding of state data needs and ensure data equity across all states, an </w:t>
      </w:r>
      <w:r w:rsidRPr="65FE802B" w:rsidR="66B2735F">
        <w:rPr>
          <w:rFonts w:ascii="Times New Roman" w:hAnsi="Times New Roman" w:eastAsia="Times New Roman" w:cs="Times New Roman"/>
          <w:color w:val="000000" w:themeColor="text1" w:themeTint="FF" w:themeShade="FF"/>
          <w:sz w:val="24"/>
          <w:szCs w:val="24"/>
        </w:rPr>
        <w:t>additional</w:t>
      </w:r>
      <w:r w:rsidRPr="65FE802B" w:rsidR="66B2735F">
        <w:rPr>
          <w:rFonts w:ascii="Times New Roman" w:hAnsi="Times New Roman" w:eastAsia="Times New Roman" w:cs="Times New Roman"/>
          <w:color w:val="000000" w:themeColor="text1" w:themeTint="FF" w:themeShade="FF"/>
          <w:sz w:val="24"/>
          <w:szCs w:val="24"/>
        </w:rPr>
        <w:t xml:space="preserve"> recommendation is to conduct an in-depth survey of SDCs. SDCs, being closely aligned with the specific requirements of their respective states, can </w:t>
      </w:r>
      <w:r w:rsidRPr="65FE802B" w:rsidR="66B2735F">
        <w:rPr>
          <w:rFonts w:ascii="Times New Roman" w:hAnsi="Times New Roman" w:eastAsia="Times New Roman" w:cs="Times New Roman"/>
          <w:color w:val="000000" w:themeColor="text1" w:themeTint="FF" w:themeShade="FF"/>
          <w:sz w:val="24"/>
          <w:szCs w:val="24"/>
        </w:rPr>
        <w:t>provide</w:t>
      </w:r>
      <w:r w:rsidRPr="65FE802B" w:rsidR="66B2735F">
        <w:rPr>
          <w:rFonts w:ascii="Times New Roman" w:hAnsi="Times New Roman" w:eastAsia="Times New Roman" w:cs="Times New Roman"/>
          <w:color w:val="000000" w:themeColor="text1" w:themeTint="FF" w:themeShade="FF"/>
          <w:sz w:val="24"/>
          <w:szCs w:val="24"/>
        </w:rPr>
        <w:t xml:space="preserve"> valuable insights into </w:t>
      </w:r>
      <w:r w:rsidRPr="65FE802B" w:rsidR="66B2735F">
        <w:rPr>
          <w:rFonts w:ascii="Times New Roman" w:hAnsi="Times New Roman" w:eastAsia="Times New Roman" w:cs="Times New Roman"/>
          <w:color w:val="000000" w:themeColor="text1" w:themeTint="FF" w:themeShade="FF"/>
          <w:sz w:val="24"/>
          <w:szCs w:val="24"/>
        </w:rPr>
        <w:t>t</w:t>
      </w:r>
      <w:r w:rsidRPr="65FE802B" w:rsidR="4DC70A7C">
        <w:rPr>
          <w:rFonts w:ascii="Times New Roman" w:hAnsi="Times New Roman" w:eastAsia="Times New Roman" w:cs="Times New Roman"/>
          <w:color w:val="000000" w:themeColor="text1" w:themeTint="FF" w:themeShade="FF"/>
          <w:sz w:val="24"/>
          <w:szCs w:val="24"/>
        </w:rPr>
        <w:t>heir</w:t>
      </w:r>
      <w:r w:rsidRPr="65FE802B" w:rsidR="66B2735F">
        <w:rPr>
          <w:rFonts w:ascii="Times New Roman" w:hAnsi="Times New Roman" w:eastAsia="Times New Roman" w:cs="Times New Roman"/>
          <w:color w:val="000000" w:themeColor="text1" w:themeTint="FF" w:themeShade="FF"/>
          <w:sz w:val="24"/>
          <w:szCs w:val="24"/>
        </w:rPr>
        <w:t xml:space="preserve"> data</w:t>
      </w:r>
      <w:r w:rsidRPr="65FE802B" w:rsidR="66B2735F">
        <w:rPr>
          <w:rFonts w:ascii="Times New Roman" w:hAnsi="Times New Roman" w:eastAsia="Times New Roman" w:cs="Times New Roman"/>
          <w:color w:val="000000" w:themeColor="text1" w:themeTint="FF" w:themeShade="FF"/>
          <w:sz w:val="24"/>
          <w:szCs w:val="24"/>
        </w:rPr>
        <w:t xml:space="preserve"> needs, making them ideal respondents for such a survey.</w:t>
      </w:r>
    </w:p>
    <w:p w:rsidR="000C226C" w:rsidP="5BAB7160" w:rsidRDefault="000C226C" w14:paraId="6525A658" w14:textId="7FD56D27">
      <w:pPr>
        <w:spacing w:after="0"/>
        <w:rPr>
          <w:rFonts w:ascii="Times New Roman" w:hAnsi="Times New Roman" w:eastAsia="Times New Roman" w:cs="Times New Roman"/>
          <w:color w:val="000000" w:themeColor="text1"/>
          <w:sz w:val="24"/>
          <w:szCs w:val="24"/>
        </w:rPr>
      </w:pPr>
    </w:p>
    <w:p w:rsidR="000C226C" w:rsidP="691B0DF8" w:rsidRDefault="44E78BE5" w14:paraId="0D0F2512" w14:textId="7406A53C">
      <w:pPr>
        <w:spacing w:after="0"/>
        <w:rPr>
          <w:rFonts w:ascii="Times New Roman" w:hAnsi="Times New Roman" w:eastAsia="Times New Roman" w:cs="Times New Roman"/>
          <w:color w:val="000000" w:themeColor="text1"/>
          <w:sz w:val="24"/>
          <w:szCs w:val="24"/>
        </w:rPr>
      </w:pPr>
      <w:r w:rsidRPr="65FE802B" w:rsidR="66B2735F">
        <w:rPr>
          <w:rFonts w:ascii="Times New Roman" w:hAnsi="Times New Roman" w:eastAsia="Times New Roman" w:cs="Times New Roman"/>
          <w:color w:val="000000" w:themeColor="text1" w:themeTint="FF" w:themeShade="FF"/>
          <w:sz w:val="24"/>
          <w:szCs w:val="24"/>
        </w:rPr>
        <w:t xml:space="preserve">The 2020 Census </w:t>
      </w:r>
      <w:del w:author="Shipp, Stephanie S (sss5sc)" w:date="2023-12-26T20:30:00Z" w:id="491815628">
        <w:r w:rsidRPr="65FE802B" w:rsidDel="66B2735F">
          <w:rPr>
            <w:rFonts w:ascii="Times New Roman" w:hAnsi="Times New Roman" w:eastAsia="Times New Roman" w:cs="Times New Roman"/>
            <w:color w:val="000000" w:themeColor="text1" w:themeTint="FF" w:themeShade="FF"/>
            <w:sz w:val="24"/>
            <w:szCs w:val="24"/>
          </w:rPr>
          <w:delText>has revealed</w:delText>
        </w:r>
      </w:del>
      <w:ins w:author="Shipp, Stephanie S (sss5sc)" w:date="2023-12-26T20:30:00Z" w:id="1554071747">
        <w:r w:rsidRPr="65FE802B" w:rsidR="64EC554C">
          <w:rPr>
            <w:rFonts w:ascii="Times New Roman" w:hAnsi="Times New Roman" w:eastAsia="Times New Roman" w:cs="Times New Roman"/>
            <w:color w:val="000000" w:themeColor="text1" w:themeTint="FF" w:themeShade="FF"/>
            <w:sz w:val="24"/>
            <w:szCs w:val="24"/>
          </w:rPr>
          <w:t>showed</w:t>
        </w:r>
      </w:ins>
      <w:r w:rsidRPr="65FE802B" w:rsidR="66B2735F">
        <w:rPr>
          <w:rFonts w:ascii="Times New Roman" w:hAnsi="Times New Roman" w:eastAsia="Times New Roman" w:cs="Times New Roman"/>
          <w:color w:val="000000" w:themeColor="text1" w:themeTint="FF" w:themeShade="FF"/>
          <w:sz w:val="24"/>
          <w:szCs w:val="24"/>
        </w:rPr>
        <w:t xml:space="preserve"> </w:t>
      </w:r>
      <w:r w:rsidRPr="65FE802B" w:rsidR="69F0D5AF">
        <w:rPr>
          <w:rFonts w:ascii="Times New Roman" w:hAnsi="Times New Roman" w:eastAsia="Times New Roman" w:cs="Times New Roman"/>
          <w:color w:val="000000" w:themeColor="text1" w:themeTint="FF" w:themeShade="FF"/>
          <w:sz w:val="24"/>
          <w:szCs w:val="24"/>
        </w:rPr>
        <w:t xml:space="preserve">increased </w:t>
      </w:r>
      <w:r w:rsidRPr="65FE802B" w:rsidR="66B2735F">
        <w:rPr>
          <w:rFonts w:ascii="Times New Roman" w:hAnsi="Times New Roman" w:eastAsia="Times New Roman" w:cs="Times New Roman"/>
          <w:color w:val="000000" w:themeColor="text1" w:themeTint="FF" w:themeShade="FF"/>
          <w:sz w:val="24"/>
          <w:szCs w:val="24"/>
        </w:rPr>
        <w:t xml:space="preserve">racial and ethnic diversity within the U.S. population compared to the </w:t>
      </w:r>
      <w:r w:rsidRPr="65FE802B" w:rsidR="66B2735F">
        <w:rPr>
          <w:rFonts w:ascii="Times New Roman" w:hAnsi="Times New Roman" w:eastAsia="Times New Roman" w:cs="Times New Roman"/>
          <w:color w:val="000000" w:themeColor="text1" w:themeTint="FF" w:themeShade="FF"/>
          <w:sz w:val="24"/>
          <w:szCs w:val="24"/>
        </w:rPr>
        <w:t>previous</w:t>
      </w:r>
      <w:r w:rsidRPr="65FE802B" w:rsidR="66B2735F">
        <w:rPr>
          <w:rFonts w:ascii="Times New Roman" w:hAnsi="Times New Roman" w:eastAsia="Times New Roman" w:cs="Times New Roman"/>
          <w:color w:val="000000" w:themeColor="text1" w:themeTint="FF" w:themeShade="FF"/>
          <w:sz w:val="24"/>
          <w:szCs w:val="24"/>
        </w:rPr>
        <w:t xml:space="preserve"> decade (</w:t>
      </w:r>
      <w:r w:rsidRPr="65FE802B" w:rsidR="66B2735F">
        <w:rPr>
          <w:rFonts w:ascii="Times New Roman" w:hAnsi="Times New Roman" w:eastAsia="Times New Roman" w:cs="Times New Roman"/>
          <w:color w:val="000000" w:themeColor="text1" w:themeTint="FF" w:themeShade="FF"/>
          <w:sz w:val="24"/>
          <w:szCs w:val="24"/>
          <w:highlight w:val="yellow"/>
          <w:rPrChange w:author="Shipp, Stephanie S (sss5sc)" w:date="2023-12-26T20:30:00Z" w:id="1410190721">
            <w:rPr>
              <w:rFonts w:ascii="Times New Roman" w:hAnsi="Times New Roman" w:eastAsia="Times New Roman" w:cs="Times New Roman"/>
              <w:color w:val="000000" w:themeColor="text1" w:themeTint="FF" w:themeShade="FF"/>
              <w:sz w:val="24"/>
              <w:szCs w:val="24"/>
            </w:rPr>
          </w:rPrChange>
        </w:rPr>
        <w:t>refer to Census Reference).</w:t>
      </w:r>
      <w:r w:rsidRPr="65FE802B" w:rsidR="66B2735F">
        <w:rPr>
          <w:rFonts w:ascii="Times New Roman" w:hAnsi="Times New Roman" w:eastAsia="Times New Roman" w:cs="Times New Roman"/>
          <w:color w:val="000000" w:themeColor="text1" w:themeTint="FF" w:themeShade="FF"/>
          <w:sz w:val="24"/>
          <w:szCs w:val="24"/>
        </w:rPr>
        <w:t xml:space="preserve"> </w:t>
      </w:r>
      <w:r w:rsidRPr="65FE802B" w:rsidR="66B2735F">
        <w:rPr>
          <w:rFonts w:ascii="Times New Roman" w:hAnsi="Times New Roman" w:eastAsia="Times New Roman" w:cs="Times New Roman"/>
          <w:color w:val="000000" w:themeColor="text1" w:themeTint="FF" w:themeShade="FF"/>
          <w:sz w:val="24"/>
          <w:szCs w:val="24"/>
        </w:rPr>
        <w:t>In light of</w:t>
      </w:r>
      <w:r w:rsidRPr="65FE802B" w:rsidR="66B2735F">
        <w:rPr>
          <w:rFonts w:ascii="Times New Roman" w:hAnsi="Times New Roman" w:eastAsia="Times New Roman" w:cs="Times New Roman"/>
          <w:color w:val="000000" w:themeColor="text1" w:themeTint="FF" w:themeShade="FF"/>
          <w:sz w:val="24"/>
          <w:szCs w:val="24"/>
        </w:rPr>
        <w:t xml:space="preserve"> this, we recommend that the Census Bureau </w:t>
      </w:r>
      <w:commentRangeStart w:id="281"/>
      <w:del w:author="Shipp, Stephanie S (sss5sc)" w:date="2023-12-26T20:31:00Z" w:id="946402640">
        <w:r w:rsidRPr="65FE802B" w:rsidDel="66B2735F">
          <w:rPr>
            <w:rFonts w:ascii="Times New Roman" w:hAnsi="Times New Roman" w:eastAsia="Times New Roman" w:cs="Times New Roman"/>
            <w:color w:val="000000" w:themeColor="text1" w:themeTint="FF" w:themeShade="FF"/>
            <w:sz w:val="24"/>
            <w:szCs w:val="24"/>
          </w:rPr>
          <w:delText>takes proactive measures to prompt</w:delText>
        </w:r>
      </w:del>
      <w:ins w:author="Shipp, Stephanie S (sss5sc)" w:date="2023-12-26T20:31:00Z" w:id="1202882305">
        <w:r w:rsidRPr="65FE802B" w:rsidR="7DC3C1E1">
          <w:rPr>
            <w:rFonts w:ascii="Times New Roman" w:hAnsi="Times New Roman" w:eastAsia="Times New Roman" w:cs="Times New Roman"/>
            <w:color w:val="000000" w:themeColor="text1" w:themeTint="FF" w:themeShade="FF"/>
            <w:sz w:val="24"/>
            <w:szCs w:val="24"/>
          </w:rPr>
          <w:t xml:space="preserve">encourage </w:t>
        </w:r>
      </w:ins>
      <w:commentRangeEnd w:id="281"/>
      <w:r>
        <w:rPr>
          <w:rStyle w:val="CommentReference"/>
        </w:rPr>
        <w:commentReference w:id="281"/>
      </w:r>
      <w:ins w:author="Shipp, Stephanie S (sss5sc)" w:date="2023-12-26T20:31:00Z" w:id="1336454204">
        <w:r w:rsidRPr="65FE802B" w:rsidR="7DC3C1E1">
          <w:rPr>
            <w:rFonts w:ascii="Times New Roman" w:hAnsi="Times New Roman" w:eastAsia="Times New Roman" w:cs="Times New Roman"/>
            <w:color w:val="000000" w:themeColor="text1" w:themeTint="FF" w:themeShade="FF"/>
            <w:sz w:val="24"/>
            <w:szCs w:val="24"/>
          </w:rPr>
          <w:t>the</w:t>
        </w:r>
      </w:ins>
      <w:r w:rsidRPr="65FE802B" w:rsidR="66B2735F">
        <w:rPr>
          <w:rFonts w:ascii="Times New Roman" w:hAnsi="Times New Roman" w:eastAsia="Times New Roman" w:cs="Times New Roman"/>
          <w:color w:val="000000" w:themeColor="text1" w:themeTint="FF" w:themeShade="FF"/>
          <w:sz w:val="24"/>
          <w:szCs w:val="24"/>
        </w:rPr>
        <w:t xml:space="preserve"> State Data Centers (SDCs) to enhance the accessibility and widespread reporting of diversity information concerning statewide race and ethnicity distribution. Recognizing the existing challenges in finding such data easily, the Bureau should also advocate for adherence to the Office of Management and Budget (OMB) standards related to race and ethnicity categories in data reporting by its SDC partners.</w:t>
      </w:r>
    </w:p>
    <w:p w:rsidR="0094699E" w:rsidP="5BAB7160" w:rsidRDefault="0094699E" w14:paraId="44BD2173" w14:textId="77777777">
      <w:pPr>
        <w:spacing w:after="0"/>
        <w:rPr>
          <w:rFonts w:ascii="Times New Roman" w:hAnsi="Times New Roman" w:eastAsia="Times New Roman" w:cs="Times New Roman"/>
          <w:color w:val="000000" w:themeColor="text1"/>
          <w:sz w:val="24"/>
          <w:szCs w:val="24"/>
        </w:rPr>
      </w:pPr>
    </w:p>
    <w:p w:rsidRPr="0094699E" w:rsidR="0094699E" w:rsidP="1FAFF665" w:rsidRDefault="0094699E" w14:paraId="24C42C4E" w14:textId="2A4714DC">
      <w:pPr>
        <w:spacing w:after="0"/>
        <w:rPr>
          <w:rFonts w:ascii="Times New Roman" w:hAnsi="Times New Roman" w:cs="Times New Roman"/>
          <w:sz w:val="24"/>
          <w:szCs w:val="24"/>
        </w:rPr>
      </w:pPr>
      <w:commentRangeStart w:id="285"/>
      <w:r w:rsidRPr="0094699E">
        <w:rPr>
          <w:rStyle w:val="normaltextrun"/>
          <w:rFonts w:ascii="Times New Roman" w:hAnsi="Times New Roman" w:cs="Times New Roman"/>
          <w:color w:val="000000"/>
          <w:sz w:val="24"/>
          <w:szCs w:val="24"/>
          <w:shd w:val="clear" w:color="auto" w:fill="FFFFFF"/>
        </w:rPr>
        <w:t>In conclusion</w:t>
      </w:r>
      <w:commentRangeEnd w:id="285"/>
      <w:r w:rsidR="000F226B">
        <w:rPr>
          <w:rStyle w:val="CommentReference"/>
        </w:rPr>
        <w:commentReference w:id="285"/>
      </w:r>
      <w:r w:rsidRPr="0094699E">
        <w:rPr>
          <w:rStyle w:val="normaltextrun"/>
          <w:rFonts w:ascii="Times New Roman" w:hAnsi="Times New Roman" w:cs="Times New Roman"/>
          <w:color w:val="000000"/>
          <w:sz w:val="24"/>
          <w:szCs w:val="24"/>
          <w:shd w:val="clear" w:color="auto" w:fill="FFFFFF"/>
        </w:rPr>
        <w:t xml:space="preserve">, the examination of State Data Centers (SDCs) has revealed both positive practices and challenges within their operations. </w:t>
      </w:r>
      <w:r w:rsidRPr="0094699E" w:rsidR="641696A2">
        <w:rPr>
          <w:rStyle w:val="normaltextrun"/>
          <w:rFonts w:ascii="Times New Roman" w:hAnsi="Times New Roman" w:cs="Times New Roman"/>
          <w:color w:val="000000"/>
          <w:sz w:val="24"/>
          <w:szCs w:val="24"/>
          <w:shd w:val="clear" w:color="auto" w:fill="FFFFFF"/>
        </w:rPr>
        <w:t xml:space="preserve">This report's objective is to </w:t>
      </w:r>
      <w:r w:rsidRPr="1FAFF665" w:rsidR="641696A2">
        <w:rPr>
          <w:rStyle w:val="normaltextrun"/>
          <w:rFonts w:ascii="Times New Roman" w:hAnsi="Times New Roman" w:cs="Times New Roman"/>
          <w:color w:val="000000" w:themeColor="text1"/>
          <w:sz w:val="24"/>
          <w:szCs w:val="24"/>
        </w:rPr>
        <w:t>support</w:t>
      </w:r>
      <w:r w:rsidRPr="0094699E" w:rsidR="641696A2">
        <w:rPr>
          <w:rStyle w:val="normaltextrun"/>
          <w:rFonts w:ascii="Times New Roman" w:hAnsi="Times New Roman" w:cs="Times New Roman"/>
          <w:color w:val="000000"/>
          <w:sz w:val="24"/>
          <w:szCs w:val="24"/>
          <w:shd w:val="clear" w:color="auto" w:fill="FFFFFF"/>
        </w:rPr>
        <w:t xml:space="preserve"> the Census Bureau in establishing the CDE by examining the data utilization practices of State Data Centers (SDCs) and their affiliates.</w:t>
      </w:r>
      <w:r w:rsidRPr="0094699E">
        <w:rPr>
          <w:rStyle w:val="normaltextrun"/>
          <w:rFonts w:ascii="Times New Roman" w:hAnsi="Times New Roman" w:cs="Times New Roman"/>
          <w:color w:val="000000"/>
          <w:sz w:val="24"/>
          <w:szCs w:val="24"/>
          <w:shd w:val="clear" w:color="auto" w:fill="FFFFFF"/>
        </w:rPr>
        <w:t xml:space="preserve"> By identifying the data sources, tools, and statistical products employed by the SDC network, this initiative aims to inform the development of tools that better address state</w:t>
      </w:r>
      <w:ins w:author="Shipp, Stephanie S (sss5sc)" w:date="2023-12-26T20:34:00Z" w:id="286">
        <w:r w:rsidRPr="0094699E" w:rsidR="35CC3289">
          <w:rPr>
            <w:rStyle w:val="normaltextrun"/>
            <w:rFonts w:ascii="Times New Roman" w:hAnsi="Times New Roman" w:cs="Times New Roman"/>
            <w:color w:val="000000"/>
            <w:sz w:val="24"/>
            <w:szCs w:val="24"/>
            <w:shd w:val="clear" w:color="auto" w:fill="FFFFFF"/>
          </w:rPr>
          <w:t xml:space="preserve"> and local</w:t>
        </w:r>
      </w:ins>
      <w:r w:rsidRPr="0094699E">
        <w:rPr>
          <w:rStyle w:val="normaltextrun"/>
          <w:rFonts w:ascii="Times New Roman" w:hAnsi="Times New Roman" w:cs="Times New Roman"/>
          <w:color w:val="000000"/>
          <w:sz w:val="24"/>
          <w:szCs w:val="24"/>
          <w:shd w:val="clear" w:color="auto" w:fill="FFFFFF"/>
        </w:rPr>
        <w:t xml:space="preserve"> government data needs, fostering improved data access.</w:t>
      </w:r>
      <w:r w:rsidRPr="0094699E">
        <w:rPr>
          <w:rStyle w:val="eop"/>
          <w:rFonts w:ascii="Times New Roman" w:hAnsi="Times New Roman" w:cs="Times New Roman"/>
          <w:color w:val="000000"/>
          <w:sz w:val="24"/>
          <w:szCs w:val="24"/>
          <w:shd w:val="clear" w:color="auto" w:fill="FFFFFF"/>
        </w:rPr>
        <w:t> </w:t>
      </w:r>
    </w:p>
    <w:p w:rsidR="000C226C" w:rsidP="5BAB7160" w:rsidRDefault="000C226C" w14:paraId="62A7890C" w14:textId="6130E96E">
      <w:pPr>
        <w:spacing w:after="0"/>
        <w:rPr>
          <w:rFonts w:ascii="Times New Roman" w:hAnsi="Times New Roman" w:eastAsia="Times New Roman" w:cs="Times New Roman"/>
          <w:color w:val="000000" w:themeColor="text1"/>
          <w:sz w:val="24"/>
          <w:szCs w:val="24"/>
        </w:rPr>
      </w:pPr>
    </w:p>
    <w:p w:rsidR="00855A93" w:rsidRDefault="00855A93" w14:paraId="6D50E740" w14:textId="365649D2">
      <w:pP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br w:type="page"/>
      </w:r>
    </w:p>
    <w:p w:rsidR="008F1740" w:rsidP="5BAB7160" w:rsidRDefault="008F1740" w14:paraId="356B4AC9" w14:textId="77777777">
      <w:pPr>
        <w:spacing w:after="0"/>
        <w:rPr>
          <w:rFonts w:ascii="Times New Roman" w:hAnsi="Times New Roman" w:eastAsia="Times New Roman" w:cs="Times New Roman"/>
          <w:b/>
          <w:bCs/>
          <w:color w:val="000000" w:themeColor="text1"/>
          <w:sz w:val="24"/>
          <w:szCs w:val="24"/>
        </w:rPr>
      </w:pPr>
    </w:p>
    <w:p w:rsidR="000C226C" w:rsidP="00EE2648" w:rsidRDefault="6D136CCB" w14:paraId="75FED2FB" w14:textId="3F1BE442">
      <w:pPr>
        <w:pStyle w:val="Heading2"/>
        <w:rPr>
          <w:ins w:author="Shipp, Stephanie S (sss5sc)" w:date="2023-12-29T09:28:44.682Z" w:id="70227359"/>
          <w:rFonts w:eastAsia="Times New Roman"/>
        </w:rPr>
      </w:pPr>
      <w:bookmarkStart w:name="_Toc916496251" w:id="1188353312"/>
      <w:r w:rsidRPr="65FE802B" w:rsidR="57424644">
        <w:rPr>
          <w:rFonts w:eastAsia="Times New Roman"/>
        </w:rPr>
        <w:t>Appendix</w:t>
      </w:r>
      <w:ins w:author="Shipp, Stephanie S (sss5sc)" w:date="2023-12-29T09:28:57.196Z" w:id="491701156">
        <w:r w:rsidRPr="65FE802B" w:rsidR="393967EC">
          <w:rPr>
            <w:rFonts w:eastAsia="Times New Roman"/>
          </w:rPr>
          <w:t xml:space="preserve"> 1</w:t>
        </w:r>
      </w:ins>
      <w:bookmarkEnd w:id="1188353312"/>
    </w:p>
    <w:p w:rsidR="24D660B6" w:rsidP="65FE802B" w:rsidRDefault="24D660B6" w14:paraId="35FC0CC0" w14:textId="6E625F86">
      <w:pPr>
        <w:pStyle w:val="Normal"/>
        <w:rPr>
          <w:highlight w:val="yellow"/>
          <w:rPrChange w:author="Shipp, Stephanie S (sss5sc)" w:date="2023-12-29T09:29:37.144Z" w:id="1434745781">
            <w:rPr>
              <w:rFonts w:eastAsia="Times New Roman"/>
            </w:rPr>
          </w:rPrChange>
        </w:rPr>
        <w:pPrChange w:author="Shipp, Stephanie S (sss5sc)" w:date="2023-12-29T09:28:44.684Z">
          <w:pPr>
            <w:pStyle w:val="Heading2"/>
          </w:pPr>
        </w:pPrChange>
      </w:pPr>
      <w:ins w:author="Shipp, Stephanie S (sss5sc)" w:date="2023-12-29T09:28:50.501Z" w:id="1034871257">
        <w:r w:rsidRPr="65FE802B" w:rsidR="24D660B6">
          <w:rPr>
            <w:highlight w:val="yellow"/>
            <w:rPrChange w:author="Shipp, Stephanie S (sss5sc)" w:date="2023-12-29T09:29:37.143Z" w:id="1518974363"/>
          </w:rPr>
          <w:t xml:space="preserve">Will you be filling in this </w:t>
        </w:r>
      </w:ins>
      <w:ins w:author="Shipp, Stephanie S (sss5sc)" w:date="2023-12-29T09:29:31.241Z" w:id="1522849212">
        <w:r w:rsidRPr="65FE802B" w:rsidR="3EAAB610">
          <w:rPr>
            <w:highlight w:val="yellow"/>
            <w:rPrChange w:author="Shipp, Stephanie S (sss5sc)" w:date="2023-12-29T09:29:37.143Z" w:id="1558577292"/>
          </w:rPr>
          <w:t>information in?</w:t>
        </w:r>
      </w:ins>
    </w:p>
    <w:p w:rsidR="000C226C" w:rsidP="65FE802B" w:rsidRDefault="6D136CCB" w14:paraId="2E950C50" w14:textId="18662F7B">
      <w:pPr>
        <w:pStyle w:val="ListParagraph"/>
        <w:widowControl w:val="0"/>
        <w:numPr>
          <w:ilvl w:val="0"/>
          <w:numId w:val="4"/>
        </w:numPr>
        <w:tabs>
          <w:tab w:val="num" w:pos="720"/>
        </w:tabs>
        <w:spacing w:after="0"/>
        <w:rPr>
          <w:rFonts w:ascii="Times New Roman" w:hAnsi="Times New Roman" w:eastAsia="Times New Roman" w:cs="Times New Roman"/>
          <w:color w:val="000000" w:themeColor="text1"/>
          <w:sz w:val="24"/>
          <w:szCs w:val="24"/>
          <w:highlight w:val="yellow"/>
          <w:rPrChange w:author="Shipp, Stephanie S (sss5sc)" w:date="2023-12-29T09:28:42.146Z" w:id="774402704">
            <w:rPr>
              <w:rFonts w:ascii="Times New Roman" w:hAnsi="Times New Roman" w:eastAsia="Times New Roman" w:cs="Times New Roman"/>
              <w:color w:val="000000" w:themeColor="text1" w:themeTint="FF" w:themeShade="FF"/>
              <w:sz w:val="24"/>
              <w:szCs w:val="24"/>
            </w:rPr>
          </w:rPrChange>
        </w:rPr>
      </w:pPr>
      <w:bookmarkStart w:name="_Toc699997876" w:id="1150358104"/>
      <w:r w:rsidRPr="65FE802B" w:rsidR="57424644">
        <w:rPr>
          <w:rFonts w:ascii="Times New Roman" w:hAnsi="Times New Roman" w:eastAsia="Times New Roman" w:cs="Times New Roman"/>
          <w:color w:val="000000" w:themeColor="text1" w:themeTint="FF" w:themeShade="FF"/>
          <w:sz w:val="24"/>
          <w:szCs w:val="24"/>
          <w:highlight w:val="yellow"/>
          <w:rPrChange w:author="Shipp, Stephanie S (sss5sc)" w:date="2023-12-29T09:29:37.144Z" w:id="1536349080">
            <w:rPr>
              <w:rFonts w:ascii="Times New Roman" w:hAnsi="Times New Roman" w:eastAsia="Times New Roman" w:cs="Times New Roman"/>
              <w:color w:val="000000" w:themeColor="text1" w:themeTint="FF" w:themeShade="FF"/>
              <w:sz w:val="24"/>
              <w:szCs w:val="24"/>
            </w:rPr>
          </w:rPrChange>
        </w:rPr>
        <w:t>Description of SDC Inventory</w:t>
      </w:r>
      <w:bookmarkEnd w:id="1150358104"/>
    </w:p>
    <w:p w:rsidR="000C226C" w:rsidP="65FE802B" w:rsidRDefault="6D136CCB" w14:paraId="784191D2" w14:textId="4726D19D">
      <w:pPr>
        <w:pStyle w:val="ListParagraph"/>
        <w:widowControl w:val="0"/>
        <w:numPr>
          <w:ilvl w:val="0"/>
          <w:numId w:val="4"/>
        </w:numPr>
        <w:tabs>
          <w:tab w:val="num" w:pos="720"/>
        </w:tabs>
        <w:spacing w:after="0"/>
        <w:rPr>
          <w:rFonts w:ascii="Times New Roman" w:hAnsi="Times New Roman" w:eastAsia="Times New Roman" w:cs="Times New Roman"/>
          <w:color w:val="000000" w:themeColor="text1"/>
          <w:sz w:val="24"/>
          <w:szCs w:val="24"/>
          <w:highlight w:val="yellow"/>
          <w:rPrChange w:author="Shipp, Stephanie S (sss5sc)" w:date="2023-12-29T09:28:42.147Z" w:id="1275923278">
            <w:rPr>
              <w:rFonts w:ascii="Times New Roman" w:hAnsi="Times New Roman" w:eastAsia="Times New Roman" w:cs="Times New Roman"/>
              <w:color w:val="000000" w:themeColor="text1" w:themeTint="FF" w:themeShade="FF"/>
              <w:sz w:val="24"/>
              <w:szCs w:val="24"/>
            </w:rPr>
          </w:rPrChange>
        </w:rPr>
      </w:pPr>
      <w:bookmarkStart w:name="_Toc242033351" w:id="1669291091"/>
      <w:r w:rsidRPr="65FE802B" w:rsidR="57424644">
        <w:rPr>
          <w:rFonts w:ascii="Times New Roman" w:hAnsi="Times New Roman" w:eastAsia="Times New Roman" w:cs="Times New Roman"/>
          <w:color w:val="000000" w:themeColor="text1" w:themeTint="FF" w:themeShade="FF"/>
          <w:sz w:val="24"/>
          <w:szCs w:val="24"/>
          <w:highlight w:val="yellow"/>
          <w:rPrChange w:author="Shipp, Stephanie S (sss5sc)" w:date="2023-12-29T09:29:37.145Z" w:id="1625083253">
            <w:rPr>
              <w:rFonts w:ascii="Times New Roman" w:hAnsi="Times New Roman" w:eastAsia="Times New Roman" w:cs="Times New Roman"/>
              <w:color w:val="000000" w:themeColor="text1" w:themeTint="FF" w:themeShade="FF"/>
              <w:sz w:val="24"/>
              <w:szCs w:val="24"/>
            </w:rPr>
          </w:rPrChange>
        </w:rPr>
        <w:t>Inventory of SDCs</w:t>
      </w:r>
      <w:bookmarkEnd w:id="1669291091"/>
    </w:p>
    <w:p w:rsidR="000C226C" w:rsidP="65FE802B" w:rsidRDefault="6D136CCB" w14:paraId="686BB2B3" w14:textId="2EA2DB2A">
      <w:pPr>
        <w:pStyle w:val="ListParagraph"/>
        <w:widowControl w:val="0"/>
        <w:numPr>
          <w:ilvl w:val="0"/>
          <w:numId w:val="4"/>
        </w:numPr>
        <w:tabs>
          <w:tab w:val="num" w:pos="720"/>
        </w:tabs>
        <w:spacing w:after="0"/>
        <w:rPr>
          <w:rFonts w:ascii="Times New Roman" w:hAnsi="Times New Roman" w:eastAsia="Times New Roman" w:cs="Times New Roman"/>
          <w:color w:val="000000" w:themeColor="text1"/>
          <w:sz w:val="24"/>
          <w:szCs w:val="24"/>
          <w:highlight w:val="yellow"/>
          <w:rPrChange w:author="Shipp, Stephanie S (sss5sc)" w:date="2023-12-29T09:28:42.149Z" w:id="721944372">
            <w:rPr>
              <w:rFonts w:ascii="Times New Roman" w:hAnsi="Times New Roman" w:eastAsia="Times New Roman" w:cs="Times New Roman"/>
              <w:color w:val="000000" w:themeColor="text1" w:themeTint="FF" w:themeShade="FF"/>
              <w:sz w:val="24"/>
              <w:szCs w:val="24"/>
            </w:rPr>
          </w:rPrChange>
        </w:rPr>
      </w:pPr>
      <w:bookmarkStart w:name="_Toc686633868" w:id="439138468"/>
      <w:r w:rsidRPr="65FE802B" w:rsidR="57424644">
        <w:rPr>
          <w:rFonts w:ascii="Times New Roman" w:hAnsi="Times New Roman" w:eastAsia="Times New Roman" w:cs="Times New Roman"/>
          <w:color w:val="000000" w:themeColor="text1" w:themeTint="FF" w:themeShade="FF"/>
          <w:sz w:val="24"/>
          <w:szCs w:val="24"/>
          <w:highlight w:val="yellow"/>
          <w:rPrChange w:author="Shipp, Stephanie S (sss5sc)" w:date="2023-12-29T09:29:37.145Z" w:id="1627687311">
            <w:rPr>
              <w:rFonts w:ascii="Times New Roman" w:hAnsi="Times New Roman" w:eastAsia="Times New Roman" w:cs="Times New Roman"/>
              <w:color w:val="000000" w:themeColor="text1" w:themeTint="FF" w:themeShade="FF"/>
              <w:sz w:val="24"/>
              <w:szCs w:val="24"/>
            </w:rPr>
          </w:rPrChange>
        </w:rPr>
        <w:t xml:space="preserve">List of SDCs and </w:t>
      </w:r>
      <w:r w:rsidRPr="65FE802B" w:rsidR="57424644">
        <w:rPr>
          <w:rFonts w:ascii="Times New Roman" w:hAnsi="Times New Roman" w:eastAsia="Times New Roman" w:cs="Times New Roman"/>
          <w:color w:val="000000" w:themeColor="text1" w:themeTint="FF" w:themeShade="FF"/>
          <w:sz w:val="24"/>
          <w:szCs w:val="24"/>
          <w:highlight w:val="yellow"/>
          <w:rPrChange w:author="Shipp, Stephanie S (sss5sc)" w:date="2023-12-29T09:29:37.145Z" w:id="1192740988">
            <w:rPr>
              <w:rFonts w:ascii="Times New Roman" w:hAnsi="Times New Roman" w:eastAsia="Times New Roman" w:cs="Times New Roman"/>
              <w:color w:val="000000" w:themeColor="text1" w:themeTint="FF" w:themeShade="FF"/>
              <w:sz w:val="24"/>
              <w:szCs w:val="24"/>
            </w:rPr>
          </w:rPrChange>
        </w:rPr>
        <w:t>appropriate weblinks</w:t>
      </w:r>
      <w:bookmarkEnd w:id="439138468"/>
    </w:p>
    <w:p w:rsidR="000C226C" w:rsidP="5BAB7160" w:rsidRDefault="000C226C" w14:paraId="7FCDDCB5" w14:textId="20FB8825">
      <w:pPr>
        <w:spacing w:after="0"/>
        <w:rPr>
          <w:rFonts w:ascii="Times New Roman" w:hAnsi="Times New Roman" w:eastAsia="Times New Roman" w:cs="Times New Roman"/>
          <w:color w:val="000000" w:themeColor="text1"/>
          <w:sz w:val="24"/>
          <w:szCs w:val="24"/>
        </w:rPr>
      </w:pPr>
    </w:p>
    <w:p w:rsidR="000C226C" w:rsidP="5BAB7160" w:rsidRDefault="45045430" w14:paraId="0A83F1DE" w14:textId="12987155">
      <w:pPr>
        <w:widowControl w:val="0"/>
        <w:tabs>
          <w:tab w:val="num" w:pos="720"/>
        </w:tabs>
        <w:spacing w:after="0"/>
        <w:jc w:val="center"/>
        <w:rPr>
          <w:rFonts w:ascii="Times New Roman" w:hAnsi="Times New Roman" w:eastAsia="Times New Roman" w:cs="Times New Roman"/>
          <w:color w:val="000000" w:themeColor="text1"/>
          <w:sz w:val="24"/>
          <w:szCs w:val="24"/>
        </w:rPr>
      </w:pPr>
      <w:ins w:author="Shipp, Stephanie S (sss5sc)" w:date="2023-12-29T09:28:54.717Z" w:id="1935031991">
        <w:r w:rsidRPr="65FE802B" w:rsidR="5C3AC58B">
          <w:rPr>
            <w:rFonts w:ascii="Times New Roman" w:hAnsi="Times New Roman" w:eastAsia="Times New Roman" w:cs="Times New Roman"/>
            <w:color w:val="000000" w:themeColor="text1" w:themeTint="FF" w:themeShade="FF"/>
            <w:sz w:val="24"/>
            <w:szCs w:val="24"/>
          </w:rPr>
          <w:t xml:space="preserve">Appendix </w:t>
        </w:r>
      </w:ins>
      <w:r w:rsidRPr="65FE802B" w:rsidR="5EDE54DE">
        <w:rPr>
          <w:rFonts w:ascii="Times New Roman" w:hAnsi="Times New Roman" w:eastAsia="Times New Roman" w:cs="Times New Roman"/>
          <w:color w:val="000000" w:themeColor="text1" w:themeTint="FF" w:themeShade="FF"/>
          <w:sz w:val="24"/>
          <w:szCs w:val="24"/>
        </w:rPr>
        <w:t xml:space="preserve">Table </w:t>
      </w:r>
      <w:ins w:author="Shipp, Stephanie S (sss5sc)" w:date="2023-12-29T09:29:24.052Z" w:id="158598348">
        <w:r w:rsidRPr="65FE802B" w:rsidR="5FAE2630">
          <w:rPr>
            <w:rFonts w:ascii="Times New Roman" w:hAnsi="Times New Roman" w:eastAsia="Times New Roman" w:cs="Times New Roman"/>
            <w:color w:val="000000" w:themeColor="text1" w:themeTint="FF" w:themeShade="FF"/>
            <w:sz w:val="24"/>
            <w:szCs w:val="24"/>
          </w:rPr>
          <w:t>1</w:t>
        </w:r>
      </w:ins>
      <w:del w:author="Shipp, Stephanie S (sss5sc)" w:date="2023-12-29T09:29:23.593Z" w:id="1427501676">
        <w:r w:rsidRPr="65FE802B" w:rsidDel="5EDE54DE">
          <w:rPr>
            <w:rFonts w:ascii="Times New Roman" w:hAnsi="Times New Roman" w:eastAsia="Times New Roman" w:cs="Times New Roman"/>
            <w:color w:val="000000" w:themeColor="text1" w:themeTint="FF" w:themeShade="FF"/>
            <w:sz w:val="24"/>
            <w:szCs w:val="24"/>
          </w:rPr>
          <w:delText>#</w:delText>
        </w:r>
      </w:del>
      <w:r w:rsidRPr="65FE802B" w:rsidR="5EDE54DE">
        <w:rPr>
          <w:rFonts w:ascii="Times New Roman" w:hAnsi="Times New Roman" w:eastAsia="Times New Roman" w:cs="Times New Roman"/>
          <w:color w:val="000000" w:themeColor="text1" w:themeTint="FF" w:themeShade="FF"/>
          <w:sz w:val="24"/>
          <w:szCs w:val="24"/>
        </w:rPr>
        <w:t>: List of States</w:t>
      </w:r>
      <w:r w:rsidRPr="65FE802B" w:rsidR="43C15AED">
        <w:rPr>
          <w:rFonts w:ascii="Times New Roman" w:hAnsi="Times New Roman" w:eastAsia="Times New Roman" w:cs="Times New Roman"/>
          <w:color w:val="000000" w:themeColor="text1" w:themeTint="FF" w:themeShade="FF"/>
          <w:sz w:val="24"/>
          <w:szCs w:val="24"/>
        </w:rPr>
        <w:t xml:space="preserve">, District </w:t>
      </w:r>
      <w:r w:rsidRPr="65FE802B" w:rsidR="5EDE54DE">
        <w:rPr>
          <w:rFonts w:ascii="Times New Roman" w:hAnsi="Times New Roman" w:eastAsia="Times New Roman" w:cs="Times New Roman"/>
          <w:color w:val="000000" w:themeColor="text1" w:themeTint="FF" w:themeShade="FF"/>
          <w:sz w:val="24"/>
          <w:szCs w:val="24"/>
        </w:rPr>
        <w:t xml:space="preserve">and Territories Reviewed </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774"/>
        <w:gridCol w:w="1341"/>
        <w:gridCol w:w="3741"/>
        <w:gridCol w:w="2504"/>
      </w:tblGrid>
      <w:tr w:rsidR="5BAB7160" w:rsidTr="5BAB7160" w14:paraId="7626DBC0" w14:textId="77777777">
        <w:trPr>
          <w:trHeight w:val="300"/>
        </w:trPr>
        <w:tc>
          <w:tcPr>
            <w:tcW w:w="1774" w:type="dxa"/>
            <w:tcMar>
              <w:left w:w="105" w:type="dxa"/>
              <w:right w:w="105" w:type="dxa"/>
            </w:tcMar>
          </w:tcPr>
          <w:p w:rsidR="5BAB7160" w:rsidP="5BAB7160" w:rsidRDefault="5BAB7160" w14:paraId="36C2D804" w14:textId="7AD58A5A">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Categories</w:t>
            </w:r>
          </w:p>
        </w:tc>
        <w:tc>
          <w:tcPr>
            <w:tcW w:w="1341" w:type="dxa"/>
            <w:tcMar>
              <w:left w:w="105" w:type="dxa"/>
              <w:right w:w="105" w:type="dxa"/>
            </w:tcMar>
          </w:tcPr>
          <w:p w:rsidR="5BAB7160" w:rsidP="5BAB7160" w:rsidRDefault="5BAB7160" w14:paraId="3256DCB6" w14:textId="5CB80894">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Number of States and Territories</w:t>
            </w:r>
          </w:p>
        </w:tc>
        <w:tc>
          <w:tcPr>
            <w:tcW w:w="3741" w:type="dxa"/>
            <w:tcMar>
              <w:left w:w="105" w:type="dxa"/>
              <w:right w:w="105" w:type="dxa"/>
            </w:tcMar>
          </w:tcPr>
          <w:p w:rsidR="5BAB7160" w:rsidP="5BAB7160" w:rsidRDefault="5BAB7160" w14:paraId="08030646" w14:textId="3EAFF7FE">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State Name Abbreviation</w:t>
            </w:r>
          </w:p>
        </w:tc>
        <w:tc>
          <w:tcPr>
            <w:tcW w:w="2504" w:type="dxa"/>
            <w:tcMar>
              <w:left w:w="105" w:type="dxa"/>
              <w:right w:w="105" w:type="dxa"/>
            </w:tcMar>
          </w:tcPr>
          <w:p w:rsidR="5BAB7160" w:rsidP="5BAB7160" w:rsidRDefault="00FA0159" w14:paraId="55F7321F" w14:textId="61ADC09B">
            <w:pPr>
              <w:spacing w:line="259" w:lineRule="auto"/>
              <w:jc w:val="center"/>
              <w:rPr>
                <w:rFonts w:ascii="Times New Roman" w:hAnsi="Times New Roman" w:eastAsia="Times New Roman" w:cs="Times New Roman"/>
                <w:color w:val="000000" w:themeColor="text1"/>
                <w:sz w:val="24"/>
                <w:szCs w:val="24"/>
              </w:rPr>
            </w:pPr>
            <w:commentRangeStart w:id="288"/>
            <w:r>
              <w:rPr>
                <w:rFonts w:ascii="Times New Roman" w:hAnsi="Times New Roman" w:eastAsia="Times New Roman" w:cs="Times New Roman"/>
                <w:color w:val="000000" w:themeColor="text1"/>
                <w:sz w:val="24"/>
                <w:szCs w:val="24"/>
              </w:rPr>
              <w:t xml:space="preserve">District or </w:t>
            </w:r>
            <w:commentRangeEnd w:id="288"/>
            <w:r>
              <w:rPr>
                <w:rStyle w:val="CommentReference"/>
              </w:rPr>
              <w:commentReference w:id="288"/>
            </w:r>
            <w:r w:rsidRPr="5BAB7160" w:rsidR="5BAB7160">
              <w:rPr>
                <w:rFonts w:ascii="Times New Roman" w:hAnsi="Times New Roman" w:eastAsia="Times New Roman" w:cs="Times New Roman"/>
                <w:color w:val="000000" w:themeColor="text1"/>
                <w:sz w:val="24"/>
                <w:szCs w:val="24"/>
              </w:rPr>
              <w:t>Territory Name Abbreviation</w:t>
            </w:r>
          </w:p>
        </w:tc>
      </w:tr>
      <w:tr w:rsidR="5BAB7160" w:rsidTr="5BAB7160" w14:paraId="4DCC2007" w14:textId="77777777">
        <w:trPr>
          <w:trHeight w:val="300"/>
        </w:trPr>
        <w:tc>
          <w:tcPr>
            <w:tcW w:w="1774" w:type="dxa"/>
            <w:tcMar>
              <w:left w:w="105" w:type="dxa"/>
              <w:right w:w="105" w:type="dxa"/>
            </w:tcMar>
          </w:tcPr>
          <w:p w:rsidR="5BAB7160" w:rsidP="5BAB7160" w:rsidRDefault="5BAB7160" w14:paraId="0F2E00B0" w14:textId="3D9FCF6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Demographics</w:t>
            </w:r>
          </w:p>
        </w:tc>
        <w:tc>
          <w:tcPr>
            <w:tcW w:w="1341" w:type="dxa"/>
            <w:tcMar>
              <w:left w:w="105" w:type="dxa"/>
              <w:right w:w="105" w:type="dxa"/>
            </w:tcMar>
          </w:tcPr>
          <w:p w:rsidR="5BAB7160" w:rsidP="5BAB7160" w:rsidRDefault="5BAB7160" w14:paraId="221E508A" w14:textId="74F1D3FB">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28</w:t>
            </w:r>
          </w:p>
        </w:tc>
        <w:tc>
          <w:tcPr>
            <w:tcW w:w="3741" w:type="dxa"/>
            <w:tcMar>
              <w:left w:w="105" w:type="dxa"/>
              <w:right w:w="105" w:type="dxa"/>
            </w:tcMar>
          </w:tcPr>
          <w:p w:rsidR="5BAB7160" w:rsidP="5BAB7160" w:rsidRDefault="5BAB7160" w14:paraId="77481630" w14:textId="53CF0EB1">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AK, AL, AZ, AR, CA, CO, CT, DE, FL, GA, HI, ID, IL, IN, IA, KS, KY, LA, ME, MD, MA, MI, MN, MS, MO</w:t>
            </w:r>
          </w:p>
        </w:tc>
        <w:tc>
          <w:tcPr>
            <w:tcW w:w="2504" w:type="dxa"/>
            <w:tcMar>
              <w:left w:w="105" w:type="dxa"/>
              <w:right w:w="105" w:type="dxa"/>
            </w:tcMar>
          </w:tcPr>
          <w:p w:rsidR="5BAB7160" w:rsidP="5BAB7160" w:rsidRDefault="5BAB7160" w14:paraId="0469878A" w14:textId="1C08429A">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DC, GU, PR</w:t>
            </w:r>
          </w:p>
        </w:tc>
      </w:tr>
      <w:tr w:rsidR="5BAB7160" w:rsidTr="5BAB7160" w14:paraId="2DDD672D" w14:textId="77777777">
        <w:trPr>
          <w:trHeight w:val="300"/>
        </w:trPr>
        <w:tc>
          <w:tcPr>
            <w:tcW w:w="1774" w:type="dxa"/>
            <w:tcMar>
              <w:left w:w="105" w:type="dxa"/>
              <w:right w:w="105" w:type="dxa"/>
            </w:tcMar>
          </w:tcPr>
          <w:p w:rsidR="5BAB7160" w:rsidP="5BAB7160" w:rsidRDefault="5BAB7160" w14:paraId="03BC4A07" w14:textId="1594B923">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Economy</w:t>
            </w:r>
          </w:p>
        </w:tc>
        <w:tc>
          <w:tcPr>
            <w:tcW w:w="1341" w:type="dxa"/>
            <w:tcMar>
              <w:left w:w="105" w:type="dxa"/>
              <w:right w:w="105" w:type="dxa"/>
            </w:tcMar>
          </w:tcPr>
          <w:p w:rsidR="5BAB7160" w:rsidP="5BAB7160" w:rsidRDefault="5BAB7160" w14:paraId="6F8501F6" w14:textId="22E6A04F">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53</w:t>
            </w:r>
          </w:p>
        </w:tc>
        <w:tc>
          <w:tcPr>
            <w:tcW w:w="3741" w:type="dxa"/>
            <w:tcMar>
              <w:left w:w="105" w:type="dxa"/>
              <w:right w:w="105" w:type="dxa"/>
            </w:tcMar>
          </w:tcPr>
          <w:p w:rsidR="5BAB7160" w:rsidP="5BAB7160" w:rsidRDefault="5BAB7160" w14:paraId="76E9FEEF" w14:textId="1D1CEFAB">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 xml:space="preserve">AK, AL, AZ, AR, CA, CO, CT, DE, FL, GA, HI, ID, IL, IN, IA, KS, KY, LA, ME, MD, MA, MI, MN, MS, MO, MT, NE, NV, NH, NJ, NM, NY, NC, ND, OH, OK, OR, PA, RI, SC, SD, TN, TX, UT, VT, VA, WA, WV, WI, WY </w:t>
            </w:r>
          </w:p>
        </w:tc>
        <w:tc>
          <w:tcPr>
            <w:tcW w:w="2504" w:type="dxa"/>
            <w:tcMar>
              <w:left w:w="105" w:type="dxa"/>
              <w:right w:w="105" w:type="dxa"/>
            </w:tcMar>
          </w:tcPr>
          <w:p w:rsidR="5BAB7160" w:rsidP="5BAB7160" w:rsidRDefault="5BAB7160" w14:paraId="1783D63F" w14:textId="7092102A">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DC, GU, PR</w:t>
            </w:r>
          </w:p>
          <w:p w:rsidR="5BAB7160" w:rsidP="5BAB7160" w:rsidRDefault="5BAB7160" w14:paraId="7FF6D217" w14:textId="504FF3A4">
            <w:pPr>
              <w:spacing w:line="259" w:lineRule="auto"/>
              <w:jc w:val="center"/>
              <w:rPr>
                <w:rFonts w:ascii="Times New Roman" w:hAnsi="Times New Roman" w:eastAsia="Times New Roman" w:cs="Times New Roman"/>
                <w:color w:val="000000" w:themeColor="text1"/>
                <w:sz w:val="24"/>
                <w:szCs w:val="24"/>
              </w:rPr>
            </w:pPr>
          </w:p>
        </w:tc>
      </w:tr>
      <w:tr w:rsidR="5BAB7160" w:rsidTr="5BAB7160" w14:paraId="380D5AB0" w14:textId="77777777">
        <w:trPr>
          <w:trHeight w:val="300"/>
        </w:trPr>
        <w:tc>
          <w:tcPr>
            <w:tcW w:w="1774" w:type="dxa"/>
            <w:tcMar>
              <w:left w:w="105" w:type="dxa"/>
              <w:right w:w="105" w:type="dxa"/>
            </w:tcMar>
          </w:tcPr>
          <w:p w:rsidR="5BAB7160" w:rsidP="5BAB7160" w:rsidRDefault="5BAB7160" w14:paraId="7BE99F04" w14:textId="3AB21F4B">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Housing</w:t>
            </w:r>
          </w:p>
        </w:tc>
        <w:tc>
          <w:tcPr>
            <w:tcW w:w="1341" w:type="dxa"/>
            <w:tcMar>
              <w:left w:w="105" w:type="dxa"/>
              <w:right w:w="105" w:type="dxa"/>
            </w:tcMar>
          </w:tcPr>
          <w:p w:rsidR="5BAB7160" w:rsidP="5BAB7160" w:rsidRDefault="00FA0159" w14:paraId="6A9876F4" w14:textId="376DEF74">
            <w:pPr>
              <w:spacing w:line="259" w:lineRule="auto"/>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53</w:t>
            </w:r>
          </w:p>
        </w:tc>
        <w:tc>
          <w:tcPr>
            <w:tcW w:w="3741" w:type="dxa"/>
            <w:tcMar>
              <w:left w:w="105" w:type="dxa"/>
              <w:right w:w="105" w:type="dxa"/>
            </w:tcMar>
          </w:tcPr>
          <w:p w:rsidR="5BAB7160" w:rsidP="5BAB7160" w:rsidRDefault="5BAB7160" w14:paraId="030FEB8F" w14:textId="21E25BB1">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AK, AL, AZ, AR, CA, CO, CT, DE, FL, GA, HI, ID, IL, IN, IA, KS, KY, LA, ME, MD, MA, MI, MN, MS, MO, MT, NE, NV, NH, NJ, NM, NY, NC, ND, OH, OK, OR, PA, RI, SC, SD, TN, TX, UT, VT, VA, WA, WV, WI, WY</w:t>
            </w:r>
          </w:p>
        </w:tc>
        <w:tc>
          <w:tcPr>
            <w:tcW w:w="2504" w:type="dxa"/>
            <w:tcMar>
              <w:left w:w="105" w:type="dxa"/>
              <w:right w:w="105" w:type="dxa"/>
            </w:tcMar>
          </w:tcPr>
          <w:p w:rsidR="5BAB7160" w:rsidP="5BAB7160" w:rsidRDefault="5BAB7160" w14:paraId="20771C6E" w14:textId="61FD95A4">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DC, GU, PR</w:t>
            </w:r>
          </w:p>
        </w:tc>
      </w:tr>
      <w:tr w:rsidR="5BAB7160" w:rsidTr="5BAB7160" w14:paraId="3F03CE56" w14:textId="77777777">
        <w:trPr>
          <w:trHeight w:val="300"/>
        </w:trPr>
        <w:tc>
          <w:tcPr>
            <w:tcW w:w="1774" w:type="dxa"/>
            <w:tcMar>
              <w:left w:w="105" w:type="dxa"/>
              <w:right w:w="105" w:type="dxa"/>
            </w:tcMar>
          </w:tcPr>
          <w:p w:rsidR="5BAB7160" w:rsidP="5BAB7160" w:rsidRDefault="5BAB7160" w14:paraId="39DF005B" w14:textId="1C883547">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Health</w:t>
            </w:r>
          </w:p>
        </w:tc>
        <w:tc>
          <w:tcPr>
            <w:tcW w:w="1341" w:type="dxa"/>
            <w:tcMar>
              <w:left w:w="105" w:type="dxa"/>
              <w:right w:w="105" w:type="dxa"/>
            </w:tcMar>
          </w:tcPr>
          <w:p w:rsidR="5BAB7160" w:rsidP="5BAB7160" w:rsidRDefault="5BAB7160" w14:paraId="535A852E" w14:textId="59D1627A">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53</w:t>
            </w:r>
          </w:p>
        </w:tc>
        <w:tc>
          <w:tcPr>
            <w:tcW w:w="3741" w:type="dxa"/>
            <w:tcMar>
              <w:left w:w="105" w:type="dxa"/>
              <w:right w:w="105" w:type="dxa"/>
            </w:tcMar>
          </w:tcPr>
          <w:p w:rsidR="5BAB7160" w:rsidP="5BAB7160" w:rsidRDefault="5BAB7160" w14:paraId="6F40CB4F" w14:textId="72D364A0">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AK, AL, AZ, AR, CA, CO, CT, DE, FL, GA, HI, ID, IL, IN, IA, KS, KY, LA, ME, MD, MA, MI, MN, MS, MO, MT, NE, NV, NH, NJ, NM, NY, NC, ND, OH, OK, OR, PA, RI, SC, SD, TN, TX, UT, VT, VA, WA, WV, WI, WY</w:t>
            </w:r>
          </w:p>
        </w:tc>
        <w:tc>
          <w:tcPr>
            <w:tcW w:w="2504" w:type="dxa"/>
            <w:tcMar>
              <w:left w:w="105" w:type="dxa"/>
              <w:right w:w="105" w:type="dxa"/>
            </w:tcMar>
          </w:tcPr>
          <w:p w:rsidR="5BAB7160" w:rsidP="5BAB7160" w:rsidRDefault="5BAB7160" w14:paraId="76243DB6" w14:textId="40BF5A2E">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DC, GU, PR</w:t>
            </w:r>
          </w:p>
          <w:p w:rsidR="5BAB7160" w:rsidP="5BAB7160" w:rsidRDefault="5BAB7160" w14:paraId="1DCD36A2" w14:textId="79B30310">
            <w:pPr>
              <w:spacing w:line="259" w:lineRule="auto"/>
              <w:jc w:val="center"/>
              <w:rPr>
                <w:rFonts w:ascii="Times New Roman" w:hAnsi="Times New Roman" w:eastAsia="Times New Roman" w:cs="Times New Roman"/>
                <w:color w:val="000000" w:themeColor="text1"/>
                <w:sz w:val="24"/>
                <w:szCs w:val="24"/>
              </w:rPr>
            </w:pPr>
          </w:p>
        </w:tc>
      </w:tr>
      <w:tr w:rsidR="5BAB7160" w:rsidTr="5BAB7160" w14:paraId="2D12E154" w14:textId="77777777">
        <w:trPr>
          <w:trHeight w:val="300"/>
        </w:trPr>
        <w:tc>
          <w:tcPr>
            <w:tcW w:w="1774" w:type="dxa"/>
            <w:tcMar>
              <w:left w:w="105" w:type="dxa"/>
              <w:right w:w="105" w:type="dxa"/>
            </w:tcMar>
          </w:tcPr>
          <w:p w:rsidR="5BAB7160" w:rsidP="5BAB7160" w:rsidRDefault="5BAB7160" w14:paraId="23EEE172" w14:textId="66E301D9">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Education</w:t>
            </w:r>
          </w:p>
        </w:tc>
        <w:tc>
          <w:tcPr>
            <w:tcW w:w="1341" w:type="dxa"/>
            <w:tcMar>
              <w:left w:w="105" w:type="dxa"/>
              <w:right w:w="105" w:type="dxa"/>
            </w:tcMar>
          </w:tcPr>
          <w:p w:rsidR="5BAB7160" w:rsidP="5BAB7160" w:rsidRDefault="5BAB7160" w14:paraId="29B0F2DB" w14:textId="7DC55154">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52</w:t>
            </w:r>
          </w:p>
        </w:tc>
        <w:tc>
          <w:tcPr>
            <w:tcW w:w="3741" w:type="dxa"/>
            <w:tcMar>
              <w:left w:w="105" w:type="dxa"/>
              <w:right w:w="105" w:type="dxa"/>
            </w:tcMar>
          </w:tcPr>
          <w:p w:rsidR="5BAB7160" w:rsidP="5BAB7160" w:rsidRDefault="5BAB7160" w14:paraId="06BBAD08" w14:textId="0382E77A">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AK, AL, AZ, AR, CA, CO, CT, DE, FL, GA, HI, ID, IL, IN, IA, KS, KY, LA, ME, MD, MA, MI, MN, MS, MO, MT, NE, NV, NH, NJ, NM, NY, NC, ND, OH, OK, OR, PA, RI, SC, SD, TN, TX, UT, VT, VA, WA, WV, WI, WY</w:t>
            </w:r>
          </w:p>
        </w:tc>
        <w:tc>
          <w:tcPr>
            <w:tcW w:w="2504" w:type="dxa"/>
            <w:tcMar>
              <w:left w:w="105" w:type="dxa"/>
              <w:right w:w="105" w:type="dxa"/>
            </w:tcMar>
          </w:tcPr>
          <w:p w:rsidR="5BAB7160" w:rsidP="5BAB7160" w:rsidRDefault="5BAB7160" w14:paraId="2996FBB9" w14:textId="2B5AE7FC">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DC, GU, PR</w:t>
            </w:r>
          </w:p>
          <w:p w:rsidR="5BAB7160" w:rsidP="5BAB7160" w:rsidRDefault="5BAB7160" w14:paraId="4A2F0E66" w14:textId="3FD76CBC">
            <w:pPr>
              <w:spacing w:line="259" w:lineRule="auto"/>
              <w:jc w:val="center"/>
              <w:rPr>
                <w:rFonts w:ascii="Times New Roman" w:hAnsi="Times New Roman" w:eastAsia="Times New Roman" w:cs="Times New Roman"/>
                <w:color w:val="000000" w:themeColor="text1"/>
                <w:sz w:val="24"/>
                <w:szCs w:val="24"/>
              </w:rPr>
            </w:pPr>
          </w:p>
        </w:tc>
      </w:tr>
      <w:tr w:rsidR="5BAB7160" w:rsidTr="5BAB7160" w14:paraId="440035AC" w14:textId="77777777">
        <w:trPr>
          <w:trHeight w:val="300"/>
        </w:trPr>
        <w:tc>
          <w:tcPr>
            <w:tcW w:w="1774" w:type="dxa"/>
            <w:tcMar>
              <w:left w:w="105" w:type="dxa"/>
              <w:right w:w="105" w:type="dxa"/>
            </w:tcMar>
          </w:tcPr>
          <w:p w:rsidR="5BAB7160" w:rsidP="5BAB7160" w:rsidRDefault="5BAB7160" w14:paraId="432D819A" w14:textId="2F6E38EA">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Diversity</w:t>
            </w:r>
          </w:p>
        </w:tc>
        <w:tc>
          <w:tcPr>
            <w:tcW w:w="1341" w:type="dxa"/>
            <w:tcMar>
              <w:left w:w="105" w:type="dxa"/>
              <w:right w:w="105" w:type="dxa"/>
            </w:tcMar>
          </w:tcPr>
          <w:p w:rsidR="5BAB7160" w:rsidP="5BAB7160" w:rsidRDefault="5BAB7160" w14:paraId="35BBAF8E" w14:textId="72EE0988">
            <w:pPr>
              <w:spacing w:line="259" w:lineRule="auto"/>
              <w:jc w:val="cente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28</w:t>
            </w:r>
          </w:p>
        </w:tc>
        <w:tc>
          <w:tcPr>
            <w:tcW w:w="3741" w:type="dxa"/>
            <w:tcMar>
              <w:left w:w="105" w:type="dxa"/>
              <w:right w:w="105" w:type="dxa"/>
            </w:tcMar>
          </w:tcPr>
          <w:p w:rsidR="5BAB7160" w:rsidP="5BAB7160" w:rsidRDefault="5BAB7160" w14:paraId="6AD564A8" w14:textId="5E1B6D2D">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AK, AL, AZ, AR, CA, CO, CT, DE, FL, GA, HI, ID, IL, IN, IA, KS, KY, LA, ME, MD, MA, MI, MN, MS, MO</w:t>
            </w:r>
          </w:p>
        </w:tc>
        <w:tc>
          <w:tcPr>
            <w:tcW w:w="2504" w:type="dxa"/>
            <w:tcMar>
              <w:left w:w="105" w:type="dxa"/>
              <w:right w:w="105" w:type="dxa"/>
            </w:tcMar>
          </w:tcPr>
          <w:p w:rsidR="5BAB7160" w:rsidP="5BAB7160" w:rsidRDefault="5BAB7160" w14:paraId="678986A8" w14:textId="30B9DC2D">
            <w:pPr>
              <w:spacing w:line="259" w:lineRule="auto"/>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DC, GU, PR</w:t>
            </w:r>
          </w:p>
          <w:p w:rsidR="5BAB7160" w:rsidP="5BAB7160" w:rsidRDefault="5BAB7160" w14:paraId="3CC9BECC" w14:textId="5E5E274F">
            <w:pPr>
              <w:spacing w:line="259" w:lineRule="auto"/>
              <w:jc w:val="center"/>
              <w:rPr>
                <w:rFonts w:ascii="Times New Roman" w:hAnsi="Times New Roman" w:eastAsia="Times New Roman" w:cs="Times New Roman"/>
                <w:color w:val="000000" w:themeColor="text1"/>
                <w:sz w:val="24"/>
                <w:szCs w:val="24"/>
              </w:rPr>
            </w:pPr>
          </w:p>
        </w:tc>
      </w:tr>
    </w:tbl>
    <w:p w:rsidR="000C226C" w:rsidP="5BAB7160" w:rsidRDefault="45045430" w14:paraId="1A78293E" w14:textId="3839D9E9">
      <w:pPr>
        <w:rPr>
          <w:rFonts w:ascii="Times New Roman" w:hAnsi="Times New Roman" w:eastAsia="Times New Roman" w:cs="Times New Roman"/>
          <w:color w:val="000000" w:themeColor="text1"/>
          <w:sz w:val="24"/>
          <w:szCs w:val="24"/>
        </w:rPr>
      </w:pPr>
      <w:r w:rsidRPr="5BAB7160">
        <w:rPr>
          <w:rFonts w:ascii="Times New Roman" w:hAnsi="Times New Roman" w:eastAsia="Times New Roman" w:cs="Times New Roman"/>
          <w:color w:val="000000" w:themeColor="text1"/>
          <w:sz w:val="24"/>
          <w:szCs w:val="24"/>
        </w:rPr>
        <w:t>States: Arkansas (AK), Alabama (AL), Arizona (AZ), Arkansas (AK), California (CA), Colorado (CO), Connecticut (CT),  Delaware (DE),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w:t>
      </w:r>
    </w:p>
    <w:p w:rsidR="000C226C" w:rsidP="5BAB7160" w:rsidRDefault="45045430" w14:paraId="5914952B" w14:textId="44968A09">
      <w:pPr>
        <w:rPr>
          <w:ins w:author="Shipp, Stephanie S (sss5sc)" w:date="2023-12-29T09:40:14.693Z" w:id="1612163582"/>
          <w:rFonts w:ascii="Times New Roman" w:hAnsi="Times New Roman" w:eastAsia="Times New Roman" w:cs="Times New Roman"/>
          <w:color w:val="000000" w:themeColor="text1"/>
          <w:sz w:val="24"/>
          <w:szCs w:val="24"/>
        </w:rPr>
      </w:pPr>
      <w:r w:rsidRPr="65FE802B" w:rsidR="5EDE54DE">
        <w:rPr>
          <w:rFonts w:ascii="Times New Roman" w:hAnsi="Times New Roman" w:eastAsia="Times New Roman" w:cs="Times New Roman"/>
          <w:color w:val="000000" w:themeColor="text1" w:themeTint="FF" w:themeShade="FF"/>
          <w:sz w:val="24"/>
          <w:szCs w:val="24"/>
        </w:rPr>
        <w:t>Territories: District of Columbia (DC), Guam (GU), Puerto Rico (PR)</w:t>
      </w:r>
    </w:p>
    <w:p w:rsidR="65FE802B" w:rsidP="65FE802B" w:rsidRDefault="65FE802B" w14:paraId="3B1B8DB8" w14:textId="4CDC05E9">
      <w:pPr>
        <w:pStyle w:val="Normal"/>
        <w:rPr>
          <w:ins w:author="Shipp, Stephanie S (sss5sc)" w:date="2023-12-29T09:40:15.19Z" w:id="563905803"/>
          <w:rFonts w:ascii="Times New Roman" w:hAnsi="Times New Roman" w:eastAsia="Times New Roman" w:cs="Times New Roman"/>
          <w:color w:val="000000" w:themeColor="text1" w:themeTint="FF" w:themeShade="FF"/>
          <w:sz w:val="24"/>
          <w:szCs w:val="24"/>
        </w:rPr>
      </w:pPr>
    </w:p>
    <w:p w:rsidR="65FE802B" w:rsidRDefault="65FE802B" w14:paraId="0F460879" w14:textId="55434261">
      <w:r>
        <w:br w:type="page"/>
      </w:r>
    </w:p>
    <w:p w:rsidR="02D15909" w:rsidP="65FE802B" w:rsidRDefault="02D15909" w14:paraId="7A8C90AD" w14:textId="7619ADD1">
      <w:pPr>
        <w:pStyle w:val="Heading2"/>
        <w:rPr>
          <w:ins w:author="Shipp, Stephanie S (sss5sc)" w:date="2023-12-29T09:40:35.186Z" w:id="671348016"/>
          <w:rFonts w:ascii="Times New Roman" w:hAnsi="Times New Roman" w:eastAsia="Times New Roman" w:cs="Times New Roman"/>
          <w:color w:val="000000" w:themeColor="text1" w:themeTint="FF" w:themeShade="FF"/>
          <w:sz w:val="24"/>
          <w:szCs w:val="24"/>
        </w:rPr>
        <w:pPrChange w:author="Shipp, Stephanie S (sss5sc)" w:date="2023-12-29T09:40:35.141Z">
          <w:pPr>
            <w:spacing w:line="257" w:lineRule="auto"/>
          </w:pPr>
        </w:pPrChange>
      </w:pPr>
      <w:bookmarkStart w:name="_Toc1547476958" w:id="797413587"/>
      <w:ins w:author="Shipp, Stephanie S (sss5sc)" w:date="2023-12-29T09:40:35.186Z" w:id="740857224">
        <w:r w:rsidRPr="65FE802B" w:rsidR="02D15909">
          <w:rPr>
            <w:rFonts w:ascii="Times New Roman" w:hAnsi="Times New Roman" w:eastAsia="Times New Roman" w:cs="Times New Roman"/>
            <w:color w:val="000000" w:themeColor="text1" w:themeTint="FF" w:themeShade="FF"/>
            <w:sz w:val="24"/>
            <w:szCs w:val="24"/>
          </w:rPr>
          <w:t>Appendix 2: Topic Modeling</w:t>
        </w:r>
      </w:ins>
      <w:bookmarkEnd w:id="797413587"/>
    </w:p>
    <w:p w:rsidR="65FE802B" w:rsidP="65FE802B" w:rsidRDefault="65FE802B" w14:paraId="0E097323" w14:textId="2F945F70">
      <w:pPr>
        <w:pStyle w:val="Heading3"/>
        <w:rPr>
          <w:ins w:author="Shipp, Stephanie S (sss5sc)" w:date="2023-12-29T09:51:50.419Z" w:id="1270881186"/>
          <w:rFonts w:ascii="Times New Roman" w:hAnsi="Times New Roman" w:eastAsia="Times New Roman" w:cs="Times New Roman"/>
          <w:noProof w:val="0"/>
          <w:color w:val="333333"/>
          <w:sz w:val="21"/>
          <w:szCs w:val="21"/>
          <w:lang w:val="en-US"/>
        </w:rPr>
      </w:pPr>
    </w:p>
    <w:p w:rsidR="02D15909" w:rsidP="65FE802B" w:rsidRDefault="02D15909" w14:paraId="28DB9FA3" w14:textId="4D50A654">
      <w:pPr>
        <w:pStyle w:val="Normal"/>
        <w:rPr>
          <w:ins w:author="Shipp, Stephanie S (sss5sc)" w:date="2023-12-29T09:41:02.534Z" w:id="1911986048"/>
          <w:rFonts w:ascii="Times New Roman" w:hAnsi="Times New Roman" w:eastAsia="Times New Roman" w:cs="Times New Roman"/>
          <w:noProof w:val="0"/>
          <w:color w:val="333333"/>
          <w:sz w:val="24"/>
          <w:szCs w:val="24"/>
          <w:lang w:val="en-US"/>
          <w:rPrChange w:author="Shipp, Stephanie S (sss5sc)" w:date="2023-12-29T09:54:08.732Z" w:id="710652859">
            <w:rPr>
              <w:ins w:author="Shipp, Stephanie S (sss5sc)" w:date="2023-12-29T09:41:02.534Z" w:id="774131670"/>
              <w:rFonts w:ascii="Times New Roman" w:hAnsi="Times New Roman" w:eastAsia="Times New Roman" w:cs="Times New Roman"/>
              <w:noProof w:val="0"/>
              <w:color w:val="333333"/>
              <w:sz w:val="21"/>
              <w:szCs w:val="21"/>
              <w:lang w:val="en-US"/>
            </w:rPr>
          </w:rPrChange>
        </w:rPr>
        <w:pPrChange w:author="Shipp, Stephanie S (sss5sc)" w:date="2023-12-29T09:54:02.083Z">
          <w:pPr>
            <w:pStyle w:val="Heading3"/>
          </w:pPr>
        </w:pPrChange>
      </w:pPr>
      <w:ins w:author="Shipp, Stephanie S (sss5sc)" w:date="2023-12-29T09:41:02.534Z" w:id="1808753106">
        <w:r w:rsidRPr="65FE802B" w:rsidR="02D15909">
          <w:rPr>
            <w:rFonts w:ascii="Times New Roman" w:hAnsi="Times New Roman" w:eastAsia="Times New Roman" w:cs="Times New Roman"/>
            <w:noProof w:val="0"/>
            <w:sz w:val="24"/>
            <w:szCs w:val="24"/>
            <w:lang w:val="en-US"/>
            <w:rPrChange w:author="Shipp, Stephanie S (sss5sc)" w:date="2023-12-29T09:56:51.76Z" w:id="807873780">
              <w:rPr>
                <w:rFonts w:ascii="Times New Roman" w:hAnsi="Times New Roman" w:eastAsia="Times New Roman" w:cs="Times New Roman"/>
                <w:noProof w:val="0"/>
                <w:color w:val="333333"/>
                <w:sz w:val="21"/>
                <w:szCs w:val="21"/>
                <w:lang w:val="en-US"/>
              </w:rPr>
            </w:rPrChange>
          </w:rPr>
          <w:t xml:space="preserve">A topic model is a type of statistical model for discovering the abstract </w:t>
        </w:r>
        <w:r w:rsidRPr="65FE802B" w:rsidR="02D15909">
          <w:rPr>
            <w:rFonts w:ascii="Times New Roman" w:hAnsi="Times New Roman" w:eastAsia="Times New Roman" w:cs="Times New Roman"/>
            <w:noProof w:val="0"/>
            <w:sz w:val="24"/>
            <w:szCs w:val="24"/>
            <w:lang w:val="en-US"/>
            <w:rPrChange w:author="Shipp, Stephanie S (sss5sc)" w:date="2023-12-29T09:56:51.76Z" w:id="1369833177">
              <w:rPr>
                <w:rFonts w:ascii="Times New Roman" w:hAnsi="Times New Roman" w:eastAsia="Times New Roman" w:cs="Times New Roman"/>
                <w:noProof w:val="0"/>
                <w:color w:val="333333"/>
                <w:sz w:val="21"/>
                <w:szCs w:val="21"/>
                <w:lang w:val="en-US"/>
              </w:rPr>
            </w:rPrChange>
          </w:rPr>
          <w:t>topics</w:t>
        </w:r>
        <w:r w:rsidRPr="65FE802B" w:rsidR="02D15909">
          <w:rPr>
            <w:rFonts w:ascii="Times New Roman" w:hAnsi="Times New Roman" w:eastAsia="Times New Roman" w:cs="Times New Roman"/>
            <w:noProof w:val="0"/>
            <w:sz w:val="24"/>
            <w:szCs w:val="24"/>
            <w:lang w:val="en-US"/>
            <w:rPrChange w:author="Shipp, Stephanie S (sss5sc)" w:date="2023-12-29T09:56:51.76Z" w:id="509668082">
              <w:rPr>
                <w:rFonts w:ascii="Times New Roman" w:hAnsi="Times New Roman" w:eastAsia="Times New Roman" w:cs="Times New Roman"/>
                <w:noProof w:val="0"/>
                <w:color w:val="333333"/>
                <w:sz w:val="21"/>
                <w:szCs w:val="21"/>
                <w:lang w:val="en-US"/>
              </w:rPr>
            </w:rPrChange>
          </w:rPr>
          <w:t xml:space="preserve"> that occur in a collection of documents.</w:t>
        </w:r>
      </w:ins>
    </w:p>
    <w:p w:rsidR="02D15909" w:rsidP="65FE802B" w:rsidRDefault="02D15909" w14:paraId="64E22048" w14:textId="11C1DD5B">
      <w:pPr>
        <w:pStyle w:val="Normal"/>
        <w:suppressLineNumbers w:val="0"/>
        <w:bidi w:val="0"/>
        <w:spacing w:before="0" w:beforeAutospacing="off" w:after="150" w:afterAutospacing="off" w:line="259" w:lineRule="auto"/>
        <w:ind w:left="0" w:right="0"/>
        <w:jc w:val="left"/>
        <w:rPr>
          <w:ins w:author="Shipp, Stephanie S (sss5sc)" w:date="2023-12-29T09:41:02.534Z" w:id="372316572"/>
          <w:rFonts w:ascii="Times New Roman" w:hAnsi="Times New Roman" w:eastAsia="Times New Roman" w:cs="Times New Roman"/>
          <w:noProof w:val="0"/>
          <w:color w:val="333333"/>
          <w:sz w:val="24"/>
          <w:szCs w:val="24"/>
          <w:lang w:val="en-US"/>
          <w:rPrChange w:author="Shipp, Stephanie S (sss5sc)" w:date="2023-12-29T09:56:51.763Z" w:id="955068560">
            <w:rPr>
              <w:ins w:author="Shipp, Stephanie S (sss5sc)" w:date="2023-12-29T09:41:02.534Z" w:id="882166145"/>
              <w:rFonts w:ascii="Times New Roman" w:hAnsi="Times New Roman" w:eastAsia="Times New Roman" w:cs="Times New Roman"/>
              <w:noProof w:val="0"/>
              <w:color w:val="333333"/>
              <w:sz w:val="21"/>
              <w:szCs w:val="21"/>
              <w:lang w:val="en-US"/>
            </w:rPr>
          </w:rPrChange>
        </w:rPr>
      </w:pPr>
      <w:ins w:author="Shipp, Stephanie S (sss5sc)" w:date="2023-12-29T09:41:24.225Z" w:id="746216720">
        <w:r w:rsidRPr="65FE802B" w:rsidR="02D15909">
          <w:rPr>
            <w:rFonts w:ascii="Times New Roman" w:hAnsi="Times New Roman" w:eastAsia="Times New Roman" w:cs="Times New Roman"/>
            <w:noProof w:val="0"/>
            <w:color w:val="333333"/>
            <w:sz w:val="24"/>
            <w:szCs w:val="24"/>
            <w:lang w:val="en-US"/>
            <w:rPrChange w:author="Shipp, Stephanie S (sss5sc)" w:date="2023-12-29T09:56:51.761Z" w:id="1622642377">
              <w:rPr>
                <w:rFonts w:ascii="Times New Roman" w:hAnsi="Times New Roman" w:eastAsia="Times New Roman" w:cs="Times New Roman"/>
                <w:noProof w:val="0"/>
                <w:color w:val="333333"/>
                <w:sz w:val="21"/>
                <w:szCs w:val="21"/>
                <w:lang w:val="en-US"/>
              </w:rPr>
            </w:rPrChange>
          </w:rPr>
          <w:t>We tested some commonly used packages for topic modeling including GENSIM</w:t>
        </w:r>
      </w:ins>
      <w:ins w:author="Shipp, Stephanie S (sss5sc)" w:date="2023-12-29T09:54:39.814Z" w:id="1856250540">
        <w:r w:rsidRPr="65FE802B" w:rsidR="342A1CC3">
          <w:rPr>
            <w:rFonts w:ascii="Times New Roman" w:hAnsi="Times New Roman" w:eastAsia="Times New Roman" w:cs="Times New Roman"/>
            <w:noProof w:val="0"/>
            <w:color w:val="333333"/>
            <w:sz w:val="24"/>
            <w:szCs w:val="24"/>
            <w:lang w:val="en-US"/>
            <w:rPrChange w:author="Shipp, Stephanie S (sss5sc)" w:date="2023-12-29T09:56:49.234Z" w:id="695336260">
              <w:rPr>
                <w:rFonts w:ascii="Times New Roman" w:hAnsi="Times New Roman" w:eastAsia="Times New Roman" w:cs="Times New Roman"/>
                <w:noProof w:val="0"/>
                <w:color w:val="333333"/>
                <w:sz w:val="21"/>
                <w:szCs w:val="21"/>
                <w:lang w:val="en-US"/>
              </w:rPr>
            </w:rPrChange>
          </w:rPr>
          <w:t xml:space="preserve"> and </w:t>
        </w:r>
      </w:ins>
      <w:ins w:author="Shipp, Stephanie S (sss5sc)" w:date="2023-12-29T09:41:24.225Z" w:id="1446558287">
        <w:r w:rsidRPr="65FE802B" w:rsidR="02D15909">
          <w:rPr>
            <w:rFonts w:ascii="Times New Roman" w:hAnsi="Times New Roman" w:eastAsia="Times New Roman" w:cs="Times New Roman"/>
            <w:noProof w:val="0"/>
            <w:color w:val="333333"/>
            <w:sz w:val="24"/>
            <w:szCs w:val="24"/>
            <w:lang w:val="en-US"/>
            <w:rPrChange w:author="Shipp, Stephanie S (sss5sc)" w:date="2023-12-29T09:56:49.235Z" w:id="1211683127">
              <w:rPr>
                <w:rFonts w:ascii="Times New Roman" w:hAnsi="Times New Roman" w:eastAsia="Times New Roman" w:cs="Times New Roman"/>
                <w:noProof w:val="0"/>
                <w:color w:val="333333"/>
                <w:sz w:val="21"/>
                <w:szCs w:val="21"/>
                <w:lang w:val="en-US"/>
              </w:rPr>
            </w:rPrChange>
          </w:rPr>
          <w:t>BERT</w:t>
        </w:r>
      </w:ins>
      <w:ins w:author="Shipp, Stephanie S (sss5sc)" w:date="2023-12-29T09:54:42.417Z" w:id="224458268">
        <w:r w:rsidRPr="65FE802B" w:rsidR="5018F0C7">
          <w:rPr>
            <w:rFonts w:ascii="Times New Roman" w:hAnsi="Times New Roman" w:eastAsia="Times New Roman" w:cs="Times New Roman"/>
            <w:noProof w:val="0"/>
            <w:color w:val="333333"/>
            <w:sz w:val="24"/>
            <w:szCs w:val="24"/>
            <w:lang w:val="en-US"/>
            <w:rPrChange w:author="Shipp, Stephanie S (sss5sc)" w:date="2023-12-29T09:56:49.235Z" w:id="776364266">
              <w:rPr>
                <w:rFonts w:ascii="Times New Roman" w:hAnsi="Times New Roman" w:eastAsia="Times New Roman" w:cs="Times New Roman"/>
                <w:noProof w:val="0"/>
                <w:color w:val="333333"/>
                <w:sz w:val="21"/>
                <w:szCs w:val="21"/>
                <w:lang w:val="en-US"/>
              </w:rPr>
            </w:rPrChange>
          </w:rPr>
          <w:t>.</w:t>
        </w:r>
      </w:ins>
    </w:p>
    <w:p w:rsidR="02D15909" w:rsidP="65FE802B" w:rsidRDefault="02D15909" w14:paraId="7E7AF972" w14:textId="3074FC5E">
      <w:pPr>
        <w:spacing w:after="150" w:afterAutospacing="off"/>
        <w:rPr>
          <w:ins w:author="Shipp, Stephanie S (sss5sc)" w:date="2023-12-29T09:41:11.196Z" w:id="1127158211"/>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46Z" w:id="917833594">
            <w:rPr>
              <w:ins w:author="Shipp, Stephanie S (sss5sc)" w:date="2023-12-29T09:41:11.196Z" w:id="936248818"/>
              <w:rFonts w:ascii="Times New Roman" w:hAnsi="Times New Roman" w:eastAsia="Times New Roman" w:cs="Times New Roman"/>
              <w:noProof w:val="0"/>
              <w:color w:val="000000" w:themeColor="text1" w:themeTint="FF" w:themeShade="FF"/>
              <w:sz w:val="24"/>
              <w:szCs w:val="24"/>
              <w:lang w:val="en-US"/>
            </w:rPr>
          </w:rPrChange>
        </w:rPr>
        <w:pPrChange w:author="Shipp, Stephanie S (sss5sc)" w:date="2023-12-29T09:41:02.5Z">
          <w:pPr/>
        </w:pPrChange>
      </w:pPr>
      <w:ins w:author="Shipp, Stephanie S (sss5sc)" w:date="2023-12-29T09:41:02.534Z" w:id="693888557">
        <w:r w:rsidRPr="65FE802B" w:rsidR="02D15909">
          <w:rPr>
            <w:rFonts w:ascii="Times New Roman" w:hAnsi="Times New Roman" w:eastAsia="Times New Roman" w:cs="Times New Roman"/>
            <w:noProof w:val="0"/>
            <w:color w:val="333333"/>
            <w:sz w:val="24"/>
            <w:szCs w:val="24"/>
            <w:lang w:val="en-US"/>
            <w:rPrChange w:author="Shipp, Stephanie S (sss5sc)" w:date="2023-12-29T09:56:51.764Z" w:id="354202067">
              <w:rPr>
                <w:rFonts w:ascii="Times New Roman" w:hAnsi="Times New Roman" w:eastAsia="Times New Roman" w:cs="Times New Roman"/>
                <w:noProof w:val="0"/>
                <w:color w:val="333333"/>
                <w:sz w:val="21"/>
                <w:szCs w:val="21"/>
                <w:lang w:val="en-US"/>
              </w:rPr>
            </w:rPrChange>
          </w:rPr>
          <w:t>In our project, we used BERT to examine topics within State Constitutions.</w:t>
        </w:r>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49.243Z" w:id="830120561">
              <w:rPr>
                <w:rFonts w:ascii="Times New Roman" w:hAnsi="Times New Roman" w:eastAsia="Times New Roman" w:cs="Times New Roman"/>
                <w:noProof w:val="0"/>
                <w:color w:val="000000" w:themeColor="text1" w:themeTint="FF" w:themeShade="FF"/>
                <w:sz w:val="24"/>
                <w:szCs w:val="24"/>
                <w:lang w:val="en-US"/>
              </w:rPr>
            </w:rPrChange>
          </w:rPr>
          <w:t xml:space="preserve"> </w:t>
        </w:r>
      </w:ins>
      <w:ins w:author="Shipp, Stephanie S (sss5sc)" w:date="2023-12-29T09:42:23.541Z" w:id="865001064">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51.765Z" w:id="539570279">
              <w:rPr>
                <w:rFonts w:ascii="Times New Roman" w:hAnsi="Times New Roman" w:eastAsia="Times New Roman" w:cs="Times New Roman"/>
                <w:noProof w:val="0"/>
                <w:color w:val="000000" w:themeColor="text1" w:themeTint="FF" w:themeShade="FF"/>
                <w:sz w:val="24"/>
                <w:szCs w:val="24"/>
                <w:lang w:val="en-US"/>
              </w:rPr>
            </w:rPrChange>
          </w:rPr>
          <w:t xml:space="preserve">CAN </w:t>
        </w:r>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42:57.409Z" w:id="1966417852">
              <w:rPr>
                <w:rFonts w:ascii="Times New Roman" w:hAnsi="Times New Roman" w:eastAsia="Times New Roman" w:cs="Times New Roman"/>
                <w:noProof w:val="0"/>
                <w:color w:val="000000" w:themeColor="text1" w:themeTint="FF" w:themeShade="FF"/>
                <w:sz w:val="24"/>
                <w:szCs w:val="24"/>
                <w:lang w:val="en-US"/>
              </w:rPr>
            </w:rPrChange>
          </w:rPr>
          <w:t>WE</w:t>
        </w:r>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42:57.409Z" w:id="541130562">
              <w:rPr>
                <w:rFonts w:ascii="Times New Roman" w:hAnsi="Times New Roman" w:eastAsia="Times New Roman" w:cs="Times New Roman"/>
                <w:noProof w:val="0"/>
                <w:color w:val="000000" w:themeColor="text1" w:themeTint="FF" w:themeShade="FF"/>
                <w:sz w:val="24"/>
                <w:szCs w:val="24"/>
                <w:lang w:val="en-US"/>
              </w:rPr>
            </w:rPrChange>
          </w:rPr>
          <w:t xml:space="preserve"> SAY WHY? NEIL CAN PROVIDE LANGUAGE?</w:t>
        </w:r>
      </w:ins>
    </w:p>
    <w:p w:rsidR="7DA304E2" w:rsidP="65FE802B" w:rsidRDefault="7DA304E2" w14:paraId="0AB584E8" w14:textId="75D76F70">
      <w:pPr>
        <w:pStyle w:val="Normal"/>
        <w:rPr>
          <w:ins w:author="Shipp, Stephanie S (sss5sc)" w:date="2023-12-29T09:41:02.534Z" w:id="1032090331"/>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Change w:author="Shipp, Stephanie S (sss5sc)" w:date="2023-12-29T09:56:49.249Z" w:id="446889748">
            <w:rPr>
              <w:ins w:author="Shipp, Stephanie S (sss5sc)" w:date="2023-12-29T09:41:02.534Z" w:id="1045270277"/>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rPrChange>
        </w:rPr>
      </w:pPr>
      <w:ins w:author="Shipp, Stephanie S (sss5sc)" w:date="2023-12-29T09:56:07.458Z" w:id="2035906662">
        <w:r w:rsidRPr="65FE802B" w:rsidR="7DA304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Change w:author="Shipp, Stephanie S (sss5sc)" w:date="2023-12-29T09:56:51.766Z" w:id="909557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rPrChange>
          </w:rPr>
          <w:t>BERT</w:t>
        </w:r>
        <w:r w:rsidRPr="65FE802B" w:rsidR="7DA304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Change w:author="Shipp, Stephanie S (sss5sc)" w:date="2023-12-29T09:56:49.249Z" w:id="10721338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rPrChange>
          </w:rPr>
          <w:t xml:space="preserve"> stands for Bidirectional Encoder Representations from Transformers—a form of unsupervised learning that encodes text and clusters words from the text into topics.</w:t>
        </w:r>
      </w:ins>
    </w:p>
    <w:p w:rsidR="02D15909" w:rsidP="65FE802B" w:rsidRDefault="02D15909" w14:paraId="5D8AB4D9" w14:textId="4EBE67AB">
      <w:pPr>
        <w:spacing w:after="150" w:afterAutospacing="off"/>
        <w:rPr>
          <w:ins w:author="Shipp, Stephanie S (sss5sc)" w:date="2023-12-29T09:41:02.534Z" w:id="1436436534"/>
          <w:rFonts w:ascii="Times New Roman" w:hAnsi="Times New Roman" w:eastAsia="Times New Roman" w:cs="Times New Roman"/>
          <w:noProof w:val="0"/>
          <w:color w:val="333333"/>
          <w:sz w:val="24"/>
          <w:szCs w:val="24"/>
          <w:lang w:val="en-US"/>
          <w:rPrChange w:author="Shipp, Stephanie S (sss5sc)" w:date="2023-12-29T09:56:49.251Z" w:id="319938561">
            <w:rPr>
              <w:ins w:author="Shipp, Stephanie S (sss5sc)" w:date="2023-12-29T09:41:02.534Z" w:id="1916927928"/>
              <w:rFonts w:ascii="Times New Roman" w:hAnsi="Times New Roman" w:eastAsia="Times New Roman" w:cs="Times New Roman"/>
              <w:noProof w:val="0"/>
              <w:color w:val="333333"/>
              <w:sz w:val="21"/>
              <w:szCs w:val="21"/>
              <w:lang w:val="en-US"/>
            </w:rPr>
          </w:rPrChange>
        </w:rPr>
        <w:pPrChange w:author="Shipp, Stephanie S (sss5sc)" w:date="2023-12-29T09:41:02.515Z">
          <w:pPr/>
        </w:pPrChange>
      </w:pPr>
      <w:ins w:author="Shipp, Stephanie S (sss5sc)" w:date="2023-12-29T09:41:02.534Z" w:id="59198059">
        <w:r w:rsidRPr="65FE802B" w:rsidR="02D15909">
          <w:rPr>
            <w:rFonts w:ascii="Times New Roman" w:hAnsi="Times New Roman" w:eastAsia="Times New Roman" w:cs="Times New Roman"/>
            <w:noProof w:val="0"/>
            <w:color w:val="333333"/>
            <w:sz w:val="24"/>
            <w:szCs w:val="24"/>
            <w:lang w:val="en-US"/>
            <w:rPrChange w:author="Shipp, Stephanie S (sss5sc)" w:date="2023-12-29T09:56:51.767Z" w:id="1816922098">
              <w:rPr>
                <w:rFonts w:ascii="Times New Roman" w:hAnsi="Times New Roman" w:eastAsia="Times New Roman" w:cs="Times New Roman"/>
                <w:noProof w:val="0"/>
                <w:color w:val="333333"/>
                <w:sz w:val="21"/>
                <w:szCs w:val="21"/>
                <w:lang w:val="en-US"/>
              </w:rPr>
            </w:rPrChange>
          </w:rPr>
          <w:t>We applied BERT to the top 5 State Constitutions with the most amendments.</w:t>
        </w:r>
      </w:ins>
    </w:p>
    <w:p w:rsidR="02D15909" w:rsidP="65FE802B" w:rsidRDefault="02D15909" w14:paraId="5489D48D" w14:textId="333477E6">
      <w:pPr>
        <w:spacing w:after="150" w:afterAutospacing="off"/>
        <w:rPr>
          <w:ins w:author="Shipp, Stephanie S (sss5sc)" w:date="2023-12-29T09:41:02.534Z" w:id="439804387"/>
          <w:rFonts w:ascii="Times New Roman" w:hAnsi="Times New Roman" w:eastAsia="Times New Roman" w:cs="Times New Roman"/>
          <w:noProof w:val="0"/>
          <w:color w:val="333333"/>
          <w:sz w:val="24"/>
          <w:szCs w:val="24"/>
          <w:lang w:val="en-US"/>
          <w:rPrChange w:author="Shipp, Stephanie S (sss5sc)" w:date="2023-12-29T09:56:49.252Z" w:id="118748002">
            <w:rPr>
              <w:ins w:author="Shipp, Stephanie S (sss5sc)" w:date="2023-12-29T09:41:02.534Z" w:id="766105674"/>
              <w:rFonts w:ascii="Times New Roman" w:hAnsi="Times New Roman" w:eastAsia="Times New Roman" w:cs="Times New Roman"/>
              <w:noProof w:val="0"/>
              <w:color w:val="333333"/>
              <w:sz w:val="21"/>
              <w:szCs w:val="21"/>
              <w:lang w:val="en-US"/>
            </w:rPr>
          </w:rPrChange>
        </w:rPr>
        <w:pPrChange w:author="Shipp, Stephanie S (sss5sc)" w:date="2023-12-29T09:41:02.516Z">
          <w:pPr/>
        </w:pPrChange>
      </w:pPr>
      <w:ins w:author="Shipp, Stephanie S (sss5sc)" w:date="2023-12-29T09:41:02.534Z" w:id="1963263172">
        <w:r w:rsidRPr="65FE802B" w:rsidR="02D15909">
          <w:rPr>
            <w:rFonts w:ascii="Times New Roman" w:hAnsi="Times New Roman" w:eastAsia="Times New Roman" w:cs="Times New Roman"/>
            <w:noProof w:val="0"/>
            <w:color w:val="333333"/>
            <w:sz w:val="24"/>
            <w:szCs w:val="24"/>
            <w:lang w:val="en-US"/>
            <w:rPrChange w:author="Shipp, Stephanie S (sss5sc)" w:date="2023-12-29T09:56:51.768Z" w:id="651497070">
              <w:rPr>
                <w:rFonts w:ascii="Times New Roman" w:hAnsi="Times New Roman" w:eastAsia="Times New Roman" w:cs="Times New Roman"/>
                <w:noProof w:val="0"/>
                <w:color w:val="333333"/>
                <w:sz w:val="21"/>
                <w:szCs w:val="21"/>
                <w:lang w:val="en-US"/>
              </w:rPr>
            </w:rPrChange>
          </w:rPr>
          <w:t>1.California</w:t>
        </w:r>
      </w:ins>
    </w:p>
    <w:p w:rsidR="02D15909" w:rsidP="65FE802B" w:rsidRDefault="02D15909" w14:paraId="0727BD71" w14:textId="4ACF8AB9">
      <w:pPr>
        <w:spacing w:after="150" w:afterAutospacing="off"/>
        <w:rPr>
          <w:ins w:author="Shipp, Stephanie S (sss5sc)" w:date="2023-12-29T09:41:02.534Z" w:id="495484166"/>
          <w:rFonts w:ascii="Times New Roman" w:hAnsi="Times New Roman" w:eastAsia="Times New Roman" w:cs="Times New Roman"/>
          <w:noProof w:val="0"/>
          <w:color w:val="333333"/>
          <w:sz w:val="24"/>
          <w:szCs w:val="24"/>
          <w:lang w:val="en-US"/>
          <w:rPrChange w:author="Shipp, Stephanie S (sss5sc)" w:date="2023-12-29T09:56:49.252Z" w:id="293849533">
            <w:rPr>
              <w:ins w:author="Shipp, Stephanie S (sss5sc)" w:date="2023-12-29T09:41:02.534Z" w:id="1906571089"/>
              <w:rFonts w:ascii="Times New Roman" w:hAnsi="Times New Roman" w:eastAsia="Times New Roman" w:cs="Times New Roman"/>
              <w:noProof w:val="0"/>
              <w:color w:val="333333"/>
              <w:sz w:val="21"/>
              <w:szCs w:val="21"/>
              <w:lang w:val="en-US"/>
            </w:rPr>
          </w:rPrChange>
        </w:rPr>
        <w:pPrChange w:author="Shipp, Stephanie S (sss5sc)" w:date="2023-12-29T09:41:02.517Z">
          <w:pPr/>
        </w:pPrChange>
      </w:pPr>
      <w:ins w:author="Shipp, Stephanie S (sss5sc)" w:date="2023-12-29T09:41:02.534Z" w:id="2037316335">
        <w:r w:rsidRPr="65FE802B" w:rsidR="02D15909">
          <w:rPr>
            <w:rFonts w:ascii="Times New Roman" w:hAnsi="Times New Roman" w:eastAsia="Times New Roman" w:cs="Times New Roman"/>
            <w:noProof w:val="0"/>
            <w:color w:val="333333"/>
            <w:sz w:val="24"/>
            <w:szCs w:val="24"/>
            <w:lang w:val="en-US"/>
            <w:rPrChange w:author="Shipp, Stephanie S (sss5sc)" w:date="2023-12-29T09:56:51.768Z" w:id="905427725">
              <w:rPr>
                <w:rFonts w:ascii="Times New Roman" w:hAnsi="Times New Roman" w:eastAsia="Times New Roman" w:cs="Times New Roman"/>
                <w:noProof w:val="0"/>
                <w:color w:val="333333"/>
                <w:sz w:val="21"/>
                <w:szCs w:val="21"/>
                <w:lang w:val="en-US"/>
              </w:rPr>
            </w:rPrChange>
          </w:rPr>
          <w:t>2.Hawaii</w:t>
        </w:r>
      </w:ins>
    </w:p>
    <w:p w:rsidR="02D15909" w:rsidP="65FE802B" w:rsidRDefault="02D15909" w14:paraId="26F31D7F" w14:textId="574232B8">
      <w:pPr>
        <w:spacing w:after="150" w:afterAutospacing="off"/>
        <w:rPr>
          <w:ins w:author="Shipp, Stephanie S (sss5sc)" w:date="2023-12-29T09:41:02.534Z" w:id="1283644770"/>
          <w:rFonts w:ascii="Times New Roman" w:hAnsi="Times New Roman" w:eastAsia="Times New Roman" w:cs="Times New Roman"/>
          <w:noProof w:val="0"/>
          <w:color w:val="333333"/>
          <w:sz w:val="24"/>
          <w:szCs w:val="24"/>
          <w:lang w:val="en-US"/>
          <w:rPrChange w:author="Shipp, Stephanie S (sss5sc)" w:date="2023-12-29T09:56:49.254Z" w:id="1809281873">
            <w:rPr>
              <w:ins w:author="Shipp, Stephanie S (sss5sc)" w:date="2023-12-29T09:41:02.534Z" w:id="301229280"/>
              <w:rFonts w:ascii="Times New Roman" w:hAnsi="Times New Roman" w:eastAsia="Times New Roman" w:cs="Times New Roman"/>
              <w:noProof w:val="0"/>
              <w:color w:val="333333"/>
              <w:sz w:val="21"/>
              <w:szCs w:val="21"/>
              <w:lang w:val="en-US"/>
            </w:rPr>
          </w:rPrChange>
        </w:rPr>
        <w:pPrChange w:author="Shipp, Stephanie S (sss5sc)" w:date="2023-12-29T09:41:02.518Z">
          <w:pPr/>
        </w:pPrChange>
      </w:pPr>
      <w:ins w:author="Shipp, Stephanie S (sss5sc)" w:date="2023-12-29T09:41:02.534Z" w:id="483893557">
        <w:r w:rsidRPr="65FE802B" w:rsidR="02D15909">
          <w:rPr>
            <w:rFonts w:ascii="Times New Roman" w:hAnsi="Times New Roman" w:eastAsia="Times New Roman" w:cs="Times New Roman"/>
            <w:noProof w:val="0"/>
            <w:color w:val="333333"/>
            <w:sz w:val="24"/>
            <w:szCs w:val="24"/>
            <w:lang w:val="en-US"/>
            <w:rPrChange w:author="Shipp, Stephanie S (sss5sc)" w:date="2023-12-29T09:56:51.769Z" w:id="952135937">
              <w:rPr>
                <w:rFonts w:ascii="Times New Roman" w:hAnsi="Times New Roman" w:eastAsia="Times New Roman" w:cs="Times New Roman"/>
                <w:noProof w:val="0"/>
                <w:color w:val="333333"/>
                <w:sz w:val="21"/>
                <w:szCs w:val="21"/>
                <w:lang w:val="en-US"/>
              </w:rPr>
            </w:rPrChange>
          </w:rPr>
          <w:t>3.Maryland</w:t>
        </w:r>
      </w:ins>
    </w:p>
    <w:p w:rsidR="02D15909" w:rsidP="65FE802B" w:rsidRDefault="02D15909" w14:paraId="620FD3A4" w14:textId="04742E2A">
      <w:pPr>
        <w:spacing w:after="150" w:afterAutospacing="off"/>
        <w:rPr>
          <w:ins w:author="Shipp, Stephanie S (sss5sc)" w:date="2023-12-29T09:41:02.534Z" w:id="1160682110"/>
          <w:rFonts w:ascii="Times New Roman" w:hAnsi="Times New Roman" w:eastAsia="Times New Roman" w:cs="Times New Roman"/>
          <w:noProof w:val="0"/>
          <w:color w:val="333333"/>
          <w:sz w:val="24"/>
          <w:szCs w:val="24"/>
          <w:lang w:val="en-US"/>
          <w:rPrChange w:author="Shipp, Stephanie S (sss5sc)" w:date="2023-12-29T09:56:49.256Z" w:id="529981318">
            <w:rPr>
              <w:ins w:author="Shipp, Stephanie S (sss5sc)" w:date="2023-12-29T09:41:02.534Z" w:id="1108518788"/>
              <w:rFonts w:ascii="Times New Roman" w:hAnsi="Times New Roman" w:eastAsia="Times New Roman" w:cs="Times New Roman"/>
              <w:noProof w:val="0"/>
              <w:color w:val="333333"/>
              <w:sz w:val="21"/>
              <w:szCs w:val="21"/>
              <w:lang w:val="en-US"/>
            </w:rPr>
          </w:rPrChange>
        </w:rPr>
        <w:pPrChange w:author="Shipp, Stephanie S (sss5sc)" w:date="2023-12-29T09:41:02.519Z">
          <w:pPr/>
        </w:pPrChange>
      </w:pPr>
      <w:ins w:author="Shipp, Stephanie S (sss5sc)" w:date="2023-12-29T09:41:02.534Z" w:id="1516894239">
        <w:r w:rsidRPr="65FE802B" w:rsidR="02D15909">
          <w:rPr>
            <w:rFonts w:ascii="Times New Roman" w:hAnsi="Times New Roman" w:eastAsia="Times New Roman" w:cs="Times New Roman"/>
            <w:noProof w:val="0"/>
            <w:color w:val="333333"/>
            <w:sz w:val="24"/>
            <w:szCs w:val="24"/>
            <w:lang w:val="en-US"/>
            <w:rPrChange w:author="Shipp, Stephanie S (sss5sc)" w:date="2023-12-29T09:56:51.769Z" w:id="1197471952">
              <w:rPr>
                <w:rFonts w:ascii="Times New Roman" w:hAnsi="Times New Roman" w:eastAsia="Times New Roman" w:cs="Times New Roman"/>
                <w:noProof w:val="0"/>
                <w:color w:val="333333"/>
                <w:sz w:val="21"/>
                <w:szCs w:val="21"/>
                <w:lang w:val="en-US"/>
              </w:rPr>
            </w:rPrChange>
          </w:rPr>
          <w:t>4.Oregon</w:t>
        </w:r>
      </w:ins>
    </w:p>
    <w:p w:rsidR="02D15909" w:rsidP="65FE802B" w:rsidRDefault="02D15909" w14:paraId="237042F0" w14:textId="2912B3F0">
      <w:pPr>
        <w:spacing w:after="150" w:afterAutospacing="off"/>
        <w:rPr>
          <w:ins w:author="Shipp, Stephanie S (sss5sc)" w:date="2023-12-29T09:41:02.534Z" w:id="1312147686"/>
          <w:rFonts w:ascii="Times New Roman" w:hAnsi="Times New Roman" w:eastAsia="Times New Roman" w:cs="Times New Roman"/>
          <w:noProof w:val="0"/>
          <w:color w:val="333333"/>
          <w:sz w:val="24"/>
          <w:szCs w:val="24"/>
          <w:lang w:val="en-US"/>
          <w:rPrChange w:author="Shipp, Stephanie S (sss5sc)" w:date="2023-12-29T09:56:49.257Z" w:id="1596102275">
            <w:rPr>
              <w:ins w:author="Shipp, Stephanie S (sss5sc)" w:date="2023-12-29T09:41:02.534Z" w:id="800676197"/>
              <w:rFonts w:ascii="Times New Roman" w:hAnsi="Times New Roman" w:eastAsia="Times New Roman" w:cs="Times New Roman"/>
              <w:noProof w:val="0"/>
              <w:color w:val="333333"/>
              <w:sz w:val="21"/>
              <w:szCs w:val="21"/>
              <w:lang w:val="en-US"/>
            </w:rPr>
          </w:rPrChange>
        </w:rPr>
        <w:pPrChange w:author="Shipp, Stephanie S (sss5sc)" w:date="2023-12-29T09:41:02.52Z">
          <w:pPr/>
        </w:pPrChange>
      </w:pPr>
      <w:ins w:author="Shipp, Stephanie S (sss5sc)" w:date="2023-12-29T09:41:02.534Z" w:id="527579404">
        <w:r w:rsidRPr="65FE802B" w:rsidR="02D15909">
          <w:rPr>
            <w:rFonts w:ascii="Times New Roman" w:hAnsi="Times New Roman" w:eastAsia="Times New Roman" w:cs="Times New Roman"/>
            <w:noProof w:val="0"/>
            <w:color w:val="333333"/>
            <w:sz w:val="24"/>
            <w:szCs w:val="24"/>
            <w:lang w:val="en-US"/>
            <w:rPrChange w:author="Shipp, Stephanie S (sss5sc)" w:date="2023-12-29T09:56:51.77Z" w:id="1493339700">
              <w:rPr>
                <w:rFonts w:ascii="Times New Roman" w:hAnsi="Times New Roman" w:eastAsia="Times New Roman" w:cs="Times New Roman"/>
                <w:noProof w:val="0"/>
                <w:color w:val="333333"/>
                <w:sz w:val="21"/>
                <w:szCs w:val="21"/>
                <w:lang w:val="en-US"/>
              </w:rPr>
            </w:rPrChange>
          </w:rPr>
          <w:t>5.Texas</w:t>
        </w:r>
      </w:ins>
    </w:p>
    <w:p w:rsidR="02D15909" w:rsidP="65FE802B" w:rsidRDefault="02D15909" w14:paraId="7433F5A8" w14:textId="17CAB667">
      <w:pPr>
        <w:rPr>
          <w:ins w:author="Shipp, Stephanie S (sss5sc)" w:date="2023-12-29T09:41:02.535Z" w:id="1135471438"/>
          <w:rFonts w:ascii="Times New Roman" w:hAnsi="Times New Roman" w:eastAsia="Times New Roman" w:cs="Times New Roman"/>
          <w:noProof w:val="0"/>
          <w:color w:val="000000" w:themeColor="text1" w:themeTint="FF" w:themeShade="FF"/>
          <w:sz w:val="24"/>
          <w:szCs w:val="24"/>
          <w:lang w:val="en-US"/>
        </w:rPr>
      </w:pPr>
      <w:ins w:author="Shipp, Stephanie S (sss5sc)" w:date="2023-12-29T09:41:02.534Z" w:id="2119691379">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51.77Z" w:id="1142257643">
              <w:rPr>
                <w:rFonts w:ascii="Times New Roman" w:hAnsi="Times New Roman" w:eastAsia="Times New Roman" w:cs="Times New Roman"/>
                <w:noProof w:val="0"/>
                <w:color w:val="000000" w:themeColor="text1" w:themeTint="FF" w:themeShade="FF"/>
                <w:sz w:val="24"/>
                <w:szCs w:val="24"/>
                <w:lang w:val="en-US"/>
              </w:rPr>
            </w:rPrChange>
          </w:rPr>
          <w:t xml:space="preserve">The BERT method </w:t>
        </w:r>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49.258Z" w:id="139842552">
              <w:rPr>
                <w:rFonts w:ascii="Times New Roman" w:hAnsi="Times New Roman" w:eastAsia="Times New Roman" w:cs="Times New Roman"/>
                <w:noProof w:val="0"/>
                <w:color w:val="000000" w:themeColor="text1" w:themeTint="FF" w:themeShade="FF"/>
                <w:sz w:val="24"/>
                <w:szCs w:val="24"/>
                <w:lang w:val="en-US"/>
              </w:rPr>
            </w:rPrChange>
          </w:rPr>
          <w:t>provided</w:t>
        </w:r>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49.258Z" w:id="1816852378">
              <w:rPr>
                <w:rFonts w:ascii="Times New Roman" w:hAnsi="Times New Roman" w:eastAsia="Times New Roman" w:cs="Times New Roman"/>
                <w:noProof w:val="0"/>
                <w:color w:val="000000" w:themeColor="text1" w:themeTint="FF" w:themeShade="FF"/>
                <w:sz w:val="24"/>
                <w:szCs w:val="24"/>
                <w:lang w:val="en-US"/>
              </w:rPr>
            </w:rPrChange>
          </w:rPr>
          <w:t xml:space="preserve"> the most informative results, which are presented here. </w:t>
        </w:r>
      </w:ins>
    </w:p>
    <w:p w:rsidR="02D15909" w:rsidP="65FE802B" w:rsidRDefault="02D15909" w14:paraId="491D408F" w14:textId="72AA592D">
      <w:pPr>
        <w:rPr>
          <w:ins w:author="Shipp, Stephanie S (sss5sc)" w:date="2023-12-29T09:41:02.535Z" w:id="964791991"/>
          <w:rFonts w:ascii="Times New Roman" w:hAnsi="Times New Roman" w:eastAsia="Times New Roman" w:cs="Times New Roman"/>
          <w:noProof w:val="0"/>
          <w:color w:val="000000" w:themeColor="text1" w:themeTint="FF" w:themeShade="FF"/>
          <w:sz w:val="24"/>
          <w:szCs w:val="24"/>
          <w:lang w:val="en-US"/>
        </w:rPr>
      </w:pPr>
      <w:ins w:author="Shipp, Stephanie S (sss5sc)" w:date="2023-12-29T09:41:02.535Z" w:id="856718941">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51.771Z" w:id="792668857">
              <w:rPr>
                <w:rFonts w:ascii="Times New Roman" w:hAnsi="Times New Roman" w:eastAsia="Times New Roman" w:cs="Times New Roman"/>
                <w:noProof w:val="0"/>
                <w:color w:val="000000" w:themeColor="text1" w:themeTint="FF" w:themeShade="FF"/>
                <w:sz w:val="24"/>
                <w:szCs w:val="24"/>
                <w:lang w:val="en-US"/>
              </w:rPr>
            </w:rPrChange>
          </w:rPr>
          <w:t xml:space="preserve"> </w:t>
        </w:r>
      </w:ins>
    </w:p>
    <w:p w:rsidR="02D15909" w:rsidP="65FE802B" w:rsidRDefault="02D15909" w14:paraId="69C7628F" w14:textId="13D808DC">
      <w:pPr>
        <w:pStyle w:val="Normal"/>
        <w:rPr>
          <w:ins w:author="Shipp, Stephanie S (sss5sc)" w:date="2023-12-29T09:41:02.535Z" w:id="628873668"/>
          <w:rFonts w:ascii="Times New Roman" w:hAnsi="Times New Roman" w:eastAsia="Times New Roman" w:cs="Times New Roman"/>
          <w:i w:val="1"/>
          <w:iCs w:val="1"/>
          <w:color w:val="000000" w:themeColor="text1" w:themeTint="FF" w:themeShade="FF"/>
          <w:sz w:val="24"/>
          <w:szCs w:val="24"/>
          <w:rPrChange w:author="Shipp, Stephanie S (sss5sc)" w:date="2023-12-29T09:56:49.261Z" w:id="1716117369">
            <w:rPr>
              <w:ins w:author="Shipp, Stephanie S (sss5sc)" w:date="2023-12-29T09:41:02.535Z" w:id="1070393795"/>
              <w:rFonts w:ascii="Times New Roman" w:hAnsi="Times New Roman" w:eastAsia="Times New Roman" w:cs="Times New Roman"/>
              <w:i w:val="1"/>
              <w:iCs w:val="1"/>
              <w:color w:val="000000" w:themeColor="text1" w:themeTint="FF" w:themeShade="FF"/>
              <w:sz w:val="24"/>
              <w:szCs w:val="24"/>
            </w:rPr>
          </w:rPrChange>
        </w:rPr>
        <w:pPrChange w:author="Shipp, Stephanie S (sss5sc)" w:date="2023-12-29T09:55:49.349Z">
          <w:pPr>
            <w:spacing w:line="257" w:lineRule="auto"/>
          </w:pPr>
        </w:pPrChange>
      </w:pPr>
      <w:ins w:author="Shipp, Stephanie S (sss5sc)" w:date="2023-12-29T09:41:02.535Z" w:id="1289163485">
        <w:r w:rsidRPr="65FE802B" w:rsidR="02D15909">
          <w:rPr>
            <w:rFonts w:ascii="Times New Roman" w:hAnsi="Times New Roman" w:eastAsia="Times New Roman" w:cs="Times New Roman"/>
            <w:sz w:val="24"/>
            <w:szCs w:val="24"/>
            <w:rPrChange w:author="Shipp, Stephanie S (sss5sc)" w:date="2023-12-29T09:56:51.777Z" w:id="153981299">
              <w:rPr>
                <w:rFonts w:ascii="Times New Roman" w:hAnsi="Times New Roman" w:eastAsia="Times New Roman" w:cs="Times New Roman"/>
                <w:i w:val="1"/>
                <w:iCs w:val="1"/>
                <w:color w:val="000000" w:themeColor="text1" w:themeTint="FF" w:themeShade="FF"/>
                <w:sz w:val="24"/>
                <w:szCs w:val="24"/>
              </w:rPr>
            </w:rPrChange>
          </w:rPr>
          <w:t>BERT Example: California Topics</w:t>
        </w:r>
      </w:ins>
    </w:p>
    <w:p w:rsidR="02D15909" w:rsidP="65FE802B" w:rsidRDefault="02D15909" w14:paraId="17604C01" w14:textId="6EA5B13B">
      <w:pPr>
        <w:rPr>
          <w:ins w:author="Shipp, Stephanie S (sss5sc)" w:date="2023-12-29T09:48:21.584Z" w:id="722240049"/>
          <w:rFonts w:ascii="Times New Roman" w:hAnsi="Times New Roman" w:eastAsia="Times New Roman" w:cs="Times New Roman"/>
          <w:noProof w:val="0"/>
          <w:color w:val="000000" w:themeColor="text1" w:themeTint="FF" w:themeShade="FF"/>
          <w:sz w:val="24"/>
          <w:szCs w:val="24"/>
          <w:lang w:val="en-US"/>
          <w:rPrChange w:author="Shipp, Stephanie S (sss5sc)" w:date="2023-12-29T09:56:49.281Z" w:id="1208663470">
            <w:rPr>
              <w:ins w:author="Shipp, Stephanie S (sss5sc)" w:date="2023-12-29T09:48:21.584Z" w:id="573553062"/>
              <w:rFonts w:ascii="Times New Roman" w:hAnsi="Times New Roman" w:eastAsia="Times New Roman" w:cs="Times New Roman"/>
              <w:noProof w:val="0"/>
              <w:color w:val="000000" w:themeColor="text1" w:themeTint="FF" w:themeShade="FF"/>
              <w:sz w:val="24"/>
              <w:szCs w:val="24"/>
              <w:lang w:val="en-US"/>
            </w:rPr>
          </w:rPrChange>
        </w:rPr>
      </w:pPr>
      <w:ins w:author="Shipp, Stephanie S (sss5sc)" w:date="2023-12-29T09:41:02.535Z" w:id="1245611300">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51.779Z" w:id="529655482">
              <w:rPr>
                <w:rFonts w:ascii="Times New Roman" w:hAnsi="Times New Roman" w:eastAsia="Times New Roman" w:cs="Times New Roman"/>
                <w:noProof w:val="0"/>
                <w:color w:val="000000" w:themeColor="text1" w:themeTint="FF" w:themeShade="FF"/>
                <w:sz w:val="24"/>
                <w:szCs w:val="24"/>
                <w:highlight w:val="yellow"/>
                <w:lang w:val="en-US"/>
              </w:rPr>
            </w:rPrChange>
          </w:rPr>
          <w:t>Describe the results</w:t>
        </w:r>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49.262Z" w:id="303963169">
              <w:rPr>
                <w:rFonts w:ascii="Times New Roman" w:hAnsi="Times New Roman" w:eastAsia="Times New Roman" w:cs="Times New Roman"/>
                <w:noProof w:val="0"/>
                <w:color w:val="000000" w:themeColor="text1" w:themeTint="FF" w:themeShade="FF"/>
                <w:sz w:val="24"/>
                <w:szCs w:val="24"/>
                <w:lang w:val="en-US"/>
              </w:rPr>
            </w:rPrChange>
          </w:rPr>
          <w:t xml:space="preserve">, e.g., The five most informative (?) results are presented below for California’s state constitution and amendments. </w:t>
        </w:r>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2Z" w:id="315849931">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Walk through one </w:t>
        </w:r>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4Z" w:id="1724921988">
              <w:rPr>
                <w:rFonts w:ascii="Times New Roman" w:hAnsi="Times New Roman" w:eastAsia="Times New Roman" w:cs="Times New Roman"/>
                <w:noProof w:val="0"/>
                <w:color w:val="000000" w:themeColor="text1" w:themeTint="FF" w:themeShade="FF"/>
                <w:sz w:val="24"/>
                <w:szCs w:val="24"/>
                <w:highlight w:val="yellow"/>
                <w:lang w:val="en-US"/>
              </w:rPr>
            </w:rPrChange>
          </w:rPr>
          <w:t>example and</w:t>
        </w:r>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4Z" w:id="1954377937">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 of the words and </w:t>
        </w:r>
      </w:ins>
      <w:ins w:author="Shipp, Stephanie S (sss5sc)" w:date="2023-12-29T09:43:20.26Z" w:id="413231389">
        <w:r w:rsidRPr="65FE802B" w:rsidR="0843E6F7">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6Z" w:id="1818656602">
              <w:rPr>
                <w:rFonts w:ascii="Times New Roman" w:hAnsi="Times New Roman" w:eastAsia="Times New Roman" w:cs="Times New Roman"/>
                <w:noProof w:val="0"/>
                <w:color w:val="000000" w:themeColor="text1" w:themeTint="FF" w:themeShade="FF"/>
                <w:sz w:val="24"/>
                <w:szCs w:val="24"/>
                <w:highlight w:val="yellow"/>
                <w:lang w:val="en-US"/>
              </w:rPr>
            </w:rPrChange>
          </w:rPr>
          <w:t>what</w:t>
        </w:r>
      </w:ins>
      <w:ins w:author="Shipp, Stephanie S (sss5sc)" w:date="2023-12-29T09:41:02.535Z" w:id="1339279111">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7Z" w:id="1211645367">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 the numbers </w:t>
        </w:r>
      </w:ins>
      <w:ins w:author="Shipp, Stephanie S (sss5sc)" w:date="2023-12-29T09:43:23.589Z" w:id="1795539118">
        <w:r w:rsidRPr="65FE802B" w:rsidR="7885BE5C">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7Z" w:id="204176215">
              <w:rPr>
                <w:rFonts w:ascii="Times New Roman" w:hAnsi="Times New Roman" w:eastAsia="Times New Roman" w:cs="Times New Roman"/>
                <w:noProof w:val="0"/>
                <w:color w:val="000000" w:themeColor="text1" w:themeTint="FF" w:themeShade="FF"/>
                <w:sz w:val="24"/>
                <w:szCs w:val="24"/>
                <w:highlight w:val="yellow"/>
                <w:lang w:val="en-US"/>
              </w:rPr>
            </w:rPrChange>
          </w:rPr>
          <w:t>mean</w:t>
        </w:r>
      </w:ins>
      <w:ins w:author="Shipp, Stephanie S (sss5sc)" w:date="2023-12-29T09:45:28.004Z" w:id="2132673731">
        <w:r w:rsidRPr="65FE802B" w:rsidR="54922DDA">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8Z" w:id="948072770">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 </w:t>
        </w:r>
      </w:ins>
      <w:ins w:author="Shipp, Stephanie S (sss5sc)" w:date="2023-12-29T09:43:23.589Z" w:id="1035274929">
        <w:r w:rsidRPr="65FE802B" w:rsidR="7885BE5C">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9Z" w:id="589068900">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 </w:t>
        </w:r>
      </w:ins>
      <w:ins w:author="Shipp, Stephanie S (sss5sc)" w:date="2023-12-29T09:45:53.209Z" w:id="1788211403">
        <w:r w:rsidRPr="65FE802B" w:rsidR="7D3859E7">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69Z" w:id="171802529">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Are </w:t>
        </w:r>
        <w:r w:rsidRPr="65FE802B" w:rsidR="7D3859E7">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7Z" w:id="525708480">
              <w:rPr>
                <w:rFonts w:ascii="Times New Roman" w:hAnsi="Times New Roman" w:eastAsia="Times New Roman" w:cs="Times New Roman"/>
                <w:noProof w:val="0"/>
                <w:color w:val="000000" w:themeColor="text1" w:themeTint="FF" w:themeShade="FF"/>
                <w:sz w:val="24"/>
                <w:szCs w:val="24"/>
                <w:highlight w:val="yellow"/>
                <w:lang w:val="en-US"/>
              </w:rPr>
            </w:rPrChange>
          </w:rPr>
          <w:t>they</w:t>
        </w:r>
        <w:r w:rsidRPr="65FE802B" w:rsidR="7D3859E7">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71Z" w:id="1742774459">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 </w:t>
        </w:r>
        <w:r w:rsidRPr="65FE802B" w:rsidR="7D3859E7">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72Z" w:id="148463738">
              <w:rPr>
                <w:rFonts w:ascii="Times New Roman" w:hAnsi="Times New Roman" w:eastAsia="Times New Roman" w:cs="Times New Roman"/>
                <w:noProof w:val="0"/>
                <w:color w:val="000000" w:themeColor="text1" w:themeTint="FF" w:themeShade="FF"/>
                <w:sz w:val="24"/>
                <w:szCs w:val="24"/>
                <w:highlight w:val="yellow"/>
                <w:lang w:val="en-US"/>
              </w:rPr>
            </w:rPrChange>
          </w:rPr>
          <w:t>probabilities</w:t>
        </w:r>
        <w:r w:rsidRPr="65FE802B" w:rsidR="7D3859E7">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74Z" w:id="1189276497">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 that the words appear in the text?</w:t>
        </w:r>
      </w:ins>
      <w:ins w:author="Shipp, Stephanie S (sss5sc)" w:date="2023-12-29T09:41:02.535Z" w:id="1936059379">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49.276Z" w:id="173437038">
              <w:rPr>
                <w:rFonts w:ascii="Times New Roman" w:hAnsi="Times New Roman" w:eastAsia="Times New Roman" w:cs="Times New Roman"/>
                <w:noProof w:val="0"/>
                <w:color w:val="000000" w:themeColor="text1" w:themeTint="FF" w:themeShade="FF"/>
                <w:sz w:val="24"/>
                <w:szCs w:val="24"/>
                <w:lang w:val="en-US"/>
              </w:rPr>
            </w:rPrChange>
          </w:rPr>
          <w:t xml:space="preserve"> </w:t>
        </w:r>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77Z" w:id="1782406273">
              <w:rPr>
                <w:rFonts w:ascii="Times New Roman" w:hAnsi="Times New Roman" w:eastAsia="Times New Roman" w:cs="Times New Roman"/>
                <w:noProof w:val="0"/>
                <w:color w:val="000000" w:themeColor="text1" w:themeTint="FF" w:themeShade="FF"/>
                <w:sz w:val="24"/>
                <w:szCs w:val="24"/>
                <w:highlight w:val="yellow"/>
                <w:lang w:val="en-US"/>
              </w:rPr>
            </w:rPrChange>
          </w:rPr>
          <w:t>Write</w:t>
        </w:r>
        <w:r w:rsidRPr="65FE802B" w:rsidR="02D15909">
          <w:rPr>
            <w:rFonts w:ascii="Times New Roman" w:hAnsi="Times New Roman" w:eastAsia="Times New Roman" w:cs="Times New Roman"/>
            <w:noProof w:val="0"/>
            <w:color w:val="000000" w:themeColor="text1" w:themeTint="FF" w:themeShade="FF"/>
            <w:sz w:val="24"/>
            <w:szCs w:val="24"/>
            <w:highlight w:val="yellow"/>
            <w:lang w:val="en-US"/>
            <w:rPrChange w:author="Shipp, Stephanie S (sss5sc)" w:date="2023-12-29T09:56:49.278Z" w:id="6101108">
              <w:rPr>
                <w:rFonts w:ascii="Times New Roman" w:hAnsi="Times New Roman" w:eastAsia="Times New Roman" w:cs="Times New Roman"/>
                <w:noProof w:val="0"/>
                <w:color w:val="000000" w:themeColor="text1" w:themeTint="FF" w:themeShade="FF"/>
                <w:sz w:val="24"/>
                <w:szCs w:val="24"/>
                <w:highlight w:val="yellow"/>
                <w:lang w:val="en-US"/>
              </w:rPr>
            </w:rPrChange>
          </w:rPr>
          <w:t xml:space="preserve"> Neil and ask for his help with this.</w:t>
        </w:r>
        <w:r w:rsidRPr="65FE802B" w:rsidR="02D15909">
          <w:rPr>
            <w:rFonts w:ascii="Times New Roman" w:hAnsi="Times New Roman" w:eastAsia="Times New Roman" w:cs="Times New Roman"/>
            <w:noProof w:val="0"/>
            <w:color w:val="000000" w:themeColor="text1" w:themeTint="FF" w:themeShade="FF"/>
            <w:sz w:val="24"/>
            <w:szCs w:val="24"/>
            <w:lang w:val="en-US"/>
            <w:rPrChange w:author="Shipp, Stephanie S (sss5sc)" w:date="2023-12-29T09:56:49.279Z" w:id="166330051">
              <w:rPr>
                <w:rFonts w:ascii="Times New Roman" w:hAnsi="Times New Roman" w:eastAsia="Times New Roman" w:cs="Times New Roman"/>
                <w:noProof w:val="0"/>
                <w:color w:val="000000" w:themeColor="text1" w:themeTint="FF" w:themeShade="FF"/>
                <w:sz w:val="24"/>
                <w:szCs w:val="24"/>
                <w:lang w:val="en-US"/>
              </w:rPr>
            </w:rPrChange>
          </w:rPr>
          <w:t xml:space="preserve"> </w:t>
        </w:r>
      </w:ins>
    </w:p>
    <w:p w:rsidR="0296426C" w:rsidP="65FE802B" w:rsidRDefault="0296426C" w14:paraId="6828C19F" w14:textId="18233210">
      <w:pPr>
        <w:pStyle w:val="Normal"/>
        <w:rPr>
          <w:ins w:author="Shipp, Stephanie S (sss5sc)" w:date="2023-12-29T09:47:52.57Z" w:id="259498896"/>
        </w:rPr>
      </w:pPr>
      <w:ins w:author="Shipp, Stephanie S (sss5sc)" w:date="2023-12-29T09:51:02.892Z" w:id="2064751695">
        <w:r w:rsidR="0296426C">
          <w:drawing>
            <wp:inline wp14:editId="2A672B00" wp14:anchorId="112C0DF2">
              <wp:extent cx="4286250" cy="3619500"/>
              <wp:effectExtent l="0" t="0" r="0" b="0"/>
              <wp:docPr id="1768186038" name="" title=""/>
              <wp:cNvGraphicFramePr>
                <a:graphicFrameLocks noChangeAspect="1"/>
              </wp:cNvGraphicFramePr>
              <a:graphic>
                <a:graphicData uri="http://schemas.openxmlformats.org/drawingml/2006/picture">
                  <pic:pic>
                    <pic:nvPicPr>
                      <pic:cNvPr id="0" name=""/>
                      <pic:cNvPicPr/>
                    </pic:nvPicPr>
                    <pic:blipFill>
                      <a:blip r:embed="Ra18cead789ce47bd">
                        <a:extLst>
                          <a:ext xmlns:a="http://schemas.openxmlformats.org/drawingml/2006/main" uri="{28A0092B-C50C-407E-A947-70E740481C1C}">
                            <a14:useLocalDpi val="0"/>
                          </a:ext>
                        </a:extLst>
                      </a:blip>
                      <a:stretch>
                        <a:fillRect/>
                      </a:stretch>
                    </pic:blipFill>
                    <pic:spPr>
                      <a:xfrm>
                        <a:off x="0" y="0"/>
                        <a:ext cx="4286250" cy="3619500"/>
                      </a:xfrm>
                      <a:prstGeom prst="rect">
                        <a:avLst/>
                      </a:prstGeom>
                    </pic:spPr>
                  </pic:pic>
                </a:graphicData>
              </a:graphic>
            </wp:inline>
          </w:drawing>
        </w:r>
      </w:ins>
    </w:p>
    <w:p w:rsidR="65FE802B" w:rsidP="65FE802B" w:rsidRDefault="65FE802B" w14:paraId="6CCD0C58" w14:textId="09B5BBEB">
      <w:pPr>
        <w:pStyle w:val="Normal"/>
        <w:rPr>
          <w:ins w:author="Shipp, Stephanie S (sss5sc)" w:date="2023-12-29T09:41:02.535Z" w:id="2027614730"/>
          <w:rFonts w:ascii="Times New Roman" w:hAnsi="Times New Roman" w:eastAsia="Times New Roman" w:cs="Times New Roman"/>
          <w:noProof w:val="0"/>
          <w:color w:val="000000" w:themeColor="text1" w:themeTint="FF" w:themeShade="FF"/>
          <w:sz w:val="24"/>
          <w:szCs w:val="24"/>
          <w:lang w:val="en-US"/>
        </w:rPr>
      </w:pPr>
    </w:p>
    <w:p w:rsidR="02D15909" w:rsidP="65FE802B" w:rsidRDefault="02D15909" w14:paraId="78F95905" w14:textId="71C9203C">
      <w:pPr>
        <w:pStyle w:val="Normal"/>
        <w:suppressLineNumbers w:val="0"/>
        <w:bidi w:val="0"/>
        <w:spacing w:before="0" w:beforeAutospacing="off" w:after="160" w:afterAutospacing="off" w:line="259" w:lineRule="auto"/>
        <w:ind w:left="0" w:right="0"/>
        <w:jc w:val="left"/>
        <w:rPr>
          <w:ins w:author="Shipp, Stephanie S (sss5sc)" w:date="2023-12-29T09:41:02.535Z" w:id="1929896676"/>
          <w:rFonts w:ascii="Times New Roman" w:hAnsi="Times New Roman" w:eastAsia="Times New Roman" w:cs="Times New Roman"/>
          <w:noProof w:val="0"/>
          <w:color w:val="000000" w:themeColor="text1" w:themeTint="FF" w:themeShade="FF"/>
          <w:sz w:val="24"/>
          <w:szCs w:val="24"/>
          <w:lang w:val="en-US"/>
        </w:rPr>
      </w:pPr>
      <w:ins w:author="Shipp, Stephanie S (sss5sc)" w:date="2023-12-29T09:41:02.535Z" w:id="1654116855">
        <w:r w:rsidRPr="65FE802B" w:rsidR="02D15909">
          <w:rPr>
            <w:rFonts w:ascii="Times New Roman" w:hAnsi="Times New Roman" w:eastAsia="Times New Roman" w:cs="Times New Roman"/>
            <w:noProof w:val="0"/>
            <w:color w:val="000000" w:themeColor="text1" w:themeTint="FF" w:themeShade="FF"/>
            <w:sz w:val="24"/>
            <w:szCs w:val="24"/>
            <w:highlight w:val="yellow"/>
            <w:lang w:val="en-US"/>
          </w:rPr>
          <w:t xml:space="preserve">If you keep the figure </w:t>
        </w:r>
      </w:ins>
      <w:ins w:author="Shipp, Stephanie S (sss5sc)" w:date="2023-12-29T09:43:56.811Z" w:id="1441572159">
        <w:r w:rsidRPr="65FE802B" w:rsidR="76FF1E4D">
          <w:rPr>
            <w:rFonts w:ascii="Times New Roman" w:hAnsi="Times New Roman" w:eastAsia="Times New Roman" w:cs="Times New Roman"/>
            <w:noProof w:val="0"/>
            <w:color w:val="000000" w:themeColor="text1" w:themeTint="FF" w:themeShade="FF"/>
            <w:sz w:val="24"/>
            <w:szCs w:val="24"/>
            <w:highlight w:val="yellow"/>
            <w:lang w:val="en-US"/>
          </w:rPr>
          <w:t>that is on the website in this appendix</w:t>
        </w:r>
      </w:ins>
      <w:ins w:author="Shipp, Stephanie S (sss5sc)" w:date="2023-12-29T09:41:02.535Z" w:id="130866276">
        <w:r w:rsidRPr="65FE802B" w:rsidR="02D15909">
          <w:rPr>
            <w:rFonts w:ascii="Times New Roman" w:hAnsi="Times New Roman" w:eastAsia="Times New Roman" w:cs="Times New Roman"/>
            <w:noProof w:val="0"/>
            <w:color w:val="000000" w:themeColor="text1" w:themeTint="FF" w:themeShade="FF"/>
            <w:sz w:val="24"/>
            <w:szCs w:val="24"/>
            <w:highlight w:val="yellow"/>
            <w:lang w:val="en-US"/>
          </w:rPr>
          <w:t>, you need to define the legend and add a few sentences about the chart. Otherwise delete.</w:t>
        </w:r>
      </w:ins>
    </w:p>
    <w:p w:rsidR="65FE802B" w:rsidP="65FE802B" w:rsidRDefault="65FE802B" w14:paraId="7718ABDF" w14:textId="49D93197">
      <w:pPr>
        <w:pStyle w:val="Normal"/>
        <w:rPr>
          <w:rFonts w:ascii="Times New Roman" w:hAnsi="Times New Roman" w:eastAsia="Times New Roman" w:cs="Times New Roman"/>
          <w:color w:val="000000" w:themeColor="text1" w:themeTint="FF" w:themeShade="FF"/>
          <w:sz w:val="24"/>
          <w:szCs w:val="24"/>
        </w:rPr>
      </w:pPr>
    </w:p>
    <w:p w:rsidR="000C226C" w:rsidP="5BAB7160" w:rsidRDefault="000C226C" w14:paraId="2C078E63" w14:textId="70BAC62D"/>
    <w:sectPr w:rsidR="000C226C">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G(" w:author="Goswami, Treena (gcm8gw)" w:date="2023-12-13T18:36:00Z" w:id="7">
    <w:p w:rsidR="00CB0EBA" w:rsidP="00CB0EBA" w:rsidRDefault="00CB0EBA" w14:paraId="419190E8" w14:textId="77777777">
      <w:r>
        <w:t>Based on the current draft, I made some edits to the abstract.</w:t>
      </w:r>
      <w:r>
        <w:annotationRef/>
      </w:r>
    </w:p>
  </w:comment>
  <w:comment w:initials="S(" w:author="Shipp, Stephanie S (sss5sc)" w:date="2023-12-24T05:45:00Z" w:id="22">
    <w:p w:rsidR="691B0DF8" w:rsidRDefault="691B0DF8" w14:paraId="5F7649FC" w14:textId="0B688B1F">
      <w:pPr>
        <w:pStyle w:val="CommentText"/>
      </w:pPr>
      <w:r>
        <w:t xml:space="preserve">I am deleting tehse words. We are supposed to be objective and report what they do. In the conclusions, we can decide if they play a crucial role. etc. </w:t>
      </w:r>
      <w:r>
        <w:rPr>
          <w:rStyle w:val="CommentReference"/>
        </w:rPr>
        <w:annotationRef/>
      </w:r>
    </w:p>
  </w:comment>
  <w:comment w:initials="MOU" w:author="Microsoft Office User" w:date="2023-12-19T02:59:00Z" w:id="61">
    <w:p w:rsidR="00855A93" w:rsidP="00855A93" w:rsidRDefault="00855A93" w14:paraId="1337921F" w14:textId="77777777">
      <w:r>
        <w:rPr>
          <w:rStyle w:val="CommentReference"/>
        </w:rPr>
        <w:annotationRef/>
      </w:r>
      <w:r>
        <w:rPr>
          <w:color w:val="000000"/>
          <w:sz w:val="20"/>
          <w:szCs w:val="20"/>
        </w:rPr>
        <w:t xml:space="preserve">I folded this paragraph into this section. It seemed silly to have a one sentence section. </w:t>
      </w:r>
    </w:p>
  </w:comment>
  <w:comment w:initials="S(" w:author="Shipp, Stephanie S (sss5sc)" w:date="2023-12-24T06:06:00Z" w:id="67">
    <w:p w:rsidR="691B0DF8" w:rsidRDefault="691B0DF8" w14:paraId="5DFED092" w14:textId="48250C56">
      <w:pPr>
        <w:pStyle w:val="CommentText"/>
      </w:pPr>
      <w:r>
        <w:t>Let's not be too cautious. We did what we think would be useful.</w:t>
      </w:r>
      <w:r>
        <w:rPr>
          <w:rStyle w:val="CommentReference"/>
        </w:rPr>
        <w:annotationRef/>
      </w:r>
    </w:p>
  </w:comment>
  <w:comment w:initials="MOU" w:author="Microsoft Office User" w:date="2023-12-19T02:44:00Z" w:id="72">
    <w:p w:rsidR="00EF1D3C" w:rsidP="00EF1D3C" w:rsidRDefault="00EF1D3C" w14:paraId="53E19FB3" w14:textId="2F06DC15">
      <w:r>
        <w:rPr>
          <w:rStyle w:val="CommentReference"/>
        </w:rPr>
        <w:annotationRef/>
      </w:r>
      <w:r>
        <w:rPr>
          <w:color w:val="000000"/>
          <w:sz w:val="20"/>
          <w:szCs w:val="20"/>
        </w:rPr>
        <w:t>Are these totals and by demographics, e.g., age, eduction level, …….</w:t>
      </w:r>
    </w:p>
  </w:comment>
  <w:comment w:initials="TG" w:author="Goswami, Treena" w:date="2023-12-21T12:26:00Z" w:id="73">
    <w:p w:rsidR="00B9731F" w:rsidP="00C41BAE" w:rsidRDefault="00B9731F" w14:paraId="46060167" w14:textId="77777777">
      <w:r>
        <w:rPr>
          <w:rStyle w:val="CommentReference"/>
        </w:rPr>
        <w:annotationRef/>
      </w:r>
      <w:r>
        <w:rPr>
          <w:color w:val="000000"/>
          <w:sz w:val="20"/>
          <w:szCs w:val="20"/>
        </w:rPr>
        <w:t>Made certain changes in the table. Hopefully that answers the question.</w:t>
      </w:r>
    </w:p>
  </w:comment>
  <w:comment w:initials="MOU" w:author="Microsoft Office User" w:date="2023-12-19T02:39:00Z" w:id="76">
    <w:p w:rsidR="008420C5" w:rsidP="008420C5" w:rsidRDefault="008420C5" w14:paraId="4110D077" w14:textId="50E77966">
      <w:r>
        <w:rPr>
          <w:rStyle w:val="CommentReference"/>
        </w:rPr>
        <w:annotationRef/>
      </w:r>
      <w:r>
        <w:rPr>
          <w:sz w:val="20"/>
          <w:szCs w:val="20"/>
        </w:rPr>
        <w:t>Are these subcategories for diversity?</w:t>
      </w:r>
    </w:p>
  </w:comment>
  <w:comment w:initials="TG" w:author="Goswami, Treena" w:date="2023-12-20T17:46:00Z" w:id="77">
    <w:p w:rsidR="00CE06A1" w:rsidP="00C41BAE" w:rsidRDefault="00CE06A1" w14:paraId="3BB8F2A0" w14:textId="77777777">
      <w:r>
        <w:rPr>
          <w:rStyle w:val="CommentReference"/>
        </w:rPr>
        <w:annotationRef/>
      </w:r>
      <w:r>
        <w:rPr>
          <w:color w:val="000000"/>
          <w:sz w:val="20"/>
          <w:szCs w:val="20"/>
        </w:rPr>
        <w:t xml:space="preserve">No. In the paragraph preceding Table 1, I describe diversity as “For the specific category of diversity, defined in the context of population estimates and projections, if available, based on race and ethnicity, no subcategories are identified. In the scope of our analysis, diversity is treated as a singular category without further subdivisions.” </w:t>
      </w:r>
    </w:p>
  </w:comment>
  <w:comment w:initials="S(" w:author="Shipp, Stephanie S (sss5sc)" w:date="2023-12-24T06:22:00Z" w:id="106">
    <w:p w:rsidR="691B0DF8" w:rsidRDefault="691B0DF8" w14:paraId="11C42658" w14:textId="5918651B">
      <w:pPr>
        <w:pStyle w:val="CommentText"/>
      </w:pPr>
      <w:r>
        <w:t xml:space="preserve">these don't need to be in quotes. You are not using in a different way than what they mean, </w:t>
      </w:r>
      <w:r>
        <w:rPr>
          <w:rStyle w:val="CommentReference"/>
        </w:rPr>
        <w:annotationRef/>
      </w:r>
    </w:p>
  </w:comment>
  <w:comment w:initials="MOU" w:author="Microsoft Office User" w:date="2023-12-19T03:26:00Z" w:id="132">
    <w:p w:rsidR="007B021C" w:rsidP="007B021C" w:rsidRDefault="007B021C" w14:paraId="1D5B905A" w14:textId="602F1763">
      <w:r>
        <w:rPr>
          <w:rStyle w:val="CommentReference"/>
        </w:rPr>
        <w:annotationRef/>
      </w:r>
      <w:r>
        <w:rPr>
          <w:color w:val="000000"/>
          <w:sz w:val="20"/>
          <w:szCs w:val="20"/>
        </w:rPr>
        <w:t>Do you mean the Census Bureau?</w:t>
      </w:r>
    </w:p>
  </w:comment>
  <w:comment w:initials="TG" w:author="Goswami, Treena" w:date="2023-12-20T17:47:00Z" w:id="133">
    <w:p w:rsidR="00CE06A1" w:rsidP="00C41BAE" w:rsidRDefault="00CE06A1" w14:paraId="2E15AA4E" w14:textId="77777777">
      <w:r>
        <w:rPr>
          <w:rStyle w:val="CommentReference"/>
        </w:rPr>
        <w:annotationRef/>
      </w:r>
      <w:r>
        <w:rPr>
          <w:color w:val="000000"/>
          <w:sz w:val="20"/>
          <w:szCs w:val="20"/>
        </w:rPr>
        <w:t xml:space="preserve">Lead agencies of the SDCs. They are separate  entities. </w:t>
      </w:r>
    </w:p>
  </w:comment>
  <w:comment w:initials="S(" w:author="Shipp, Stephanie S (sss5sc)" w:date="2023-12-24T06:49:00Z" w:id="156">
    <w:p w:rsidR="691B0DF8" w:rsidRDefault="691B0DF8" w14:paraId="09B6FFE4" w14:textId="1985F6C5">
      <w:pPr>
        <w:pStyle w:val="CommentText"/>
      </w:pPr>
      <w:r>
        <w:t>We already say how we define early adopters.</w:t>
      </w:r>
      <w:r>
        <w:rPr>
          <w:rStyle w:val="CommentReference"/>
        </w:rPr>
        <w:annotationRef/>
      </w:r>
    </w:p>
  </w:comment>
  <w:comment w:initials="G(" w:author="Goswami, Treena (gcm8gw)" w:date="2023-12-13T18:32:00Z" w:id="225">
    <w:p w:rsidR="008F1740" w:rsidP="008F1740" w:rsidRDefault="008F1740" w14:paraId="34A3EED0" w14:textId="683A63B1">
      <w:r>
        <w:t xml:space="preserve">I was not too sure how to expand on these outlines, hence I made some general suggestions that would possibly enhance SDCs </w:t>
      </w:r>
      <w:r>
        <w:annotationRef/>
      </w:r>
    </w:p>
  </w:comment>
  <w:comment w:initials="S(" w:author="Shipp, Stephanie S (sss5sc)" w:date="2023-12-26T15:19:00Z" w:id="249">
    <w:p w:rsidR="691B0DF8" w:rsidRDefault="691B0DF8" w14:paraId="53A522A5" w14:textId="1E695FF0">
      <w:pPr>
        <w:pStyle w:val="CommentText"/>
      </w:pPr>
      <w:r>
        <w:t xml:space="preserve">This contradicts the prior sentence. </w:t>
      </w:r>
      <w:r>
        <w:rPr>
          <w:rStyle w:val="CommentReference"/>
        </w:rPr>
        <w:annotationRef/>
      </w:r>
    </w:p>
  </w:comment>
  <w:comment w:initials="S(" w:author="Shipp, Stephanie S (sss5sc)" w:date="2023-12-26T15:33:00Z" w:id="281">
    <w:p w:rsidR="691B0DF8" w:rsidRDefault="691B0DF8" w14:paraId="0D0C4027" w14:textId="7F1F5496">
      <w:pPr>
        <w:pStyle w:val="CommentText"/>
      </w:pPr>
      <w:r>
        <w:t>Can they do more than encourage? Can they provide the tables, a tool, or both?</w:t>
      </w:r>
      <w:r>
        <w:rPr>
          <w:rStyle w:val="CommentReference"/>
        </w:rPr>
        <w:annotationRef/>
      </w:r>
    </w:p>
  </w:comment>
  <w:comment w:initials="TG" w:author="Goswami, Treena" w:date="2023-12-21T13:50:00Z" w:id="285">
    <w:p w:rsidR="000F226B" w:rsidP="00C41BAE" w:rsidRDefault="000F226B" w14:paraId="0B31EC8F" w14:textId="77777777">
      <w:r>
        <w:rPr>
          <w:rStyle w:val="CommentReference"/>
        </w:rPr>
        <w:annotationRef/>
      </w:r>
      <w:r>
        <w:rPr>
          <w:color w:val="000000"/>
          <w:sz w:val="20"/>
          <w:szCs w:val="20"/>
        </w:rPr>
        <w:t>Added a conclusion</w:t>
      </w:r>
    </w:p>
    <w:p w:rsidR="000F226B" w:rsidP="00C41BAE" w:rsidRDefault="000F226B" w14:paraId="1F26A395" w14:textId="77777777"/>
  </w:comment>
  <w:comment w:initials="MOU" w:author="Microsoft Office User" w:date="2023-12-19T03:35:00Z" w:id="288">
    <w:p w:rsidR="00FA0159" w:rsidP="00FA0159" w:rsidRDefault="00FA0159" w14:paraId="3E568FE3" w14:textId="3EB268F9">
      <w:r>
        <w:rPr>
          <w:rStyle w:val="CommentReference"/>
        </w:rPr>
        <w:annotationRef/>
      </w:r>
      <w:r>
        <w:rPr>
          <w:color w:val="000000"/>
          <w:sz w:val="20"/>
          <w:szCs w:val="20"/>
        </w:rPr>
        <w:t>DC is a district, not a territory</w:t>
      </w:r>
    </w:p>
  </w:comment>
</w:comments>
</file>

<file path=word/commentsExtended.xml><?xml version="1.0" encoding="utf-8"?>
<w15:commentsEx xmlns:mc="http://schemas.openxmlformats.org/markup-compatibility/2006" xmlns:w15="http://schemas.microsoft.com/office/word/2012/wordml" mc:Ignorable="w15">
  <w15:commentEx w15:done="1" w15:paraId="419190E8"/>
  <w15:commentEx w15:done="0" w15:paraId="5F7649FC"/>
  <w15:commentEx w15:done="1" w15:paraId="1337921F"/>
  <w15:commentEx w15:done="0" w15:paraId="5DFED092"/>
  <w15:commentEx w15:done="0" w15:paraId="53E19FB3"/>
  <w15:commentEx w15:done="0" w15:paraId="46060167" w15:paraIdParent="53E19FB3"/>
  <w15:commentEx w15:done="1" w15:paraId="4110D077"/>
  <w15:commentEx w15:done="1" w15:paraId="3BB8F2A0" w15:paraIdParent="4110D077"/>
  <w15:commentEx w15:done="0" w15:paraId="11C42658"/>
  <w15:commentEx w15:done="0" w15:paraId="1D5B905A"/>
  <w15:commentEx w15:done="0" w15:paraId="2E15AA4E" w15:paraIdParent="1D5B905A"/>
  <w15:commentEx w15:done="0" w15:paraId="09B6FFE4"/>
  <w15:commentEx w15:done="1" w15:paraId="34A3EED0"/>
  <w15:commentEx w15:done="0" w15:paraId="53A522A5"/>
  <w15:commentEx w15:done="0" w15:paraId="0D0C4027"/>
  <w15:commentEx w15:done="0" w15:paraId="1F26A395"/>
  <w15:commentEx w15:done="1" w15:paraId="3E568FE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1A23ADF" w16cex:dateUtc="2023-12-13T23:36:00Z"/>
  <w16cex:commentExtensible w16cex:durableId="5B9B8CC2" w16cex:dateUtc="2023-12-24T10:45:00Z"/>
  <w16cex:commentExtensible w16cex:durableId="5769DCB0" w16cex:dateUtc="2023-12-19T07:59:00Z"/>
  <w16cex:commentExtensible w16cex:durableId="3EECFFBB" w16cex:dateUtc="2023-12-24T11:06:00Z"/>
  <w16cex:commentExtensible w16cex:durableId="64199AC1" w16cex:dateUtc="2023-12-19T07:44:00Z"/>
  <w16cex:commentExtensible w16cex:durableId="0C74D3D0" w16cex:dateUtc="2023-12-21T18:26:00Z"/>
  <w16cex:commentExtensible w16cex:durableId="5048955C" w16cex:dateUtc="2023-12-19T07:39:00Z"/>
  <w16cex:commentExtensible w16cex:durableId="00F3F602" w16cex:dateUtc="2023-12-20T23:46:00Z"/>
  <w16cex:commentExtensible w16cex:durableId="4F6F4E3D" w16cex:dateUtc="2023-12-24T11:22:00Z"/>
  <w16cex:commentExtensible w16cex:durableId="33281EF4" w16cex:dateUtc="2023-12-19T08:26:00Z"/>
  <w16cex:commentExtensible w16cex:durableId="4D208246" w16cex:dateUtc="2023-12-20T23:47:00Z"/>
  <w16cex:commentExtensible w16cex:durableId="2989800D" w16cex:dateUtc="2023-12-24T11:49:00Z"/>
  <w16cex:commentExtensible w16cex:durableId="23422CDB" w16cex:dateUtc="2023-12-13T23:32:00Z"/>
  <w16cex:commentExtensible w16cex:durableId="35DABECB" w16cex:dateUtc="2023-12-26T20:19:00Z"/>
  <w16cex:commentExtensible w16cex:durableId="396DC5FA" w16cex:dateUtc="2023-12-26T20:33:00Z"/>
  <w16cex:commentExtensible w16cex:durableId="6754E60E" w16cex:dateUtc="2023-12-21T19:50:00Z"/>
  <w16cex:commentExtensible w16cex:durableId="76CA72EE" w16cex:dateUtc="2023-12-19T08:35:00Z"/>
</w16cex:commentsExtensible>
</file>

<file path=word/commentsIds.xml><?xml version="1.0" encoding="utf-8"?>
<w16cid:commentsIds xmlns:mc="http://schemas.openxmlformats.org/markup-compatibility/2006" xmlns:w16cid="http://schemas.microsoft.com/office/word/2016/wordml/cid" mc:Ignorable="w16cid">
  <w16cid:commentId w16cid:paraId="419190E8" w16cid:durableId="61A23ADF"/>
  <w16cid:commentId w16cid:paraId="5F7649FC" w16cid:durableId="5B9B8CC2"/>
  <w16cid:commentId w16cid:paraId="1337921F" w16cid:durableId="5769DCB0"/>
  <w16cid:commentId w16cid:paraId="5DFED092" w16cid:durableId="3EECFFBB"/>
  <w16cid:commentId w16cid:paraId="53E19FB3" w16cid:durableId="64199AC1"/>
  <w16cid:commentId w16cid:paraId="46060167" w16cid:durableId="0C74D3D0"/>
  <w16cid:commentId w16cid:paraId="4110D077" w16cid:durableId="5048955C"/>
  <w16cid:commentId w16cid:paraId="3BB8F2A0" w16cid:durableId="00F3F602"/>
  <w16cid:commentId w16cid:paraId="11C42658" w16cid:durableId="4F6F4E3D"/>
  <w16cid:commentId w16cid:paraId="1D5B905A" w16cid:durableId="33281EF4"/>
  <w16cid:commentId w16cid:paraId="2E15AA4E" w16cid:durableId="4D208246"/>
  <w16cid:commentId w16cid:paraId="09B6FFE4" w16cid:durableId="2989800D"/>
  <w16cid:commentId w16cid:paraId="34A3EED0" w16cid:durableId="23422CDB"/>
  <w16cid:commentId w16cid:paraId="53A522A5" w16cid:durableId="35DABECB"/>
  <w16cid:commentId w16cid:paraId="0D0C4027" w16cid:durableId="396DC5FA"/>
  <w16cid:commentId w16cid:paraId="1F26A395" w16cid:durableId="6754E60E"/>
  <w16cid:commentId w16cid:paraId="3E568FE3" w16cid:durableId="76CA72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74B4" w:rsidRDefault="005D74B4" w14:paraId="05FC416D" w14:textId="77777777">
      <w:pPr>
        <w:spacing w:after="0" w:line="240" w:lineRule="auto"/>
      </w:pPr>
      <w:r>
        <w:separator/>
      </w:r>
    </w:p>
  </w:endnote>
  <w:endnote w:type="continuationSeparator" w:id="0">
    <w:p w:rsidR="005D74B4" w:rsidRDefault="005D74B4" w14:paraId="32AA70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8035537"/>
      <w:docPartObj>
        <w:docPartGallery w:val="Page Numbers (Bottom of Page)"/>
        <w:docPartUnique/>
      </w:docPartObj>
    </w:sdtPr>
    <w:sdtContent>
      <w:p w:rsidR="00CB0EBA" w:rsidP="00C41BAE" w:rsidRDefault="00CB0EBA" w14:paraId="25B3BF14" w14:textId="77777777">
        <w:pPr>
          <w:pStyle w:val="Footer"/>
          <w:framePr w:wrap="none" w:hAnchor="margin" w:vAnchor="text" w:xAlign="center" w:y="1"/>
          <w:rPr>
            <w:rStyle w:val="PageNumber"/>
          </w:rPr>
        </w:pPr>
        <w:r w:rsidRPr="65FE802B">
          <w:rPr>
            <w:rStyle w:val="PageNumber"/>
          </w:rPr>
          <w:fldChar w:fldCharType="begin"/>
        </w:r>
        <w:r w:rsidRPr="65FE802B">
          <w:rPr>
            <w:rStyle w:val="PageNumber"/>
          </w:rPr>
          <w:instrText xml:space="preserve"> PAGE </w:instrText>
        </w:r>
        <w:r w:rsidRPr="65FE802B">
          <w:rPr>
            <w:rStyle w:val="PageNumber"/>
          </w:rPr>
          <w:fldChar w:fldCharType="separate"/>
        </w:r>
        <w:r w:rsidRPr="65FE802B" w:rsidR="65FE802B">
          <w:rPr>
            <w:rStyle w:val="PageNumber"/>
            <w:noProof/>
          </w:rPr>
          <w:t>2</w:t>
        </w:r>
        <w:r w:rsidRPr="65FE802B">
          <w:rPr>
            <w:rStyle w:val="PageNumber"/>
          </w:rPr>
          <w:fldChar w:fldCharType="end"/>
        </w:r>
      </w:p>
    </w:sdtContent>
  </w:sdt>
  <w:p w:rsidR="00CB0EBA" w:rsidRDefault="00CB0EBA" w14:paraId="7BB633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5244006"/>
      <w:docPartObj>
        <w:docPartGallery w:val="Page Numbers (Bottom of Page)"/>
        <w:docPartUnique/>
      </w:docPartObj>
    </w:sdtPr>
    <w:sdtContent>
      <w:p w:rsidR="00CB0EBA" w:rsidP="00C41BAE" w:rsidRDefault="00CB0EBA" w14:paraId="6D739710" w14:textId="77777777">
        <w:pPr>
          <w:pStyle w:val="Footer"/>
          <w:framePr w:wrap="none" w:hAnchor="margin" w:vAnchor="text" w:xAlign="center" w:y="1"/>
          <w:rPr>
            <w:rStyle w:val="PageNumber"/>
          </w:rPr>
        </w:pPr>
        <w:r w:rsidRPr="65FE802B">
          <w:rPr>
            <w:rStyle w:val="PageNumber"/>
          </w:rPr>
          <w:fldChar w:fldCharType="begin"/>
        </w:r>
        <w:r w:rsidRPr="65FE802B">
          <w:rPr>
            <w:rStyle w:val="PageNumber"/>
          </w:rPr>
          <w:instrText xml:space="preserve"> PAGE </w:instrText>
        </w:r>
        <w:r w:rsidRPr="65FE802B">
          <w:rPr>
            <w:rStyle w:val="PageNumber"/>
          </w:rPr>
          <w:fldChar w:fldCharType="separate"/>
        </w:r>
        <w:r w:rsidRPr="65FE802B" w:rsidR="65FE802B">
          <w:rPr>
            <w:rStyle w:val="PageNumber"/>
            <w:noProof/>
          </w:rPr>
          <w:t>1</w:t>
        </w:r>
        <w:r w:rsidRPr="65FE802B">
          <w:rPr>
            <w:rStyle w:val="PageNumber"/>
          </w:rPr>
          <w:fldChar w:fldCharType="end"/>
        </w:r>
      </w:p>
    </w:sdtContent>
  </w:sdt>
  <w:p w:rsidR="00CB0EBA" w:rsidRDefault="00CB0EBA" w14:paraId="067739E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BAB7160" w:rsidTr="65FE802B" w14:paraId="72B11D79" w14:textId="77777777">
      <w:trPr>
        <w:trHeight w:val="300"/>
      </w:trPr>
      <w:tc>
        <w:tcPr>
          <w:tcW w:w="3120" w:type="dxa"/>
          <w:tcMar/>
        </w:tcPr>
        <w:p w:rsidR="5BAB7160" w:rsidP="5BAB7160" w:rsidRDefault="5BAB7160" w14:paraId="04FC57F8" w14:textId="267527A1">
          <w:pPr>
            <w:pStyle w:val="Header"/>
            <w:ind w:left="-115"/>
          </w:pPr>
        </w:p>
      </w:tc>
      <w:tc>
        <w:tcPr>
          <w:tcW w:w="3120" w:type="dxa"/>
          <w:tcMar/>
        </w:tcPr>
        <w:p w:rsidR="5BAB7160" w:rsidP="5BAB7160" w:rsidRDefault="5BAB7160" w14:paraId="0FCE588A" w14:textId="6D53BA20">
          <w:pPr>
            <w:pStyle w:val="Header"/>
            <w:jc w:val="center"/>
          </w:pPr>
        </w:p>
      </w:tc>
      <w:tc>
        <w:tcPr>
          <w:tcW w:w="3120" w:type="dxa"/>
          <w:tcMar/>
        </w:tcPr>
        <w:p w:rsidR="5BAB7160" w:rsidP="5BAB7160" w:rsidRDefault="5BAB7160" w14:paraId="3C093461" w14:textId="3CC28674">
          <w:pPr>
            <w:pStyle w:val="Header"/>
            <w:ind w:right="-115"/>
            <w:jc w:val="right"/>
          </w:pPr>
          <w:r>
            <w:fldChar w:fldCharType="begin"/>
          </w:r>
          <w:r>
            <w:instrText xml:space="preserve">PAGE</w:instrText>
          </w:r>
          <w:r>
            <w:fldChar w:fldCharType="separate"/>
          </w:r>
          <w:r w:rsidRPr="65FE802B" w:rsidR="65FE802B">
            <w:rPr>
              <w:noProof/>
            </w:rPr>
            <w:t>1</w:t>
          </w:r>
          <w:r>
            <w:fldChar w:fldCharType="end"/>
          </w:r>
        </w:p>
      </w:tc>
    </w:tr>
  </w:tbl>
  <w:p w:rsidR="5BAB7160" w:rsidP="5BAB7160" w:rsidRDefault="5BAB7160" w14:paraId="3122C13A" w14:textId="761F3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74B4" w:rsidRDefault="005D74B4" w14:paraId="01190771" w14:textId="77777777">
      <w:pPr>
        <w:spacing w:after="0" w:line="240" w:lineRule="auto"/>
      </w:pPr>
      <w:r>
        <w:separator/>
      </w:r>
    </w:p>
  </w:footnote>
  <w:footnote w:type="continuationSeparator" w:id="0">
    <w:p w:rsidR="005D74B4" w:rsidRDefault="005D74B4" w14:paraId="6AA5A70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BAB7160" w:rsidTr="65FE802B" w14:paraId="06D6202B" w14:textId="77777777">
      <w:trPr>
        <w:trHeight w:val="300"/>
      </w:trPr>
      <w:tc>
        <w:tcPr>
          <w:tcW w:w="3120" w:type="dxa"/>
          <w:tcMar/>
        </w:tcPr>
        <w:p w:rsidR="5BAB7160" w:rsidP="5BAB7160" w:rsidRDefault="5BAB7160" w14:paraId="5B9E80A7" w14:textId="1D479B80">
          <w:pPr>
            <w:pStyle w:val="Header"/>
            <w:ind w:left="-115"/>
          </w:pPr>
        </w:p>
      </w:tc>
      <w:tc>
        <w:tcPr>
          <w:tcW w:w="3120" w:type="dxa"/>
          <w:tcMar/>
        </w:tcPr>
        <w:p w:rsidR="5BAB7160" w:rsidP="5BAB7160" w:rsidRDefault="5BAB7160" w14:paraId="252EE45F" w14:textId="7D1F659E">
          <w:pPr>
            <w:pStyle w:val="Header"/>
            <w:jc w:val="center"/>
          </w:pPr>
        </w:p>
      </w:tc>
      <w:tc>
        <w:tcPr>
          <w:tcW w:w="3120" w:type="dxa"/>
          <w:tcMar/>
        </w:tcPr>
        <w:p w:rsidR="5BAB7160" w:rsidP="5BAB7160" w:rsidRDefault="5BAB7160" w14:paraId="7B071026" w14:textId="553FBD76">
          <w:pPr>
            <w:pStyle w:val="Header"/>
            <w:ind w:right="-115"/>
            <w:jc w:val="right"/>
          </w:pPr>
        </w:p>
      </w:tc>
    </w:tr>
  </w:tbl>
  <w:p w:rsidR="5BAB7160" w:rsidP="5BAB7160" w:rsidRDefault="5BAB7160" w14:paraId="2FCBA6F6" w14:textId="43D179D8">
    <w:pPr>
      <w:pStyle w:val="Header"/>
    </w:pPr>
  </w:p>
</w:hdr>
</file>

<file path=word/intelligence2.xml><?xml version="1.0" encoding="utf-8"?>
<int2:intelligence xmlns:int2="http://schemas.microsoft.com/office/intelligence/2020/intelligence" xmlns:oel="http://schemas.microsoft.com/office/2019/extlst">
  <int2:observations>
    <int2:textHash int2:hashCode="4gZSEPdhBWC7J3" int2:id="y4dx9ghk">
      <int2:state int2:type="AugLoop_Text_Critique" int2:value="Rejected"/>
    </int2:textHash>
    <int2:textHash int2:hashCode="7z6hvArThRkcd+" int2:id="YhfotkEy">
      <int2:state int2:type="AugLoop_Text_Critique" int2:value="Rejected"/>
    </int2:textHash>
    <int2:textHash int2:hashCode="ifuFkwZY/qr/uZ" int2:id="LwNyqS8t">
      <int2:state int2:type="AugLoop_Text_Critique" int2:value="Rejected"/>
    </int2:textHash>
    <int2:textHash int2:hashCode="8hDh5e46B0zMR7" int2:id="4tss6xPP">
      <int2:state int2:type="AugLoop_Text_Critique" int2:value="Rejected"/>
    </int2:textHash>
    <int2:bookmark int2:bookmarkName="_Int_5ynfi1yv" int2:invalidationBookmarkName="" int2:hashCode="Ei93E3tfJQsCdW" int2:id="OXlDgzWZ">
      <int2:state int2:type="WordDesignerDefaultAnnotation" int2:value="Rejected"/>
    </int2:bookmark>
    <int2:bookmark int2:bookmarkName="_Int_qiueOlne" int2:invalidationBookmarkName="" int2:hashCode="IApO7OsjgSYHBW" int2:id="ioQT1myv">
      <int2:state int2:type="AugLoop_Text_Critique" int2:value="Rejected"/>
    </int2:bookmark>
    <int2:bookmark int2:bookmarkName="_Int_Lqr5WScJ" int2:invalidationBookmarkName="" int2:hashCode="XTGkX+bxF2ayRr" int2:id="zr3GDMxZ">
      <int2:state int2:type="AugLoop_Acronyms_Acronyms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9">
    <w:nsid w:val="452f2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a13e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27bc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15c6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7502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af9a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9cd4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3d03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b740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da11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f540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b4ca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173f48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3d522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4883e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114c68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1727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353c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0128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b2cb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4ba4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b0aa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695a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35e0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0cfa58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9e1fa8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c8c847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13a721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dea633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f932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56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4598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ac2f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8c0f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813c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3b7d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8cc3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533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df40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b16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16a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2cc4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93AFD"/>
    <w:multiLevelType w:val="hybridMultilevel"/>
    <w:tmpl w:val="343437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40FBFD0"/>
    <w:multiLevelType w:val="hybridMultilevel"/>
    <w:tmpl w:val="EDEE67B2"/>
    <w:lvl w:ilvl="0" w:tplc="8138CBCE">
      <w:start w:val="1"/>
      <w:numFmt w:val="bullet"/>
      <w:lvlText w:val=""/>
      <w:lvlJc w:val="left"/>
      <w:pPr>
        <w:ind w:left="720" w:hanging="360"/>
      </w:pPr>
      <w:rPr>
        <w:rFonts w:hint="default" w:ascii="Symbol" w:hAnsi="Symbol"/>
      </w:rPr>
    </w:lvl>
    <w:lvl w:ilvl="1" w:tplc="1212C2A0">
      <w:start w:val="1"/>
      <w:numFmt w:val="bullet"/>
      <w:lvlText w:val="o"/>
      <w:lvlJc w:val="left"/>
      <w:pPr>
        <w:ind w:left="1440" w:hanging="360"/>
      </w:pPr>
      <w:rPr>
        <w:rFonts w:hint="default" w:ascii="Courier New" w:hAnsi="Courier New"/>
      </w:rPr>
    </w:lvl>
    <w:lvl w:ilvl="2" w:tplc="080881EA">
      <w:start w:val="1"/>
      <w:numFmt w:val="bullet"/>
      <w:lvlText w:val=""/>
      <w:lvlJc w:val="left"/>
      <w:pPr>
        <w:ind w:left="2160" w:hanging="360"/>
      </w:pPr>
      <w:rPr>
        <w:rFonts w:hint="default" w:ascii="Wingdings" w:hAnsi="Wingdings"/>
      </w:rPr>
    </w:lvl>
    <w:lvl w:ilvl="3" w:tplc="962C944A">
      <w:start w:val="1"/>
      <w:numFmt w:val="bullet"/>
      <w:lvlText w:val=""/>
      <w:lvlJc w:val="left"/>
      <w:pPr>
        <w:ind w:left="2880" w:hanging="360"/>
      </w:pPr>
      <w:rPr>
        <w:rFonts w:hint="default" w:ascii="Symbol" w:hAnsi="Symbol"/>
      </w:rPr>
    </w:lvl>
    <w:lvl w:ilvl="4" w:tplc="6D921086">
      <w:start w:val="1"/>
      <w:numFmt w:val="bullet"/>
      <w:lvlText w:val="o"/>
      <w:lvlJc w:val="left"/>
      <w:pPr>
        <w:ind w:left="3600" w:hanging="360"/>
      </w:pPr>
      <w:rPr>
        <w:rFonts w:hint="default" w:ascii="Courier New" w:hAnsi="Courier New"/>
      </w:rPr>
    </w:lvl>
    <w:lvl w:ilvl="5" w:tplc="28246316">
      <w:start w:val="1"/>
      <w:numFmt w:val="bullet"/>
      <w:lvlText w:val=""/>
      <w:lvlJc w:val="left"/>
      <w:pPr>
        <w:ind w:left="4320" w:hanging="360"/>
      </w:pPr>
      <w:rPr>
        <w:rFonts w:hint="default" w:ascii="Wingdings" w:hAnsi="Wingdings"/>
      </w:rPr>
    </w:lvl>
    <w:lvl w:ilvl="6" w:tplc="C3C02C5A">
      <w:start w:val="1"/>
      <w:numFmt w:val="bullet"/>
      <w:lvlText w:val=""/>
      <w:lvlJc w:val="left"/>
      <w:pPr>
        <w:ind w:left="5040" w:hanging="360"/>
      </w:pPr>
      <w:rPr>
        <w:rFonts w:hint="default" w:ascii="Symbol" w:hAnsi="Symbol"/>
      </w:rPr>
    </w:lvl>
    <w:lvl w:ilvl="7" w:tplc="FA9A916E">
      <w:start w:val="1"/>
      <w:numFmt w:val="bullet"/>
      <w:lvlText w:val="o"/>
      <w:lvlJc w:val="left"/>
      <w:pPr>
        <w:ind w:left="5760" w:hanging="360"/>
      </w:pPr>
      <w:rPr>
        <w:rFonts w:hint="default" w:ascii="Courier New" w:hAnsi="Courier New"/>
      </w:rPr>
    </w:lvl>
    <w:lvl w:ilvl="8" w:tplc="C9AA28B6">
      <w:start w:val="1"/>
      <w:numFmt w:val="bullet"/>
      <w:lvlText w:val=""/>
      <w:lvlJc w:val="left"/>
      <w:pPr>
        <w:ind w:left="6480" w:hanging="360"/>
      </w:pPr>
      <w:rPr>
        <w:rFonts w:hint="default" w:ascii="Wingdings" w:hAnsi="Wingdings"/>
      </w:rPr>
    </w:lvl>
  </w:abstractNum>
  <w:abstractNum w:abstractNumId="2" w15:restartNumberingAfterBreak="0">
    <w:nsid w:val="045C6EAC"/>
    <w:multiLevelType w:val="hybridMultilevel"/>
    <w:tmpl w:val="8C44B820"/>
    <w:lvl w:ilvl="0" w:tplc="124C4F54">
      <w:start w:val="1"/>
      <w:numFmt w:val="bullet"/>
      <w:lvlText w:val=""/>
      <w:lvlJc w:val="left"/>
      <w:pPr>
        <w:ind w:left="720" w:hanging="360"/>
      </w:pPr>
      <w:rPr>
        <w:rFonts w:hint="default" w:ascii="Symbol" w:hAnsi="Symbol"/>
      </w:rPr>
    </w:lvl>
    <w:lvl w:ilvl="1" w:tplc="BEDEDD6C">
      <w:start w:val="1"/>
      <w:numFmt w:val="bullet"/>
      <w:lvlText w:val="o"/>
      <w:lvlJc w:val="left"/>
      <w:pPr>
        <w:ind w:left="1440" w:hanging="360"/>
      </w:pPr>
      <w:rPr>
        <w:rFonts w:hint="default" w:ascii="Courier New" w:hAnsi="Courier New"/>
      </w:rPr>
    </w:lvl>
    <w:lvl w:ilvl="2" w:tplc="343425D0">
      <w:start w:val="1"/>
      <w:numFmt w:val="bullet"/>
      <w:lvlText w:val=""/>
      <w:lvlJc w:val="left"/>
      <w:pPr>
        <w:ind w:left="2160" w:hanging="360"/>
      </w:pPr>
      <w:rPr>
        <w:rFonts w:hint="default" w:ascii="Wingdings" w:hAnsi="Wingdings"/>
      </w:rPr>
    </w:lvl>
    <w:lvl w:ilvl="3" w:tplc="13E832DA">
      <w:start w:val="1"/>
      <w:numFmt w:val="bullet"/>
      <w:lvlText w:val=""/>
      <w:lvlJc w:val="left"/>
      <w:pPr>
        <w:ind w:left="2880" w:hanging="360"/>
      </w:pPr>
      <w:rPr>
        <w:rFonts w:hint="default" w:ascii="Symbol" w:hAnsi="Symbol"/>
      </w:rPr>
    </w:lvl>
    <w:lvl w:ilvl="4" w:tplc="6114D290">
      <w:start w:val="1"/>
      <w:numFmt w:val="bullet"/>
      <w:lvlText w:val="o"/>
      <w:lvlJc w:val="left"/>
      <w:pPr>
        <w:ind w:left="3600" w:hanging="360"/>
      </w:pPr>
      <w:rPr>
        <w:rFonts w:hint="default" w:ascii="Courier New" w:hAnsi="Courier New"/>
      </w:rPr>
    </w:lvl>
    <w:lvl w:ilvl="5" w:tplc="591867E8">
      <w:start w:val="1"/>
      <w:numFmt w:val="bullet"/>
      <w:lvlText w:val=""/>
      <w:lvlJc w:val="left"/>
      <w:pPr>
        <w:ind w:left="4320" w:hanging="360"/>
      </w:pPr>
      <w:rPr>
        <w:rFonts w:hint="default" w:ascii="Wingdings" w:hAnsi="Wingdings"/>
      </w:rPr>
    </w:lvl>
    <w:lvl w:ilvl="6" w:tplc="8A4E7A34">
      <w:start w:val="1"/>
      <w:numFmt w:val="bullet"/>
      <w:lvlText w:val=""/>
      <w:lvlJc w:val="left"/>
      <w:pPr>
        <w:ind w:left="5040" w:hanging="360"/>
      </w:pPr>
      <w:rPr>
        <w:rFonts w:hint="default" w:ascii="Symbol" w:hAnsi="Symbol"/>
      </w:rPr>
    </w:lvl>
    <w:lvl w:ilvl="7" w:tplc="BC74215C">
      <w:start w:val="1"/>
      <w:numFmt w:val="bullet"/>
      <w:lvlText w:val="o"/>
      <w:lvlJc w:val="left"/>
      <w:pPr>
        <w:ind w:left="5760" w:hanging="360"/>
      </w:pPr>
      <w:rPr>
        <w:rFonts w:hint="default" w:ascii="Courier New" w:hAnsi="Courier New"/>
      </w:rPr>
    </w:lvl>
    <w:lvl w:ilvl="8" w:tplc="0834F3A0">
      <w:start w:val="1"/>
      <w:numFmt w:val="bullet"/>
      <w:lvlText w:val=""/>
      <w:lvlJc w:val="left"/>
      <w:pPr>
        <w:ind w:left="6480" w:hanging="360"/>
      </w:pPr>
      <w:rPr>
        <w:rFonts w:hint="default" w:ascii="Wingdings" w:hAnsi="Wingdings"/>
      </w:rPr>
    </w:lvl>
  </w:abstractNum>
  <w:abstractNum w:abstractNumId="3" w15:restartNumberingAfterBreak="0">
    <w:nsid w:val="06E7EF9C"/>
    <w:multiLevelType w:val="hybridMultilevel"/>
    <w:tmpl w:val="8D0C8F52"/>
    <w:lvl w:ilvl="0" w:tplc="C0367A40">
      <w:start w:val="3"/>
      <w:numFmt w:val="decimal"/>
      <w:lvlText w:val="%1."/>
      <w:lvlJc w:val="left"/>
      <w:pPr>
        <w:ind w:left="720" w:hanging="360"/>
      </w:pPr>
    </w:lvl>
    <w:lvl w:ilvl="1" w:tplc="456211F8">
      <w:start w:val="1"/>
      <w:numFmt w:val="lowerLetter"/>
      <w:lvlText w:val="%2."/>
      <w:lvlJc w:val="left"/>
      <w:pPr>
        <w:ind w:left="1440" w:hanging="360"/>
      </w:pPr>
    </w:lvl>
    <w:lvl w:ilvl="2" w:tplc="95320216">
      <w:start w:val="1"/>
      <w:numFmt w:val="lowerRoman"/>
      <w:lvlText w:val="%3."/>
      <w:lvlJc w:val="right"/>
      <w:pPr>
        <w:ind w:left="2160" w:hanging="180"/>
      </w:pPr>
    </w:lvl>
    <w:lvl w:ilvl="3" w:tplc="4A5058E4">
      <w:start w:val="1"/>
      <w:numFmt w:val="decimal"/>
      <w:lvlText w:val="%4."/>
      <w:lvlJc w:val="left"/>
      <w:pPr>
        <w:ind w:left="2880" w:hanging="360"/>
      </w:pPr>
    </w:lvl>
    <w:lvl w:ilvl="4" w:tplc="816A6646">
      <w:start w:val="1"/>
      <w:numFmt w:val="lowerLetter"/>
      <w:lvlText w:val="%5."/>
      <w:lvlJc w:val="left"/>
      <w:pPr>
        <w:ind w:left="3600" w:hanging="360"/>
      </w:pPr>
    </w:lvl>
    <w:lvl w:ilvl="5" w:tplc="FD9AC288">
      <w:start w:val="1"/>
      <w:numFmt w:val="lowerRoman"/>
      <w:lvlText w:val="%6."/>
      <w:lvlJc w:val="right"/>
      <w:pPr>
        <w:ind w:left="4320" w:hanging="180"/>
      </w:pPr>
    </w:lvl>
    <w:lvl w:ilvl="6" w:tplc="5156E9DC">
      <w:start w:val="1"/>
      <w:numFmt w:val="decimal"/>
      <w:lvlText w:val="%7."/>
      <w:lvlJc w:val="left"/>
      <w:pPr>
        <w:ind w:left="5040" w:hanging="360"/>
      </w:pPr>
    </w:lvl>
    <w:lvl w:ilvl="7" w:tplc="3256728C">
      <w:start w:val="1"/>
      <w:numFmt w:val="lowerLetter"/>
      <w:lvlText w:val="%8."/>
      <w:lvlJc w:val="left"/>
      <w:pPr>
        <w:ind w:left="5760" w:hanging="360"/>
      </w:pPr>
    </w:lvl>
    <w:lvl w:ilvl="8" w:tplc="07021E98">
      <w:start w:val="1"/>
      <w:numFmt w:val="lowerRoman"/>
      <w:lvlText w:val="%9."/>
      <w:lvlJc w:val="right"/>
      <w:pPr>
        <w:ind w:left="6480" w:hanging="180"/>
      </w:pPr>
    </w:lvl>
  </w:abstractNum>
  <w:abstractNum w:abstractNumId="4" w15:restartNumberingAfterBreak="0">
    <w:nsid w:val="0AA921A9"/>
    <w:multiLevelType w:val="hybridMultilevel"/>
    <w:tmpl w:val="77B84784"/>
    <w:lvl w:ilvl="0" w:tplc="2A6E1D66">
      <w:start w:val="1"/>
      <w:numFmt w:val="bullet"/>
      <w:lvlText w:val=""/>
      <w:lvlJc w:val="left"/>
      <w:pPr>
        <w:ind w:left="720" w:hanging="360"/>
      </w:pPr>
      <w:rPr>
        <w:rFonts w:hint="default" w:ascii="Symbol" w:hAnsi="Symbol"/>
      </w:rPr>
    </w:lvl>
    <w:lvl w:ilvl="1" w:tplc="41DE6A18">
      <w:start w:val="1"/>
      <w:numFmt w:val="bullet"/>
      <w:lvlText w:val="o"/>
      <w:lvlJc w:val="left"/>
      <w:pPr>
        <w:ind w:left="1440" w:hanging="360"/>
      </w:pPr>
      <w:rPr>
        <w:rFonts w:hint="default" w:ascii="Courier New" w:hAnsi="Courier New"/>
      </w:rPr>
    </w:lvl>
    <w:lvl w:ilvl="2" w:tplc="73F60718">
      <w:start w:val="1"/>
      <w:numFmt w:val="bullet"/>
      <w:lvlText w:val=""/>
      <w:lvlJc w:val="left"/>
      <w:pPr>
        <w:ind w:left="2160" w:hanging="360"/>
      </w:pPr>
      <w:rPr>
        <w:rFonts w:hint="default" w:ascii="Wingdings" w:hAnsi="Wingdings"/>
      </w:rPr>
    </w:lvl>
    <w:lvl w:ilvl="3" w:tplc="7CE041DE">
      <w:start w:val="1"/>
      <w:numFmt w:val="bullet"/>
      <w:lvlText w:val=""/>
      <w:lvlJc w:val="left"/>
      <w:pPr>
        <w:ind w:left="2880" w:hanging="360"/>
      </w:pPr>
      <w:rPr>
        <w:rFonts w:hint="default" w:ascii="Symbol" w:hAnsi="Symbol"/>
      </w:rPr>
    </w:lvl>
    <w:lvl w:ilvl="4" w:tplc="4E7E863C">
      <w:start w:val="1"/>
      <w:numFmt w:val="bullet"/>
      <w:lvlText w:val="o"/>
      <w:lvlJc w:val="left"/>
      <w:pPr>
        <w:ind w:left="3600" w:hanging="360"/>
      </w:pPr>
      <w:rPr>
        <w:rFonts w:hint="default" w:ascii="Courier New" w:hAnsi="Courier New"/>
      </w:rPr>
    </w:lvl>
    <w:lvl w:ilvl="5" w:tplc="263AD592">
      <w:start w:val="1"/>
      <w:numFmt w:val="bullet"/>
      <w:lvlText w:val=""/>
      <w:lvlJc w:val="left"/>
      <w:pPr>
        <w:ind w:left="4320" w:hanging="360"/>
      </w:pPr>
      <w:rPr>
        <w:rFonts w:hint="default" w:ascii="Wingdings" w:hAnsi="Wingdings"/>
      </w:rPr>
    </w:lvl>
    <w:lvl w:ilvl="6" w:tplc="C152EAAC">
      <w:start w:val="1"/>
      <w:numFmt w:val="bullet"/>
      <w:lvlText w:val=""/>
      <w:lvlJc w:val="left"/>
      <w:pPr>
        <w:ind w:left="5040" w:hanging="360"/>
      </w:pPr>
      <w:rPr>
        <w:rFonts w:hint="default" w:ascii="Symbol" w:hAnsi="Symbol"/>
      </w:rPr>
    </w:lvl>
    <w:lvl w:ilvl="7" w:tplc="8BBC289C">
      <w:start w:val="1"/>
      <w:numFmt w:val="bullet"/>
      <w:lvlText w:val="o"/>
      <w:lvlJc w:val="left"/>
      <w:pPr>
        <w:ind w:left="5760" w:hanging="360"/>
      </w:pPr>
      <w:rPr>
        <w:rFonts w:hint="default" w:ascii="Courier New" w:hAnsi="Courier New"/>
      </w:rPr>
    </w:lvl>
    <w:lvl w:ilvl="8" w:tplc="4B324CBA">
      <w:start w:val="1"/>
      <w:numFmt w:val="bullet"/>
      <w:lvlText w:val=""/>
      <w:lvlJc w:val="left"/>
      <w:pPr>
        <w:ind w:left="6480" w:hanging="360"/>
      </w:pPr>
      <w:rPr>
        <w:rFonts w:hint="default" w:ascii="Wingdings" w:hAnsi="Wingdings"/>
      </w:rPr>
    </w:lvl>
  </w:abstractNum>
  <w:abstractNum w:abstractNumId="5" w15:restartNumberingAfterBreak="0">
    <w:nsid w:val="0B0B5893"/>
    <w:multiLevelType w:val="hybridMultilevel"/>
    <w:tmpl w:val="343437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EBC6B22"/>
    <w:multiLevelType w:val="hybridMultilevel"/>
    <w:tmpl w:val="343437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F30A223"/>
    <w:multiLevelType w:val="hybridMultilevel"/>
    <w:tmpl w:val="1BB8DABE"/>
    <w:lvl w:ilvl="0" w:tplc="4A308BDA">
      <w:start w:val="1"/>
      <w:numFmt w:val="bullet"/>
      <w:lvlText w:val=""/>
      <w:lvlJc w:val="left"/>
      <w:pPr>
        <w:ind w:left="720" w:hanging="360"/>
      </w:pPr>
      <w:rPr>
        <w:rFonts w:hint="default" w:ascii="Symbol" w:hAnsi="Symbol"/>
      </w:rPr>
    </w:lvl>
    <w:lvl w:ilvl="1" w:tplc="A8206986">
      <w:start w:val="1"/>
      <w:numFmt w:val="bullet"/>
      <w:lvlText w:val="o"/>
      <w:lvlJc w:val="left"/>
      <w:pPr>
        <w:ind w:left="1440" w:hanging="360"/>
      </w:pPr>
      <w:rPr>
        <w:rFonts w:hint="default" w:ascii="Courier New" w:hAnsi="Courier New"/>
      </w:rPr>
    </w:lvl>
    <w:lvl w:ilvl="2" w:tplc="ABC2CFD4">
      <w:start w:val="1"/>
      <w:numFmt w:val="bullet"/>
      <w:lvlText w:val=""/>
      <w:lvlJc w:val="left"/>
      <w:pPr>
        <w:ind w:left="2160" w:hanging="360"/>
      </w:pPr>
      <w:rPr>
        <w:rFonts w:hint="default" w:ascii="Wingdings" w:hAnsi="Wingdings"/>
      </w:rPr>
    </w:lvl>
    <w:lvl w:ilvl="3" w:tplc="AEBCE806">
      <w:start w:val="1"/>
      <w:numFmt w:val="bullet"/>
      <w:lvlText w:val=""/>
      <w:lvlJc w:val="left"/>
      <w:pPr>
        <w:ind w:left="2880" w:hanging="360"/>
      </w:pPr>
      <w:rPr>
        <w:rFonts w:hint="default" w:ascii="Symbol" w:hAnsi="Symbol"/>
      </w:rPr>
    </w:lvl>
    <w:lvl w:ilvl="4" w:tplc="CE94B6B4">
      <w:start w:val="1"/>
      <w:numFmt w:val="bullet"/>
      <w:lvlText w:val="o"/>
      <w:lvlJc w:val="left"/>
      <w:pPr>
        <w:ind w:left="3600" w:hanging="360"/>
      </w:pPr>
      <w:rPr>
        <w:rFonts w:hint="default" w:ascii="Courier New" w:hAnsi="Courier New"/>
      </w:rPr>
    </w:lvl>
    <w:lvl w:ilvl="5" w:tplc="B03ECD9E">
      <w:start w:val="1"/>
      <w:numFmt w:val="bullet"/>
      <w:lvlText w:val=""/>
      <w:lvlJc w:val="left"/>
      <w:pPr>
        <w:ind w:left="4320" w:hanging="360"/>
      </w:pPr>
      <w:rPr>
        <w:rFonts w:hint="default" w:ascii="Wingdings" w:hAnsi="Wingdings"/>
      </w:rPr>
    </w:lvl>
    <w:lvl w:ilvl="6" w:tplc="AE34AA42">
      <w:start w:val="1"/>
      <w:numFmt w:val="bullet"/>
      <w:lvlText w:val=""/>
      <w:lvlJc w:val="left"/>
      <w:pPr>
        <w:ind w:left="5040" w:hanging="360"/>
      </w:pPr>
      <w:rPr>
        <w:rFonts w:hint="default" w:ascii="Symbol" w:hAnsi="Symbol"/>
      </w:rPr>
    </w:lvl>
    <w:lvl w:ilvl="7" w:tplc="4A3A068E">
      <w:start w:val="1"/>
      <w:numFmt w:val="bullet"/>
      <w:lvlText w:val="o"/>
      <w:lvlJc w:val="left"/>
      <w:pPr>
        <w:ind w:left="5760" w:hanging="360"/>
      </w:pPr>
      <w:rPr>
        <w:rFonts w:hint="default" w:ascii="Courier New" w:hAnsi="Courier New"/>
      </w:rPr>
    </w:lvl>
    <w:lvl w:ilvl="8" w:tplc="AF723570">
      <w:start w:val="1"/>
      <w:numFmt w:val="bullet"/>
      <w:lvlText w:val=""/>
      <w:lvlJc w:val="left"/>
      <w:pPr>
        <w:ind w:left="6480" w:hanging="360"/>
      </w:pPr>
      <w:rPr>
        <w:rFonts w:hint="default" w:ascii="Wingdings" w:hAnsi="Wingdings"/>
      </w:rPr>
    </w:lvl>
  </w:abstractNum>
  <w:abstractNum w:abstractNumId="8" w15:restartNumberingAfterBreak="0">
    <w:nsid w:val="104D6D2E"/>
    <w:multiLevelType w:val="hybridMultilevel"/>
    <w:tmpl w:val="C2249B7A"/>
    <w:lvl w:ilvl="0" w:tplc="2EA024E2">
      <w:start w:val="1"/>
      <w:numFmt w:val="bullet"/>
      <w:lvlText w:val=""/>
      <w:lvlJc w:val="left"/>
      <w:pPr>
        <w:ind w:left="720" w:hanging="360"/>
      </w:pPr>
      <w:rPr>
        <w:rFonts w:hint="default" w:ascii="Symbol" w:hAnsi="Symbol"/>
      </w:rPr>
    </w:lvl>
    <w:lvl w:ilvl="1" w:tplc="3AF8A886">
      <w:start w:val="1"/>
      <w:numFmt w:val="bullet"/>
      <w:lvlText w:val="o"/>
      <w:lvlJc w:val="left"/>
      <w:pPr>
        <w:ind w:left="1440" w:hanging="360"/>
      </w:pPr>
      <w:rPr>
        <w:rFonts w:hint="default" w:ascii="Courier New" w:hAnsi="Courier New"/>
      </w:rPr>
    </w:lvl>
    <w:lvl w:ilvl="2" w:tplc="ACEAFDB2">
      <w:start w:val="1"/>
      <w:numFmt w:val="bullet"/>
      <w:lvlText w:val=""/>
      <w:lvlJc w:val="left"/>
      <w:pPr>
        <w:ind w:left="2160" w:hanging="360"/>
      </w:pPr>
      <w:rPr>
        <w:rFonts w:hint="default" w:ascii="Wingdings" w:hAnsi="Wingdings"/>
      </w:rPr>
    </w:lvl>
    <w:lvl w:ilvl="3" w:tplc="5A9A2EBE">
      <w:start w:val="1"/>
      <w:numFmt w:val="bullet"/>
      <w:lvlText w:val=""/>
      <w:lvlJc w:val="left"/>
      <w:pPr>
        <w:ind w:left="2880" w:hanging="360"/>
      </w:pPr>
      <w:rPr>
        <w:rFonts w:hint="default" w:ascii="Symbol" w:hAnsi="Symbol"/>
      </w:rPr>
    </w:lvl>
    <w:lvl w:ilvl="4" w:tplc="766EEF2E">
      <w:start w:val="1"/>
      <w:numFmt w:val="bullet"/>
      <w:lvlText w:val="o"/>
      <w:lvlJc w:val="left"/>
      <w:pPr>
        <w:ind w:left="3600" w:hanging="360"/>
      </w:pPr>
      <w:rPr>
        <w:rFonts w:hint="default" w:ascii="Courier New" w:hAnsi="Courier New"/>
      </w:rPr>
    </w:lvl>
    <w:lvl w:ilvl="5" w:tplc="3BF217FC">
      <w:start w:val="1"/>
      <w:numFmt w:val="bullet"/>
      <w:lvlText w:val=""/>
      <w:lvlJc w:val="left"/>
      <w:pPr>
        <w:ind w:left="4320" w:hanging="360"/>
      </w:pPr>
      <w:rPr>
        <w:rFonts w:hint="default" w:ascii="Wingdings" w:hAnsi="Wingdings"/>
      </w:rPr>
    </w:lvl>
    <w:lvl w:ilvl="6" w:tplc="67FCB0E6">
      <w:start w:val="1"/>
      <w:numFmt w:val="bullet"/>
      <w:lvlText w:val=""/>
      <w:lvlJc w:val="left"/>
      <w:pPr>
        <w:ind w:left="5040" w:hanging="360"/>
      </w:pPr>
      <w:rPr>
        <w:rFonts w:hint="default" w:ascii="Symbol" w:hAnsi="Symbol"/>
      </w:rPr>
    </w:lvl>
    <w:lvl w:ilvl="7" w:tplc="F87E84A6">
      <w:start w:val="1"/>
      <w:numFmt w:val="bullet"/>
      <w:lvlText w:val="o"/>
      <w:lvlJc w:val="left"/>
      <w:pPr>
        <w:ind w:left="5760" w:hanging="360"/>
      </w:pPr>
      <w:rPr>
        <w:rFonts w:hint="default" w:ascii="Courier New" w:hAnsi="Courier New"/>
      </w:rPr>
    </w:lvl>
    <w:lvl w:ilvl="8" w:tplc="785AB37C">
      <w:start w:val="1"/>
      <w:numFmt w:val="bullet"/>
      <w:lvlText w:val=""/>
      <w:lvlJc w:val="left"/>
      <w:pPr>
        <w:ind w:left="6480" w:hanging="360"/>
      </w:pPr>
      <w:rPr>
        <w:rFonts w:hint="default" w:ascii="Wingdings" w:hAnsi="Wingdings"/>
      </w:rPr>
    </w:lvl>
  </w:abstractNum>
  <w:abstractNum w:abstractNumId="9" w15:restartNumberingAfterBreak="0">
    <w:nsid w:val="144A13AA"/>
    <w:multiLevelType w:val="hybridMultilevel"/>
    <w:tmpl w:val="D25CA90E"/>
    <w:lvl w:ilvl="0" w:tplc="EDC64592">
      <w:start w:val="1"/>
      <w:numFmt w:val="bullet"/>
      <w:lvlText w:val=""/>
      <w:lvlJc w:val="left"/>
      <w:pPr>
        <w:ind w:left="720" w:hanging="360"/>
      </w:pPr>
      <w:rPr>
        <w:rFonts w:hint="default" w:ascii="Symbol" w:hAnsi="Symbol"/>
      </w:rPr>
    </w:lvl>
    <w:lvl w:ilvl="1" w:tplc="6B3A26A2">
      <w:start w:val="1"/>
      <w:numFmt w:val="bullet"/>
      <w:lvlText w:val="o"/>
      <w:lvlJc w:val="left"/>
      <w:pPr>
        <w:ind w:left="1440" w:hanging="360"/>
      </w:pPr>
      <w:rPr>
        <w:rFonts w:hint="default" w:ascii="Courier New" w:hAnsi="Courier New"/>
      </w:rPr>
    </w:lvl>
    <w:lvl w:ilvl="2" w:tplc="6396E674">
      <w:start w:val="1"/>
      <w:numFmt w:val="bullet"/>
      <w:lvlText w:val=""/>
      <w:lvlJc w:val="left"/>
      <w:pPr>
        <w:ind w:left="2160" w:hanging="360"/>
      </w:pPr>
      <w:rPr>
        <w:rFonts w:hint="default" w:ascii="Wingdings" w:hAnsi="Wingdings"/>
      </w:rPr>
    </w:lvl>
    <w:lvl w:ilvl="3" w:tplc="B6E29BBE">
      <w:start w:val="1"/>
      <w:numFmt w:val="bullet"/>
      <w:lvlText w:val=""/>
      <w:lvlJc w:val="left"/>
      <w:pPr>
        <w:ind w:left="2880" w:hanging="360"/>
      </w:pPr>
      <w:rPr>
        <w:rFonts w:hint="default" w:ascii="Symbol" w:hAnsi="Symbol"/>
      </w:rPr>
    </w:lvl>
    <w:lvl w:ilvl="4" w:tplc="30E2D0EE">
      <w:start w:val="1"/>
      <w:numFmt w:val="bullet"/>
      <w:lvlText w:val="o"/>
      <w:lvlJc w:val="left"/>
      <w:pPr>
        <w:ind w:left="3600" w:hanging="360"/>
      </w:pPr>
      <w:rPr>
        <w:rFonts w:hint="default" w:ascii="Courier New" w:hAnsi="Courier New"/>
      </w:rPr>
    </w:lvl>
    <w:lvl w:ilvl="5" w:tplc="F48659BE">
      <w:start w:val="1"/>
      <w:numFmt w:val="bullet"/>
      <w:lvlText w:val=""/>
      <w:lvlJc w:val="left"/>
      <w:pPr>
        <w:ind w:left="4320" w:hanging="360"/>
      </w:pPr>
      <w:rPr>
        <w:rFonts w:hint="default" w:ascii="Wingdings" w:hAnsi="Wingdings"/>
      </w:rPr>
    </w:lvl>
    <w:lvl w:ilvl="6" w:tplc="4118C340">
      <w:start w:val="1"/>
      <w:numFmt w:val="bullet"/>
      <w:lvlText w:val=""/>
      <w:lvlJc w:val="left"/>
      <w:pPr>
        <w:ind w:left="5040" w:hanging="360"/>
      </w:pPr>
      <w:rPr>
        <w:rFonts w:hint="default" w:ascii="Symbol" w:hAnsi="Symbol"/>
      </w:rPr>
    </w:lvl>
    <w:lvl w:ilvl="7" w:tplc="EF6C801A">
      <w:start w:val="1"/>
      <w:numFmt w:val="bullet"/>
      <w:lvlText w:val="o"/>
      <w:lvlJc w:val="left"/>
      <w:pPr>
        <w:ind w:left="5760" w:hanging="360"/>
      </w:pPr>
      <w:rPr>
        <w:rFonts w:hint="default" w:ascii="Courier New" w:hAnsi="Courier New"/>
      </w:rPr>
    </w:lvl>
    <w:lvl w:ilvl="8" w:tplc="CE226630">
      <w:start w:val="1"/>
      <w:numFmt w:val="bullet"/>
      <w:lvlText w:val=""/>
      <w:lvlJc w:val="left"/>
      <w:pPr>
        <w:ind w:left="6480" w:hanging="360"/>
      </w:pPr>
      <w:rPr>
        <w:rFonts w:hint="default" w:ascii="Wingdings" w:hAnsi="Wingdings"/>
      </w:rPr>
    </w:lvl>
  </w:abstractNum>
  <w:abstractNum w:abstractNumId="10" w15:restartNumberingAfterBreak="0">
    <w:nsid w:val="14897D35"/>
    <w:multiLevelType w:val="hybridMultilevel"/>
    <w:tmpl w:val="8DFEC202"/>
    <w:lvl w:ilvl="0" w:tplc="7EDC3E3A">
      <w:start w:val="1"/>
      <w:numFmt w:val="decimal"/>
      <w:lvlText w:val="%1."/>
      <w:lvlJc w:val="left"/>
      <w:pPr>
        <w:ind w:left="720" w:hanging="360"/>
      </w:pPr>
    </w:lvl>
    <w:lvl w:ilvl="1" w:tplc="8E76A9CC">
      <w:start w:val="1"/>
      <w:numFmt w:val="lowerLetter"/>
      <w:lvlText w:val="%2."/>
      <w:lvlJc w:val="left"/>
      <w:pPr>
        <w:ind w:left="1440" w:hanging="360"/>
      </w:pPr>
    </w:lvl>
    <w:lvl w:ilvl="2" w:tplc="777EB896">
      <w:start w:val="1"/>
      <w:numFmt w:val="lowerRoman"/>
      <w:lvlText w:val="%3."/>
      <w:lvlJc w:val="right"/>
      <w:pPr>
        <w:ind w:left="2160" w:hanging="180"/>
      </w:pPr>
    </w:lvl>
    <w:lvl w:ilvl="3" w:tplc="E398EDBA">
      <w:start w:val="1"/>
      <w:numFmt w:val="decimal"/>
      <w:lvlText w:val="%4."/>
      <w:lvlJc w:val="left"/>
      <w:pPr>
        <w:ind w:left="2880" w:hanging="360"/>
      </w:pPr>
    </w:lvl>
    <w:lvl w:ilvl="4" w:tplc="BD9C8726">
      <w:start w:val="1"/>
      <w:numFmt w:val="lowerLetter"/>
      <w:lvlText w:val="%5."/>
      <w:lvlJc w:val="left"/>
      <w:pPr>
        <w:ind w:left="3600" w:hanging="360"/>
      </w:pPr>
    </w:lvl>
    <w:lvl w:ilvl="5" w:tplc="4EC06CF8">
      <w:start w:val="1"/>
      <w:numFmt w:val="lowerRoman"/>
      <w:lvlText w:val="%6."/>
      <w:lvlJc w:val="right"/>
      <w:pPr>
        <w:ind w:left="4320" w:hanging="180"/>
      </w:pPr>
    </w:lvl>
    <w:lvl w:ilvl="6" w:tplc="01FC87FE">
      <w:start w:val="1"/>
      <w:numFmt w:val="decimal"/>
      <w:lvlText w:val="%7."/>
      <w:lvlJc w:val="left"/>
      <w:pPr>
        <w:ind w:left="5040" w:hanging="360"/>
      </w:pPr>
    </w:lvl>
    <w:lvl w:ilvl="7" w:tplc="BB9CC5F2">
      <w:start w:val="1"/>
      <w:numFmt w:val="lowerLetter"/>
      <w:lvlText w:val="%8."/>
      <w:lvlJc w:val="left"/>
      <w:pPr>
        <w:ind w:left="5760" w:hanging="360"/>
      </w:pPr>
    </w:lvl>
    <w:lvl w:ilvl="8" w:tplc="91A0210E">
      <w:start w:val="1"/>
      <w:numFmt w:val="lowerRoman"/>
      <w:lvlText w:val="%9."/>
      <w:lvlJc w:val="right"/>
      <w:pPr>
        <w:ind w:left="6480" w:hanging="180"/>
      </w:pPr>
    </w:lvl>
  </w:abstractNum>
  <w:abstractNum w:abstractNumId="11" w15:restartNumberingAfterBreak="0">
    <w:nsid w:val="162BE164"/>
    <w:multiLevelType w:val="hybridMultilevel"/>
    <w:tmpl w:val="8A56896C"/>
    <w:lvl w:ilvl="0" w:tplc="828460DE">
      <w:start w:val="1"/>
      <w:numFmt w:val="bullet"/>
      <w:lvlText w:val=""/>
      <w:lvlJc w:val="left"/>
      <w:pPr>
        <w:ind w:left="720" w:hanging="360"/>
      </w:pPr>
      <w:rPr>
        <w:rFonts w:hint="default" w:ascii="Symbol" w:hAnsi="Symbol"/>
      </w:rPr>
    </w:lvl>
    <w:lvl w:ilvl="1" w:tplc="81EA8E26">
      <w:start w:val="1"/>
      <w:numFmt w:val="bullet"/>
      <w:lvlText w:val="o"/>
      <w:lvlJc w:val="left"/>
      <w:pPr>
        <w:ind w:left="1440" w:hanging="360"/>
      </w:pPr>
      <w:rPr>
        <w:rFonts w:hint="default" w:ascii="Courier New" w:hAnsi="Courier New"/>
      </w:rPr>
    </w:lvl>
    <w:lvl w:ilvl="2" w:tplc="B2AC1900">
      <w:start w:val="1"/>
      <w:numFmt w:val="bullet"/>
      <w:lvlText w:val=""/>
      <w:lvlJc w:val="left"/>
      <w:pPr>
        <w:ind w:left="2160" w:hanging="360"/>
      </w:pPr>
      <w:rPr>
        <w:rFonts w:hint="default" w:ascii="Wingdings" w:hAnsi="Wingdings"/>
      </w:rPr>
    </w:lvl>
    <w:lvl w:ilvl="3" w:tplc="617AEDE6">
      <w:start w:val="1"/>
      <w:numFmt w:val="bullet"/>
      <w:lvlText w:val=""/>
      <w:lvlJc w:val="left"/>
      <w:pPr>
        <w:ind w:left="2880" w:hanging="360"/>
      </w:pPr>
      <w:rPr>
        <w:rFonts w:hint="default" w:ascii="Symbol" w:hAnsi="Symbol"/>
      </w:rPr>
    </w:lvl>
    <w:lvl w:ilvl="4" w:tplc="418869AA">
      <w:start w:val="1"/>
      <w:numFmt w:val="bullet"/>
      <w:lvlText w:val="o"/>
      <w:lvlJc w:val="left"/>
      <w:pPr>
        <w:ind w:left="3600" w:hanging="360"/>
      </w:pPr>
      <w:rPr>
        <w:rFonts w:hint="default" w:ascii="Courier New" w:hAnsi="Courier New"/>
      </w:rPr>
    </w:lvl>
    <w:lvl w:ilvl="5" w:tplc="28583F98">
      <w:start w:val="1"/>
      <w:numFmt w:val="bullet"/>
      <w:lvlText w:val=""/>
      <w:lvlJc w:val="left"/>
      <w:pPr>
        <w:ind w:left="4320" w:hanging="360"/>
      </w:pPr>
      <w:rPr>
        <w:rFonts w:hint="default" w:ascii="Wingdings" w:hAnsi="Wingdings"/>
      </w:rPr>
    </w:lvl>
    <w:lvl w:ilvl="6" w:tplc="0062293E">
      <w:start w:val="1"/>
      <w:numFmt w:val="bullet"/>
      <w:lvlText w:val=""/>
      <w:lvlJc w:val="left"/>
      <w:pPr>
        <w:ind w:left="5040" w:hanging="360"/>
      </w:pPr>
      <w:rPr>
        <w:rFonts w:hint="default" w:ascii="Symbol" w:hAnsi="Symbol"/>
      </w:rPr>
    </w:lvl>
    <w:lvl w:ilvl="7" w:tplc="B1162A10">
      <w:start w:val="1"/>
      <w:numFmt w:val="bullet"/>
      <w:lvlText w:val="o"/>
      <w:lvlJc w:val="left"/>
      <w:pPr>
        <w:ind w:left="5760" w:hanging="360"/>
      </w:pPr>
      <w:rPr>
        <w:rFonts w:hint="default" w:ascii="Courier New" w:hAnsi="Courier New"/>
      </w:rPr>
    </w:lvl>
    <w:lvl w:ilvl="8" w:tplc="F970C33A">
      <w:start w:val="1"/>
      <w:numFmt w:val="bullet"/>
      <w:lvlText w:val=""/>
      <w:lvlJc w:val="left"/>
      <w:pPr>
        <w:ind w:left="6480" w:hanging="360"/>
      </w:pPr>
      <w:rPr>
        <w:rFonts w:hint="default" w:ascii="Wingdings" w:hAnsi="Wingdings"/>
      </w:rPr>
    </w:lvl>
  </w:abstractNum>
  <w:abstractNum w:abstractNumId="12" w15:restartNumberingAfterBreak="0">
    <w:nsid w:val="19AF0111"/>
    <w:multiLevelType w:val="hybridMultilevel"/>
    <w:tmpl w:val="69CC5580"/>
    <w:lvl w:ilvl="0" w:tplc="67B2B04A">
      <w:start w:val="1"/>
      <w:numFmt w:val="bullet"/>
      <w:lvlText w:val=""/>
      <w:lvlJc w:val="left"/>
      <w:pPr>
        <w:ind w:left="720" w:hanging="360"/>
      </w:pPr>
      <w:rPr>
        <w:rFonts w:hint="default" w:ascii="Symbol" w:hAnsi="Symbol"/>
      </w:rPr>
    </w:lvl>
    <w:lvl w:ilvl="1" w:tplc="B232A714">
      <w:start w:val="1"/>
      <w:numFmt w:val="bullet"/>
      <w:lvlText w:val="o"/>
      <w:lvlJc w:val="left"/>
      <w:pPr>
        <w:ind w:left="1440" w:hanging="360"/>
      </w:pPr>
      <w:rPr>
        <w:rFonts w:hint="default" w:ascii="Courier New" w:hAnsi="Courier New"/>
      </w:rPr>
    </w:lvl>
    <w:lvl w:ilvl="2" w:tplc="2C7ABD7E">
      <w:start w:val="1"/>
      <w:numFmt w:val="bullet"/>
      <w:lvlText w:val=""/>
      <w:lvlJc w:val="left"/>
      <w:pPr>
        <w:ind w:left="2160" w:hanging="360"/>
      </w:pPr>
      <w:rPr>
        <w:rFonts w:hint="default" w:ascii="Wingdings" w:hAnsi="Wingdings"/>
      </w:rPr>
    </w:lvl>
    <w:lvl w:ilvl="3" w:tplc="271CC49C">
      <w:start w:val="1"/>
      <w:numFmt w:val="bullet"/>
      <w:lvlText w:val=""/>
      <w:lvlJc w:val="left"/>
      <w:pPr>
        <w:ind w:left="2880" w:hanging="360"/>
      </w:pPr>
      <w:rPr>
        <w:rFonts w:hint="default" w:ascii="Symbol" w:hAnsi="Symbol"/>
      </w:rPr>
    </w:lvl>
    <w:lvl w:ilvl="4" w:tplc="51465472">
      <w:start w:val="1"/>
      <w:numFmt w:val="bullet"/>
      <w:lvlText w:val="o"/>
      <w:lvlJc w:val="left"/>
      <w:pPr>
        <w:ind w:left="3600" w:hanging="360"/>
      </w:pPr>
      <w:rPr>
        <w:rFonts w:hint="default" w:ascii="Courier New" w:hAnsi="Courier New"/>
      </w:rPr>
    </w:lvl>
    <w:lvl w:ilvl="5" w:tplc="22B86FD4">
      <w:start w:val="1"/>
      <w:numFmt w:val="bullet"/>
      <w:lvlText w:val=""/>
      <w:lvlJc w:val="left"/>
      <w:pPr>
        <w:ind w:left="4320" w:hanging="360"/>
      </w:pPr>
      <w:rPr>
        <w:rFonts w:hint="default" w:ascii="Wingdings" w:hAnsi="Wingdings"/>
      </w:rPr>
    </w:lvl>
    <w:lvl w:ilvl="6" w:tplc="A6F6C898">
      <w:start w:val="1"/>
      <w:numFmt w:val="bullet"/>
      <w:lvlText w:val=""/>
      <w:lvlJc w:val="left"/>
      <w:pPr>
        <w:ind w:left="5040" w:hanging="360"/>
      </w:pPr>
      <w:rPr>
        <w:rFonts w:hint="default" w:ascii="Symbol" w:hAnsi="Symbol"/>
      </w:rPr>
    </w:lvl>
    <w:lvl w:ilvl="7" w:tplc="FD7AD9D6">
      <w:start w:val="1"/>
      <w:numFmt w:val="bullet"/>
      <w:lvlText w:val="o"/>
      <w:lvlJc w:val="left"/>
      <w:pPr>
        <w:ind w:left="5760" w:hanging="360"/>
      </w:pPr>
      <w:rPr>
        <w:rFonts w:hint="default" w:ascii="Courier New" w:hAnsi="Courier New"/>
      </w:rPr>
    </w:lvl>
    <w:lvl w:ilvl="8" w:tplc="926E3068">
      <w:start w:val="1"/>
      <w:numFmt w:val="bullet"/>
      <w:lvlText w:val=""/>
      <w:lvlJc w:val="left"/>
      <w:pPr>
        <w:ind w:left="6480" w:hanging="360"/>
      </w:pPr>
      <w:rPr>
        <w:rFonts w:hint="default" w:ascii="Wingdings" w:hAnsi="Wingdings"/>
      </w:rPr>
    </w:lvl>
  </w:abstractNum>
  <w:abstractNum w:abstractNumId="13" w15:restartNumberingAfterBreak="0">
    <w:nsid w:val="1F645505"/>
    <w:multiLevelType w:val="hybridMultilevel"/>
    <w:tmpl w:val="554CB14E"/>
    <w:lvl w:ilvl="0" w:tplc="68B66D32">
      <w:start w:val="1"/>
      <w:numFmt w:val="bullet"/>
      <w:lvlText w:val=""/>
      <w:lvlJc w:val="left"/>
      <w:pPr>
        <w:ind w:left="720" w:hanging="360"/>
      </w:pPr>
      <w:rPr>
        <w:rFonts w:hint="default" w:ascii="Symbol" w:hAnsi="Symbol"/>
      </w:rPr>
    </w:lvl>
    <w:lvl w:ilvl="1" w:tplc="7D84A4F6">
      <w:start w:val="1"/>
      <w:numFmt w:val="bullet"/>
      <w:lvlText w:val="o"/>
      <w:lvlJc w:val="left"/>
      <w:pPr>
        <w:ind w:left="1440" w:hanging="360"/>
      </w:pPr>
      <w:rPr>
        <w:rFonts w:hint="default" w:ascii="Courier New" w:hAnsi="Courier New"/>
      </w:rPr>
    </w:lvl>
    <w:lvl w:ilvl="2" w:tplc="DEF042C4">
      <w:start w:val="1"/>
      <w:numFmt w:val="bullet"/>
      <w:lvlText w:val=""/>
      <w:lvlJc w:val="left"/>
      <w:pPr>
        <w:ind w:left="2160" w:hanging="360"/>
      </w:pPr>
      <w:rPr>
        <w:rFonts w:hint="default" w:ascii="Wingdings" w:hAnsi="Wingdings"/>
      </w:rPr>
    </w:lvl>
    <w:lvl w:ilvl="3" w:tplc="B89A7512">
      <w:start w:val="1"/>
      <w:numFmt w:val="bullet"/>
      <w:lvlText w:val=""/>
      <w:lvlJc w:val="left"/>
      <w:pPr>
        <w:ind w:left="2880" w:hanging="360"/>
      </w:pPr>
      <w:rPr>
        <w:rFonts w:hint="default" w:ascii="Symbol" w:hAnsi="Symbol"/>
      </w:rPr>
    </w:lvl>
    <w:lvl w:ilvl="4" w:tplc="9A44CB3C">
      <w:start w:val="1"/>
      <w:numFmt w:val="bullet"/>
      <w:lvlText w:val="o"/>
      <w:lvlJc w:val="left"/>
      <w:pPr>
        <w:ind w:left="3600" w:hanging="360"/>
      </w:pPr>
      <w:rPr>
        <w:rFonts w:hint="default" w:ascii="Courier New" w:hAnsi="Courier New"/>
      </w:rPr>
    </w:lvl>
    <w:lvl w:ilvl="5" w:tplc="74D6B1C2">
      <w:start w:val="1"/>
      <w:numFmt w:val="bullet"/>
      <w:lvlText w:val=""/>
      <w:lvlJc w:val="left"/>
      <w:pPr>
        <w:ind w:left="4320" w:hanging="360"/>
      </w:pPr>
      <w:rPr>
        <w:rFonts w:hint="default" w:ascii="Wingdings" w:hAnsi="Wingdings"/>
      </w:rPr>
    </w:lvl>
    <w:lvl w:ilvl="6" w:tplc="F83A5288">
      <w:start w:val="1"/>
      <w:numFmt w:val="bullet"/>
      <w:lvlText w:val=""/>
      <w:lvlJc w:val="left"/>
      <w:pPr>
        <w:ind w:left="5040" w:hanging="360"/>
      </w:pPr>
      <w:rPr>
        <w:rFonts w:hint="default" w:ascii="Symbol" w:hAnsi="Symbol"/>
      </w:rPr>
    </w:lvl>
    <w:lvl w:ilvl="7" w:tplc="7BF4C436">
      <w:start w:val="1"/>
      <w:numFmt w:val="bullet"/>
      <w:lvlText w:val="o"/>
      <w:lvlJc w:val="left"/>
      <w:pPr>
        <w:ind w:left="5760" w:hanging="360"/>
      </w:pPr>
      <w:rPr>
        <w:rFonts w:hint="default" w:ascii="Courier New" w:hAnsi="Courier New"/>
      </w:rPr>
    </w:lvl>
    <w:lvl w:ilvl="8" w:tplc="C330A77E">
      <w:start w:val="1"/>
      <w:numFmt w:val="bullet"/>
      <w:lvlText w:val=""/>
      <w:lvlJc w:val="left"/>
      <w:pPr>
        <w:ind w:left="6480" w:hanging="360"/>
      </w:pPr>
      <w:rPr>
        <w:rFonts w:hint="default" w:ascii="Wingdings" w:hAnsi="Wingdings"/>
      </w:rPr>
    </w:lvl>
  </w:abstractNum>
  <w:abstractNum w:abstractNumId="14" w15:restartNumberingAfterBreak="0">
    <w:nsid w:val="2007EE4B"/>
    <w:multiLevelType w:val="hybridMultilevel"/>
    <w:tmpl w:val="748ECD26"/>
    <w:lvl w:ilvl="0" w:tplc="A2A653E6">
      <w:start w:val="1"/>
      <w:numFmt w:val="bullet"/>
      <w:lvlText w:val=""/>
      <w:lvlJc w:val="left"/>
      <w:pPr>
        <w:ind w:left="720" w:hanging="360"/>
      </w:pPr>
      <w:rPr>
        <w:rFonts w:hint="default" w:ascii="Symbol" w:hAnsi="Symbol"/>
      </w:rPr>
    </w:lvl>
    <w:lvl w:ilvl="1" w:tplc="2AE4DC46">
      <w:start w:val="1"/>
      <w:numFmt w:val="bullet"/>
      <w:lvlText w:val="o"/>
      <w:lvlJc w:val="left"/>
      <w:pPr>
        <w:ind w:left="1440" w:hanging="360"/>
      </w:pPr>
      <w:rPr>
        <w:rFonts w:hint="default" w:ascii="Courier New" w:hAnsi="Courier New"/>
      </w:rPr>
    </w:lvl>
    <w:lvl w:ilvl="2" w:tplc="15689594">
      <w:start w:val="1"/>
      <w:numFmt w:val="bullet"/>
      <w:lvlText w:val=""/>
      <w:lvlJc w:val="left"/>
      <w:pPr>
        <w:ind w:left="2160" w:hanging="360"/>
      </w:pPr>
      <w:rPr>
        <w:rFonts w:hint="default" w:ascii="Wingdings" w:hAnsi="Wingdings"/>
      </w:rPr>
    </w:lvl>
    <w:lvl w:ilvl="3" w:tplc="EEC0E68E">
      <w:start w:val="1"/>
      <w:numFmt w:val="bullet"/>
      <w:lvlText w:val=""/>
      <w:lvlJc w:val="left"/>
      <w:pPr>
        <w:ind w:left="2880" w:hanging="360"/>
      </w:pPr>
      <w:rPr>
        <w:rFonts w:hint="default" w:ascii="Symbol" w:hAnsi="Symbol"/>
      </w:rPr>
    </w:lvl>
    <w:lvl w:ilvl="4" w:tplc="6796854A">
      <w:start w:val="1"/>
      <w:numFmt w:val="bullet"/>
      <w:lvlText w:val="o"/>
      <w:lvlJc w:val="left"/>
      <w:pPr>
        <w:ind w:left="3600" w:hanging="360"/>
      </w:pPr>
      <w:rPr>
        <w:rFonts w:hint="default" w:ascii="Courier New" w:hAnsi="Courier New"/>
      </w:rPr>
    </w:lvl>
    <w:lvl w:ilvl="5" w:tplc="CC348336">
      <w:start w:val="1"/>
      <w:numFmt w:val="bullet"/>
      <w:lvlText w:val=""/>
      <w:lvlJc w:val="left"/>
      <w:pPr>
        <w:ind w:left="4320" w:hanging="360"/>
      </w:pPr>
      <w:rPr>
        <w:rFonts w:hint="default" w:ascii="Wingdings" w:hAnsi="Wingdings"/>
      </w:rPr>
    </w:lvl>
    <w:lvl w:ilvl="6" w:tplc="1A6C22AC">
      <w:start w:val="1"/>
      <w:numFmt w:val="bullet"/>
      <w:lvlText w:val=""/>
      <w:lvlJc w:val="left"/>
      <w:pPr>
        <w:ind w:left="5040" w:hanging="360"/>
      </w:pPr>
      <w:rPr>
        <w:rFonts w:hint="default" w:ascii="Symbol" w:hAnsi="Symbol"/>
      </w:rPr>
    </w:lvl>
    <w:lvl w:ilvl="7" w:tplc="80E09ED4">
      <w:start w:val="1"/>
      <w:numFmt w:val="bullet"/>
      <w:lvlText w:val="o"/>
      <w:lvlJc w:val="left"/>
      <w:pPr>
        <w:ind w:left="5760" w:hanging="360"/>
      </w:pPr>
      <w:rPr>
        <w:rFonts w:hint="default" w:ascii="Courier New" w:hAnsi="Courier New"/>
      </w:rPr>
    </w:lvl>
    <w:lvl w:ilvl="8" w:tplc="9798279E">
      <w:start w:val="1"/>
      <w:numFmt w:val="bullet"/>
      <w:lvlText w:val=""/>
      <w:lvlJc w:val="left"/>
      <w:pPr>
        <w:ind w:left="6480" w:hanging="360"/>
      </w:pPr>
      <w:rPr>
        <w:rFonts w:hint="default" w:ascii="Wingdings" w:hAnsi="Wingdings"/>
      </w:rPr>
    </w:lvl>
  </w:abstractNum>
  <w:abstractNum w:abstractNumId="15" w15:restartNumberingAfterBreak="0">
    <w:nsid w:val="299E2C40"/>
    <w:multiLevelType w:val="hybridMultilevel"/>
    <w:tmpl w:val="307A4992"/>
    <w:lvl w:ilvl="0" w:tplc="F2A4385E">
      <w:start w:val="1"/>
      <w:numFmt w:val="bullet"/>
      <w:lvlText w:val=""/>
      <w:lvlJc w:val="left"/>
      <w:pPr>
        <w:ind w:left="720" w:hanging="360"/>
      </w:pPr>
      <w:rPr>
        <w:rFonts w:hint="default" w:ascii="Symbol" w:hAnsi="Symbol"/>
      </w:rPr>
    </w:lvl>
    <w:lvl w:ilvl="1" w:tplc="B9F2EDF6">
      <w:start w:val="1"/>
      <w:numFmt w:val="bullet"/>
      <w:lvlText w:val="o"/>
      <w:lvlJc w:val="left"/>
      <w:pPr>
        <w:ind w:left="1440" w:hanging="360"/>
      </w:pPr>
      <w:rPr>
        <w:rFonts w:hint="default" w:ascii="Courier New" w:hAnsi="Courier New"/>
      </w:rPr>
    </w:lvl>
    <w:lvl w:ilvl="2" w:tplc="A7CE3C24">
      <w:start w:val="1"/>
      <w:numFmt w:val="bullet"/>
      <w:lvlText w:val=""/>
      <w:lvlJc w:val="left"/>
      <w:pPr>
        <w:ind w:left="2160" w:hanging="360"/>
      </w:pPr>
      <w:rPr>
        <w:rFonts w:hint="default" w:ascii="Wingdings" w:hAnsi="Wingdings"/>
      </w:rPr>
    </w:lvl>
    <w:lvl w:ilvl="3" w:tplc="A3185D62">
      <w:start w:val="1"/>
      <w:numFmt w:val="bullet"/>
      <w:lvlText w:val=""/>
      <w:lvlJc w:val="left"/>
      <w:pPr>
        <w:ind w:left="2880" w:hanging="360"/>
      </w:pPr>
      <w:rPr>
        <w:rFonts w:hint="default" w:ascii="Symbol" w:hAnsi="Symbol"/>
      </w:rPr>
    </w:lvl>
    <w:lvl w:ilvl="4" w:tplc="1708022E">
      <w:start w:val="1"/>
      <w:numFmt w:val="bullet"/>
      <w:lvlText w:val="o"/>
      <w:lvlJc w:val="left"/>
      <w:pPr>
        <w:ind w:left="3600" w:hanging="360"/>
      </w:pPr>
      <w:rPr>
        <w:rFonts w:hint="default" w:ascii="Courier New" w:hAnsi="Courier New"/>
      </w:rPr>
    </w:lvl>
    <w:lvl w:ilvl="5" w:tplc="F35249C0">
      <w:start w:val="1"/>
      <w:numFmt w:val="bullet"/>
      <w:lvlText w:val=""/>
      <w:lvlJc w:val="left"/>
      <w:pPr>
        <w:ind w:left="4320" w:hanging="360"/>
      </w:pPr>
      <w:rPr>
        <w:rFonts w:hint="default" w:ascii="Wingdings" w:hAnsi="Wingdings"/>
      </w:rPr>
    </w:lvl>
    <w:lvl w:ilvl="6" w:tplc="A9B06026">
      <w:start w:val="1"/>
      <w:numFmt w:val="bullet"/>
      <w:lvlText w:val=""/>
      <w:lvlJc w:val="left"/>
      <w:pPr>
        <w:ind w:left="5040" w:hanging="360"/>
      </w:pPr>
      <w:rPr>
        <w:rFonts w:hint="default" w:ascii="Symbol" w:hAnsi="Symbol"/>
      </w:rPr>
    </w:lvl>
    <w:lvl w:ilvl="7" w:tplc="061CAA00">
      <w:start w:val="1"/>
      <w:numFmt w:val="bullet"/>
      <w:lvlText w:val="o"/>
      <w:lvlJc w:val="left"/>
      <w:pPr>
        <w:ind w:left="5760" w:hanging="360"/>
      </w:pPr>
      <w:rPr>
        <w:rFonts w:hint="default" w:ascii="Courier New" w:hAnsi="Courier New"/>
      </w:rPr>
    </w:lvl>
    <w:lvl w:ilvl="8" w:tplc="350A2EA6">
      <w:start w:val="1"/>
      <w:numFmt w:val="bullet"/>
      <w:lvlText w:val=""/>
      <w:lvlJc w:val="left"/>
      <w:pPr>
        <w:ind w:left="6480" w:hanging="360"/>
      </w:pPr>
      <w:rPr>
        <w:rFonts w:hint="default" w:ascii="Wingdings" w:hAnsi="Wingdings"/>
      </w:rPr>
    </w:lvl>
  </w:abstractNum>
  <w:abstractNum w:abstractNumId="16" w15:restartNumberingAfterBreak="0">
    <w:nsid w:val="29D13655"/>
    <w:multiLevelType w:val="hybridMultilevel"/>
    <w:tmpl w:val="9BBCF3E6"/>
    <w:lvl w:ilvl="0" w:tplc="8A72D2DC">
      <w:start w:val="5"/>
      <w:numFmt w:val="decimal"/>
      <w:lvlText w:val="%1."/>
      <w:lvlJc w:val="left"/>
      <w:pPr>
        <w:ind w:left="720" w:hanging="360"/>
      </w:pPr>
    </w:lvl>
    <w:lvl w:ilvl="1" w:tplc="D4100DB4">
      <w:start w:val="1"/>
      <w:numFmt w:val="lowerLetter"/>
      <w:lvlText w:val="%2."/>
      <w:lvlJc w:val="left"/>
      <w:pPr>
        <w:ind w:left="1440" w:hanging="360"/>
      </w:pPr>
    </w:lvl>
    <w:lvl w:ilvl="2" w:tplc="00D44068">
      <w:start w:val="1"/>
      <w:numFmt w:val="lowerRoman"/>
      <w:lvlText w:val="%3."/>
      <w:lvlJc w:val="right"/>
      <w:pPr>
        <w:ind w:left="2160" w:hanging="180"/>
      </w:pPr>
    </w:lvl>
    <w:lvl w:ilvl="3" w:tplc="2EB09704">
      <w:start w:val="1"/>
      <w:numFmt w:val="decimal"/>
      <w:lvlText w:val="%4."/>
      <w:lvlJc w:val="left"/>
      <w:pPr>
        <w:ind w:left="2880" w:hanging="360"/>
      </w:pPr>
    </w:lvl>
    <w:lvl w:ilvl="4" w:tplc="0D4A0BE8">
      <w:start w:val="1"/>
      <w:numFmt w:val="lowerLetter"/>
      <w:lvlText w:val="%5."/>
      <w:lvlJc w:val="left"/>
      <w:pPr>
        <w:ind w:left="3600" w:hanging="360"/>
      </w:pPr>
    </w:lvl>
    <w:lvl w:ilvl="5" w:tplc="35D814BA">
      <w:start w:val="1"/>
      <w:numFmt w:val="lowerRoman"/>
      <w:lvlText w:val="%6."/>
      <w:lvlJc w:val="right"/>
      <w:pPr>
        <w:ind w:left="4320" w:hanging="180"/>
      </w:pPr>
    </w:lvl>
    <w:lvl w:ilvl="6" w:tplc="9078D2EE">
      <w:start w:val="1"/>
      <w:numFmt w:val="decimal"/>
      <w:lvlText w:val="%7."/>
      <w:lvlJc w:val="left"/>
      <w:pPr>
        <w:ind w:left="5040" w:hanging="360"/>
      </w:pPr>
    </w:lvl>
    <w:lvl w:ilvl="7" w:tplc="964AFE02">
      <w:start w:val="1"/>
      <w:numFmt w:val="lowerLetter"/>
      <w:lvlText w:val="%8."/>
      <w:lvlJc w:val="left"/>
      <w:pPr>
        <w:ind w:left="5760" w:hanging="360"/>
      </w:pPr>
    </w:lvl>
    <w:lvl w:ilvl="8" w:tplc="26165CB8">
      <w:start w:val="1"/>
      <w:numFmt w:val="lowerRoman"/>
      <w:lvlText w:val="%9."/>
      <w:lvlJc w:val="right"/>
      <w:pPr>
        <w:ind w:left="6480" w:hanging="180"/>
      </w:pPr>
    </w:lvl>
  </w:abstractNum>
  <w:abstractNum w:abstractNumId="17" w15:restartNumberingAfterBreak="0">
    <w:nsid w:val="2AC0DAF8"/>
    <w:multiLevelType w:val="hybridMultilevel"/>
    <w:tmpl w:val="8C46C628"/>
    <w:lvl w:ilvl="0" w:tplc="8FAE6C4C">
      <w:start w:val="1"/>
      <w:numFmt w:val="bullet"/>
      <w:lvlText w:val=""/>
      <w:lvlJc w:val="left"/>
      <w:pPr>
        <w:ind w:left="720" w:hanging="360"/>
      </w:pPr>
      <w:rPr>
        <w:rFonts w:hint="default" w:ascii="Symbol" w:hAnsi="Symbol"/>
      </w:rPr>
    </w:lvl>
    <w:lvl w:ilvl="1" w:tplc="1636700E">
      <w:start w:val="1"/>
      <w:numFmt w:val="bullet"/>
      <w:lvlText w:val="o"/>
      <w:lvlJc w:val="left"/>
      <w:pPr>
        <w:ind w:left="1440" w:hanging="360"/>
      </w:pPr>
      <w:rPr>
        <w:rFonts w:hint="default" w:ascii="Courier New" w:hAnsi="Courier New"/>
      </w:rPr>
    </w:lvl>
    <w:lvl w:ilvl="2" w:tplc="23DE496A">
      <w:start w:val="1"/>
      <w:numFmt w:val="bullet"/>
      <w:lvlText w:val=""/>
      <w:lvlJc w:val="left"/>
      <w:pPr>
        <w:ind w:left="2160" w:hanging="360"/>
      </w:pPr>
      <w:rPr>
        <w:rFonts w:hint="default" w:ascii="Wingdings" w:hAnsi="Wingdings"/>
      </w:rPr>
    </w:lvl>
    <w:lvl w:ilvl="3" w:tplc="D9A2A62A">
      <w:start w:val="1"/>
      <w:numFmt w:val="bullet"/>
      <w:lvlText w:val=""/>
      <w:lvlJc w:val="left"/>
      <w:pPr>
        <w:ind w:left="2880" w:hanging="360"/>
      </w:pPr>
      <w:rPr>
        <w:rFonts w:hint="default" w:ascii="Symbol" w:hAnsi="Symbol"/>
      </w:rPr>
    </w:lvl>
    <w:lvl w:ilvl="4" w:tplc="1422A0DC">
      <w:start w:val="1"/>
      <w:numFmt w:val="bullet"/>
      <w:lvlText w:val="o"/>
      <w:lvlJc w:val="left"/>
      <w:pPr>
        <w:ind w:left="3600" w:hanging="360"/>
      </w:pPr>
      <w:rPr>
        <w:rFonts w:hint="default" w:ascii="Courier New" w:hAnsi="Courier New"/>
      </w:rPr>
    </w:lvl>
    <w:lvl w:ilvl="5" w:tplc="8F600188">
      <w:start w:val="1"/>
      <w:numFmt w:val="bullet"/>
      <w:lvlText w:val=""/>
      <w:lvlJc w:val="left"/>
      <w:pPr>
        <w:ind w:left="4320" w:hanging="360"/>
      </w:pPr>
      <w:rPr>
        <w:rFonts w:hint="default" w:ascii="Wingdings" w:hAnsi="Wingdings"/>
      </w:rPr>
    </w:lvl>
    <w:lvl w:ilvl="6" w:tplc="0908F8C4">
      <w:start w:val="1"/>
      <w:numFmt w:val="bullet"/>
      <w:lvlText w:val=""/>
      <w:lvlJc w:val="left"/>
      <w:pPr>
        <w:ind w:left="5040" w:hanging="360"/>
      </w:pPr>
      <w:rPr>
        <w:rFonts w:hint="default" w:ascii="Symbol" w:hAnsi="Symbol"/>
      </w:rPr>
    </w:lvl>
    <w:lvl w:ilvl="7" w:tplc="32E6E92A">
      <w:start w:val="1"/>
      <w:numFmt w:val="bullet"/>
      <w:lvlText w:val="o"/>
      <w:lvlJc w:val="left"/>
      <w:pPr>
        <w:ind w:left="5760" w:hanging="360"/>
      </w:pPr>
      <w:rPr>
        <w:rFonts w:hint="default" w:ascii="Courier New" w:hAnsi="Courier New"/>
      </w:rPr>
    </w:lvl>
    <w:lvl w:ilvl="8" w:tplc="9FBC92DC">
      <w:start w:val="1"/>
      <w:numFmt w:val="bullet"/>
      <w:lvlText w:val=""/>
      <w:lvlJc w:val="left"/>
      <w:pPr>
        <w:ind w:left="6480" w:hanging="360"/>
      </w:pPr>
      <w:rPr>
        <w:rFonts w:hint="default" w:ascii="Wingdings" w:hAnsi="Wingdings"/>
      </w:rPr>
    </w:lvl>
  </w:abstractNum>
  <w:abstractNum w:abstractNumId="18" w15:restartNumberingAfterBreak="0">
    <w:nsid w:val="2C117859"/>
    <w:multiLevelType w:val="hybridMultilevel"/>
    <w:tmpl w:val="80407418"/>
    <w:lvl w:ilvl="0" w:tplc="49104DF2">
      <w:start w:val="1"/>
      <w:numFmt w:val="bullet"/>
      <w:lvlText w:val=""/>
      <w:lvlJc w:val="left"/>
      <w:pPr>
        <w:ind w:left="720" w:hanging="360"/>
      </w:pPr>
      <w:rPr>
        <w:rFonts w:hint="default" w:ascii="Symbol" w:hAnsi="Symbol"/>
      </w:rPr>
    </w:lvl>
    <w:lvl w:ilvl="1" w:tplc="A016E24C">
      <w:start w:val="1"/>
      <w:numFmt w:val="bullet"/>
      <w:lvlText w:val="o"/>
      <w:lvlJc w:val="left"/>
      <w:pPr>
        <w:ind w:left="1440" w:hanging="360"/>
      </w:pPr>
      <w:rPr>
        <w:rFonts w:hint="default" w:ascii="Courier New" w:hAnsi="Courier New"/>
      </w:rPr>
    </w:lvl>
    <w:lvl w:ilvl="2" w:tplc="F8DE0230">
      <w:start w:val="1"/>
      <w:numFmt w:val="bullet"/>
      <w:lvlText w:val=""/>
      <w:lvlJc w:val="left"/>
      <w:pPr>
        <w:ind w:left="2160" w:hanging="360"/>
      </w:pPr>
      <w:rPr>
        <w:rFonts w:hint="default" w:ascii="Wingdings" w:hAnsi="Wingdings"/>
      </w:rPr>
    </w:lvl>
    <w:lvl w:ilvl="3" w:tplc="3C109B40">
      <w:start w:val="1"/>
      <w:numFmt w:val="bullet"/>
      <w:lvlText w:val=""/>
      <w:lvlJc w:val="left"/>
      <w:pPr>
        <w:ind w:left="2880" w:hanging="360"/>
      </w:pPr>
      <w:rPr>
        <w:rFonts w:hint="default" w:ascii="Symbol" w:hAnsi="Symbol"/>
      </w:rPr>
    </w:lvl>
    <w:lvl w:ilvl="4" w:tplc="8BE2E092">
      <w:start w:val="1"/>
      <w:numFmt w:val="bullet"/>
      <w:lvlText w:val="o"/>
      <w:lvlJc w:val="left"/>
      <w:pPr>
        <w:ind w:left="3600" w:hanging="360"/>
      </w:pPr>
      <w:rPr>
        <w:rFonts w:hint="default" w:ascii="Courier New" w:hAnsi="Courier New"/>
      </w:rPr>
    </w:lvl>
    <w:lvl w:ilvl="5" w:tplc="E0B05C36">
      <w:start w:val="1"/>
      <w:numFmt w:val="bullet"/>
      <w:lvlText w:val=""/>
      <w:lvlJc w:val="left"/>
      <w:pPr>
        <w:ind w:left="4320" w:hanging="360"/>
      </w:pPr>
      <w:rPr>
        <w:rFonts w:hint="default" w:ascii="Wingdings" w:hAnsi="Wingdings"/>
      </w:rPr>
    </w:lvl>
    <w:lvl w:ilvl="6" w:tplc="FC4CAFB0">
      <w:start w:val="1"/>
      <w:numFmt w:val="bullet"/>
      <w:lvlText w:val=""/>
      <w:lvlJc w:val="left"/>
      <w:pPr>
        <w:ind w:left="5040" w:hanging="360"/>
      </w:pPr>
      <w:rPr>
        <w:rFonts w:hint="default" w:ascii="Symbol" w:hAnsi="Symbol"/>
      </w:rPr>
    </w:lvl>
    <w:lvl w:ilvl="7" w:tplc="8ED4D5C0">
      <w:start w:val="1"/>
      <w:numFmt w:val="bullet"/>
      <w:lvlText w:val="o"/>
      <w:lvlJc w:val="left"/>
      <w:pPr>
        <w:ind w:left="5760" w:hanging="360"/>
      </w:pPr>
      <w:rPr>
        <w:rFonts w:hint="default" w:ascii="Courier New" w:hAnsi="Courier New"/>
      </w:rPr>
    </w:lvl>
    <w:lvl w:ilvl="8" w:tplc="D5BE684E">
      <w:start w:val="1"/>
      <w:numFmt w:val="bullet"/>
      <w:lvlText w:val=""/>
      <w:lvlJc w:val="left"/>
      <w:pPr>
        <w:ind w:left="6480" w:hanging="360"/>
      </w:pPr>
      <w:rPr>
        <w:rFonts w:hint="default" w:ascii="Wingdings" w:hAnsi="Wingdings"/>
      </w:rPr>
    </w:lvl>
  </w:abstractNum>
  <w:abstractNum w:abstractNumId="19" w15:restartNumberingAfterBreak="0">
    <w:nsid w:val="2E1A4862"/>
    <w:multiLevelType w:val="hybridMultilevel"/>
    <w:tmpl w:val="D938B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25A4D0"/>
    <w:multiLevelType w:val="hybridMultilevel"/>
    <w:tmpl w:val="EDE2977A"/>
    <w:lvl w:ilvl="0" w:tplc="C2CEFA8E">
      <w:start w:val="1"/>
      <w:numFmt w:val="bullet"/>
      <w:lvlText w:val=""/>
      <w:lvlJc w:val="left"/>
      <w:pPr>
        <w:ind w:left="720" w:hanging="360"/>
      </w:pPr>
      <w:rPr>
        <w:rFonts w:hint="default" w:ascii="Symbol" w:hAnsi="Symbol"/>
      </w:rPr>
    </w:lvl>
    <w:lvl w:ilvl="1" w:tplc="AEE40AD2">
      <w:start w:val="1"/>
      <w:numFmt w:val="bullet"/>
      <w:lvlText w:val="o"/>
      <w:lvlJc w:val="left"/>
      <w:pPr>
        <w:ind w:left="1440" w:hanging="360"/>
      </w:pPr>
      <w:rPr>
        <w:rFonts w:hint="default" w:ascii="Courier New" w:hAnsi="Courier New"/>
      </w:rPr>
    </w:lvl>
    <w:lvl w:ilvl="2" w:tplc="8C02B3C2">
      <w:start w:val="1"/>
      <w:numFmt w:val="bullet"/>
      <w:lvlText w:val=""/>
      <w:lvlJc w:val="left"/>
      <w:pPr>
        <w:ind w:left="2160" w:hanging="360"/>
      </w:pPr>
      <w:rPr>
        <w:rFonts w:hint="default" w:ascii="Wingdings" w:hAnsi="Wingdings"/>
      </w:rPr>
    </w:lvl>
    <w:lvl w:ilvl="3" w:tplc="C32E758C">
      <w:start w:val="1"/>
      <w:numFmt w:val="bullet"/>
      <w:lvlText w:val=""/>
      <w:lvlJc w:val="left"/>
      <w:pPr>
        <w:ind w:left="2880" w:hanging="360"/>
      </w:pPr>
      <w:rPr>
        <w:rFonts w:hint="default" w:ascii="Symbol" w:hAnsi="Symbol"/>
      </w:rPr>
    </w:lvl>
    <w:lvl w:ilvl="4" w:tplc="E9528F18">
      <w:start w:val="1"/>
      <w:numFmt w:val="bullet"/>
      <w:lvlText w:val="o"/>
      <w:lvlJc w:val="left"/>
      <w:pPr>
        <w:ind w:left="3600" w:hanging="360"/>
      </w:pPr>
      <w:rPr>
        <w:rFonts w:hint="default" w:ascii="Courier New" w:hAnsi="Courier New"/>
      </w:rPr>
    </w:lvl>
    <w:lvl w:ilvl="5" w:tplc="1D909614">
      <w:start w:val="1"/>
      <w:numFmt w:val="bullet"/>
      <w:lvlText w:val=""/>
      <w:lvlJc w:val="left"/>
      <w:pPr>
        <w:ind w:left="4320" w:hanging="360"/>
      </w:pPr>
      <w:rPr>
        <w:rFonts w:hint="default" w:ascii="Wingdings" w:hAnsi="Wingdings"/>
      </w:rPr>
    </w:lvl>
    <w:lvl w:ilvl="6" w:tplc="ECEA51C2">
      <w:start w:val="1"/>
      <w:numFmt w:val="bullet"/>
      <w:lvlText w:val=""/>
      <w:lvlJc w:val="left"/>
      <w:pPr>
        <w:ind w:left="5040" w:hanging="360"/>
      </w:pPr>
      <w:rPr>
        <w:rFonts w:hint="default" w:ascii="Symbol" w:hAnsi="Symbol"/>
      </w:rPr>
    </w:lvl>
    <w:lvl w:ilvl="7" w:tplc="FB8A9ECA">
      <w:start w:val="1"/>
      <w:numFmt w:val="bullet"/>
      <w:lvlText w:val="o"/>
      <w:lvlJc w:val="left"/>
      <w:pPr>
        <w:ind w:left="5760" w:hanging="360"/>
      </w:pPr>
      <w:rPr>
        <w:rFonts w:hint="default" w:ascii="Courier New" w:hAnsi="Courier New"/>
      </w:rPr>
    </w:lvl>
    <w:lvl w:ilvl="8" w:tplc="1612EE64">
      <w:start w:val="1"/>
      <w:numFmt w:val="bullet"/>
      <w:lvlText w:val=""/>
      <w:lvlJc w:val="left"/>
      <w:pPr>
        <w:ind w:left="6480" w:hanging="360"/>
      </w:pPr>
      <w:rPr>
        <w:rFonts w:hint="default" w:ascii="Wingdings" w:hAnsi="Wingdings"/>
      </w:rPr>
    </w:lvl>
  </w:abstractNum>
  <w:abstractNum w:abstractNumId="21" w15:restartNumberingAfterBreak="0">
    <w:nsid w:val="3408E1FD"/>
    <w:multiLevelType w:val="hybridMultilevel"/>
    <w:tmpl w:val="3A4606CE"/>
    <w:lvl w:ilvl="0" w:tplc="68E0EB08">
      <w:start w:val="1"/>
      <w:numFmt w:val="bullet"/>
      <w:lvlText w:val=""/>
      <w:lvlJc w:val="left"/>
      <w:pPr>
        <w:ind w:left="720" w:hanging="360"/>
      </w:pPr>
      <w:rPr>
        <w:rFonts w:hint="default" w:ascii="Symbol" w:hAnsi="Symbol"/>
      </w:rPr>
    </w:lvl>
    <w:lvl w:ilvl="1" w:tplc="311A436C">
      <w:start w:val="1"/>
      <w:numFmt w:val="bullet"/>
      <w:lvlText w:val="o"/>
      <w:lvlJc w:val="left"/>
      <w:pPr>
        <w:ind w:left="1440" w:hanging="360"/>
      </w:pPr>
      <w:rPr>
        <w:rFonts w:hint="default" w:ascii="Courier New" w:hAnsi="Courier New"/>
      </w:rPr>
    </w:lvl>
    <w:lvl w:ilvl="2" w:tplc="E124CBD0">
      <w:start w:val="1"/>
      <w:numFmt w:val="bullet"/>
      <w:lvlText w:val=""/>
      <w:lvlJc w:val="left"/>
      <w:pPr>
        <w:ind w:left="2160" w:hanging="360"/>
      </w:pPr>
      <w:rPr>
        <w:rFonts w:hint="default" w:ascii="Wingdings" w:hAnsi="Wingdings"/>
      </w:rPr>
    </w:lvl>
    <w:lvl w:ilvl="3" w:tplc="6B48171A">
      <w:start w:val="1"/>
      <w:numFmt w:val="bullet"/>
      <w:lvlText w:val=""/>
      <w:lvlJc w:val="left"/>
      <w:pPr>
        <w:ind w:left="2880" w:hanging="360"/>
      </w:pPr>
      <w:rPr>
        <w:rFonts w:hint="default" w:ascii="Symbol" w:hAnsi="Symbol"/>
      </w:rPr>
    </w:lvl>
    <w:lvl w:ilvl="4" w:tplc="80281CBE">
      <w:start w:val="1"/>
      <w:numFmt w:val="bullet"/>
      <w:lvlText w:val="o"/>
      <w:lvlJc w:val="left"/>
      <w:pPr>
        <w:ind w:left="3600" w:hanging="360"/>
      </w:pPr>
      <w:rPr>
        <w:rFonts w:hint="default" w:ascii="Courier New" w:hAnsi="Courier New"/>
      </w:rPr>
    </w:lvl>
    <w:lvl w:ilvl="5" w:tplc="183C2566">
      <w:start w:val="1"/>
      <w:numFmt w:val="bullet"/>
      <w:lvlText w:val=""/>
      <w:lvlJc w:val="left"/>
      <w:pPr>
        <w:ind w:left="4320" w:hanging="360"/>
      </w:pPr>
      <w:rPr>
        <w:rFonts w:hint="default" w:ascii="Wingdings" w:hAnsi="Wingdings"/>
      </w:rPr>
    </w:lvl>
    <w:lvl w:ilvl="6" w:tplc="3022F5EC">
      <w:start w:val="1"/>
      <w:numFmt w:val="bullet"/>
      <w:lvlText w:val=""/>
      <w:lvlJc w:val="left"/>
      <w:pPr>
        <w:ind w:left="5040" w:hanging="360"/>
      </w:pPr>
      <w:rPr>
        <w:rFonts w:hint="default" w:ascii="Symbol" w:hAnsi="Symbol"/>
      </w:rPr>
    </w:lvl>
    <w:lvl w:ilvl="7" w:tplc="F01294D0">
      <w:start w:val="1"/>
      <w:numFmt w:val="bullet"/>
      <w:lvlText w:val="o"/>
      <w:lvlJc w:val="left"/>
      <w:pPr>
        <w:ind w:left="5760" w:hanging="360"/>
      </w:pPr>
      <w:rPr>
        <w:rFonts w:hint="default" w:ascii="Courier New" w:hAnsi="Courier New"/>
      </w:rPr>
    </w:lvl>
    <w:lvl w:ilvl="8" w:tplc="90CA3D4E">
      <w:start w:val="1"/>
      <w:numFmt w:val="bullet"/>
      <w:lvlText w:val=""/>
      <w:lvlJc w:val="left"/>
      <w:pPr>
        <w:ind w:left="6480" w:hanging="360"/>
      </w:pPr>
      <w:rPr>
        <w:rFonts w:hint="default" w:ascii="Wingdings" w:hAnsi="Wingdings"/>
      </w:rPr>
    </w:lvl>
  </w:abstractNum>
  <w:abstractNum w:abstractNumId="22" w15:restartNumberingAfterBreak="0">
    <w:nsid w:val="37C33099"/>
    <w:multiLevelType w:val="hybridMultilevel"/>
    <w:tmpl w:val="0FAA34F6"/>
    <w:lvl w:ilvl="0" w:tplc="11A42800">
      <w:start w:val="1"/>
      <w:numFmt w:val="bullet"/>
      <w:lvlText w:val=""/>
      <w:lvlJc w:val="left"/>
      <w:pPr>
        <w:ind w:left="720" w:hanging="360"/>
      </w:pPr>
      <w:rPr>
        <w:rFonts w:hint="default" w:ascii="Symbol" w:hAnsi="Symbol"/>
      </w:rPr>
    </w:lvl>
    <w:lvl w:ilvl="1" w:tplc="FB022788">
      <w:start w:val="1"/>
      <w:numFmt w:val="bullet"/>
      <w:lvlText w:val="o"/>
      <w:lvlJc w:val="left"/>
      <w:pPr>
        <w:ind w:left="1440" w:hanging="360"/>
      </w:pPr>
      <w:rPr>
        <w:rFonts w:hint="default" w:ascii="Courier New" w:hAnsi="Courier New"/>
      </w:rPr>
    </w:lvl>
    <w:lvl w:ilvl="2" w:tplc="D430E7CE">
      <w:start w:val="1"/>
      <w:numFmt w:val="bullet"/>
      <w:lvlText w:val=""/>
      <w:lvlJc w:val="left"/>
      <w:pPr>
        <w:ind w:left="2160" w:hanging="360"/>
      </w:pPr>
      <w:rPr>
        <w:rFonts w:hint="default" w:ascii="Wingdings" w:hAnsi="Wingdings"/>
      </w:rPr>
    </w:lvl>
    <w:lvl w:ilvl="3" w:tplc="7DBE8960">
      <w:start w:val="1"/>
      <w:numFmt w:val="bullet"/>
      <w:lvlText w:val=""/>
      <w:lvlJc w:val="left"/>
      <w:pPr>
        <w:ind w:left="2880" w:hanging="360"/>
      </w:pPr>
      <w:rPr>
        <w:rFonts w:hint="default" w:ascii="Symbol" w:hAnsi="Symbol"/>
      </w:rPr>
    </w:lvl>
    <w:lvl w:ilvl="4" w:tplc="A02C4222">
      <w:start w:val="1"/>
      <w:numFmt w:val="bullet"/>
      <w:lvlText w:val="o"/>
      <w:lvlJc w:val="left"/>
      <w:pPr>
        <w:ind w:left="3600" w:hanging="360"/>
      </w:pPr>
      <w:rPr>
        <w:rFonts w:hint="default" w:ascii="Courier New" w:hAnsi="Courier New"/>
      </w:rPr>
    </w:lvl>
    <w:lvl w:ilvl="5" w:tplc="944E15C0">
      <w:start w:val="1"/>
      <w:numFmt w:val="bullet"/>
      <w:lvlText w:val=""/>
      <w:lvlJc w:val="left"/>
      <w:pPr>
        <w:ind w:left="4320" w:hanging="360"/>
      </w:pPr>
      <w:rPr>
        <w:rFonts w:hint="default" w:ascii="Wingdings" w:hAnsi="Wingdings"/>
      </w:rPr>
    </w:lvl>
    <w:lvl w:ilvl="6" w:tplc="E0C20D5A">
      <w:start w:val="1"/>
      <w:numFmt w:val="bullet"/>
      <w:lvlText w:val=""/>
      <w:lvlJc w:val="left"/>
      <w:pPr>
        <w:ind w:left="5040" w:hanging="360"/>
      </w:pPr>
      <w:rPr>
        <w:rFonts w:hint="default" w:ascii="Symbol" w:hAnsi="Symbol"/>
      </w:rPr>
    </w:lvl>
    <w:lvl w:ilvl="7" w:tplc="74F8D438">
      <w:start w:val="1"/>
      <w:numFmt w:val="bullet"/>
      <w:lvlText w:val="o"/>
      <w:lvlJc w:val="left"/>
      <w:pPr>
        <w:ind w:left="5760" w:hanging="360"/>
      </w:pPr>
      <w:rPr>
        <w:rFonts w:hint="default" w:ascii="Courier New" w:hAnsi="Courier New"/>
      </w:rPr>
    </w:lvl>
    <w:lvl w:ilvl="8" w:tplc="FDE26E0A">
      <w:start w:val="1"/>
      <w:numFmt w:val="bullet"/>
      <w:lvlText w:val=""/>
      <w:lvlJc w:val="left"/>
      <w:pPr>
        <w:ind w:left="6480" w:hanging="360"/>
      </w:pPr>
      <w:rPr>
        <w:rFonts w:hint="default" w:ascii="Wingdings" w:hAnsi="Wingdings"/>
      </w:rPr>
    </w:lvl>
  </w:abstractNum>
  <w:abstractNum w:abstractNumId="23" w15:restartNumberingAfterBreak="0">
    <w:nsid w:val="37F3B273"/>
    <w:multiLevelType w:val="hybridMultilevel"/>
    <w:tmpl w:val="AADE9636"/>
    <w:lvl w:ilvl="0" w:tplc="3EBE540A">
      <w:start w:val="1"/>
      <w:numFmt w:val="bullet"/>
      <w:lvlText w:val=""/>
      <w:lvlJc w:val="left"/>
      <w:pPr>
        <w:ind w:left="720" w:hanging="360"/>
      </w:pPr>
      <w:rPr>
        <w:rFonts w:hint="default" w:ascii="Symbol" w:hAnsi="Symbol"/>
      </w:rPr>
    </w:lvl>
    <w:lvl w:ilvl="1" w:tplc="5D48F36C">
      <w:start w:val="1"/>
      <w:numFmt w:val="bullet"/>
      <w:lvlText w:val="o"/>
      <w:lvlJc w:val="left"/>
      <w:pPr>
        <w:ind w:left="1440" w:hanging="360"/>
      </w:pPr>
      <w:rPr>
        <w:rFonts w:hint="default" w:ascii="Courier New" w:hAnsi="Courier New"/>
      </w:rPr>
    </w:lvl>
    <w:lvl w:ilvl="2" w:tplc="20388BB4">
      <w:start w:val="1"/>
      <w:numFmt w:val="bullet"/>
      <w:lvlText w:val=""/>
      <w:lvlJc w:val="left"/>
      <w:pPr>
        <w:ind w:left="2160" w:hanging="360"/>
      </w:pPr>
      <w:rPr>
        <w:rFonts w:hint="default" w:ascii="Wingdings" w:hAnsi="Wingdings"/>
      </w:rPr>
    </w:lvl>
    <w:lvl w:ilvl="3" w:tplc="F90039BE">
      <w:start w:val="1"/>
      <w:numFmt w:val="bullet"/>
      <w:lvlText w:val=""/>
      <w:lvlJc w:val="left"/>
      <w:pPr>
        <w:ind w:left="2880" w:hanging="360"/>
      </w:pPr>
      <w:rPr>
        <w:rFonts w:hint="default" w:ascii="Symbol" w:hAnsi="Symbol"/>
      </w:rPr>
    </w:lvl>
    <w:lvl w:ilvl="4" w:tplc="C114A2E2">
      <w:start w:val="1"/>
      <w:numFmt w:val="bullet"/>
      <w:lvlText w:val="o"/>
      <w:lvlJc w:val="left"/>
      <w:pPr>
        <w:ind w:left="3600" w:hanging="360"/>
      </w:pPr>
      <w:rPr>
        <w:rFonts w:hint="default" w:ascii="Courier New" w:hAnsi="Courier New"/>
      </w:rPr>
    </w:lvl>
    <w:lvl w:ilvl="5" w:tplc="47248348">
      <w:start w:val="1"/>
      <w:numFmt w:val="bullet"/>
      <w:lvlText w:val=""/>
      <w:lvlJc w:val="left"/>
      <w:pPr>
        <w:ind w:left="4320" w:hanging="360"/>
      </w:pPr>
      <w:rPr>
        <w:rFonts w:hint="default" w:ascii="Wingdings" w:hAnsi="Wingdings"/>
      </w:rPr>
    </w:lvl>
    <w:lvl w:ilvl="6" w:tplc="F56AA2B4">
      <w:start w:val="1"/>
      <w:numFmt w:val="bullet"/>
      <w:lvlText w:val=""/>
      <w:lvlJc w:val="left"/>
      <w:pPr>
        <w:ind w:left="5040" w:hanging="360"/>
      </w:pPr>
      <w:rPr>
        <w:rFonts w:hint="default" w:ascii="Symbol" w:hAnsi="Symbol"/>
      </w:rPr>
    </w:lvl>
    <w:lvl w:ilvl="7" w:tplc="82F22650">
      <w:start w:val="1"/>
      <w:numFmt w:val="bullet"/>
      <w:lvlText w:val="o"/>
      <w:lvlJc w:val="left"/>
      <w:pPr>
        <w:ind w:left="5760" w:hanging="360"/>
      </w:pPr>
      <w:rPr>
        <w:rFonts w:hint="default" w:ascii="Courier New" w:hAnsi="Courier New"/>
      </w:rPr>
    </w:lvl>
    <w:lvl w:ilvl="8" w:tplc="11EC1156">
      <w:start w:val="1"/>
      <w:numFmt w:val="bullet"/>
      <w:lvlText w:val=""/>
      <w:lvlJc w:val="left"/>
      <w:pPr>
        <w:ind w:left="6480" w:hanging="360"/>
      </w:pPr>
      <w:rPr>
        <w:rFonts w:hint="default" w:ascii="Wingdings" w:hAnsi="Wingdings"/>
      </w:rPr>
    </w:lvl>
  </w:abstractNum>
  <w:abstractNum w:abstractNumId="24" w15:restartNumberingAfterBreak="0">
    <w:nsid w:val="3DEB21F9"/>
    <w:multiLevelType w:val="hybridMultilevel"/>
    <w:tmpl w:val="77DE03F8"/>
    <w:lvl w:ilvl="0" w:tplc="887091BC">
      <w:start w:val="1"/>
      <w:numFmt w:val="bullet"/>
      <w:lvlText w:val=""/>
      <w:lvlJc w:val="left"/>
      <w:pPr>
        <w:ind w:left="720" w:hanging="360"/>
      </w:pPr>
      <w:rPr>
        <w:rFonts w:hint="default" w:ascii="Symbol" w:hAnsi="Symbol"/>
      </w:rPr>
    </w:lvl>
    <w:lvl w:ilvl="1" w:tplc="5C1E6864">
      <w:start w:val="1"/>
      <w:numFmt w:val="bullet"/>
      <w:lvlText w:val="o"/>
      <w:lvlJc w:val="left"/>
      <w:pPr>
        <w:ind w:left="1440" w:hanging="360"/>
      </w:pPr>
      <w:rPr>
        <w:rFonts w:hint="default" w:ascii="Courier New" w:hAnsi="Courier New"/>
      </w:rPr>
    </w:lvl>
    <w:lvl w:ilvl="2" w:tplc="32A67FEC">
      <w:start w:val="1"/>
      <w:numFmt w:val="bullet"/>
      <w:lvlText w:val=""/>
      <w:lvlJc w:val="left"/>
      <w:pPr>
        <w:ind w:left="2160" w:hanging="360"/>
      </w:pPr>
      <w:rPr>
        <w:rFonts w:hint="default" w:ascii="Wingdings" w:hAnsi="Wingdings"/>
      </w:rPr>
    </w:lvl>
    <w:lvl w:ilvl="3" w:tplc="EA5C7396">
      <w:start w:val="1"/>
      <w:numFmt w:val="bullet"/>
      <w:lvlText w:val=""/>
      <w:lvlJc w:val="left"/>
      <w:pPr>
        <w:ind w:left="2880" w:hanging="360"/>
      </w:pPr>
      <w:rPr>
        <w:rFonts w:hint="default" w:ascii="Symbol" w:hAnsi="Symbol"/>
      </w:rPr>
    </w:lvl>
    <w:lvl w:ilvl="4" w:tplc="A6384146">
      <w:start w:val="1"/>
      <w:numFmt w:val="bullet"/>
      <w:lvlText w:val="o"/>
      <w:lvlJc w:val="left"/>
      <w:pPr>
        <w:ind w:left="3600" w:hanging="360"/>
      </w:pPr>
      <w:rPr>
        <w:rFonts w:hint="default" w:ascii="Courier New" w:hAnsi="Courier New"/>
      </w:rPr>
    </w:lvl>
    <w:lvl w:ilvl="5" w:tplc="939EA3A2">
      <w:start w:val="1"/>
      <w:numFmt w:val="bullet"/>
      <w:lvlText w:val=""/>
      <w:lvlJc w:val="left"/>
      <w:pPr>
        <w:ind w:left="4320" w:hanging="360"/>
      </w:pPr>
      <w:rPr>
        <w:rFonts w:hint="default" w:ascii="Wingdings" w:hAnsi="Wingdings"/>
      </w:rPr>
    </w:lvl>
    <w:lvl w:ilvl="6" w:tplc="12C46A0E">
      <w:start w:val="1"/>
      <w:numFmt w:val="bullet"/>
      <w:lvlText w:val=""/>
      <w:lvlJc w:val="left"/>
      <w:pPr>
        <w:ind w:left="5040" w:hanging="360"/>
      </w:pPr>
      <w:rPr>
        <w:rFonts w:hint="default" w:ascii="Symbol" w:hAnsi="Symbol"/>
      </w:rPr>
    </w:lvl>
    <w:lvl w:ilvl="7" w:tplc="0AE40BE0">
      <w:start w:val="1"/>
      <w:numFmt w:val="bullet"/>
      <w:lvlText w:val="o"/>
      <w:lvlJc w:val="left"/>
      <w:pPr>
        <w:ind w:left="5760" w:hanging="360"/>
      </w:pPr>
      <w:rPr>
        <w:rFonts w:hint="default" w:ascii="Courier New" w:hAnsi="Courier New"/>
      </w:rPr>
    </w:lvl>
    <w:lvl w:ilvl="8" w:tplc="E9C6F4AA">
      <w:start w:val="1"/>
      <w:numFmt w:val="bullet"/>
      <w:lvlText w:val=""/>
      <w:lvlJc w:val="left"/>
      <w:pPr>
        <w:ind w:left="6480" w:hanging="360"/>
      </w:pPr>
      <w:rPr>
        <w:rFonts w:hint="default" w:ascii="Wingdings" w:hAnsi="Wingdings"/>
      </w:rPr>
    </w:lvl>
  </w:abstractNum>
  <w:abstractNum w:abstractNumId="25" w15:restartNumberingAfterBreak="0">
    <w:nsid w:val="4361AB1D"/>
    <w:multiLevelType w:val="hybridMultilevel"/>
    <w:tmpl w:val="795AE9D8"/>
    <w:lvl w:ilvl="0" w:tplc="CB68CF5E">
      <w:start w:val="1"/>
      <w:numFmt w:val="bullet"/>
      <w:lvlText w:val=""/>
      <w:lvlJc w:val="left"/>
      <w:pPr>
        <w:ind w:left="720" w:hanging="360"/>
      </w:pPr>
      <w:rPr>
        <w:rFonts w:hint="default" w:ascii="Symbol" w:hAnsi="Symbol"/>
      </w:rPr>
    </w:lvl>
    <w:lvl w:ilvl="1" w:tplc="D8D86E2E">
      <w:start w:val="1"/>
      <w:numFmt w:val="bullet"/>
      <w:lvlText w:val="o"/>
      <w:lvlJc w:val="left"/>
      <w:pPr>
        <w:ind w:left="1440" w:hanging="360"/>
      </w:pPr>
      <w:rPr>
        <w:rFonts w:hint="default" w:ascii="Courier New" w:hAnsi="Courier New"/>
      </w:rPr>
    </w:lvl>
    <w:lvl w:ilvl="2" w:tplc="637E4218">
      <w:start w:val="1"/>
      <w:numFmt w:val="bullet"/>
      <w:lvlText w:val=""/>
      <w:lvlJc w:val="left"/>
      <w:pPr>
        <w:ind w:left="2160" w:hanging="360"/>
      </w:pPr>
      <w:rPr>
        <w:rFonts w:hint="default" w:ascii="Wingdings" w:hAnsi="Wingdings"/>
      </w:rPr>
    </w:lvl>
    <w:lvl w:ilvl="3" w:tplc="28E2BED6">
      <w:start w:val="1"/>
      <w:numFmt w:val="bullet"/>
      <w:lvlText w:val=""/>
      <w:lvlJc w:val="left"/>
      <w:pPr>
        <w:ind w:left="2880" w:hanging="360"/>
      </w:pPr>
      <w:rPr>
        <w:rFonts w:hint="default" w:ascii="Symbol" w:hAnsi="Symbol"/>
      </w:rPr>
    </w:lvl>
    <w:lvl w:ilvl="4" w:tplc="D3BA3A64">
      <w:start w:val="1"/>
      <w:numFmt w:val="bullet"/>
      <w:lvlText w:val="o"/>
      <w:lvlJc w:val="left"/>
      <w:pPr>
        <w:ind w:left="3600" w:hanging="360"/>
      </w:pPr>
      <w:rPr>
        <w:rFonts w:hint="default" w:ascii="Courier New" w:hAnsi="Courier New"/>
      </w:rPr>
    </w:lvl>
    <w:lvl w:ilvl="5" w:tplc="89B21800">
      <w:start w:val="1"/>
      <w:numFmt w:val="bullet"/>
      <w:lvlText w:val=""/>
      <w:lvlJc w:val="left"/>
      <w:pPr>
        <w:ind w:left="4320" w:hanging="360"/>
      </w:pPr>
      <w:rPr>
        <w:rFonts w:hint="default" w:ascii="Wingdings" w:hAnsi="Wingdings"/>
      </w:rPr>
    </w:lvl>
    <w:lvl w:ilvl="6" w:tplc="2102B510">
      <w:start w:val="1"/>
      <w:numFmt w:val="bullet"/>
      <w:lvlText w:val=""/>
      <w:lvlJc w:val="left"/>
      <w:pPr>
        <w:ind w:left="5040" w:hanging="360"/>
      </w:pPr>
      <w:rPr>
        <w:rFonts w:hint="default" w:ascii="Symbol" w:hAnsi="Symbol"/>
      </w:rPr>
    </w:lvl>
    <w:lvl w:ilvl="7" w:tplc="9C92062C">
      <w:start w:val="1"/>
      <w:numFmt w:val="bullet"/>
      <w:lvlText w:val="o"/>
      <w:lvlJc w:val="left"/>
      <w:pPr>
        <w:ind w:left="5760" w:hanging="360"/>
      </w:pPr>
      <w:rPr>
        <w:rFonts w:hint="default" w:ascii="Courier New" w:hAnsi="Courier New"/>
      </w:rPr>
    </w:lvl>
    <w:lvl w:ilvl="8" w:tplc="1E3C27B2">
      <w:start w:val="1"/>
      <w:numFmt w:val="bullet"/>
      <w:lvlText w:val=""/>
      <w:lvlJc w:val="left"/>
      <w:pPr>
        <w:ind w:left="6480" w:hanging="360"/>
      </w:pPr>
      <w:rPr>
        <w:rFonts w:hint="default" w:ascii="Wingdings" w:hAnsi="Wingdings"/>
      </w:rPr>
    </w:lvl>
  </w:abstractNum>
  <w:abstractNum w:abstractNumId="26" w15:restartNumberingAfterBreak="0">
    <w:nsid w:val="43DD7C01"/>
    <w:multiLevelType w:val="hybridMultilevel"/>
    <w:tmpl w:val="1CBEF0D4"/>
    <w:lvl w:ilvl="0" w:tplc="8312D1AA">
      <w:start w:val="1"/>
      <w:numFmt w:val="bullet"/>
      <w:lvlText w:val=""/>
      <w:lvlJc w:val="left"/>
      <w:pPr>
        <w:ind w:left="720" w:hanging="360"/>
      </w:pPr>
      <w:rPr>
        <w:rFonts w:hint="default" w:ascii="Symbol" w:hAnsi="Symbol"/>
      </w:rPr>
    </w:lvl>
    <w:lvl w:ilvl="1" w:tplc="074A243A">
      <w:start w:val="1"/>
      <w:numFmt w:val="bullet"/>
      <w:lvlText w:val="o"/>
      <w:lvlJc w:val="left"/>
      <w:pPr>
        <w:ind w:left="1440" w:hanging="360"/>
      </w:pPr>
      <w:rPr>
        <w:rFonts w:hint="default" w:ascii="Courier New" w:hAnsi="Courier New"/>
      </w:rPr>
    </w:lvl>
    <w:lvl w:ilvl="2" w:tplc="114E56B0">
      <w:start w:val="1"/>
      <w:numFmt w:val="bullet"/>
      <w:lvlText w:val=""/>
      <w:lvlJc w:val="left"/>
      <w:pPr>
        <w:ind w:left="2160" w:hanging="360"/>
      </w:pPr>
      <w:rPr>
        <w:rFonts w:hint="default" w:ascii="Wingdings" w:hAnsi="Wingdings"/>
      </w:rPr>
    </w:lvl>
    <w:lvl w:ilvl="3" w:tplc="0C101D1C">
      <w:start w:val="1"/>
      <w:numFmt w:val="bullet"/>
      <w:lvlText w:val=""/>
      <w:lvlJc w:val="left"/>
      <w:pPr>
        <w:ind w:left="2880" w:hanging="360"/>
      </w:pPr>
      <w:rPr>
        <w:rFonts w:hint="default" w:ascii="Symbol" w:hAnsi="Symbol"/>
      </w:rPr>
    </w:lvl>
    <w:lvl w:ilvl="4" w:tplc="2DC68AAC">
      <w:start w:val="1"/>
      <w:numFmt w:val="bullet"/>
      <w:lvlText w:val="o"/>
      <w:lvlJc w:val="left"/>
      <w:pPr>
        <w:ind w:left="3600" w:hanging="360"/>
      </w:pPr>
      <w:rPr>
        <w:rFonts w:hint="default" w:ascii="Courier New" w:hAnsi="Courier New"/>
      </w:rPr>
    </w:lvl>
    <w:lvl w:ilvl="5" w:tplc="4BBCDED6">
      <w:start w:val="1"/>
      <w:numFmt w:val="bullet"/>
      <w:lvlText w:val=""/>
      <w:lvlJc w:val="left"/>
      <w:pPr>
        <w:ind w:left="4320" w:hanging="360"/>
      </w:pPr>
      <w:rPr>
        <w:rFonts w:hint="default" w:ascii="Wingdings" w:hAnsi="Wingdings"/>
      </w:rPr>
    </w:lvl>
    <w:lvl w:ilvl="6" w:tplc="53C89664">
      <w:start w:val="1"/>
      <w:numFmt w:val="bullet"/>
      <w:lvlText w:val=""/>
      <w:lvlJc w:val="left"/>
      <w:pPr>
        <w:ind w:left="5040" w:hanging="360"/>
      </w:pPr>
      <w:rPr>
        <w:rFonts w:hint="default" w:ascii="Symbol" w:hAnsi="Symbol"/>
      </w:rPr>
    </w:lvl>
    <w:lvl w:ilvl="7" w:tplc="E9BA3A60">
      <w:start w:val="1"/>
      <w:numFmt w:val="bullet"/>
      <w:lvlText w:val="o"/>
      <w:lvlJc w:val="left"/>
      <w:pPr>
        <w:ind w:left="5760" w:hanging="360"/>
      </w:pPr>
      <w:rPr>
        <w:rFonts w:hint="default" w:ascii="Courier New" w:hAnsi="Courier New"/>
      </w:rPr>
    </w:lvl>
    <w:lvl w:ilvl="8" w:tplc="CAD84556">
      <w:start w:val="1"/>
      <w:numFmt w:val="bullet"/>
      <w:lvlText w:val=""/>
      <w:lvlJc w:val="left"/>
      <w:pPr>
        <w:ind w:left="6480" w:hanging="360"/>
      </w:pPr>
      <w:rPr>
        <w:rFonts w:hint="default" w:ascii="Wingdings" w:hAnsi="Wingdings"/>
      </w:rPr>
    </w:lvl>
  </w:abstractNum>
  <w:abstractNum w:abstractNumId="27" w15:restartNumberingAfterBreak="0">
    <w:nsid w:val="446BD350"/>
    <w:multiLevelType w:val="hybridMultilevel"/>
    <w:tmpl w:val="01A8FC94"/>
    <w:lvl w:ilvl="0" w:tplc="724EB276">
      <w:start w:val="1"/>
      <w:numFmt w:val="bullet"/>
      <w:lvlText w:val=""/>
      <w:lvlJc w:val="left"/>
      <w:pPr>
        <w:ind w:left="720" w:hanging="360"/>
      </w:pPr>
      <w:rPr>
        <w:rFonts w:hint="default" w:ascii="Symbol" w:hAnsi="Symbol"/>
      </w:rPr>
    </w:lvl>
    <w:lvl w:ilvl="1" w:tplc="DA8CF0D4">
      <w:start w:val="1"/>
      <w:numFmt w:val="bullet"/>
      <w:lvlText w:val="o"/>
      <w:lvlJc w:val="left"/>
      <w:pPr>
        <w:ind w:left="1440" w:hanging="360"/>
      </w:pPr>
      <w:rPr>
        <w:rFonts w:hint="default" w:ascii="Courier New" w:hAnsi="Courier New"/>
      </w:rPr>
    </w:lvl>
    <w:lvl w:ilvl="2" w:tplc="B2BA0998">
      <w:start w:val="1"/>
      <w:numFmt w:val="bullet"/>
      <w:lvlText w:val=""/>
      <w:lvlJc w:val="left"/>
      <w:pPr>
        <w:ind w:left="2160" w:hanging="360"/>
      </w:pPr>
      <w:rPr>
        <w:rFonts w:hint="default" w:ascii="Wingdings" w:hAnsi="Wingdings"/>
      </w:rPr>
    </w:lvl>
    <w:lvl w:ilvl="3" w:tplc="5EF8EDCE">
      <w:start w:val="1"/>
      <w:numFmt w:val="bullet"/>
      <w:lvlText w:val=""/>
      <w:lvlJc w:val="left"/>
      <w:pPr>
        <w:ind w:left="2880" w:hanging="360"/>
      </w:pPr>
      <w:rPr>
        <w:rFonts w:hint="default" w:ascii="Symbol" w:hAnsi="Symbol"/>
      </w:rPr>
    </w:lvl>
    <w:lvl w:ilvl="4" w:tplc="9BCED658">
      <w:start w:val="1"/>
      <w:numFmt w:val="bullet"/>
      <w:lvlText w:val="o"/>
      <w:lvlJc w:val="left"/>
      <w:pPr>
        <w:ind w:left="3600" w:hanging="360"/>
      </w:pPr>
      <w:rPr>
        <w:rFonts w:hint="default" w:ascii="Courier New" w:hAnsi="Courier New"/>
      </w:rPr>
    </w:lvl>
    <w:lvl w:ilvl="5" w:tplc="96920CF2">
      <w:start w:val="1"/>
      <w:numFmt w:val="bullet"/>
      <w:lvlText w:val=""/>
      <w:lvlJc w:val="left"/>
      <w:pPr>
        <w:ind w:left="4320" w:hanging="360"/>
      </w:pPr>
      <w:rPr>
        <w:rFonts w:hint="default" w:ascii="Wingdings" w:hAnsi="Wingdings"/>
      </w:rPr>
    </w:lvl>
    <w:lvl w:ilvl="6" w:tplc="F1527540">
      <w:start w:val="1"/>
      <w:numFmt w:val="bullet"/>
      <w:lvlText w:val=""/>
      <w:lvlJc w:val="left"/>
      <w:pPr>
        <w:ind w:left="5040" w:hanging="360"/>
      </w:pPr>
      <w:rPr>
        <w:rFonts w:hint="default" w:ascii="Symbol" w:hAnsi="Symbol"/>
      </w:rPr>
    </w:lvl>
    <w:lvl w:ilvl="7" w:tplc="9DDEE206">
      <w:start w:val="1"/>
      <w:numFmt w:val="bullet"/>
      <w:lvlText w:val="o"/>
      <w:lvlJc w:val="left"/>
      <w:pPr>
        <w:ind w:left="5760" w:hanging="360"/>
      </w:pPr>
      <w:rPr>
        <w:rFonts w:hint="default" w:ascii="Courier New" w:hAnsi="Courier New"/>
      </w:rPr>
    </w:lvl>
    <w:lvl w:ilvl="8" w:tplc="87BC9920">
      <w:start w:val="1"/>
      <w:numFmt w:val="bullet"/>
      <w:lvlText w:val=""/>
      <w:lvlJc w:val="left"/>
      <w:pPr>
        <w:ind w:left="6480" w:hanging="360"/>
      </w:pPr>
      <w:rPr>
        <w:rFonts w:hint="default" w:ascii="Wingdings" w:hAnsi="Wingdings"/>
      </w:rPr>
    </w:lvl>
  </w:abstractNum>
  <w:abstractNum w:abstractNumId="28" w15:restartNumberingAfterBreak="0">
    <w:nsid w:val="485371EC"/>
    <w:multiLevelType w:val="hybridMultilevel"/>
    <w:tmpl w:val="EFAC3A3E"/>
    <w:lvl w:ilvl="0" w:tplc="A8AA0116">
      <w:start w:val="1"/>
      <w:numFmt w:val="bullet"/>
      <w:lvlText w:val=""/>
      <w:lvlJc w:val="left"/>
      <w:pPr>
        <w:ind w:left="720" w:hanging="360"/>
      </w:pPr>
      <w:rPr>
        <w:rFonts w:hint="default" w:ascii="Symbol" w:hAnsi="Symbol"/>
      </w:rPr>
    </w:lvl>
    <w:lvl w:ilvl="1" w:tplc="26A62776">
      <w:start w:val="1"/>
      <w:numFmt w:val="bullet"/>
      <w:lvlText w:val="o"/>
      <w:lvlJc w:val="left"/>
      <w:pPr>
        <w:ind w:left="1440" w:hanging="360"/>
      </w:pPr>
      <w:rPr>
        <w:rFonts w:hint="default" w:ascii="Courier New" w:hAnsi="Courier New"/>
      </w:rPr>
    </w:lvl>
    <w:lvl w:ilvl="2" w:tplc="3382863A">
      <w:start w:val="1"/>
      <w:numFmt w:val="bullet"/>
      <w:lvlText w:val=""/>
      <w:lvlJc w:val="left"/>
      <w:pPr>
        <w:ind w:left="2160" w:hanging="360"/>
      </w:pPr>
      <w:rPr>
        <w:rFonts w:hint="default" w:ascii="Wingdings" w:hAnsi="Wingdings"/>
      </w:rPr>
    </w:lvl>
    <w:lvl w:ilvl="3" w:tplc="EB1C1184">
      <w:start w:val="1"/>
      <w:numFmt w:val="bullet"/>
      <w:lvlText w:val=""/>
      <w:lvlJc w:val="left"/>
      <w:pPr>
        <w:ind w:left="2880" w:hanging="360"/>
      </w:pPr>
      <w:rPr>
        <w:rFonts w:hint="default" w:ascii="Symbol" w:hAnsi="Symbol"/>
      </w:rPr>
    </w:lvl>
    <w:lvl w:ilvl="4" w:tplc="7C228324">
      <w:start w:val="1"/>
      <w:numFmt w:val="bullet"/>
      <w:lvlText w:val="o"/>
      <w:lvlJc w:val="left"/>
      <w:pPr>
        <w:ind w:left="3600" w:hanging="360"/>
      </w:pPr>
      <w:rPr>
        <w:rFonts w:hint="default" w:ascii="Courier New" w:hAnsi="Courier New"/>
      </w:rPr>
    </w:lvl>
    <w:lvl w:ilvl="5" w:tplc="974CBFDA">
      <w:start w:val="1"/>
      <w:numFmt w:val="bullet"/>
      <w:lvlText w:val=""/>
      <w:lvlJc w:val="left"/>
      <w:pPr>
        <w:ind w:left="4320" w:hanging="360"/>
      </w:pPr>
      <w:rPr>
        <w:rFonts w:hint="default" w:ascii="Wingdings" w:hAnsi="Wingdings"/>
      </w:rPr>
    </w:lvl>
    <w:lvl w:ilvl="6" w:tplc="99D64B5C">
      <w:start w:val="1"/>
      <w:numFmt w:val="bullet"/>
      <w:lvlText w:val=""/>
      <w:lvlJc w:val="left"/>
      <w:pPr>
        <w:ind w:left="5040" w:hanging="360"/>
      </w:pPr>
      <w:rPr>
        <w:rFonts w:hint="default" w:ascii="Symbol" w:hAnsi="Symbol"/>
      </w:rPr>
    </w:lvl>
    <w:lvl w:ilvl="7" w:tplc="7488E902">
      <w:start w:val="1"/>
      <w:numFmt w:val="bullet"/>
      <w:lvlText w:val="o"/>
      <w:lvlJc w:val="left"/>
      <w:pPr>
        <w:ind w:left="5760" w:hanging="360"/>
      </w:pPr>
      <w:rPr>
        <w:rFonts w:hint="default" w:ascii="Courier New" w:hAnsi="Courier New"/>
      </w:rPr>
    </w:lvl>
    <w:lvl w:ilvl="8" w:tplc="772063A4">
      <w:start w:val="1"/>
      <w:numFmt w:val="bullet"/>
      <w:lvlText w:val=""/>
      <w:lvlJc w:val="left"/>
      <w:pPr>
        <w:ind w:left="6480" w:hanging="360"/>
      </w:pPr>
      <w:rPr>
        <w:rFonts w:hint="default" w:ascii="Wingdings" w:hAnsi="Wingdings"/>
      </w:rPr>
    </w:lvl>
  </w:abstractNum>
  <w:abstractNum w:abstractNumId="29" w15:restartNumberingAfterBreak="0">
    <w:nsid w:val="4F8BC199"/>
    <w:multiLevelType w:val="hybridMultilevel"/>
    <w:tmpl w:val="12E080C0"/>
    <w:lvl w:ilvl="0" w:tplc="C0785714">
      <w:start w:val="4"/>
      <w:numFmt w:val="decimal"/>
      <w:lvlText w:val="%1."/>
      <w:lvlJc w:val="left"/>
      <w:pPr>
        <w:ind w:left="720" w:hanging="360"/>
      </w:pPr>
    </w:lvl>
    <w:lvl w:ilvl="1" w:tplc="0CFEEFAE">
      <w:start w:val="1"/>
      <w:numFmt w:val="lowerLetter"/>
      <w:lvlText w:val="%2."/>
      <w:lvlJc w:val="left"/>
      <w:pPr>
        <w:ind w:left="1440" w:hanging="360"/>
      </w:pPr>
    </w:lvl>
    <w:lvl w:ilvl="2" w:tplc="A47CD80A">
      <w:start w:val="1"/>
      <w:numFmt w:val="lowerRoman"/>
      <w:lvlText w:val="%3."/>
      <w:lvlJc w:val="right"/>
      <w:pPr>
        <w:ind w:left="2160" w:hanging="180"/>
      </w:pPr>
    </w:lvl>
    <w:lvl w:ilvl="3" w:tplc="877C261C">
      <w:start w:val="1"/>
      <w:numFmt w:val="decimal"/>
      <w:lvlText w:val="%4."/>
      <w:lvlJc w:val="left"/>
      <w:pPr>
        <w:ind w:left="2880" w:hanging="360"/>
      </w:pPr>
    </w:lvl>
    <w:lvl w:ilvl="4" w:tplc="6C64AE5C">
      <w:start w:val="1"/>
      <w:numFmt w:val="lowerLetter"/>
      <w:lvlText w:val="%5."/>
      <w:lvlJc w:val="left"/>
      <w:pPr>
        <w:ind w:left="3600" w:hanging="360"/>
      </w:pPr>
    </w:lvl>
    <w:lvl w:ilvl="5" w:tplc="7534D730">
      <w:start w:val="1"/>
      <w:numFmt w:val="lowerRoman"/>
      <w:lvlText w:val="%6."/>
      <w:lvlJc w:val="right"/>
      <w:pPr>
        <w:ind w:left="4320" w:hanging="180"/>
      </w:pPr>
    </w:lvl>
    <w:lvl w:ilvl="6" w:tplc="F4563616">
      <w:start w:val="1"/>
      <w:numFmt w:val="decimal"/>
      <w:lvlText w:val="%7."/>
      <w:lvlJc w:val="left"/>
      <w:pPr>
        <w:ind w:left="5040" w:hanging="360"/>
      </w:pPr>
    </w:lvl>
    <w:lvl w:ilvl="7" w:tplc="7A301F7A">
      <w:start w:val="1"/>
      <w:numFmt w:val="lowerLetter"/>
      <w:lvlText w:val="%8."/>
      <w:lvlJc w:val="left"/>
      <w:pPr>
        <w:ind w:left="5760" w:hanging="360"/>
      </w:pPr>
    </w:lvl>
    <w:lvl w:ilvl="8" w:tplc="F2A4411E">
      <w:start w:val="1"/>
      <w:numFmt w:val="lowerRoman"/>
      <w:lvlText w:val="%9."/>
      <w:lvlJc w:val="right"/>
      <w:pPr>
        <w:ind w:left="6480" w:hanging="180"/>
      </w:pPr>
    </w:lvl>
  </w:abstractNum>
  <w:abstractNum w:abstractNumId="30" w15:restartNumberingAfterBreak="0">
    <w:nsid w:val="4F8EF671"/>
    <w:multiLevelType w:val="hybridMultilevel"/>
    <w:tmpl w:val="FA04F296"/>
    <w:lvl w:ilvl="0" w:tplc="21668A28">
      <w:start w:val="1"/>
      <w:numFmt w:val="bullet"/>
      <w:lvlText w:val=""/>
      <w:lvlJc w:val="left"/>
      <w:pPr>
        <w:ind w:left="720" w:hanging="360"/>
      </w:pPr>
      <w:rPr>
        <w:rFonts w:hint="default" w:ascii="Symbol" w:hAnsi="Symbol"/>
      </w:rPr>
    </w:lvl>
    <w:lvl w:ilvl="1" w:tplc="901638A4">
      <w:start w:val="1"/>
      <w:numFmt w:val="bullet"/>
      <w:lvlText w:val="o"/>
      <w:lvlJc w:val="left"/>
      <w:pPr>
        <w:ind w:left="1440" w:hanging="360"/>
      </w:pPr>
      <w:rPr>
        <w:rFonts w:hint="default" w:ascii="Courier New" w:hAnsi="Courier New"/>
      </w:rPr>
    </w:lvl>
    <w:lvl w:ilvl="2" w:tplc="6B6EF3F6">
      <w:start w:val="1"/>
      <w:numFmt w:val="bullet"/>
      <w:lvlText w:val=""/>
      <w:lvlJc w:val="left"/>
      <w:pPr>
        <w:ind w:left="2160" w:hanging="360"/>
      </w:pPr>
      <w:rPr>
        <w:rFonts w:hint="default" w:ascii="Wingdings" w:hAnsi="Wingdings"/>
      </w:rPr>
    </w:lvl>
    <w:lvl w:ilvl="3" w:tplc="C35AF38E">
      <w:start w:val="1"/>
      <w:numFmt w:val="bullet"/>
      <w:lvlText w:val=""/>
      <w:lvlJc w:val="left"/>
      <w:pPr>
        <w:ind w:left="2880" w:hanging="360"/>
      </w:pPr>
      <w:rPr>
        <w:rFonts w:hint="default" w:ascii="Symbol" w:hAnsi="Symbol"/>
      </w:rPr>
    </w:lvl>
    <w:lvl w:ilvl="4" w:tplc="5450E3E8">
      <w:start w:val="1"/>
      <w:numFmt w:val="bullet"/>
      <w:lvlText w:val="o"/>
      <w:lvlJc w:val="left"/>
      <w:pPr>
        <w:ind w:left="3600" w:hanging="360"/>
      </w:pPr>
      <w:rPr>
        <w:rFonts w:hint="default" w:ascii="Courier New" w:hAnsi="Courier New"/>
      </w:rPr>
    </w:lvl>
    <w:lvl w:ilvl="5" w:tplc="E70EBBE0">
      <w:start w:val="1"/>
      <w:numFmt w:val="bullet"/>
      <w:lvlText w:val=""/>
      <w:lvlJc w:val="left"/>
      <w:pPr>
        <w:ind w:left="4320" w:hanging="360"/>
      </w:pPr>
      <w:rPr>
        <w:rFonts w:hint="default" w:ascii="Wingdings" w:hAnsi="Wingdings"/>
      </w:rPr>
    </w:lvl>
    <w:lvl w:ilvl="6" w:tplc="F9F267B2">
      <w:start w:val="1"/>
      <w:numFmt w:val="bullet"/>
      <w:lvlText w:val=""/>
      <w:lvlJc w:val="left"/>
      <w:pPr>
        <w:ind w:left="5040" w:hanging="360"/>
      </w:pPr>
      <w:rPr>
        <w:rFonts w:hint="default" w:ascii="Symbol" w:hAnsi="Symbol"/>
      </w:rPr>
    </w:lvl>
    <w:lvl w:ilvl="7" w:tplc="83A84CB6">
      <w:start w:val="1"/>
      <w:numFmt w:val="bullet"/>
      <w:lvlText w:val="o"/>
      <w:lvlJc w:val="left"/>
      <w:pPr>
        <w:ind w:left="5760" w:hanging="360"/>
      </w:pPr>
      <w:rPr>
        <w:rFonts w:hint="default" w:ascii="Courier New" w:hAnsi="Courier New"/>
      </w:rPr>
    </w:lvl>
    <w:lvl w:ilvl="8" w:tplc="589E29A6">
      <w:start w:val="1"/>
      <w:numFmt w:val="bullet"/>
      <w:lvlText w:val=""/>
      <w:lvlJc w:val="left"/>
      <w:pPr>
        <w:ind w:left="6480" w:hanging="360"/>
      </w:pPr>
      <w:rPr>
        <w:rFonts w:hint="default" w:ascii="Wingdings" w:hAnsi="Wingdings"/>
      </w:rPr>
    </w:lvl>
  </w:abstractNum>
  <w:abstractNum w:abstractNumId="31" w15:restartNumberingAfterBreak="0">
    <w:nsid w:val="5244B0FE"/>
    <w:multiLevelType w:val="hybridMultilevel"/>
    <w:tmpl w:val="2B62BB1E"/>
    <w:lvl w:ilvl="0" w:tplc="1228C492">
      <w:start w:val="1"/>
      <w:numFmt w:val="bullet"/>
      <w:lvlText w:val=""/>
      <w:lvlJc w:val="left"/>
      <w:pPr>
        <w:ind w:left="720" w:hanging="360"/>
      </w:pPr>
      <w:rPr>
        <w:rFonts w:hint="default" w:ascii="Symbol" w:hAnsi="Symbol"/>
      </w:rPr>
    </w:lvl>
    <w:lvl w:ilvl="1" w:tplc="9D3EEA3C">
      <w:start w:val="1"/>
      <w:numFmt w:val="bullet"/>
      <w:lvlText w:val="o"/>
      <w:lvlJc w:val="left"/>
      <w:pPr>
        <w:ind w:left="1440" w:hanging="360"/>
      </w:pPr>
      <w:rPr>
        <w:rFonts w:hint="default" w:ascii="Courier New" w:hAnsi="Courier New"/>
      </w:rPr>
    </w:lvl>
    <w:lvl w:ilvl="2" w:tplc="C2441DF4">
      <w:start w:val="1"/>
      <w:numFmt w:val="bullet"/>
      <w:lvlText w:val=""/>
      <w:lvlJc w:val="left"/>
      <w:pPr>
        <w:ind w:left="2160" w:hanging="360"/>
      </w:pPr>
      <w:rPr>
        <w:rFonts w:hint="default" w:ascii="Wingdings" w:hAnsi="Wingdings"/>
      </w:rPr>
    </w:lvl>
    <w:lvl w:ilvl="3" w:tplc="952AFD52">
      <w:start w:val="1"/>
      <w:numFmt w:val="bullet"/>
      <w:lvlText w:val=""/>
      <w:lvlJc w:val="left"/>
      <w:pPr>
        <w:ind w:left="2880" w:hanging="360"/>
      </w:pPr>
      <w:rPr>
        <w:rFonts w:hint="default" w:ascii="Symbol" w:hAnsi="Symbol"/>
      </w:rPr>
    </w:lvl>
    <w:lvl w:ilvl="4" w:tplc="DBBEB266">
      <w:start w:val="1"/>
      <w:numFmt w:val="bullet"/>
      <w:lvlText w:val="o"/>
      <w:lvlJc w:val="left"/>
      <w:pPr>
        <w:ind w:left="3600" w:hanging="360"/>
      </w:pPr>
      <w:rPr>
        <w:rFonts w:hint="default" w:ascii="Courier New" w:hAnsi="Courier New"/>
      </w:rPr>
    </w:lvl>
    <w:lvl w:ilvl="5" w:tplc="77069A44">
      <w:start w:val="1"/>
      <w:numFmt w:val="bullet"/>
      <w:lvlText w:val=""/>
      <w:lvlJc w:val="left"/>
      <w:pPr>
        <w:ind w:left="4320" w:hanging="360"/>
      </w:pPr>
      <w:rPr>
        <w:rFonts w:hint="default" w:ascii="Wingdings" w:hAnsi="Wingdings"/>
      </w:rPr>
    </w:lvl>
    <w:lvl w:ilvl="6" w:tplc="87A66E22">
      <w:start w:val="1"/>
      <w:numFmt w:val="bullet"/>
      <w:lvlText w:val=""/>
      <w:lvlJc w:val="left"/>
      <w:pPr>
        <w:ind w:left="5040" w:hanging="360"/>
      </w:pPr>
      <w:rPr>
        <w:rFonts w:hint="default" w:ascii="Symbol" w:hAnsi="Symbol"/>
      </w:rPr>
    </w:lvl>
    <w:lvl w:ilvl="7" w:tplc="96744796">
      <w:start w:val="1"/>
      <w:numFmt w:val="bullet"/>
      <w:lvlText w:val="o"/>
      <w:lvlJc w:val="left"/>
      <w:pPr>
        <w:ind w:left="5760" w:hanging="360"/>
      </w:pPr>
      <w:rPr>
        <w:rFonts w:hint="default" w:ascii="Courier New" w:hAnsi="Courier New"/>
      </w:rPr>
    </w:lvl>
    <w:lvl w:ilvl="8" w:tplc="9E92CECE">
      <w:start w:val="1"/>
      <w:numFmt w:val="bullet"/>
      <w:lvlText w:val=""/>
      <w:lvlJc w:val="left"/>
      <w:pPr>
        <w:ind w:left="6480" w:hanging="360"/>
      </w:pPr>
      <w:rPr>
        <w:rFonts w:hint="default" w:ascii="Wingdings" w:hAnsi="Wingdings"/>
      </w:rPr>
    </w:lvl>
  </w:abstractNum>
  <w:abstractNum w:abstractNumId="32" w15:restartNumberingAfterBreak="0">
    <w:nsid w:val="528D46D8"/>
    <w:multiLevelType w:val="hybridMultilevel"/>
    <w:tmpl w:val="52E8F020"/>
    <w:lvl w:ilvl="0" w:tplc="ADE4847C">
      <w:start w:val="1"/>
      <w:numFmt w:val="bullet"/>
      <w:lvlText w:val=""/>
      <w:lvlJc w:val="left"/>
      <w:pPr>
        <w:ind w:left="720" w:hanging="360"/>
      </w:pPr>
      <w:rPr>
        <w:rFonts w:hint="default" w:ascii="Symbol" w:hAnsi="Symbol"/>
      </w:rPr>
    </w:lvl>
    <w:lvl w:ilvl="1" w:tplc="243C7AF4">
      <w:start w:val="1"/>
      <w:numFmt w:val="bullet"/>
      <w:lvlText w:val="o"/>
      <w:lvlJc w:val="left"/>
      <w:pPr>
        <w:ind w:left="1440" w:hanging="360"/>
      </w:pPr>
      <w:rPr>
        <w:rFonts w:hint="default" w:ascii="Courier New" w:hAnsi="Courier New"/>
      </w:rPr>
    </w:lvl>
    <w:lvl w:ilvl="2" w:tplc="608A06DA">
      <w:start w:val="1"/>
      <w:numFmt w:val="bullet"/>
      <w:lvlText w:val=""/>
      <w:lvlJc w:val="left"/>
      <w:pPr>
        <w:ind w:left="2160" w:hanging="360"/>
      </w:pPr>
      <w:rPr>
        <w:rFonts w:hint="default" w:ascii="Wingdings" w:hAnsi="Wingdings"/>
      </w:rPr>
    </w:lvl>
    <w:lvl w:ilvl="3" w:tplc="1660DB5E">
      <w:start w:val="1"/>
      <w:numFmt w:val="bullet"/>
      <w:lvlText w:val=""/>
      <w:lvlJc w:val="left"/>
      <w:pPr>
        <w:ind w:left="2880" w:hanging="360"/>
      </w:pPr>
      <w:rPr>
        <w:rFonts w:hint="default" w:ascii="Symbol" w:hAnsi="Symbol"/>
      </w:rPr>
    </w:lvl>
    <w:lvl w:ilvl="4" w:tplc="23F24CFA">
      <w:start w:val="1"/>
      <w:numFmt w:val="bullet"/>
      <w:lvlText w:val="o"/>
      <w:lvlJc w:val="left"/>
      <w:pPr>
        <w:ind w:left="3600" w:hanging="360"/>
      </w:pPr>
      <w:rPr>
        <w:rFonts w:hint="default" w:ascii="Courier New" w:hAnsi="Courier New"/>
      </w:rPr>
    </w:lvl>
    <w:lvl w:ilvl="5" w:tplc="9384B940">
      <w:start w:val="1"/>
      <w:numFmt w:val="bullet"/>
      <w:lvlText w:val=""/>
      <w:lvlJc w:val="left"/>
      <w:pPr>
        <w:ind w:left="4320" w:hanging="360"/>
      </w:pPr>
      <w:rPr>
        <w:rFonts w:hint="default" w:ascii="Wingdings" w:hAnsi="Wingdings"/>
      </w:rPr>
    </w:lvl>
    <w:lvl w:ilvl="6" w:tplc="522CE600">
      <w:start w:val="1"/>
      <w:numFmt w:val="bullet"/>
      <w:lvlText w:val=""/>
      <w:lvlJc w:val="left"/>
      <w:pPr>
        <w:ind w:left="5040" w:hanging="360"/>
      </w:pPr>
      <w:rPr>
        <w:rFonts w:hint="default" w:ascii="Symbol" w:hAnsi="Symbol"/>
      </w:rPr>
    </w:lvl>
    <w:lvl w:ilvl="7" w:tplc="234CA6A2">
      <w:start w:val="1"/>
      <w:numFmt w:val="bullet"/>
      <w:lvlText w:val="o"/>
      <w:lvlJc w:val="left"/>
      <w:pPr>
        <w:ind w:left="5760" w:hanging="360"/>
      </w:pPr>
      <w:rPr>
        <w:rFonts w:hint="default" w:ascii="Courier New" w:hAnsi="Courier New"/>
      </w:rPr>
    </w:lvl>
    <w:lvl w:ilvl="8" w:tplc="1BB43BDA">
      <w:start w:val="1"/>
      <w:numFmt w:val="bullet"/>
      <w:lvlText w:val=""/>
      <w:lvlJc w:val="left"/>
      <w:pPr>
        <w:ind w:left="6480" w:hanging="360"/>
      </w:pPr>
      <w:rPr>
        <w:rFonts w:hint="default" w:ascii="Wingdings" w:hAnsi="Wingdings"/>
      </w:rPr>
    </w:lvl>
  </w:abstractNum>
  <w:abstractNum w:abstractNumId="33" w15:restartNumberingAfterBreak="0">
    <w:nsid w:val="563E9160"/>
    <w:multiLevelType w:val="hybridMultilevel"/>
    <w:tmpl w:val="58F2ACDE"/>
    <w:lvl w:ilvl="0" w:tplc="57E6828C">
      <w:start w:val="1"/>
      <w:numFmt w:val="bullet"/>
      <w:lvlText w:val=""/>
      <w:lvlJc w:val="left"/>
      <w:pPr>
        <w:ind w:left="720" w:hanging="360"/>
      </w:pPr>
      <w:rPr>
        <w:rFonts w:hint="default" w:ascii="Symbol" w:hAnsi="Symbol"/>
      </w:rPr>
    </w:lvl>
    <w:lvl w:ilvl="1" w:tplc="D8F2661C">
      <w:start w:val="1"/>
      <w:numFmt w:val="bullet"/>
      <w:lvlText w:val="o"/>
      <w:lvlJc w:val="left"/>
      <w:pPr>
        <w:ind w:left="1440" w:hanging="360"/>
      </w:pPr>
      <w:rPr>
        <w:rFonts w:hint="default" w:ascii="Courier New" w:hAnsi="Courier New"/>
      </w:rPr>
    </w:lvl>
    <w:lvl w:ilvl="2" w:tplc="C7E8A43A">
      <w:start w:val="1"/>
      <w:numFmt w:val="bullet"/>
      <w:lvlText w:val=""/>
      <w:lvlJc w:val="left"/>
      <w:pPr>
        <w:ind w:left="2160" w:hanging="360"/>
      </w:pPr>
      <w:rPr>
        <w:rFonts w:hint="default" w:ascii="Wingdings" w:hAnsi="Wingdings"/>
      </w:rPr>
    </w:lvl>
    <w:lvl w:ilvl="3" w:tplc="B8DC7A66">
      <w:start w:val="1"/>
      <w:numFmt w:val="bullet"/>
      <w:lvlText w:val=""/>
      <w:lvlJc w:val="left"/>
      <w:pPr>
        <w:ind w:left="2880" w:hanging="360"/>
      </w:pPr>
      <w:rPr>
        <w:rFonts w:hint="default" w:ascii="Symbol" w:hAnsi="Symbol"/>
      </w:rPr>
    </w:lvl>
    <w:lvl w:ilvl="4" w:tplc="FA427CD6">
      <w:start w:val="1"/>
      <w:numFmt w:val="bullet"/>
      <w:lvlText w:val="o"/>
      <w:lvlJc w:val="left"/>
      <w:pPr>
        <w:ind w:left="3600" w:hanging="360"/>
      </w:pPr>
      <w:rPr>
        <w:rFonts w:hint="default" w:ascii="Courier New" w:hAnsi="Courier New"/>
      </w:rPr>
    </w:lvl>
    <w:lvl w:ilvl="5" w:tplc="8554633A">
      <w:start w:val="1"/>
      <w:numFmt w:val="bullet"/>
      <w:lvlText w:val=""/>
      <w:lvlJc w:val="left"/>
      <w:pPr>
        <w:ind w:left="4320" w:hanging="360"/>
      </w:pPr>
      <w:rPr>
        <w:rFonts w:hint="default" w:ascii="Wingdings" w:hAnsi="Wingdings"/>
      </w:rPr>
    </w:lvl>
    <w:lvl w:ilvl="6" w:tplc="31FE2554">
      <w:start w:val="1"/>
      <w:numFmt w:val="bullet"/>
      <w:lvlText w:val=""/>
      <w:lvlJc w:val="left"/>
      <w:pPr>
        <w:ind w:left="5040" w:hanging="360"/>
      </w:pPr>
      <w:rPr>
        <w:rFonts w:hint="default" w:ascii="Symbol" w:hAnsi="Symbol"/>
      </w:rPr>
    </w:lvl>
    <w:lvl w:ilvl="7" w:tplc="513257BE">
      <w:start w:val="1"/>
      <w:numFmt w:val="bullet"/>
      <w:lvlText w:val="o"/>
      <w:lvlJc w:val="left"/>
      <w:pPr>
        <w:ind w:left="5760" w:hanging="360"/>
      </w:pPr>
      <w:rPr>
        <w:rFonts w:hint="default" w:ascii="Courier New" w:hAnsi="Courier New"/>
      </w:rPr>
    </w:lvl>
    <w:lvl w:ilvl="8" w:tplc="9A24DF72">
      <w:start w:val="1"/>
      <w:numFmt w:val="bullet"/>
      <w:lvlText w:val=""/>
      <w:lvlJc w:val="left"/>
      <w:pPr>
        <w:ind w:left="6480" w:hanging="360"/>
      </w:pPr>
      <w:rPr>
        <w:rFonts w:hint="default" w:ascii="Wingdings" w:hAnsi="Wingdings"/>
      </w:rPr>
    </w:lvl>
  </w:abstractNum>
  <w:abstractNum w:abstractNumId="34" w15:restartNumberingAfterBreak="0">
    <w:nsid w:val="582830C6"/>
    <w:multiLevelType w:val="hybridMultilevel"/>
    <w:tmpl w:val="37621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A4BF7A"/>
    <w:multiLevelType w:val="hybridMultilevel"/>
    <w:tmpl w:val="DB94436A"/>
    <w:lvl w:ilvl="0" w:tplc="8438DC1C">
      <w:start w:val="1"/>
      <w:numFmt w:val="bullet"/>
      <w:lvlText w:val=""/>
      <w:lvlJc w:val="left"/>
      <w:pPr>
        <w:ind w:left="720" w:hanging="360"/>
      </w:pPr>
      <w:rPr>
        <w:rFonts w:hint="default" w:ascii="Symbol" w:hAnsi="Symbol"/>
      </w:rPr>
    </w:lvl>
    <w:lvl w:ilvl="1" w:tplc="D5EC510A">
      <w:start w:val="1"/>
      <w:numFmt w:val="bullet"/>
      <w:lvlText w:val="o"/>
      <w:lvlJc w:val="left"/>
      <w:pPr>
        <w:ind w:left="1440" w:hanging="360"/>
      </w:pPr>
      <w:rPr>
        <w:rFonts w:hint="default" w:ascii="Courier New" w:hAnsi="Courier New"/>
      </w:rPr>
    </w:lvl>
    <w:lvl w:ilvl="2" w:tplc="412A69AE">
      <w:start w:val="1"/>
      <w:numFmt w:val="bullet"/>
      <w:lvlText w:val=""/>
      <w:lvlJc w:val="left"/>
      <w:pPr>
        <w:ind w:left="2160" w:hanging="360"/>
      </w:pPr>
      <w:rPr>
        <w:rFonts w:hint="default" w:ascii="Wingdings" w:hAnsi="Wingdings"/>
      </w:rPr>
    </w:lvl>
    <w:lvl w:ilvl="3" w:tplc="B4A23432">
      <w:start w:val="1"/>
      <w:numFmt w:val="bullet"/>
      <w:lvlText w:val=""/>
      <w:lvlJc w:val="left"/>
      <w:pPr>
        <w:ind w:left="2880" w:hanging="360"/>
      </w:pPr>
      <w:rPr>
        <w:rFonts w:hint="default" w:ascii="Symbol" w:hAnsi="Symbol"/>
      </w:rPr>
    </w:lvl>
    <w:lvl w:ilvl="4" w:tplc="C2F25790">
      <w:start w:val="1"/>
      <w:numFmt w:val="bullet"/>
      <w:lvlText w:val="o"/>
      <w:lvlJc w:val="left"/>
      <w:pPr>
        <w:ind w:left="3600" w:hanging="360"/>
      </w:pPr>
      <w:rPr>
        <w:rFonts w:hint="default" w:ascii="Courier New" w:hAnsi="Courier New"/>
      </w:rPr>
    </w:lvl>
    <w:lvl w:ilvl="5" w:tplc="8C9E0A30">
      <w:start w:val="1"/>
      <w:numFmt w:val="bullet"/>
      <w:lvlText w:val=""/>
      <w:lvlJc w:val="left"/>
      <w:pPr>
        <w:ind w:left="4320" w:hanging="360"/>
      </w:pPr>
      <w:rPr>
        <w:rFonts w:hint="default" w:ascii="Wingdings" w:hAnsi="Wingdings"/>
      </w:rPr>
    </w:lvl>
    <w:lvl w:ilvl="6" w:tplc="4DAC50DE">
      <w:start w:val="1"/>
      <w:numFmt w:val="bullet"/>
      <w:lvlText w:val=""/>
      <w:lvlJc w:val="left"/>
      <w:pPr>
        <w:ind w:left="5040" w:hanging="360"/>
      </w:pPr>
      <w:rPr>
        <w:rFonts w:hint="default" w:ascii="Symbol" w:hAnsi="Symbol"/>
      </w:rPr>
    </w:lvl>
    <w:lvl w:ilvl="7" w:tplc="D01E89E4">
      <w:start w:val="1"/>
      <w:numFmt w:val="bullet"/>
      <w:lvlText w:val="o"/>
      <w:lvlJc w:val="left"/>
      <w:pPr>
        <w:ind w:left="5760" w:hanging="360"/>
      </w:pPr>
      <w:rPr>
        <w:rFonts w:hint="default" w:ascii="Courier New" w:hAnsi="Courier New"/>
      </w:rPr>
    </w:lvl>
    <w:lvl w:ilvl="8" w:tplc="9536DAB6">
      <w:start w:val="1"/>
      <w:numFmt w:val="bullet"/>
      <w:lvlText w:val=""/>
      <w:lvlJc w:val="left"/>
      <w:pPr>
        <w:ind w:left="6480" w:hanging="360"/>
      </w:pPr>
      <w:rPr>
        <w:rFonts w:hint="default" w:ascii="Wingdings" w:hAnsi="Wingdings"/>
      </w:rPr>
    </w:lvl>
  </w:abstractNum>
  <w:abstractNum w:abstractNumId="36" w15:restartNumberingAfterBreak="0">
    <w:nsid w:val="67AC47B1"/>
    <w:multiLevelType w:val="hybridMultilevel"/>
    <w:tmpl w:val="EBA81446"/>
    <w:lvl w:ilvl="0" w:tplc="0D86472A">
      <w:start w:val="1"/>
      <w:numFmt w:val="bullet"/>
      <w:lvlText w:val=""/>
      <w:lvlJc w:val="left"/>
      <w:pPr>
        <w:ind w:left="720" w:hanging="360"/>
      </w:pPr>
      <w:rPr>
        <w:rFonts w:hint="default" w:ascii="Symbol" w:hAnsi="Symbol"/>
      </w:rPr>
    </w:lvl>
    <w:lvl w:ilvl="1" w:tplc="6C9876EE">
      <w:start w:val="1"/>
      <w:numFmt w:val="bullet"/>
      <w:lvlText w:val="o"/>
      <w:lvlJc w:val="left"/>
      <w:pPr>
        <w:ind w:left="1440" w:hanging="360"/>
      </w:pPr>
      <w:rPr>
        <w:rFonts w:hint="default" w:ascii="Courier New" w:hAnsi="Courier New"/>
      </w:rPr>
    </w:lvl>
    <w:lvl w:ilvl="2" w:tplc="E676040E">
      <w:start w:val="1"/>
      <w:numFmt w:val="bullet"/>
      <w:lvlText w:val=""/>
      <w:lvlJc w:val="left"/>
      <w:pPr>
        <w:ind w:left="2160" w:hanging="360"/>
      </w:pPr>
      <w:rPr>
        <w:rFonts w:hint="default" w:ascii="Wingdings" w:hAnsi="Wingdings"/>
      </w:rPr>
    </w:lvl>
    <w:lvl w:ilvl="3" w:tplc="D1D67DB6">
      <w:start w:val="1"/>
      <w:numFmt w:val="bullet"/>
      <w:lvlText w:val=""/>
      <w:lvlJc w:val="left"/>
      <w:pPr>
        <w:ind w:left="2880" w:hanging="360"/>
      </w:pPr>
      <w:rPr>
        <w:rFonts w:hint="default" w:ascii="Symbol" w:hAnsi="Symbol"/>
      </w:rPr>
    </w:lvl>
    <w:lvl w:ilvl="4" w:tplc="1D688AFE">
      <w:start w:val="1"/>
      <w:numFmt w:val="bullet"/>
      <w:lvlText w:val="o"/>
      <w:lvlJc w:val="left"/>
      <w:pPr>
        <w:ind w:left="3600" w:hanging="360"/>
      </w:pPr>
      <w:rPr>
        <w:rFonts w:hint="default" w:ascii="Courier New" w:hAnsi="Courier New"/>
      </w:rPr>
    </w:lvl>
    <w:lvl w:ilvl="5" w:tplc="D4B6EE14">
      <w:start w:val="1"/>
      <w:numFmt w:val="bullet"/>
      <w:lvlText w:val=""/>
      <w:lvlJc w:val="left"/>
      <w:pPr>
        <w:ind w:left="4320" w:hanging="360"/>
      </w:pPr>
      <w:rPr>
        <w:rFonts w:hint="default" w:ascii="Wingdings" w:hAnsi="Wingdings"/>
      </w:rPr>
    </w:lvl>
    <w:lvl w:ilvl="6" w:tplc="3C50317E">
      <w:start w:val="1"/>
      <w:numFmt w:val="bullet"/>
      <w:lvlText w:val=""/>
      <w:lvlJc w:val="left"/>
      <w:pPr>
        <w:ind w:left="5040" w:hanging="360"/>
      </w:pPr>
      <w:rPr>
        <w:rFonts w:hint="default" w:ascii="Symbol" w:hAnsi="Symbol"/>
      </w:rPr>
    </w:lvl>
    <w:lvl w:ilvl="7" w:tplc="2EDE8418">
      <w:start w:val="1"/>
      <w:numFmt w:val="bullet"/>
      <w:lvlText w:val="o"/>
      <w:lvlJc w:val="left"/>
      <w:pPr>
        <w:ind w:left="5760" w:hanging="360"/>
      </w:pPr>
      <w:rPr>
        <w:rFonts w:hint="default" w:ascii="Courier New" w:hAnsi="Courier New"/>
      </w:rPr>
    </w:lvl>
    <w:lvl w:ilvl="8" w:tplc="32EC04A6">
      <w:start w:val="1"/>
      <w:numFmt w:val="bullet"/>
      <w:lvlText w:val=""/>
      <w:lvlJc w:val="left"/>
      <w:pPr>
        <w:ind w:left="6480" w:hanging="360"/>
      </w:pPr>
      <w:rPr>
        <w:rFonts w:hint="default" w:ascii="Wingdings" w:hAnsi="Wingdings"/>
      </w:rPr>
    </w:lvl>
  </w:abstractNum>
  <w:abstractNum w:abstractNumId="37" w15:restartNumberingAfterBreak="0">
    <w:nsid w:val="6ACD7279"/>
    <w:multiLevelType w:val="hybridMultilevel"/>
    <w:tmpl w:val="0B2C100A"/>
    <w:lvl w:ilvl="0" w:tplc="CA443A40">
      <w:start w:val="1"/>
      <w:numFmt w:val="bullet"/>
      <w:lvlText w:val=""/>
      <w:lvlJc w:val="left"/>
      <w:pPr>
        <w:ind w:left="720" w:hanging="360"/>
      </w:pPr>
      <w:rPr>
        <w:rFonts w:hint="default" w:ascii="Symbol" w:hAnsi="Symbol"/>
      </w:rPr>
    </w:lvl>
    <w:lvl w:ilvl="1" w:tplc="1478A9A6">
      <w:start w:val="1"/>
      <w:numFmt w:val="bullet"/>
      <w:lvlText w:val="o"/>
      <w:lvlJc w:val="left"/>
      <w:pPr>
        <w:ind w:left="1440" w:hanging="360"/>
      </w:pPr>
      <w:rPr>
        <w:rFonts w:hint="default" w:ascii="Courier New" w:hAnsi="Courier New"/>
      </w:rPr>
    </w:lvl>
    <w:lvl w:ilvl="2" w:tplc="DD5CBEB2">
      <w:start w:val="1"/>
      <w:numFmt w:val="bullet"/>
      <w:lvlText w:val=""/>
      <w:lvlJc w:val="left"/>
      <w:pPr>
        <w:ind w:left="2160" w:hanging="360"/>
      </w:pPr>
      <w:rPr>
        <w:rFonts w:hint="default" w:ascii="Wingdings" w:hAnsi="Wingdings"/>
      </w:rPr>
    </w:lvl>
    <w:lvl w:ilvl="3" w:tplc="3954D980">
      <w:start w:val="1"/>
      <w:numFmt w:val="bullet"/>
      <w:lvlText w:val=""/>
      <w:lvlJc w:val="left"/>
      <w:pPr>
        <w:ind w:left="2880" w:hanging="360"/>
      </w:pPr>
      <w:rPr>
        <w:rFonts w:hint="default" w:ascii="Symbol" w:hAnsi="Symbol"/>
      </w:rPr>
    </w:lvl>
    <w:lvl w:ilvl="4" w:tplc="A6B29570">
      <w:start w:val="1"/>
      <w:numFmt w:val="bullet"/>
      <w:lvlText w:val="o"/>
      <w:lvlJc w:val="left"/>
      <w:pPr>
        <w:ind w:left="3600" w:hanging="360"/>
      </w:pPr>
      <w:rPr>
        <w:rFonts w:hint="default" w:ascii="Courier New" w:hAnsi="Courier New"/>
      </w:rPr>
    </w:lvl>
    <w:lvl w:ilvl="5" w:tplc="96AE282E">
      <w:start w:val="1"/>
      <w:numFmt w:val="bullet"/>
      <w:lvlText w:val=""/>
      <w:lvlJc w:val="left"/>
      <w:pPr>
        <w:ind w:left="4320" w:hanging="360"/>
      </w:pPr>
      <w:rPr>
        <w:rFonts w:hint="default" w:ascii="Wingdings" w:hAnsi="Wingdings"/>
      </w:rPr>
    </w:lvl>
    <w:lvl w:ilvl="6" w:tplc="BE94E650">
      <w:start w:val="1"/>
      <w:numFmt w:val="bullet"/>
      <w:lvlText w:val=""/>
      <w:lvlJc w:val="left"/>
      <w:pPr>
        <w:ind w:left="5040" w:hanging="360"/>
      </w:pPr>
      <w:rPr>
        <w:rFonts w:hint="default" w:ascii="Symbol" w:hAnsi="Symbol"/>
      </w:rPr>
    </w:lvl>
    <w:lvl w:ilvl="7" w:tplc="34504880">
      <w:start w:val="1"/>
      <w:numFmt w:val="bullet"/>
      <w:lvlText w:val="o"/>
      <w:lvlJc w:val="left"/>
      <w:pPr>
        <w:ind w:left="5760" w:hanging="360"/>
      </w:pPr>
      <w:rPr>
        <w:rFonts w:hint="default" w:ascii="Courier New" w:hAnsi="Courier New"/>
      </w:rPr>
    </w:lvl>
    <w:lvl w:ilvl="8" w:tplc="C10A3460">
      <w:start w:val="1"/>
      <w:numFmt w:val="bullet"/>
      <w:lvlText w:val=""/>
      <w:lvlJc w:val="left"/>
      <w:pPr>
        <w:ind w:left="6480" w:hanging="360"/>
      </w:pPr>
      <w:rPr>
        <w:rFonts w:hint="default" w:ascii="Wingdings" w:hAnsi="Wingdings"/>
      </w:rPr>
    </w:lvl>
  </w:abstractNum>
  <w:abstractNum w:abstractNumId="38" w15:restartNumberingAfterBreak="0">
    <w:nsid w:val="6C052F95"/>
    <w:multiLevelType w:val="hybridMultilevel"/>
    <w:tmpl w:val="155016B8"/>
    <w:lvl w:ilvl="0" w:tplc="075A8398">
      <w:start w:val="1"/>
      <w:numFmt w:val="bullet"/>
      <w:lvlText w:val=""/>
      <w:lvlJc w:val="left"/>
      <w:pPr>
        <w:ind w:left="720" w:hanging="360"/>
      </w:pPr>
      <w:rPr>
        <w:rFonts w:hint="default" w:ascii="Symbol" w:hAnsi="Symbol"/>
      </w:rPr>
    </w:lvl>
    <w:lvl w:ilvl="1" w:tplc="E5D0DE6A">
      <w:start w:val="1"/>
      <w:numFmt w:val="bullet"/>
      <w:lvlText w:val="o"/>
      <w:lvlJc w:val="left"/>
      <w:pPr>
        <w:ind w:left="1440" w:hanging="360"/>
      </w:pPr>
      <w:rPr>
        <w:rFonts w:hint="default" w:ascii="Courier New" w:hAnsi="Courier New"/>
      </w:rPr>
    </w:lvl>
    <w:lvl w:ilvl="2" w:tplc="05B2EE54">
      <w:start w:val="1"/>
      <w:numFmt w:val="bullet"/>
      <w:lvlText w:val=""/>
      <w:lvlJc w:val="left"/>
      <w:pPr>
        <w:ind w:left="2160" w:hanging="360"/>
      </w:pPr>
      <w:rPr>
        <w:rFonts w:hint="default" w:ascii="Wingdings" w:hAnsi="Wingdings"/>
      </w:rPr>
    </w:lvl>
    <w:lvl w:ilvl="3" w:tplc="8C981D6E">
      <w:start w:val="1"/>
      <w:numFmt w:val="bullet"/>
      <w:lvlText w:val=""/>
      <w:lvlJc w:val="left"/>
      <w:pPr>
        <w:ind w:left="2880" w:hanging="360"/>
      </w:pPr>
      <w:rPr>
        <w:rFonts w:hint="default" w:ascii="Symbol" w:hAnsi="Symbol"/>
      </w:rPr>
    </w:lvl>
    <w:lvl w:ilvl="4" w:tplc="559E1426">
      <w:start w:val="1"/>
      <w:numFmt w:val="bullet"/>
      <w:lvlText w:val="o"/>
      <w:lvlJc w:val="left"/>
      <w:pPr>
        <w:ind w:left="3600" w:hanging="360"/>
      </w:pPr>
      <w:rPr>
        <w:rFonts w:hint="default" w:ascii="Courier New" w:hAnsi="Courier New"/>
      </w:rPr>
    </w:lvl>
    <w:lvl w:ilvl="5" w:tplc="7B88AA2E">
      <w:start w:val="1"/>
      <w:numFmt w:val="bullet"/>
      <w:lvlText w:val=""/>
      <w:lvlJc w:val="left"/>
      <w:pPr>
        <w:ind w:left="4320" w:hanging="360"/>
      </w:pPr>
      <w:rPr>
        <w:rFonts w:hint="default" w:ascii="Wingdings" w:hAnsi="Wingdings"/>
      </w:rPr>
    </w:lvl>
    <w:lvl w:ilvl="6" w:tplc="5B7E87E8">
      <w:start w:val="1"/>
      <w:numFmt w:val="bullet"/>
      <w:lvlText w:val=""/>
      <w:lvlJc w:val="left"/>
      <w:pPr>
        <w:ind w:left="5040" w:hanging="360"/>
      </w:pPr>
      <w:rPr>
        <w:rFonts w:hint="default" w:ascii="Symbol" w:hAnsi="Symbol"/>
      </w:rPr>
    </w:lvl>
    <w:lvl w:ilvl="7" w:tplc="4210D9E0">
      <w:start w:val="1"/>
      <w:numFmt w:val="bullet"/>
      <w:lvlText w:val="o"/>
      <w:lvlJc w:val="left"/>
      <w:pPr>
        <w:ind w:left="5760" w:hanging="360"/>
      </w:pPr>
      <w:rPr>
        <w:rFonts w:hint="default" w:ascii="Courier New" w:hAnsi="Courier New"/>
      </w:rPr>
    </w:lvl>
    <w:lvl w:ilvl="8" w:tplc="082283C4">
      <w:start w:val="1"/>
      <w:numFmt w:val="bullet"/>
      <w:lvlText w:val=""/>
      <w:lvlJc w:val="left"/>
      <w:pPr>
        <w:ind w:left="6480" w:hanging="360"/>
      </w:pPr>
      <w:rPr>
        <w:rFonts w:hint="default" w:ascii="Wingdings" w:hAnsi="Wingdings"/>
      </w:rPr>
    </w:lvl>
  </w:abstractNum>
  <w:abstractNum w:abstractNumId="39" w15:restartNumberingAfterBreak="0">
    <w:nsid w:val="6E2A08B3"/>
    <w:multiLevelType w:val="hybridMultilevel"/>
    <w:tmpl w:val="AD3A2666"/>
    <w:lvl w:ilvl="0" w:tplc="64768AA8">
      <w:start w:val="1"/>
      <w:numFmt w:val="bullet"/>
      <w:lvlText w:val=""/>
      <w:lvlJc w:val="left"/>
      <w:pPr>
        <w:ind w:left="720" w:hanging="360"/>
      </w:pPr>
      <w:rPr>
        <w:rFonts w:hint="default" w:ascii="Symbol" w:hAnsi="Symbol"/>
      </w:rPr>
    </w:lvl>
    <w:lvl w:ilvl="1" w:tplc="C8BA2DB2">
      <w:start w:val="1"/>
      <w:numFmt w:val="bullet"/>
      <w:lvlText w:val="o"/>
      <w:lvlJc w:val="left"/>
      <w:pPr>
        <w:ind w:left="1440" w:hanging="360"/>
      </w:pPr>
      <w:rPr>
        <w:rFonts w:hint="default" w:ascii="Courier New" w:hAnsi="Courier New"/>
      </w:rPr>
    </w:lvl>
    <w:lvl w:ilvl="2" w:tplc="51582F8E">
      <w:start w:val="1"/>
      <w:numFmt w:val="bullet"/>
      <w:lvlText w:val=""/>
      <w:lvlJc w:val="left"/>
      <w:pPr>
        <w:ind w:left="2160" w:hanging="360"/>
      </w:pPr>
      <w:rPr>
        <w:rFonts w:hint="default" w:ascii="Wingdings" w:hAnsi="Wingdings"/>
      </w:rPr>
    </w:lvl>
    <w:lvl w:ilvl="3" w:tplc="BD6EB330">
      <w:start w:val="1"/>
      <w:numFmt w:val="bullet"/>
      <w:lvlText w:val=""/>
      <w:lvlJc w:val="left"/>
      <w:pPr>
        <w:ind w:left="2880" w:hanging="360"/>
      </w:pPr>
      <w:rPr>
        <w:rFonts w:hint="default" w:ascii="Symbol" w:hAnsi="Symbol"/>
      </w:rPr>
    </w:lvl>
    <w:lvl w:ilvl="4" w:tplc="B02400EE">
      <w:start w:val="1"/>
      <w:numFmt w:val="bullet"/>
      <w:lvlText w:val="o"/>
      <w:lvlJc w:val="left"/>
      <w:pPr>
        <w:ind w:left="3600" w:hanging="360"/>
      </w:pPr>
      <w:rPr>
        <w:rFonts w:hint="default" w:ascii="Courier New" w:hAnsi="Courier New"/>
      </w:rPr>
    </w:lvl>
    <w:lvl w:ilvl="5" w:tplc="0952079A">
      <w:start w:val="1"/>
      <w:numFmt w:val="bullet"/>
      <w:lvlText w:val=""/>
      <w:lvlJc w:val="left"/>
      <w:pPr>
        <w:ind w:left="4320" w:hanging="360"/>
      </w:pPr>
      <w:rPr>
        <w:rFonts w:hint="default" w:ascii="Wingdings" w:hAnsi="Wingdings"/>
      </w:rPr>
    </w:lvl>
    <w:lvl w:ilvl="6" w:tplc="DC4CECF0">
      <w:start w:val="1"/>
      <w:numFmt w:val="bullet"/>
      <w:lvlText w:val=""/>
      <w:lvlJc w:val="left"/>
      <w:pPr>
        <w:ind w:left="5040" w:hanging="360"/>
      </w:pPr>
      <w:rPr>
        <w:rFonts w:hint="default" w:ascii="Symbol" w:hAnsi="Symbol"/>
      </w:rPr>
    </w:lvl>
    <w:lvl w:ilvl="7" w:tplc="32288E88">
      <w:start w:val="1"/>
      <w:numFmt w:val="bullet"/>
      <w:lvlText w:val="o"/>
      <w:lvlJc w:val="left"/>
      <w:pPr>
        <w:ind w:left="5760" w:hanging="360"/>
      </w:pPr>
      <w:rPr>
        <w:rFonts w:hint="default" w:ascii="Courier New" w:hAnsi="Courier New"/>
      </w:rPr>
    </w:lvl>
    <w:lvl w:ilvl="8" w:tplc="74A4489C">
      <w:start w:val="1"/>
      <w:numFmt w:val="bullet"/>
      <w:lvlText w:val=""/>
      <w:lvlJc w:val="left"/>
      <w:pPr>
        <w:ind w:left="6480" w:hanging="360"/>
      </w:pPr>
      <w:rPr>
        <w:rFonts w:hint="default" w:ascii="Wingdings" w:hAnsi="Wingdings"/>
      </w:rPr>
    </w:lvl>
  </w:abstractNum>
  <w:abstractNum w:abstractNumId="40" w15:restartNumberingAfterBreak="0">
    <w:nsid w:val="6FD3751B"/>
    <w:multiLevelType w:val="hybridMultilevel"/>
    <w:tmpl w:val="C36A5082"/>
    <w:lvl w:ilvl="0" w:tplc="FEF4694E">
      <w:start w:val="1"/>
      <w:numFmt w:val="bullet"/>
      <w:lvlText w:val=""/>
      <w:lvlJc w:val="left"/>
      <w:pPr>
        <w:ind w:left="720" w:hanging="360"/>
      </w:pPr>
      <w:rPr>
        <w:rFonts w:hint="default" w:ascii="Symbol" w:hAnsi="Symbol"/>
      </w:rPr>
    </w:lvl>
    <w:lvl w:ilvl="1" w:tplc="588085CC">
      <w:start w:val="1"/>
      <w:numFmt w:val="bullet"/>
      <w:lvlText w:val="o"/>
      <w:lvlJc w:val="left"/>
      <w:pPr>
        <w:ind w:left="1440" w:hanging="360"/>
      </w:pPr>
      <w:rPr>
        <w:rFonts w:hint="default" w:ascii="Courier New" w:hAnsi="Courier New"/>
      </w:rPr>
    </w:lvl>
    <w:lvl w:ilvl="2" w:tplc="76AC1136">
      <w:start w:val="1"/>
      <w:numFmt w:val="bullet"/>
      <w:lvlText w:val=""/>
      <w:lvlJc w:val="left"/>
      <w:pPr>
        <w:ind w:left="2160" w:hanging="360"/>
      </w:pPr>
      <w:rPr>
        <w:rFonts w:hint="default" w:ascii="Wingdings" w:hAnsi="Wingdings"/>
      </w:rPr>
    </w:lvl>
    <w:lvl w:ilvl="3" w:tplc="B83EB442">
      <w:start w:val="1"/>
      <w:numFmt w:val="bullet"/>
      <w:lvlText w:val=""/>
      <w:lvlJc w:val="left"/>
      <w:pPr>
        <w:ind w:left="2880" w:hanging="360"/>
      </w:pPr>
      <w:rPr>
        <w:rFonts w:hint="default" w:ascii="Symbol" w:hAnsi="Symbol"/>
      </w:rPr>
    </w:lvl>
    <w:lvl w:ilvl="4" w:tplc="F7ECC592">
      <w:start w:val="1"/>
      <w:numFmt w:val="bullet"/>
      <w:lvlText w:val="o"/>
      <w:lvlJc w:val="left"/>
      <w:pPr>
        <w:ind w:left="3600" w:hanging="360"/>
      </w:pPr>
      <w:rPr>
        <w:rFonts w:hint="default" w:ascii="Courier New" w:hAnsi="Courier New"/>
      </w:rPr>
    </w:lvl>
    <w:lvl w:ilvl="5" w:tplc="0D524ECA">
      <w:start w:val="1"/>
      <w:numFmt w:val="bullet"/>
      <w:lvlText w:val=""/>
      <w:lvlJc w:val="left"/>
      <w:pPr>
        <w:ind w:left="4320" w:hanging="360"/>
      </w:pPr>
      <w:rPr>
        <w:rFonts w:hint="default" w:ascii="Wingdings" w:hAnsi="Wingdings"/>
      </w:rPr>
    </w:lvl>
    <w:lvl w:ilvl="6" w:tplc="31C0F772">
      <w:start w:val="1"/>
      <w:numFmt w:val="bullet"/>
      <w:lvlText w:val=""/>
      <w:lvlJc w:val="left"/>
      <w:pPr>
        <w:ind w:left="5040" w:hanging="360"/>
      </w:pPr>
      <w:rPr>
        <w:rFonts w:hint="default" w:ascii="Symbol" w:hAnsi="Symbol"/>
      </w:rPr>
    </w:lvl>
    <w:lvl w:ilvl="7" w:tplc="5AEECC50">
      <w:start w:val="1"/>
      <w:numFmt w:val="bullet"/>
      <w:lvlText w:val="o"/>
      <w:lvlJc w:val="left"/>
      <w:pPr>
        <w:ind w:left="5760" w:hanging="360"/>
      </w:pPr>
      <w:rPr>
        <w:rFonts w:hint="default" w:ascii="Courier New" w:hAnsi="Courier New"/>
      </w:rPr>
    </w:lvl>
    <w:lvl w:ilvl="8" w:tplc="96DCF454">
      <w:start w:val="1"/>
      <w:numFmt w:val="bullet"/>
      <w:lvlText w:val=""/>
      <w:lvlJc w:val="left"/>
      <w:pPr>
        <w:ind w:left="6480" w:hanging="360"/>
      </w:pPr>
      <w:rPr>
        <w:rFonts w:hint="default" w:ascii="Wingdings" w:hAnsi="Wingdings"/>
      </w:rPr>
    </w:lvl>
  </w:abstractNum>
  <w:abstractNum w:abstractNumId="41" w15:restartNumberingAfterBreak="0">
    <w:nsid w:val="705D1AEE"/>
    <w:multiLevelType w:val="hybridMultilevel"/>
    <w:tmpl w:val="E7D68E00"/>
    <w:lvl w:ilvl="0" w:tplc="35486E08">
      <w:start w:val="1"/>
      <w:numFmt w:val="bullet"/>
      <w:lvlText w:val=""/>
      <w:lvlJc w:val="left"/>
      <w:pPr>
        <w:ind w:left="720" w:hanging="360"/>
      </w:pPr>
      <w:rPr>
        <w:rFonts w:hint="default" w:ascii="Symbol" w:hAnsi="Symbol"/>
      </w:rPr>
    </w:lvl>
    <w:lvl w:ilvl="1" w:tplc="C1403EA2">
      <w:start w:val="1"/>
      <w:numFmt w:val="bullet"/>
      <w:lvlText w:val="o"/>
      <w:lvlJc w:val="left"/>
      <w:pPr>
        <w:ind w:left="1440" w:hanging="360"/>
      </w:pPr>
      <w:rPr>
        <w:rFonts w:hint="default" w:ascii="Courier New" w:hAnsi="Courier New"/>
      </w:rPr>
    </w:lvl>
    <w:lvl w:ilvl="2" w:tplc="424EF58C">
      <w:start w:val="1"/>
      <w:numFmt w:val="bullet"/>
      <w:lvlText w:val=""/>
      <w:lvlJc w:val="left"/>
      <w:pPr>
        <w:ind w:left="2160" w:hanging="360"/>
      </w:pPr>
      <w:rPr>
        <w:rFonts w:hint="default" w:ascii="Wingdings" w:hAnsi="Wingdings"/>
      </w:rPr>
    </w:lvl>
    <w:lvl w:ilvl="3" w:tplc="95123920">
      <w:start w:val="1"/>
      <w:numFmt w:val="bullet"/>
      <w:lvlText w:val=""/>
      <w:lvlJc w:val="left"/>
      <w:pPr>
        <w:ind w:left="2880" w:hanging="360"/>
      </w:pPr>
      <w:rPr>
        <w:rFonts w:hint="default" w:ascii="Symbol" w:hAnsi="Symbol"/>
      </w:rPr>
    </w:lvl>
    <w:lvl w:ilvl="4" w:tplc="E2520F76">
      <w:start w:val="1"/>
      <w:numFmt w:val="bullet"/>
      <w:lvlText w:val="o"/>
      <w:lvlJc w:val="left"/>
      <w:pPr>
        <w:ind w:left="3600" w:hanging="360"/>
      </w:pPr>
      <w:rPr>
        <w:rFonts w:hint="default" w:ascii="Courier New" w:hAnsi="Courier New"/>
      </w:rPr>
    </w:lvl>
    <w:lvl w:ilvl="5" w:tplc="A7AE6C7A">
      <w:start w:val="1"/>
      <w:numFmt w:val="bullet"/>
      <w:lvlText w:val=""/>
      <w:lvlJc w:val="left"/>
      <w:pPr>
        <w:ind w:left="4320" w:hanging="360"/>
      </w:pPr>
      <w:rPr>
        <w:rFonts w:hint="default" w:ascii="Wingdings" w:hAnsi="Wingdings"/>
      </w:rPr>
    </w:lvl>
    <w:lvl w:ilvl="6" w:tplc="206AC4D8">
      <w:start w:val="1"/>
      <w:numFmt w:val="bullet"/>
      <w:lvlText w:val=""/>
      <w:lvlJc w:val="left"/>
      <w:pPr>
        <w:ind w:left="5040" w:hanging="360"/>
      </w:pPr>
      <w:rPr>
        <w:rFonts w:hint="default" w:ascii="Symbol" w:hAnsi="Symbol"/>
      </w:rPr>
    </w:lvl>
    <w:lvl w:ilvl="7" w:tplc="12E4F6FE">
      <w:start w:val="1"/>
      <w:numFmt w:val="bullet"/>
      <w:lvlText w:val="o"/>
      <w:lvlJc w:val="left"/>
      <w:pPr>
        <w:ind w:left="5760" w:hanging="360"/>
      </w:pPr>
      <w:rPr>
        <w:rFonts w:hint="default" w:ascii="Courier New" w:hAnsi="Courier New"/>
      </w:rPr>
    </w:lvl>
    <w:lvl w:ilvl="8" w:tplc="0048255C">
      <w:start w:val="1"/>
      <w:numFmt w:val="bullet"/>
      <w:lvlText w:val=""/>
      <w:lvlJc w:val="left"/>
      <w:pPr>
        <w:ind w:left="6480" w:hanging="360"/>
      </w:pPr>
      <w:rPr>
        <w:rFonts w:hint="default" w:ascii="Wingdings" w:hAnsi="Wingdings"/>
      </w:rPr>
    </w:lvl>
  </w:abstractNum>
  <w:abstractNum w:abstractNumId="42" w15:restartNumberingAfterBreak="0">
    <w:nsid w:val="7678A020"/>
    <w:multiLevelType w:val="hybridMultilevel"/>
    <w:tmpl w:val="295C0D38"/>
    <w:lvl w:ilvl="0" w:tplc="9D543E6C">
      <w:start w:val="1"/>
      <w:numFmt w:val="bullet"/>
      <w:lvlText w:val=""/>
      <w:lvlJc w:val="left"/>
      <w:pPr>
        <w:ind w:left="720" w:hanging="360"/>
      </w:pPr>
      <w:rPr>
        <w:rFonts w:hint="default" w:ascii="Symbol" w:hAnsi="Symbol"/>
      </w:rPr>
    </w:lvl>
    <w:lvl w:ilvl="1" w:tplc="2636638A">
      <w:start w:val="1"/>
      <w:numFmt w:val="bullet"/>
      <w:lvlText w:val="o"/>
      <w:lvlJc w:val="left"/>
      <w:pPr>
        <w:ind w:left="1440" w:hanging="360"/>
      </w:pPr>
      <w:rPr>
        <w:rFonts w:hint="default" w:ascii="Courier New" w:hAnsi="Courier New"/>
      </w:rPr>
    </w:lvl>
    <w:lvl w:ilvl="2" w:tplc="20025212">
      <w:start w:val="1"/>
      <w:numFmt w:val="bullet"/>
      <w:lvlText w:val=""/>
      <w:lvlJc w:val="left"/>
      <w:pPr>
        <w:ind w:left="2160" w:hanging="360"/>
      </w:pPr>
      <w:rPr>
        <w:rFonts w:hint="default" w:ascii="Wingdings" w:hAnsi="Wingdings"/>
      </w:rPr>
    </w:lvl>
    <w:lvl w:ilvl="3" w:tplc="CE82E88A">
      <w:start w:val="1"/>
      <w:numFmt w:val="bullet"/>
      <w:lvlText w:val=""/>
      <w:lvlJc w:val="left"/>
      <w:pPr>
        <w:ind w:left="2880" w:hanging="360"/>
      </w:pPr>
      <w:rPr>
        <w:rFonts w:hint="default" w:ascii="Symbol" w:hAnsi="Symbol"/>
      </w:rPr>
    </w:lvl>
    <w:lvl w:ilvl="4" w:tplc="9004672A">
      <w:start w:val="1"/>
      <w:numFmt w:val="bullet"/>
      <w:lvlText w:val="o"/>
      <w:lvlJc w:val="left"/>
      <w:pPr>
        <w:ind w:left="3600" w:hanging="360"/>
      </w:pPr>
      <w:rPr>
        <w:rFonts w:hint="default" w:ascii="Courier New" w:hAnsi="Courier New"/>
      </w:rPr>
    </w:lvl>
    <w:lvl w:ilvl="5" w:tplc="2CCE32B2">
      <w:start w:val="1"/>
      <w:numFmt w:val="bullet"/>
      <w:lvlText w:val=""/>
      <w:lvlJc w:val="left"/>
      <w:pPr>
        <w:ind w:left="4320" w:hanging="360"/>
      </w:pPr>
      <w:rPr>
        <w:rFonts w:hint="default" w:ascii="Wingdings" w:hAnsi="Wingdings"/>
      </w:rPr>
    </w:lvl>
    <w:lvl w:ilvl="6" w:tplc="3298396E">
      <w:start w:val="1"/>
      <w:numFmt w:val="bullet"/>
      <w:lvlText w:val=""/>
      <w:lvlJc w:val="left"/>
      <w:pPr>
        <w:ind w:left="5040" w:hanging="360"/>
      </w:pPr>
      <w:rPr>
        <w:rFonts w:hint="default" w:ascii="Symbol" w:hAnsi="Symbol"/>
      </w:rPr>
    </w:lvl>
    <w:lvl w:ilvl="7" w:tplc="B8761714">
      <w:start w:val="1"/>
      <w:numFmt w:val="bullet"/>
      <w:lvlText w:val="o"/>
      <w:lvlJc w:val="left"/>
      <w:pPr>
        <w:ind w:left="5760" w:hanging="360"/>
      </w:pPr>
      <w:rPr>
        <w:rFonts w:hint="default" w:ascii="Courier New" w:hAnsi="Courier New"/>
      </w:rPr>
    </w:lvl>
    <w:lvl w:ilvl="8" w:tplc="A8928D7C">
      <w:start w:val="1"/>
      <w:numFmt w:val="bullet"/>
      <w:lvlText w:val=""/>
      <w:lvlJc w:val="left"/>
      <w:pPr>
        <w:ind w:left="6480" w:hanging="360"/>
      </w:pPr>
      <w:rPr>
        <w:rFonts w:hint="default" w:ascii="Wingdings" w:hAnsi="Wingdings"/>
      </w:rPr>
    </w:lvl>
  </w:abstractNum>
  <w:abstractNum w:abstractNumId="43" w15:restartNumberingAfterBreak="0">
    <w:nsid w:val="788FD9B9"/>
    <w:multiLevelType w:val="hybridMultilevel"/>
    <w:tmpl w:val="25AEE8CE"/>
    <w:lvl w:ilvl="0" w:tplc="BCF476D6">
      <w:start w:val="1"/>
      <w:numFmt w:val="bullet"/>
      <w:lvlText w:val=""/>
      <w:lvlJc w:val="left"/>
      <w:pPr>
        <w:ind w:left="720" w:hanging="360"/>
      </w:pPr>
      <w:rPr>
        <w:rFonts w:hint="default" w:ascii="Symbol" w:hAnsi="Symbol"/>
      </w:rPr>
    </w:lvl>
    <w:lvl w:ilvl="1" w:tplc="5FAA74D8">
      <w:start w:val="1"/>
      <w:numFmt w:val="bullet"/>
      <w:lvlText w:val="o"/>
      <w:lvlJc w:val="left"/>
      <w:pPr>
        <w:ind w:left="1440" w:hanging="360"/>
      </w:pPr>
      <w:rPr>
        <w:rFonts w:hint="default" w:ascii="Courier New" w:hAnsi="Courier New"/>
      </w:rPr>
    </w:lvl>
    <w:lvl w:ilvl="2" w:tplc="EB5CCED0">
      <w:start w:val="1"/>
      <w:numFmt w:val="bullet"/>
      <w:lvlText w:val=""/>
      <w:lvlJc w:val="left"/>
      <w:pPr>
        <w:ind w:left="2160" w:hanging="360"/>
      </w:pPr>
      <w:rPr>
        <w:rFonts w:hint="default" w:ascii="Wingdings" w:hAnsi="Wingdings"/>
      </w:rPr>
    </w:lvl>
    <w:lvl w:ilvl="3" w:tplc="BF28FE00">
      <w:start w:val="1"/>
      <w:numFmt w:val="bullet"/>
      <w:lvlText w:val=""/>
      <w:lvlJc w:val="left"/>
      <w:pPr>
        <w:ind w:left="2880" w:hanging="360"/>
      </w:pPr>
      <w:rPr>
        <w:rFonts w:hint="default" w:ascii="Symbol" w:hAnsi="Symbol"/>
      </w:rPr>
    </w:lvl>
    <w:lvl w:ilvl="4" w:tplc="E572D4D8">
      <w:start w:val="1"/>
      <w:numFmt w:val="bullet"/>
      <w:lvlText w:val="o"/>
      <w:lvlJc w:val="left"/>
      <w:pPr>
        <w:ind w:left="3600" w:hanging="360"/>
      </w:pPr>
      <w:rPr>
        <w:rFonts w:hint="default" w:ascii="Courier New" w:hAnsi="Courier New"/>
      </w:rPr>
    </w:lvl>
    <w:lvl w:ilvl="5" w:tplc="E98637D0">
      <w:start w:val="1"/>
      <w:numFmt w:val="bullet"/>
      <w:lvlText w:val=""/>
      <w:lvlJc w:val="left"/>
      <w:pPr>
        <w:ind w:left="4320" w:hanging="360"/>
      </w:pPr>
      <w:rPr>
        <w:rFonts w:hint="default" w:ascii="Wingdings" w:hAnsi="Wingdings"/>
      </w:rPr>
    </w:lvl>
    <w:lvl w:ilvl="6" w:tplc="A7C26FFC">
      <w:start w:val="1"/>
      <w:numFmt w:val="bullet"/>
      <w:lvlText w:val=""/>
      <w:lvlJc w:val="left"/>
      <w:pPr>
        <w:ind w:left="5040" w:hanging="360"/>
      </w:pPr>
      <w:rPr>
        <w:rFonts w:hint="default" w:ascii="Symbol" w:hAnsi="Symbol"/>
      </w:rPr>
    </w:lvl>
    <w:lvl w:ilvl="7" w:tplc="9CFC0044">
      <w:start w:val="1"/>
      <w:numFmt w:val="bullet"/>
      <w:lvlText w:val="o"/>
      <w:lvlJc w:val="left"/>
      <w:pPr>
        <w:ind w:left="5760" w:hanging="360"/>
      </w:pPr>
      <w:rPr>
        <w:rFonts w:hint="default" w:ascii="Courier New" w:hAnsi="Courier New"/>
      </w:rPr>
    </w:lvl>
    <w:lvl w:ilvl="8" w:tplc="869A4124">
      <w:start w:val="1"/>
      <w:numFmt w:val="bullet"/>
      <w:lvlText w:val=""/>
      <w:lvlJc w:val="left"/>
      <w:pPr>
        <w:ind w:left="6480" w:hanging="360"/>
      </w:pPr>
      <w:rPr>
        <w:rFonts w:hint="default" w:ascii="Wingdings" w:hAnsi="Wingdings"/>
      </w:rPr>
    </w:lvl>
  </w:abstractNum>
  <w:abstractNum w:abstractNumId="44" w15:restartNumberingAfterBreak="0">
    <w:nsid w:val="79FB23B4"/>
    <w:multiLevelType w:val="hybridMultilevel"/>
    <w:tmpl w:val="FB360E64"/>
    <w:lvl w:ilvl="0" w:tplc="55F4FFFA">
      <w:start w:val="2"/>
      <w:numFmt w:val="decimal"/>
      <w:lvlText w:val="%1."/>
      <w:lvlJc w:val="left"/>
      <w:pPr>
        <w:ind w:left="720" w:hanging="360"/>
      </w:pPr>
    </w:lvl>
    <w:lvl w:ilvl="1" w:tplc="AA725EDC">
      <w:start w:val="1"/>
      <w:numFmt w:val="lowerLetter"/>
      <w:lvlText w:val="%2."/>
      <w:lvlJc w:val="left"/>
      <w:pPr>
        <w:ind w:left="1440" w:hanging="360"/>
      </w:pPr>
    </w:lvl>
    <w:lvl w:ilvl="2" w:tplc="87D8E35E">
      <w:start w:val="1"/>
      <w:numFmt w:val="lowerRoman"/>
      <w:lvlText w:val="%3."/>
      <w:lvlJc w:val="right"/>
      <w:pPr>
        <w:ind w:left="2160" w:hanging="180"/>
      </w:pPr>
    </w:lvl>
    <w:lvl w:ilvl="3" w:tplc="449205EE">
      <w:start w:val="1"/>
      <w:numFmt w:val="decimal"/>
      <w:lvlText w:val="%4."/>
      <w:lvlJc w:val="left"/>
      <w:pPr>
        <w:ind w:left="2880" w:hanging="360"/>
      </w:pPr>
    </w:lvl>
    <w:lvl w:ilvl="4" w:tplc="EC3C4A48">
      <w:start w:val="1"/>
      <w:numFmt w:val="lowerLetter"/>
      <w:lvlText w:val="%5."/>
      <w:lvlJc w:val="left"/>
      <w:pPr>
        <w:ind w:left="3600" w:hanging="360"/>
      </w:pPr>
    </w:lvl>
    <w:lvl w:ilvl="5" w:tplc="2D6CF5B8">
      <w:start w:val="1"/>
      <w:numFmt w:val="lowerRoman"/>
      <w:lvlText w:val="%6."/>
      <w:lvlJc w:val="right"/>
      <w:pPr>
        <w:ind w:left="4320" w:hanging="180"/>
      </w:pPr>
    </w:lvl>
    <w:lvl w:ilvl="6" w:tplc="42147898">
      <w:start w:val="1"/>
      <w:numFmt w:val="decimal"/>
      <w:lvlText w:val="%7."/>
      <w:lvlJc w:val="left"/>
      <w:pPr>
        <w:ind w:left="5040" w:hanging="360"/>
      </w:pPr>
    </w:lvl>
    <w:lvl w:ilvl="7" w:tplc="E89E8A3C">
      <w:start w:val="1"/>
      <w:numFmt w:val="lowerLetter"/>
      <w:lvlText w:val="%8."/>
      <w:lvlJc w:val="left"/>
      <w:pPr>
        <w:ind w:left="5760" w:hanging="360"/>
      </w:pPr>
    </w:lvl>
    <w:lvl w:ilvl="8" w:tplc="92DC7720">
      <w:start w:val="1"/>
      <w:numFmt w:val="lowerRoman"/>
      <w:lvlText w:val="%9."/>
      <w:lvlJc w:val="right"/>
      <w:pPr>
        <w:ind w:left="6480" w:hanging="180"/>
      </w:pPr>
    </w:lvl>
  </w:abstractNum>
  <w:abstractNum w:abstractNumId="45" w15:restartNumberingAfterBreak="0">
    <w:nsid w:val="7E1CCB57"/>
    <w:multiLevelType w:val="hybridMultilevel"/>
    <w:tmpl w:val="788C2970"/>
    <w:lvl w:ilvl="0" w:tplc="22709344">
      <w:start w:val="1"/>
      <w:numFmt w:val="bullet"/>
      <w:lvlText w:val=""/>
      <w:lvlJc w:val="left"/>
      <w:pPr>
        <w:ind w:left="720" w:hanging="360"/>
      </w:pPr>
      <w:rPr>
        <w:rFonts w:hint="default" w:ascii="Symbol" w:hAnsi="Symbol"/>
      </w:rPr>
    </w:lvl>
    <w:lvl w:ilvl="1" w:tplc="4404AA30">
      <w:start w:val="1"/>
      <w:numFmt w:val="bullet"/>
      <w:lvlText w:val="o"/>
      <w:lvlJc w:val="left"/>
      <w:pPr>
        <w:ind w:left="1440" w:hanging="360"/>
      </w:pPr>
      <w:rPr>
        <w:rFonts w:hint="default" w:ascii="Courier New" w:hAnsi="Courier New"/>
      </w:rPr>
    </w:lvl>
    <w:lvl w:ilvl="2" w:tplc="996EB44C">
      <w:start w:val="1"/>
      <w:numFmt w:val="bullet"/>
      <w:lvlText w:val=""/>
      <w:lvlJc w:val="left"/>
      <w:pPr>
        <w:ind w:left="2160" w:hanging="360"/>
      </w:pPr>
      <w:rPr>
        <w:rFonts w:hint="default" w:ascii="Wingdings" w:hAnsi="Wingdings"/>
      </w:rPr>
    </w:lvl>
    <w:lvl w:ilvl="3" w:tplc="46A24962">
      <w:start w:val="1"/>
      <w:numFmt w:val="bullet"/>
      <w:lvlText w:val=""/>
      <w:lvlJc w:val="left"/>
      <w:pPr>
        <w:ind w:left="2880" w:hanging="360"/>
      </w:pPr>
      <w:rPr>
        <w:rFonts w:hint="default" w:ascii="Symbol" w:hAnsi="Symbol"/>
      </w:rPr>
    </w:lvl>
    <w:lvl w:ilvl="4" w:tplc="8196D026">
      <w:start w:val="1"/>
      <w:numFmt w:val="bullet"/>
      <w:lvlText w:val="o"/>
      <w:lvlJc w:val="left"/>
      <w:pPr>
        <w:ind w:left="3600" w:hanging="360"/>
      </w:pPr>
      <w:rPr>
        <w:rFonts w:hint="default" w:ascii="Courier New" w:hAnsi="Courier New"/>
      </w:rPr>
    </w:lvl>
    <w:lvl w:ilvl="5" w:tplc="F86CF784">
      <w:start w:val="1"/>
      <w:numFmt w:val="bullet"/>
      <w:lvlText w:val=""/>
      <w:lvlJc w:val="left"/>
      <w:pPr>
        <w:ind w:left="4320" w:hanging="360"/>
      </w:pPr>
      <w:rPr>
        <w:rFonts w:hint="default" w:ascii="Wingdings" w:hAnsi="Wingdings"/>
      </w:rPr>
    </w:lvl>
    <w:lvl w:ilvl="6" w:tplc="051C5ABC">
      <w:start w:val="1"/>
      <w:numFmt w:val="bullet"/>
      <w:lvlText w:val=""/>
      <w:lvlJc w:val="left"/>
      <w:pPr>
        <w:ind w:left="5040" w:hanging="360"/>
      </w:pPr>
      <w:rPr>
        <w:rFonts w:hint="default" w:ascii="Symbol" w:hAnsi="Symbol"/>
      </w:rPr>
    </w:lvl>
    <w:lvl w:ilvl="7" w:tplc="51768F70">
      <w:start w:val="1"/>
      <w:numFmt w:val="bullet"/>
      <w:lvlText w:val="o"/>
      <w:lvlJc w:val="left"/>
      <w:pPr>
        <w:ind w:left="5760" w:hanging="360"/>
      </w:pPr>
      <w:rPr>
        <w:rFonts w:hint="default" w:ascii="Courier New" w:hAnsi="Courier New"/>
      </w:rPr>
    </w:lvl>
    <w:lvl w:ilvl="8" w:tplc="1D2C9AA6">
      <w:start w:val="1"/>
      <w:numFmt w:val="bullet"/>
      <w:lvlText w:val=""/>
      <w:lvlJc w:val="left"/>
      <w:pPr>
        <w:ind w:left="6480" w:hanging="360"/>
      </w:pPr>
      <w:rPr>
        <w:rFonts w:hint="default" w:ascii="Wingdings" w:hAnsi="Wingdings"/>
      </w:rPr>
    </w:lvl>
  </w:abstractNum>
  <w:abstractNum w:abstractNumId="46" w15:restartNumberingAfterBreak="0">
    <w:nsid w:val="7E6F2CE2"/>
    <w:multiLevelType w:val="hybridMultilevel"/>
    <w:tmpl w:val="C466F394"/>
    <w:lvl w:ilvl="0" w:tplc="11F8A8E6">
      <w:start w:val="1"/>
      <w:numFmt w:val="bullet"/>
      <w:lvlText w:val=""/>
      <w:lvlJc w:val="left"/>
      <w:pPr>
        <w:ind w:left="720" w:hanging="360"/>
      </w:pPr>
      <w:rPr>
        <w:rFonts w:hint="default" w:ascii="Symbol" w:hAnsi="Symbol"/>
      </w:rPr>
    </w:lvl>
    <w:lvl w:ilvl="1" w:tplc="F17815FE">
      <w:start w:val="1"/>
      <w:numFmt w:val="bullet"/>
      <w:lvlText w:val="o"/>
      <w:lvlJc w:val="left"/>
      <w:pPr>
        <w:ind w:left="1440" w:hanging="360"/>
      </w:pPr>
      <w:rPr>
        <w:rFonts w:hint="default" w:ascii="Courier New" w:hAnsi="Courier New"/>
      </w:rPr>
    </w:lvl>
    <w:lvl w:ilvl="2" w:tplc="FEAE1AB8">
      <w:start w:val="1"/>
      <w:numFmt w:val="bullet"/>
      <w:lvlText w:val=""/>
      <w:lvlJc w:val="left"/>
      <w:pPr>
        <w:ind w:left="2160" w:hanging="360"/>
      </w:pPr>
      <w:rPr>
        <w:rFonts w:hint="default" w:ascii="Wingdings" w:hAnsi="Wingdings"/>
      </w:rPr>
    </w:lvl>
    <w:lvl w:ilvl="3" w:tplc="547A2910">
      <w:start w:val="1"/>
      <w:numFmt w:val="bullet"/>
      <w:lvlText w:val=""/>
      <w:lvlJc w:val="left"/>
      <w:pPr>
        <w:ind w:left="2880" w:hanging="360"/>
      </w:pPr>
      <w:rPr>
        <w:rFonts w:hint="default" w:ascii="Symbol" w:hAnsi="Symbol"/>
      </w:rPr>
    </w:lvl>
    <w:lvl w:ilvl="4" w:tplc="8F8EC7CE">
      <w:start w:val="1"/>
      <w:numFmt w:val="bullet"/>
      <w:lvlText w:val="o"/>
      <w:lvlJc w:val="left"/>
      <w:pPr>
        <w:ind w:left="3600" w:hanging="360"/>
      </w:pPr>
      <w:rPr>
        <w:rFonts w:hint="default" w:ascii="Courier New" w:hAnsi="Courier New"/>
      </w:rPr>
    </w:lvl>
    <w:lvl w:ilvl="5" w:tplc="A40CDA1C">
      <w:start w:val="1"/>
      <w:numFmt w:val="bullet"/>
      <w:lvlText w:val=""/>
      <w:lvlJc w:val="left"/>
      <w:pPr>
        <w:ind w:left="4320" w:hanging="360"/>
      </w:pPr>
      <w:rPr>
        <w:rFonts w:hint="default" w:ascii="Wingdings" w:hAnsi="Wingdings"/>
      </w:rPr>
    </w:lvl>
    <w:lvl w:ilvl="6" w:tplc="02E6B3A8">
      <w:start w:val="1"/>
      <w:numFmt w:val="bullet"/>
      <w:lvlText w:val=""/>
      <w:lvlJc w:val="left"/>
      <w:pPr>
        <w:ind w:left="5040" w:hanging="360"/>
      </w:pPr>
      <w:rPr>
        <w:rFonts w:hint="default" w:ascii="Symbol" w:hAnsi="Symbol"/>
      </w:rPr>
    </w:lvl>
    <w:lvl w:ilvl="7" w:tplc="E6BAF656">
      <w:start w:val="1"/>
      <w:numFmt w:val="bullet"/>
      <w:lvlText w:val="o"/>
      <w:lvlJc w:val="left"/>
      <w:pPr>
        <w:ind w:left="5760" w:hanging="360"/>
      </w:pPr>
      <w:rPr>
        <w:rFonts w:hint="default" w:ascii="Courier New" w:hAnsi="Courier New"/>
      </w:rPr>
    </w:lvl>
    <w:lvl w:ilvl="8" w:tplc="C4081090">
      <w:start w:val="1"/>
      <w:numFmt w:val="bullet"/>
      <w:lvlText w:val=""/>
      <w:lvlJc w:val="left"/>
      <w:pPr>
        <w:ind w:left="6480" w:hanging="360"/>
      </w:pPr>
      <w:rPr>
        <w:rFonts w:hint="default" w:ascii="Wingdings" w:hAnsi="Wingdings"/>
      </w:rPr>
    </w:lvl>
  </w:abstractNum>
  <w:abstractNum w:abstractNumId="47" w15:restartNumberingAfterBreak="0">
    <w:nsid w:val="7FBD2597"/>
    <w:multiLevelType w:val="hybridMultilevel"/>
    <w:tmpl w:val="4DA2B08C"/>
    <w:lvl w:ilvl="0" w:tplc="9CEA5B68">
      <w:start w:val="1"/>
      <w:numFmt w:val="bullet"/>
      <w:lvlText w:val=""/>
      <w:lvlJc w:val="left"/>
      <w:pPr>
        <w:ind w:left="720" w:hanging="360"/>
      </w:pPr>
      <w:rPr>
        <w:rFonts w:hint="default" w:ascii="Symbol" w:hAnsi="Symbol"/>
      </w:rPr>
    </w:lvl>
    <w:lvl w:ilvl="1" w:tplc="146A855A">
      <w:start w:val="1"/>
      <w:numFmt w:val="bullet"/>
      <w:lvlText w:val="o"/>
      <w:lvlJc w:val="left"/>
      <w:pPr>
        <w:ind w:left="1440" w:hanging="360"/>
      </w:pPr>
      <w:rPr>
        <w:rFonts w:hint="default" w:ascii="Courier New" w:hAnsi="Courier New"/>
      </w:rPr>
    </w:lvl>
    <w:lvl w:ilvl="2" w:tplc="6ABAF62A">
      <w:start w:val="1"/>
      <w:numFmt w:val="bullet"/>
      <w:lvlText w:val=""/>
      <w:lvlJc w:val="left"/>
      <w:pPr>
        <w:ind w:left="2160" w:hanging="360"/>
      </w:pPr>
      <w:rPr>
        <w:rFonts w:hint="default" w:ascii="Wingdings" w:hAnsi="Wingdings"/>
      </w:rPr>
    </w:lvl>
    <w:lvl w:ilvl="3" w:tplc="3594CBFC">
      <w:start w:val="1"/>
      <w:numFmt w:val="bullet"/>
      <w:lvlText w:val=""/>
      <w:lvlJc w:val="left"/>
      <w:pPr>
        <w:ind w:left="2880" w:hanging="360"/>
      </w:pPr>
      <w:rPr>
        <w:rFonts w:hint="default" w:ascii="Symbol" w:hAnsi="Symbol"/>
      </w:rPr>
    </w:lvl>
    <w:lvl w:ilvl="4" w:tplc="072C6F2A">
      <w:start w:val="1"/>
      <w:numFmt w:val="bullet"/>
      <w:lvlText w:val="o"/>
      <w:lvlJc w:val="left"/>
      <w:pPr>
        <w:ind w:left="3600" w:hanging="360"/>
      </w:pPr>
      <w:rPr>
        <w:rFonts w:hint="default" w:ascii="Courier New" w:hAnsi="Courier New"/>
      </w:rPr>
    </w:lvl>
    <w:lvl w:ilvl="5" w:tplc="3530F6EC">
      <w:start w:val="1"/>
      <w:numFmt w:val="bullet"/>
      <w:lvlText w:val=""/>
      <w:lvlJc w:val="left"/>
      <w:pPr>
        <w:ind w:left="4320" w:hanging="360"/>
      </w:pPr>
      <w:rPr>
        <w:rFonts w:hint="default" w:ascii="Wingdings" w:hAnsi="Wingdings"/>
      </w:rPr>
    </w:lvl>
    <w:lvl w:ilvl="6" w:tplc="7736BE88">
      <w:start w:val="1"/>
      <w:numFmt w:val="bullet"/>
      <w:lvlText w:val=""/>
      <w:lvlJc w:val="left"/>
      <w:pPr>
        <w:ind w:left="5040" w:hanging="360"/>
      </w:pPr>
      <w:rPr>
        <w:rFonts w:hint="default" w:ascii="Symbol" w:hAnsi="Symbol"/>
      </w:rPr>
    </w:lvl>
    <w:lvl w:ilvl="7" w:tplc="DDA0C710">
      <w:start w:val="1"/>
      <w:numFmt w:val="bullet"/>
      <w:lvlText w:val="o"/>
      <w:lvlJc w:val="left"/>
      <w:pPr>
        <w:ind w:left="5760" w:hanging="360"/>
      </w:pPr>
      <w:rPr>
        <w:rFonts w:hint="default" w:ascii="Courier New" w:hAnsi="Courier New"/>
      </w:rPr>
    </w:lvl>
    <w:lvl w:ilvl="8" w:tplc="6CA68CF6">
      <w:start w:val="1"/>
      <w:numFmt w:val="bullet"/>
      <w:lvlText w:val=""/>
      <w:lvlJc w:val="left"/>
      <w:pPr>
        <w:ind w:left="6480" w:hanging="360"/>
      </w:pPr>
      <w:rPr>
        <w:rFonts w:hint="default" w:ascii="Wingdings" w:hAnsi="Wingdings"/>
      </w:rPr>
    </w:lvl>
  </w:abstract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1" w16cid:durableId="1731686175">
    <w:abstractNumId w:val="32"/>
  </w:num>
  <w:num w:numId="2" w16cid:durableId="1024985434">
    <w:abstractNumId w:val="2"/>
  </w:num>
  <w:num w:numId="3" w16cid:durableId="1341543698">
    <w:abstractNumId w:val="33"/>
  </w:num>
  <w:num w:numId="4" w16cid:durableId="1809516988">
    <w:abstractNumId w:val="18"/>
  </w:num>
  <w:num w:numId="5" w16cid:durableId="645208731">
    <w:abstractNumId w:val="46"/>
  </w:num>
  <w:num w:numId="6" w16cid:durableId="1349604364">
    <w:abstractNumId w:val="47"/>
  </w:num>
  <w:num w:numId="7" w16cid:durableId="1731340338">
    <w:abstractNumId w:val="20"/>
  </w:num>
  <w:num w:numId="8" w16cid:durableId="548414906">
    <w:abstractNumId w:val="1"/>
  </w:num>
  <w:num w:numId="9" w16cid:durableId="1170173605">
    <w:abstractNumId w:val="31"/>
  </w:num>
  <w:num w:numId="10" w16cid:durableId="1457287829">
    <w:abstractNumId w:val="36"/>
  </w:num>
  <w:num w:numId="11" w16cid:durableId="983854718">
    <w:abstractNumId w:val="28"/>
  </w:num>
  <w:num w:numId="12" w16cid:durableId="1883786123">
    <w:abstractNumId w:val="27"/>
  </w:num>
  <w:num w:numId="13" w16cid:durableId="2093503418">
    <w:abstractNumId w:val="14"/>
  </w:num>
  <w:num w:numId="14" w16cid:durableId="280309873">
    <w:abstractNumId w:val="8"/>
  </w:num>
  <w:num w:numId="15" w16cid:durableId="1148593459">
    <w:abstractNumId w:val="30"/>
  </w:num>
  <w:num w:numId="16" w16cid:durableId="1010985899">
    <w:abstractNumId w:val="35"/>
  </w:num>
  <w:num w:numId="17" w16cid:durableId="1819497397">
    <w:abstractNumId w:val="41"/>
  </w:num>
  <w:num w:numId="18" w16cid:durableId="1285505935">
    <w:abstractNumId w:val="13"/>
  </w:num>
  <w:num w:numId="19" w16cid:durableId="196892448">
    <w:abstractNumId w:val="9"/>
  </w:num>
  <w:num w:numId="20" w16cid:durableId="731007127">
    <w:abstractNumId w:val="17"/>
  </w:num>
  <w:num w:numId="21" w16cid:durableId="898322809">
    <w:abstractNumId w:val="38"/>
  </w:num>
  <w:num w:numId="22" w16cid:durableId="197857294">
    <w:abstractNumId w:val="40"/>
  </w:num>
  <w:num w:numId="23" w16cid:durableId="732698227">
    <w:abstractNumId w:val="42"/>
  </w:num>
  <w:num w:numId="24" w16cid:durableId="331226117">
    <w:abstractNumId w:val="15"/>
  </w:num>
  <w:num w:numId="25" w16cid:durableId="992178680">
    <w:abstractNumId w:val="7"/>
  </w:num>
  <w:num w:numId="26" w16cid:durableId="1276519877">
    <w:abstractNumId w:val="21"/>
  </w:num>
  <w:num w:numId="27" w16cid:durableId="52198790">
    <w:abstractNumId w:val="45"/>
  </w:num>
  <w:num w:numId="28" w16cid:durableId="773284223">
    <w:abstractNumId w:val="39"/>
  </w:num>
  <w:num w:numId="29" w16cid:durableId="1302615555">
    <w:abstractNumId w:val="11"/>
  </w:num>
  <w:num w:numId="30" w16cid:durableId="1881475512">
    <w:abstractNumId w:val="37"/>
  </w:num>
  <w:num w:numId="31" w16cid:durableId="704673481">
    <w:abstractNumId w:val="12"/>
  </w:num>
  <w:num w:numId="32" w16cid:durableId="1851483269">
    <w:abstractNumId w:val="43"/>
  </w:num>
  <w:num w:numId="33" w16cid:durableId="2083016809">
    <w:abstractNumId w:val="24"/>
  </w:num>
  <w:num w:numId="34" w16cid:durableId="414325598">
    <w:abstractNumId w:val="22"/>
  </w:num>
  <w:num w:numId="35" w16cid:durableId="924075037">
    <w:abstractNumId w:val="25"/>
  </w:num>
  <w:num w:numId="36" w16cid:durableId="2083284364">
    <w:abstractNumId w:val="16"/>
  </w:num>
  <w:num w:numId="37" w16cid:durableId="1675456243">
    <w:abstractNumId w:val="29"/>
  </w:num>
  <w:num w:numId="38" w16cid:durableId="218516324">
    <w:abstractNumId w:val="3"/>
  </w:num>
  <w:num w:numId="39" w16cid:durableId="559512967">
    <w:abstractNumId w:val="44"/>
  </w:num>
  <w:num w:numId="40" w16cid:durableId="1772583523">
    <w:abstractNumId w:val="10"/>
  </w:num>
  <w:num w:numId="41" w16cid:durableId="1985234341">
    <w:abstractNumId w:val="23"/>
  </w:num>
  <w:num w:numId="42" w16cid:durableId="1396859800">
    <w:abstractNumId w:val="4"/>
  </w:num>
  <w:num w:numId="43" w16cid:durableId="418065446">
    <w:abstractNumId w:val="26"/>
  </w:num>
  <w:num w:numId="44" w16cid:durableId="1041900202">
    <w:abstractNumId w:val="5"/>
  </w:num>
  <w:num w:numId="45" w16cid:durableId="1175071316">
    <w:abstractNumId w:val="6"/>
  </w:num>
  <w:num w:numId="46" w16cid:durableId="944046139">
    <w:abstractNumId w:val="0"/>
  </w:num>
  <w:num w:numId="47" w16cid:durableId="320961436">
    <w:abstractNumId w:val="19"/>
  </w:num>
  <w:num w:numId="48" w16cid:durableId="23412076">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ipp, Stephanie S (sss5sc)">
    <w15:presenceInfo w15:providerId="AD" w15:userId="S::sss5sc@virginia.edu::32ad11e2-6e98-46b4-87f4-a31b3ad2ebba"/>
  </w15:person>
  <w15:person w15:author="Goswami, Treena (gcm8gw)">
    <w15:presenceInfo w15:providerId="AD" w15:userId="S::gcm8gw@virginia.edu::afcc7bf1-7561-4a4f-9f29-309f7a9f78d7"/>
  </w15:person>
  <w15:person w15:author="Microsoft Office User">
    <w15:presenceInfo w15:providerId="None" w15:userId="Microsoft Office User"/>
  </w15:person>
  <w15:person w15:author="Goswami, Treena">
    <w15:presenceInfo w15:providerId="AD" w15:userId="S::treena.goswami@uconn.edu::7622f049-299b-467d-9052-fd3086f729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44F030"/>
    <w:rsid w:val="00034A8E"/>
    <w:rsid w:val="00045B12"/>
    <w:rsid w:val="000B1DEC"/>
    <w:rsid w:val="000C1C17"/>
    <w:rsid w:val="000C226C"/>
    <w:rsid w:val="000D2E60"/>
    <w:rsid w:val="000F226B"/>
    <w:rsid w:val="0018116D"/>
    <w:rsid w:val="0019023C"/>
    <w:rsid w:val="001D3FA3"/>
    <w:rsid w:val="002020E4"/>
    <w:rsid w:val="002113AF"/>
    <w:rsid w:val="00273C80"/>
    <w:rsid w:val="0033345E"/>
    <w:rsid w:val="00360635"/>
    <w:rsid w:val="00375038"/>
    <w:rsid w:val="003A3E68"/>
    <w:rsid w:val="003A6535"/>
    <w:rsid w:val="003D3FFD"/>
    <w:rsid w:val="00412400"/>
    <w:rsid w:val="00455BF6"/>
    <w:rsid w:val="004C0A52"/>
    <w:rsid w:val="004E2DF7"/>
    <w:rsid w:val="00523933"/>
    <w:rsid w:val="0054464C"/>
    <w:rsid w:val="0055111A"/>
    <w:rsid w:val="0055D5F7"/>
    <w:rsid w:val="0057585A"/>
    <w:rsid w:val="0059F173"/>
    <w:rsid w:val="005C1A80"/>
    <w:rsid w:val="005C2B0D"/>
    <w:rsid w:val="005D74B4"/>
    <w:rsid w:val="00601467"/>
    <w:rsid w:val="00650CC8"/>
    <w:rsid w:val="006708FF"/>
    <w:rsid w:val="006A120A"/>
    <w:rsid w:val="006E5FED"/>
    <w:rsid w:val="006F6C0D"/>
    <w:rsid w:val="00701595"/>
    <w:rsid w:val="0075299F"/>
    <w:rsid w:val="00754138"/>
    <w:rsid w:val="007B021C"/>
    <w:rsid w:val="008420C5"/>
    <w:rsid w:val="00855A93"/>
    <w:rsid w:val="0087358B"/>
    <w:rsid w:val="00881108"/>
    <w:rsid w:val="008C0FC5"/>
    <w:rsid w:val="008F1740"/>
    <w:rsid w:val="008F5DD6"/>
    <w:rsid w:val="0094699E"/>
    <w:rsid w:val="00955434"/>
    <w:rsid w:val="00963DA1"/>
    <w:rsid w:val="00970374"/>
    <w:rsid w:val="009D72B6"/>
    <w:rsid w:val="00A935E3"/>
    <w:rsid w:val="00AB3B0A"/>
    <w:rsid w:val="00AB5B39"/>
    <w:rsid w:val="00B01D4D"/>
    <w:rsid w:val="00B515A3"/>
    <w:rsid w:val="00B51AD8"/>
    <w:rsid w:val="00B9731F"/>
    <w:rsid w:val="00C02346"/>
    <w:rsid w:val="00C10043"/>
    <w:rsid w:val="00C41BAE"/>
    <w:rsid w:val="00C57626"/>
    <w:rsid w:val="00C60EDA"/>
    <w:rsid w:val="00CB0EBA"/>
    <w:rsid w:val="00CB469A"/>
    <w:rsid w:val="00CD5599"/>
    <w:rsid w:val="00CE06A1"/>
    <w:rsid w:val="00D00AE3"/>
    <w:rsid w:val="00DB9E5D"/>
    <w:rsid w:val="00DE7387"/>
    <w:rsid w:val="00E11F78"/>
    <w:rsid w:val="00E1705C"/>
    <w:rsid w:val="00E2618F"/>
    <w:rsid w:val="00EE0A50"/>
    <w:rsid w:val="00EE2648"/>
    <w:rsid w:val="00EE5B3E"/>
    <w:rsid w:val="00EF1D3C"/>
    <w:rsid w:val="00F209D3"/>
    <w:rsid w:val="00F84F2C"/>
    <w:rsid w:val="00FA0159"/>
    <w:rsid w:val="00FA2098"/>
    <w:rsid w:val="00FA6DE0"/>
    <w:rsid w:val="00FD06D4"/>
    <w:rsid w:val="00FE33F5"/>
    <w:rsid w:val="010A3290"/>
    <w:rsid w:val="0135F71C"/>
    <w:rsid w:val="0167A82A"/>
    <w:rsid w:val="01795C40"/>
    <w:rsid w:val="01A4BFC6"/>
    <w:rsid w:val="01BE6E54"/>
    <w:rsid w:val="01CCF00D"/>
    <w:rsid w:val="01E89EB7"/>
    <w:rsid w:val="01FA741A"/>
    <w:rsid w:val="01FA7B34"/>
    <w:rsid w:val="024C0344"/>
    <w:rsid w:val="0296426C"/>
    <w:rsid w:val="02C8971D"/>
    <w:rsid w:val="02D15909"/>
    <w:rsid w:val="0303788B"/>
    <w:rsid w:val="033E11AB"/>
    <w:rsid w:val="03441A81"/>
    <w:rsid w:val="034E404A"/>
    <w:rsid w:val="0361C457"/>
    <w:rsid w:val="038DACD7"/>
    <w:rsid w:val="039BF609"/>
    <w:rsid w:val="03AD309A"/>
    <w:rsid w:val="03B1919D"/>
    <w:rsid w:val="03C7F4F2"/>
    <w:rsid w:val="03CA8515"/>
    <w:rsid w:val="03CD1381"/>
    <w:rsid w:val="04427B2D"/>
    <w:rsid w:val="046EBF9B"/>
    <w:rsid w:val="0475352F"/>
    <w:rsid w:val="0480B5EB"/>
    <w:rsid w:val="04A6373F"/>
    <w:rsid w:val="04B10BCA"/>
    <w:rsid w:val="04B77216"/>
    <w:rsid w:val="04B92478"/>
    <w:rsid w:val="04C9F5B7"/>
    <w:rsid w:val="04CE6094"/>
    <w:rsid w:val="04D835CB"/>
    <w:rsid w:val="04D9A71E"/>
    <w:rsid w:val="052B50F0"/>
    <w:rsid w:val="054900FB"/>
    <w:rsid w:val="056AFBB0"/>
    <w:rsid w:val="057C985D"/>
    <w:rsid w:val="05AE3712"/>
    <w:rsid w:val="05C43519"/>
    <w:rsid w:val="068C6963"/>
    <w:rsid w:val="0695BC79"/>
    <w:rsid w:val="06C9F53D"/>
    <w:rsid w:val="06CB6C91"/>
    <w:rsid w:val="06D44F8C"/>
    <w:rsid w:val="06E48C96"/>
    <w:rsid w:val="070FE26F"/>
    <w:rsid w:val="07185B5E"/>
    <w:rsid w:val="073119DB"/>
    <w:rsid w:val="073B4518"/>
    <w:rsid w:val="07478023"/>
    <w:rsid w:val="075B1074"/>
    <w:rsid w:val="0780CA90"/>
    <w:rsid w:val="078A9A64"/>
    <w:rsid w:val="079C75E9"/>
    <w:rsid w:val="07C3ABBE"/>
    <w:rsid w:val="07D84048"/>
    <w:rsid w:val="08193566"/>
    <w:rsid w:val="08356B4E"/>
    <w:rsid w:val="08357042"/>
    <w:rsid w:val="0843E6F7"/>
    <w:rsid w:val="08676BD9"/>
    <w:rsid w:val="08A29C72"/>
    <w:rsid w:val="08DBA273"/>
    <w:rsid w:val="08E777EE"/>
    <w:rsid w:val="0925F1AC"/>
    <w:rsid w:val="09512FAD"/>
    <w:rsid w:val="0964263E"/>
    <w:rsid w:val="096BD827"/>
    <w:rsid w:val="098CC090"/>
    <w:rsid w:val="09ABA6EE"/>
    <w:rsid w:val="09AD1841"/>
    <w:rsid w:val="09C61960"/>
    <w:rsid w:val="09E3C63C"/>
    <w:rsid w:val="09EE2F5A"/>
    <w:rsid w:val="0A57A64A"/>
    <w:rsid w:val="0A832E20"/>
    <w:rsid w:val="0AAB5D8C"/>
    <w:rsid w:val="0AF0E5DC"/>
    <w:rsid w:val="0B06B1AA"/>
    <w:rsid w:val="0B3E8E8A"/>
    <w:rsid w:val="0B425F1F"/>
    <w:rsid w:val="0B53ADDF"/>
    <w:rsid w:val="0BB83046"/>
    <w:rsid w:val="0BE309C2"/>
    <w:rsid w:val="0C0AD9E5"/>
    <w:rsid w:val="0C3344B0"/>
    <w:rsid w:val="0C50A6F2"/>
    <w:rsid w:val="0C718AC4"/>
    <w:rsid w:val="0C79784A"/>
    <w:rsid w:val="0C8F9120"/>
    <w:rsid w:val="0C9ACA9B"/>
    <w:rsid w:val="0CC6180C"/>
    <w:rsid w:val="0CD98D62"/>
    <w:rsid w:val="0D0CA7BF"/>
    <w:rsid w:val="0D19C06B"/>
    <w:rsid w:val="0D3B7370"/>
    <w:rsid w:val="0D70018B"/>
    <w:rsid w:val="0D722761"/>
    <w:rsid w:val="0D7F001F"/>
    <w:rsid w:val="0D9C609F"/>
    <w:rsid w:val="0DBACEE2"/>
    <w:rsid w:val="0DDA8209"/>
    <w:rsid w:val="0DFC204E"/>
    <w:rsid w:val="0E452BFF"/>
    <w:rsid w:val="0E6F4E8D"/>
    <w:rsid w:val="0E85D86B"/>
    <w:rsid w:val="0EAD0413"/>
    <w:rsid w:val="0EB8C141"/>
    <w:rsid w:val="0ECE733D"/>
    <w:rsid w:val="0EEEF5A3"/>
    <w:rsid w:val="0F0CE434"/>
    <w:rsid w:val="0F11FFAE"/>
    <w:rsid w:val="0F15566D"/>
    <w:rsid w:val="0F19464A"/>
    <w:rsid w:val="0F1FC695"/>
    <w:rsid w:val="0F541A25"/>
    <w:rsid w:val="0F65857F"/>
    <w:rsid w:val="0F97BF1F"/>
    <w:rsid w:val="0FB8EFF2"/>
    <w:rsid w:val="0FC85A3E"/>
    <w:rsid w:val="1024474B"/>
    <w:rsid w:val="1041E5B5"/>
    <w:rsid w:val="1051612D"/>
    <w:rsid w:val="10701FD5"/>
    <w:rsid w:val="1075D44E"/>
    <w:rsid w:val="10A476F7"/>
    <w:rsid w:val="10CD1031"/>
    <w:rsid w:val="10DBBE90"/>
    <w:rsid w:val="10F17656"/>
    <w:rsid w:val="110E3ED2"/>
    <w:rsid w:val="1130F1BD"/>
    <w:rsid w:val="11403FAB"/>
    <w:rsid w:val="114ECB59"/>
    <w:rsid w:val="115C0199"/>
    <w:rsid w:val="115EAB38"/>
    <w:rsid w:val="1163E2C8"/>
    <w:rsid w:val="11C5BBE9"/>
    <w:rsid w:val="11E018E2"/>
    <w:rsid w:val="11F6C5A7"/>
    <w:rsid w:val="1230565B"/>
    <w:rsid w:val="125B64E7"/>
    <w:rsid w:val="12632CEC"/>
    <w:rsid w:val="126FD1C2"/>
    <w:rsid w:val="12903BD0"/>
    <w:rsid w:val="12984DAE"/>
    <w:rsid w:val="12ACDB38"/>
    <w:rsid w:val="12E748A0"/>
    <w:rsid w:val="13065315"/>
    <w:rsid w:val="1314152E"/>
    <w:rsid w:val="131A7A79"/>
    <w:rsid w:val="1330C623"/>
    <w:rsid w:val="133222A2"/>
    <w:rsid w:val="13353388"/>
    <w:rsid w:val="1338B5EB"/>
    <w:rsid w:val="1346F0D2"/>
    <w:rsid w:val="13496AE2"/>
    <w:rsid w:val="13947AC5"/>
    <w:rsid w:val="13ABBE27"/>
    <w:rsid w:val="13AEBD1C"/>
    <w:rsid w:val="13B8FB6E"/>
    <w:rsid w:val="13ECD335"/>
    <w:rsid w:val="1400597B"/>
    <w:rsid w:val="142F9448"/>
    <w:rsid w:val="1453CBD3"/>
    <w:rsid w:val="14563878"/>
    <w:rsid w:val="145B1913"/>
    <w:rsid w:val="14B7CC25"/>
    <w:rsid w:val="14C54684"/>
    <w:rsid w:val="14FA9025"/>
    <w:rsid w:val="151FF236"/>
    <w:rsid w:val="1540311E"/>
    <w:rsid w:val="15478E88"/>
    <w:rsid w:val="1561DBB9"/>
    <w:rsid w:val="156E7871"/>
    <w:rsid w:val="157EA97B"/>
    <w:rsid w:val="158F0819"/>
    <w:rsid w:val="1599EDF9"/>
    <w:rsid w:val="15A83076"/>
    <w:rsid w:val="15DBC880"/>
    <w:rsid w:val="15DCAB44"/>
    <w:rsid w:val="15F635D4"/>
    <w:rsid w:val="160259D3"/>
    <w:rsid w:val="16200E9C"/>
    <w:rsid w:val="1624D6CA"/>
    <w:rsid w:val="16377A7C"/>
    <w:rsid w:val="1641A5B9"/>
    <w:rsid w:val="165ED23B"/>
    <w:rsid w:val="165FE309"/>
    <w:rsid w:val="1674C9E2"/>
    <w:rsid w:val="16803D15"/>
    <w:rsid w:val="1693EA4A"/>
    <w:rsid w:val="16A924F2"/>
    <w:rsid w:val="16C8FF45"/>
    <w:rsid w:val="16CAA4DD"/>
    <w:rsid w:val="16CEC34C"/>
    <w:rsid w:val="16CF2EBA"/>
    <w:rsid w:val="16FAC4B3"/>
    <w:rsid w:val="16FAF526"/>
    <w:rsid w:val="17298060"/>
    <w:rsid w:val="173B29B3"/>
    <w:rsid w:val="1746AAAB"/>
    <w:rsid w:val="17A317BF"/>
    <w:rsid w:val="17A390D1"/>
    <w:rsid w:val="17B0C8E9"/>
    <w:rsid w:val="17D280BC"/>
    <w:rsid w:val="17DC719D"/>
    <w:rsid w:val="1806AF14"/>
    <w:rsid w:val="18091949"/>
    <w:rsid w:val="181B7129"/>
    <w:rsid w:val="1825BB94"/>
    <w:rsid w:val="1829475D"/>
    <w:rsid w:val="183F4FC4"/>
    <w:rsid w:val="18496CEB"/>
    <w:rsid w:val="18A1EFB1"/>
    <w:rsid w:val="18E6728E"/>
    <w:rsid w:val="192EC904"/>
    <w:rsid w:val="196812CC"/>
    <w:rsid w:val="19935AD2"/>
    <w:rsid w:val="199A5561"/>
    <w:rsid w:val="19CAF001"/>
    <w:rsid w:val="19F805FA"/>
    <w:rsid w:val="19FD75F9"/>
    <w:rsid w:val="1A24375F"/>
    <w:rsid w:val="1A27BCDA"/>
    <w:rsid w:val="1A2EBFF1"/>
    <w:rsid w:val="1A3ABFDC"/>
    <w:rsid w:val="1A4C1A97"/>
    <w:rsid w:val="1A5EFC38"/>
    <w:rsid w:val="1A63C8C4"/>
    <w:rsid w:val="1A7D275B"/>
    <w:rsid w:val="1A80E334"/>
    <w:rsid w:val="1AAF4767"/>
    <w:rsid w:val="1AB254A1"/>
    <w:rsid w:val="1AF3CBB3"/>
    <w:rsid w:val="1AF51D90"/>
    <w:rsid w:val="1B02D788"/>
    <w:rsid w:val="1B209488"/>
    <w:rsid w:val="1B2C9BC0"/>
    <w:rsid w:val="1B33542C"/>
    <w:rsid w:val="1B8361EA"/>
    <w:rsid w:val="1BD6903D"/>
    <w:rsid w:val="1BDB3B72"/>
    <w:rsid w:val="1BF92E6A"/>
    <w:rsid w:val="1BFACC99"/>
    <w:rsid w:val="1C06036E"/>
    <w:rsid w:val="1C67A4B0"/>
    <w:rsid w:val="1C9AAC96"/>
    <w:rsid w:val="1C9EA7E9"/>
    <w:rsid w:val="1CB43732"/>
    <w:rsid w:val="1CD9A9FA"/>
    <w:rsid w:val="1CE9A1F6"/>
    <w:rsid w:val="1D0BAFA6"/>
    <w:rsid w:val="1D24F698"/>
    <w:rsid w:val="1D58FBD3"/>
    <w:rsid w:val="1DB514B7"/>
    <w:rsid w:val="1DCD3280"/>
    <w:rsid w:val="1DE99A80"/>
    <w:rsid w:val="1DF6305F"/>
    <w:rsid w:val="1E1A79E5"/>
    <w:rsid w:val="1E217826"/>
    <w:rsid w:val="1E339669"/>
    <w:rsid w:val="1E3A784A"/>
    <w:rsid w:val="1E3B83EF"/>
    <w:rsid w:val="1E4CBEC6"/>
    <w:rsid w:val="1E60B091"/>
    <w:rsid w:val="1EBB02AC"/>
    <w:rsid w:val="1ED89494"/>
    <w:rsid w:val="1F0E23A3"/>
    <w:rsid w:val="1F1E4879"/>
    <w:rsid w:val="1F3367BD"/>
    <w:rsid w:val="1F68C982"/>
    <w:rsid w:val="1F87D665"/>
    <w:rsid w:val="1FAFF665"/>
    <w:rsid w:val="1FD648AB"/>
    <w:rsid w:val="1FFB2852"/>
    <w:rsid w:val="200315D8"/>
    <w:rsid w:val="20143903"/>
    <w:rsid w:val="2043D4E2"/>
    <w:rsid w:val="2066453A"/>
    <w:rsid w:val="2083681D"/>
    <w:rsid w:val="20C42622"/>
    <w:rsid w:val="20D9A846"/>
    <w:rsid w:val="20E42029"/>
    <w:rsid w:val="20F0E62C"/>
    <w:rsid w:val="219B168C"/>
    <w:rsid w:val="21AB8263"/>
    <w:rsid w:val="21E44167"/>
    <w:rsid w:val="220A50A2"/>
    <w:rsid w:val="220EBE5A"/>
    <w:rsid w:val="2211BC95"/>
    <w:rsid w:val="22477373"/>
    <w:rsid w:val="2255E93B"/>
    <w:rsid w:val="226B087F"/>
    <w:rsid w:val="2270E09C"/>
    <w:rsid w:val="22AAB315"/>
    <w:rsid w:val="22E56947"/>
    <w:rsid w:val="23509C9A"/>
    <w:rsid w:val="2355597F"/>
    <w:rsid w:val="2382F6DB"/>
    <w:rsid w:val="238F9175"/>
    <w:rsid w:val="239E5878"/>
    <w:rsid w:val="23AF14FA"/>
    <w:rsid w:val="23D0B8C4"/>
    <w:rsid w:val="23E343D4"/>
    <w:rsid w:val="246A44D7"/>
    <w:rsid w:val="24768FC4"/>
    <w:rsid w:val="249AADF9"/>
    <w:rsid w:val="24D017E4"/>
    <w:rsid w:val="24D660B6"/>
    <w:rsid w:val="25979745"/>
    <w:rsid w:val="259AD42E"/>
    <w:rsid w:val="259DD579"/>
    <w:rsid w:val="25AD1969"/>
    <w:rsid w:val="25AE2D02"/>
    <w:rsid w:val="25CEFCCF"/>
    <w:rsid w:val="26029C32"/>
    <w:rsid w:val="26317F23"/>
    <w:rsid w:val="264FE325"/>
    <w:rsid w:val="265526D7"/>
    <w:rsid w:val="2658B57D"/>
    <w:rsid w:val="265C21A1"/>
    <w:rsid w:val="267060DB"/>
    <w:rsid w:val="26FB2E32"/>
    <w:rsid w:val="271118F0"/>
    <w:rsid w:val="272FC16D"/>
    <w:rsid w:val="273367A6"/>
    <w:rsid w:val="2733BB3A"/>
    <w:rsid w:val="274F7303"/>
    <w:rsid w:val="278A821F"/>
    <w:rsid w:val="27A6333A"/>
    <w:rsid w:val="27CD4802"/>
    <w:rsid w:val="27D1F6EF"/>
    <w:rsid w:val="27DA78AF"/>
    <w:rsid w:val="27F485DE"/>
    <w:rsid w:val="281BA912"/>
    <w:rsid w:val="281F3D13"/>
    <w:rsid w:val="282C549D"/>
    <w:rsid w:val="2844A624"/>
    <w:rsid w:val="2890F1A1"/>
    <w:rsid w:val="28D355A8"/>
    <w:rsid w:val="28DEA9FC"/>
    <w:rsid w:val="28FA975A"/>
    <w:rsid w:val="28FD18AF"/>
    <w:rsid w:val="292ECAD7"/>
    <w:rsid w:val="298AF248"/>
    <w:rsid w:val="298EC11B"/>
    <w:rsid w:val="29A9F81E"/>
    <w:rsid w:val="29AC6E20"/>
    <w:rsid w:val="2A67622F"/>
    <w:rsid w:val="2A741512"/>
    <w:rsid w:val="2ABD6FD6"/>
    <w:rsid w:val="2AD7E805"/>
    <w:rsid w:val="2B07CCD2"/>
    <w:rsid w:val="2B0DB7B3"/>
    <w:rsid w:val="2B121971"/>
    <w:rsid w:val="2B18FB52"/>
    <w:rsid w:val="2B38F5C9"/>
    <w:rsid w:val="2B69A46B"/>
    <w:rsid w:val="2B8DF860"/>
    <w:rsid w:val="2B9F767E"/>
    <w:rsid w:val="2BA0DAC7"/>
    <w:rsid w:val="2C3898D6"/>
    <w:rsid w:val="2C414915"/>
    <w:rsid w:val="2C693296"/>
    <w:rsid w:val="2C73AB35"/>
    <w:rsid w:val="2C8F3DA8"/>
    <w:rsid w:val="2CA39D33"/>
    <w:rsid w:val="2D0F49EA"/>
    <w:rsid w:val="2D3673BB"/>
    <w:rsid w:val="2D3B0FF1"/>
    <w:rsid w:val="2D4052B8"/>
    <w:rsid w:val="2D5C818E"/>
    <w:rsid w:val="2D61D588"/>
    <w:rsid w:val="2D84D6AE"/>
    <w:rsid w:val="2D9071EE"/>
    <w:rsid w:val="2D935BC5"/>
    <w:rsid w:val="2DA84D07"/>
    <w:rsid w:val="2DDC63E1"/>
    <w:rsid w:val="2E4238DD"/>
    <w:rsid w:val="2E486027"/>
    <w:rsid w:val="2E509C14"/>
    <w:rsid w:val="2E5FBBA8"/>
    <w:rsid w:val="2E758CB9"/>
    <w:rsid w:val="2E7EC1E1"/>
    <w:rsid w:val="2E81647A"/>
    <w:rsid w:val="2E969DF3"/>
    <w:rsid w:val="2EADBC2B"/>
    <w:rsid w:val="2EF851EF"/>
    <w:rsid w:val="2F002E8A"/>
    <w:rsid w:val="2F53FBAF"/>
    <w:rsid w:val="2F5FD6C6"/>
    <w:rsid w:val="2F6D8BD2"/>
    <w:rsid w:val="2FA51CDA"/>
    <w:rsid w:val="2FC469F0"/>
    <w:rsid w:val="2FC6ADC6"/>
    <w:rsid w:val="2FDF2F2E"/>
    <w:rsid w:val="301C21E6"/>
    <w:rsid w:val="303FD11C"/>
    <w:rsid w:val="3082D3C0"/>
    <w:rsid w:val="308F8C65"/>
    <w:rsid w:val="3091882D"/>
    <w:rsid w:val="309343D2"/>
    <w:rsid w:val="30B34B01"/>
    <w:rsid w:val="30B3BBB0"/>
    <w:rsid w:val="30CE04C2"/>
    <w:rsid w:val="30FE95C4"/>
    <w:rsid w:val="310845E1"/>
    <w:rsid w:val="31271E83"/>
    <w:rsid w:val="31341BE9"/>
    <w:rsid w:val="31379852"/>
    <w:rsid w:val="314C08AD"/>
    <w:rsid w:val="3167F62A"/>
    <w:rsid w:val="31A5F354"/>
    <w:rsid w:val="31B662A3"/>
    <w:rsid w:val="32482F59"/>
    <w:rsid w:val="325624AD"/>
    <w:rsid w:val="325847D1"/>
    <w:rsid w:val="325AC320"/>
    <w:rsid w:val="32BF4964"/>
    <w:rsid w:val="32C375B2"/>
    <w:rsid w:val="32F1C4B2"/>
    <w:rsid w:val="32F31544"/>
    <w:rsid w:val="3316CFF0"/>
    <w:rsid w:val="33240D37"/>
    <w:rsid w:val="3344F030"/>
    <w:rsid w:val="3368E520"/>
    <w:rsid w:val="3376F4CA"/>
    <w:rsid w:val="33AE1DE8"/>
    <w:rsid w:val="33BBDCDC"/>
    <w:rsid w:val="33CA5E55"/>
    <w:rsid w:val="33DEA968"/>
    <w:rsid w:val="340F0E03"/>
    <w:rsid w:val="342A1CC3"/>
    <w:rsid w:val="346C195B"/>
    <w:rsid w:val="34997832"/>
    <w:rsid w:val="34B5FF47"/>
    <w:rsid w:val="34B6A097"/>
    <w:rsid w:val="34CC381E"/>
    <w:rsid w:val="34D04173"/>
    <w:rsid w:val="34D22414"/>
    <w:rsid w:val="34E0E064"/>
    <w:rsid w:val="34FC6974"/>
    <w:rsid w:val="35045977"/>
    <w:rsid w:val="35386744"/>
    <w:rsid w:val="35647EA8"/>
    <w:rsid w:val="356E0476"/>
    <w:rsid w:val="3593964D"/>
    <w:rsid w:val="359B83D3"/>
    <w:rsid w:val="35BBACD0"/>
    <w:rsid w:val="35C07D4C"/>
    <w:rsid w:val="35C27FBC"/>
    <w:rsid w:val="35C3036D"/>
    <w:rsid w:val="35CC3289"/>
    <w:rsid w:val="35D2E929"/>
    <w:rsid w:val="35D7E934"/>
    <w:rsid w:val="361F1ABD"/>
    <w:rsid w:val="361F3CCC"/>
    <w:rsid w:val="363379C7"/>
    <w:rsid w:val="3633A200"/>
    <w:rsid w:val="36494D56"/>
    <w:rsid w:val="36639B7F"/>
    <w:rsid w:val="366DF475"/>
    <w:rsid w:val="369B1327"/>
    <w:rsid w:val="36B09862"/>
    <w:rsid w:val="37125EC1"/>
    <w:rsid w:val="37273CBA"/>
    <w:rsid w:val="3729F838"/>
    <w:rsid w:val="373B65E0"/>
    <w:rsid w:val="374D9CD6"/>
    <w:rsid w:val="376954C2"/>
    <w:rsid w:val="37893022"/>
    <w:rsid w:val="379727BF"/>
    <w:rsid w:val="37AB93E9"/>
    <w:rsid w:val="37B8FD4C"/>
    <w:rsid w:val="37BB00D6"/>
    <w:rsid w:val="37BC973E"/>
    <w:rsid w:val="381474D1"/>
    <w:rsid w:val="3859068A"/>
    <w:rsid w:val="3882F22D"/>
    <w:rsid w:val="388AF4A7"/>
    <w:rsid w:val="38A7794E"/>
    <w:rsid w:val="38B1D244"/>
    <w:rsid w:val="38C0DE19"/>
    <w:rsid w:val="38D73641"/>
    <w:rsid w:val="38F34D92"/>
    <w:rsid w:val="38F55A68"/>
    <w:rsid w:val="38FE5925"/>
    <w:rsid w:val="393967EC"/>
    <w:rsid w:val="3944BF38"/>
    <w:rsid w:val="39A8042A"/>
    <w:rsid w:val="39AA264C"/>
    <w:rsid w:val="39B00FD3"/>
    <w:rsid w:val="39B5E91F"/>
    <w:rsid w:val="39EBB928"/>
    <w:rsid w:val="39EFC42B"/>
    <w:rsid w:val="3A49FF83"/>
    <w:rsid w:val="3A4AD352"/>
    <w:rsid w:val="3A4D5D5C"/>
    <w:rsid w:val="3A7C27E5"/>
    <w:rsid w:val="3AB626BE"/>
    <w:rsid w:val="3AD1D72D"/>
    <w:rsid w:val="3AF797AB"/>
    <w:rsid w:val="3B0A8D30"/>
    <w:rsid w:val="3B34C376"/>
    <w:rsid w:val="3B41816F"/>
    <w:rsid w:val="3B524660"/>
    <w:rsid w:val="3B62FFD8"/>
    <w:rsid w:val="3BCE8C83"/>
    <w:rsid w:val="3BDE5BE1"/>
    <w:rsid w:val="3BF10583"/>
    <w:rsid w:val="3C02D7D1"/>
    <w:rsid w:val="3C19568B"/>
    <w:rsid w:val="3C2AEE54"/>
    <w:rsid w:val="3C37B62A"/>
    <w:rsid w:val="3C614210"/>
    <w:rsid w:val="3C6A7785"/>
    <w:rsid w:val="3C749312"/>
    <w:rsid w:val="3C99CB1E"/>
    <w:rsid w:val="3CA48A17"/>
    <w:rsid w:val="3CA65D91"/>
    <w:rsid w:val="3CB90B69"/>
    <w:rsid w:val="3CD54873"/>
    <w:rsid w:val="3D2583B8"/>
    <w:rsid w:val="3D482E6B"/>
    <w:rsid w:val="3D67391F"/>
    <w:rsid w:val="3DA695B8"/>
    <w:rsid w:val="3DB86F9F"/>
    <w:rsid w:val="3DBD8972"/>
    <w:rsid w:val="3DC5FB77"/>
    <w:rsid w:val="3DF871A6"/>
    <w:rsid w:val="3E0E6F60"/>
    <w:rsid w:val="3E169F0B"/>
    <w:rsid w:val="3E193575"/>
    <w:rsid w:val="3E1E632E"/>
    <w:rsid w:val="3E41BB94"/>
    <w:rsid w:val="3E449207"/>
    <w:rsid w:val="3E506DF6"/>
    <w:rsid w:val="3E5C5CD0"/>
    <w:rsid w:val="3EAAB610"/>
    <w:rsid w:val="3EB6C837"/>
    <w:rsid w:val="3ED95E94"/>
    <w:rsid w:val="3F08E697"/>
    <w:rsid w:val="3F11D3F7"/>
    <w:rsid w:val="3F27E292"/>
    <w:rsid w:val="3F324E9F"/>
    <w:rsid w:val="3F57D56C"/>
    <w:rsid w:val="3F6A8EFE"/>
    <w:rsid w:val="3F6AE6AC"/>
    <w:rsid w:val="3F927415"/>
    <w:rsid w:val="3F944207"/>
    <w:rsid w:val="3FA075E6"/>
    <w:rsid w:val="3FB0421B"/>
    <w:rsid w:val="3FB82EA6"/>
    <w:rsid w:val="3FED2DF0"/>
    <w:rsid w:val="404FDE7C"/>
    <w:rsid w:val="4077A417"/>
    <w:rsid w:val="40A4C89C"/>
    <w:rsid w:val="40C72DA9"/>
    <w:rsid w:val="41080181"/>
    <w:rsid w:val="411727B8"/>
    <w:rsid w:val="4119644B"/>
    <w:rsid w:val="412B0F5C"/>
    <w:rsid w:val="414F85DF"/>
    <w:rsid w:val="415B4982"/>
    <w:rsid w:val="4166E17D"/>
    <w:rsid w:val="416DEA39"/>
    <w:rsid w:val="418643E8"/>
    <w:rsid w:val="4195134F"/>
    <w:rsid w:val="41A5D165"/>
    <w:rsid w:val="41BCA9C8"/>
    <w:rsid w:val="41CB5BE0"/>
    <w:rsid w:val="42318C0E"/>
    <w:rsid w:val="4233AB22"/>
    <w:rsid w:val="42450B58"/>
    <w:rsid w:val="42BA5025"/>
    <w:rsid w:val="42BD7EC2"/>
    <w:rsid w:val="42D720A9"/>
    <w:rsid w:val="42EFCF68"/>
    <w:rsid w:val="430F1855"/>
    <w:rsid w:val="430F6281"/>
    <w:rsid w:val="434395D1"/>
    <w:rsid w:val="436517D9"/>
    <w:rsid w:val="4366D8AD"/>
    <w:rsid w:val="43934A77"/>
    <w:rsid w:val="43C15AED"/>
    <w:rsid w:val="440115CB"/>
    <w:rsid w:val="441D171A"/>
    <w:rsid w:val="443D909C"/>
    <w:rsid w:val="444198C4"/>
    <w:rsid w:val="444E699D"/>
    <w:rsid w:val="4467B32A"/>
    <w:rsid w:val="448AF35F"/>
    <w:rsid w:val="44B68011"/>
    <w:rsid w:val="44C4C68B"/>
    <w:rsid w:val="44DDEEE8"/>
    <w:rsid w:val="44E78BE5"/>
    <w:rsid w:val="45045430"/>
    <w:rsid w:val="45176D40"/>
    <w:rsid w:val="45181C69"/>
    <w:rsid w:val="45192A7D"/>
    <w:rsid w:val="45558EAA"/>
    <w:rsid w:val="4582D13A"/>
    <w:rsid w:val="459E65E4"/>
    <w:rsid w:val="45B0DAAE"/>
    <w:rsid w:val="45B8897E"/>
    <w:rsid w:val="45D77C33"/>
    <w:rsid w:val="45E7F554"/>
    <w:rsid w:val="46065B42"/>
    <w:rsid w:val="4653A9EF"/>
    <w:rsid w:val="4667D323"/>
    <w:rsid w:val="46980E94"/>
    <w:rsid w:val="46A698CB"/>
    <w:rsid w:val="46B4FAC6"/>
    <w:rsid w:val="46BA2BD2"/>
    <w:rsid w:val="46C4D9BB"/>
    <w:rsid w:val="46D34CB7"/>
    <w:rsid w:val="46D7DC11"/>
    <w:rsid w:val="4708A45A"/>
    <w:rsid w:val="4713B90E"/>
    <w:rsid w:val="473E1F8E"/>
    <w:rsid w:val="474D77FE"/>
    <w:rsid w:val="4757810D"/>
    <w:rsid w:val="4763F687"/>
    <w:rsid w:val="47649CD0"/>
    <w:rsid w:val="476BAE26"/>
    <w:rsid w:val="4775F891"/>
    <w:rsid w:val="47824A12"/>
    <w:rsid w:val="47855434"/>
    <w:rsid w:val="47CACF2A"/>
    <w:rsid w:val="47D4809D"/>
    <w:rsid w:val="47DCE298"/>
    <w:rsid w:val="47EF440A"/>
    <w:rsid w:val="4805751A"/>
    <w:rsid w:val="483253DF"/>
    <w:rsid w:val="483A0672"/>
    <w:rsid w:val="4863C952"/>
    <w:rsid w:val="48650EF3"/>
    <w:rsid w:val="487E0F55"/>
    <w:rsid w:val="4883CD3C"/>
    <w:rsid w:val="48CF2A8E"/>
    <w:rsid w:val="48DEEF69"/>
    <w:rsid w:val="48F3516E"/>
    <w:rsid w:val="49166287"/>
    <w:rsid w:val="4924E9D0"/>
    <w:rsid w:val="492E6ED8"/>
    <w:rsid w:val="493A68B4"/>
    <w:rsid w:val="49572461"/>
    <w:rsid w:val="49701C2F"/>
    <w:rsid w:val="49F297B5"/>
    <w:rsid w:val="49FA4640"/>
    <w:rsid w:val="4A03C003"/>
    <w:rsid w:val="4A37495B"/>
    <w:rsid w:val="4A594622"/>
    <w:rsid w:val="4A6810D3"/>
    <w:rsid w:val="4A6BFC3C"/>
    <w:rsid w:val="4A784547"/>
    <w:rsid w:val="4AACD66B"/>
    <w:rsid w:val="4AAD067A"/>
    <w:rsid w:val="4AC1FD73"/>
    <w:rsid w:val="4AD04BC8"/>
    <w:rsid w:val="4AED5D5C"/>
    <w:rsid w:val="4B63E1B0"/>
    <w:rsid w:val="4B7B273E"/>
    <w:rsid w:val="4B9E0855"/>
    <w:rsid w:val="4BE0E374"/>
    <w:rsid w:val="4C3767AA"/>
    <w:rsid w:val="4C487281"/>
    <w:rsid w:val="4C7CBF10"/>
    <w:rsid w:val="4C94D2BF"/>
    <w:rsid w:val="4CA9730A"/>
    <w:rsid w:val="4CBD994B"/>
    <w:rsid w:val="4CE21EEC"/>
    <w:rsid w:val="4CF359C3"/>
    <w:rsid w:val="4CF91947"/>
    <w:rsid w:val="4CFA0CC6"/>
    <w:rsid w:val="4D0E124A"/>
    <w:rsid w:val="4D559662"/>
    <w:rsid w:val="4D7103FD"/>
    <w:rsid w:val="4D8CB905"/>
    <w:rsid w:val="4D91BF1C"/>
    <w:rsid w:val="4DBCB982"/>
    <w:rsid w:val="4DC70A7C"/>
    <w:rsid w:val="4DD3380B"/>
    <w:rsid w:val="4DDAEFAA"/>
    <w:rsid w:val="4DE9D3AA"/>
    <w:rsid w:val="4E45436B"/>
    <w:rsid w:val="4E4A3B5B"/>
    <w:rsid w:val="4E521528"/>
    <w:rsid w:val="4E6BFF24"/>
    <w:rsid w:val="4EA9E2AB"/>
    <w:rsid w:val="4EF2CB0D"/>
    <w:rsid w:val="4EF437EE"/>
    <w:rsid w:val="4F93E0CE"/>
    <w:rsid w:val="4FAA65D1"/>
    <w:rsid w:val="4FAC508F"/>
    <w:rsid w:val="50009751"/>
    <w:rsid w:val="5018F0C7"/>
    <w:rsid w:val="5030DC51"/>
    <w:rsid w:val="504307B5"/>
    <w:rsid w:val="50513D23"/>
    <w:rsid w:val="50A3C01B"/>
    <w:rsid w:val="50C4DA48"/>
    <w:rsid w:val="5106D81A"/>
    <w:rsid w:val="510AD8CD"/>
    <w:rsid w:val="51629E2A"/>
    <w:rsid w:val="517487E3"/>
    <w:rsid w:val="517A493A"/>
    <w:rsid w:val="518C0444"/>
    <w:rsid w:val="51C5035B"/>
    <w:rsid w:val="51DF0C54"/>
    <w:rsid w:val="5247EAA3"/>
    <w:rsid w:val="5260129D"/>
    <w:rsid w:val="52902AA5"/>
    <w:rsid w:val="52C1E332"/>
    <w:rsid w:val="52C6D8A8"/>
    <w:rsid w:val="52E6B84E"/>
    <w:rsid w:val="52F93D52"/>
    <w:rsid w:val="53152B33"/>
    <w:rsid w:val="534EB69C"/>
    <w:rsid w:val="536AC53B"/>
    <w:rsid w:val="536C66ED"/>
    <w:rsid w:val="5371B0BC"/>
    <w:rsid w:val="537ADCB5"/>
    <w:rsid w:val="5380348E"/>
    <w:rsid w:val="53945BF2"/>
    <w:rsid w:val="53ADA9CE"/>
    <w:rsid w:val="53C22377"/>
    <w:rsid w:val="53F3687C"/>
    <w:rsid w:val="5432DCE7"/>
    <w:rsid w:val="547116C1"/>
    <w:rsid w:val="5472E4A2"/>
    <w:rsid w:val="54922DDA"/>
    <w:rsid w:val="54A2D8A5"/>
    <w:rsid w:val="54B4ACEA"/>
    <w:rsid w:val="54CD74EB"/>
    <w:rsid w:val="54FC9340"/>
    <w:rsid w:val="5506959C"/>
    <w:rsid w:val="5508374E"/>
    <w:rsid w:val="552FD4BE"/>
    <w:rsid w:val="55302C53"/>
    <w:rsid w:val="55325724"/>
    <w:rsid w:val="553E9223"/>
    <w:rsid w:val="554233A7"/>
    <w:rsid w:val="5573B30F"/>
    <w:rsid w:val="55A41236"/>
    <w:rsid w:val="55BEA95F"/>
    <w:rsid w:val="55C066CE"/>
    <w:rsid w:val="55C55BE6"/>
    <w:rsid w:val="55CCAD6A"/>
    <w:rsid w:val="55D27CFA"/>
    <w:rsid w:val="56013A70"/>
    <w:rsid w:val="561C1C37"/>
    <w:rsid w:val="563EF914"/>
    <w:rsid w:val="56487602"/>
    <w:rsid w:val="5654375A"/>
    <w:rsid w:val="5692F24D"/>
    <w:rsid w:val="56ABDBCD"/>
    <w:rsid w:val="56AFECF7"/>
    <w:rsid w:val="56C440D5"/>
    <w:rsid w:val="56E2C33B"/>
    <w:rsid w:val="571041FF"/>
    <w:rsid w:val="57161F34"/>
    <w:rsid w:val="571F9721"/>
    <w:rsid w:val="572F77F8"/>
    <w:rsid w:val="57401A75"/>
    <w:rsid w:val="57424644"/>
    <w:rsid w:val="5742A12C"/>
    <w:rsid w:val="57623890"/>
    <w:rsid w:val="578A8DB0"/>
    <w:rsid w:val="57BAFA0C"/>
    <w:rsid w:val="57D3BF7F"/>
    <w:rsid w:val="57E0DF9E"/>
    <w:rsid w:val="57EC4DAC"/>
    <w:rsid w:val="57F4BD17"/>
    <w:rsid w:val="57F93FB5"/>
    <w:rsid w:val="582021AC"/>
    <w:rsid w:val="58530F0F"/>
    <w:rsid w:val="58559185"/>
    <w:rsid w:val="5867CD15"/>
    <w:rsid w:val="5869F7E6"/>
    <w:rsid w:val="5881FE5D"/>
    <w:rsid w:val="58832043"/>
    <w:rsid w:val="588FBB53"/>
    <w:rsid w:val="58A5F42A"/>
    <w:rsid w:val="58DBA194"/>
    <w:rsid w:val="58F4169F"/>
    <w:rsid w:val="590F759E"/>
    <w:rsid w:val="591065A4"/>
    <w:rsid w:val="595FC187"/>
    <w:rsid w:val="5987F612"/>
    <w:rsid w:val="59908D78"/>
    <w:rsid w:val="59C19C66"/>
    <w:rsid w:val="59CBBDD3"/>
    <w:rsid w:val="59DD1C47"/>
    <w:rsid w:val="59FC4ADD"/>
    <w:rsid w:val="5A0AACD8"/>
    <w:rsid w:val="5A0EF1E0"/>
    <w:rsid w:val="5A281B9C"/>
    <w:rsid w:val="5A47E2C1"/>
    <w:rsid w:val="5A7D9763"/>
    <w:rsid w:val="5AAA2AB0"/>
    <w:rsid w:val="5AAF2E55"/>
    <w:rsid w:val="5AC6D891"/>
    <w:rsid w:val="5AD39642"/>
    <w:rsid w:val="5ADD987B"/>
    <w:rsid w:val="5B4D05BB"/>
    <w:rsid w:val="5B5484CF"/>
    <w:rsid w:val="5B5E1EBB"/>
    <w:rsid w:val="5B6C4005"/>
    <w:rsid w:val="5B6DAD2C"/>
    <w:rsid w:val="5B7F522D"/>
    <w:rsid w:val="5B9D9080"/>
    <w:rsid w:val="5BAB7160"/>
    <w:rsid w:val="5BE466A2"/>
    <w:rsid w:val="5BFFD3C7"/>
    <w:rsid w:val="5C0B2CB8"/>
    <w:rsid w:val="5C24C66F"/>
    <w:rsid w:val="5C2F1F65"/>
    <w:rsid w:val="5C3AC58B"/>
    <w:rsid w:val="5C417A32"/>
    <w:rsid w:val="5C55B39C"/>
    <w:rsid w:val="5C5C3E17"/>
    <w:rsid w:val="5C62FC86"/>
    <w:rsid w:val="5C7BB7AD"/>
    <w:rsid w:val="5C818343"/>
    <w:rsid w:val="5C8E0845"/>
    <w:rsid w:val="5C95156E"/>
    <w:rsid w:val="5CBE5ADC"/>
    <w:rsid w:val="5D18D3EE"/>
    <w:rsid w:val="5D1B1B0F"/>
    <w:rsid w:val="5D2C239A"/>
    <w:rsid w:val="5D3A2814"/>
    <w:rsid w:val="5D5A2496"/>
    <w:rsid w:val="5D7F8383"/>
    <w:rsid w:val="5D909D51"/>
    <w:rsid w:val="5DD7EB17"/>
    <w:rsid w:val="5DF51DD1"/>
    <w:rsid w:val="5DFD7D34"/>
    <w:rsid w:val="5DFECCE7"/>
    <w:rsid w:val="5E3ADE50"/>
    <w:rsid w:val="5E7EF4E4"/>
    <w:rsid w:val="5E92C7EE"/>
    <w:rsid w:val="5E941317"/>
    <w:rsid w:val="5EA54DEE"/>
    <w:rsid w:val="5ECFBC00"/>
    <w:rsid w:val="5ED53142"/>
    <w:rsid w:val="5ED9396A"/>
    <w:rsid w:val="5EDE54DE"/>
    <w:rsid w:val="5EEE67F0"/>
    <w:rsid w:val="5EF5F4F7"/>
    <w:rsid w:val="5EF849FB"/>
    <w:rsid w:val="5EFF53D0"/>
    <w:rsid w:val="5F14F809"/>
    <w:rsid w:val="5F1A8240"/>
    <w:rsid w:val="5F1B53E4"/>
    <w:rsid w:val="5F4F3E67"/>
    <w:rsid w:val="5F973D9A"/>
    <w:rsid w:val="5FAE2630"/>
    <w:rsid w:val="5FCAF70B"/>
    <w:rsid w:val="603F3724"/>
    <w:rsid w:val="607509CB"/>
    <w:rsid w:val="6079C490"/>
    <w:rsid w:val="60ABCEC0"/>
    <w:rsid w:val="60C3EA0B"/>
    <w:rsid w:val="60D1FDBC"/>
    <w:rsid w:val="61151537"/>
    <w:rsid w:val="6118E9D3"/>
    <w:rsid w:val="611EF684"/>
    <w:rsid w:val="6126E30F"/>
    <w:rsid w:val="6150B67C"/>
    <w:rsid w:val="619258D1"/>
    <w:rsid w:val="61AA5E86"/>
    <w:rsid w:val="61CBB3D9"/>
    <w:rsid w:val="61CF8FA3"/>
    <w:rsid w:val="61E23809"/>
    <w:rsid w:val="62626FD0"/>
    <w:rsid w:val="62628FD1"/>
    <w:rsid w:val="626DA28D"/>
    <w:rsid w:val="62B8ED05"/>
    <w:rsid w:val="62CA74FB"/>
    <w:rsid w:val="62D4F5F9"/>
    <w:rsid w:val="6322E577"/>
    <w:rsid w:val="63472A15"/>
    <w:rsid w:val="638CE837"/>
    <w:rsid w:val="639384A2"/>
    <w:rsid w:val="63CBBB1E"/>
    <w:rsid w:val="63FFDED5"/>
    <w:rsid w:val="641696A2"/>
    <w:rsid w:val="645A4E24"/>
    <w:rsid w:val="647B2974"/>
    <w:rsid w:val="649603B7"/>
    <w:rsid w:val="64A95816"/>
    <w:rsid w:val="64CAA8B9"/>
    <w:rsid w:val="64EA2C3E"/>
    <w:rsid w:val="64EC554C"/>
    <w:rsid w:val="65002AF0"/>
    <w:rsid w:val="650C26F3"/>
    <w:rsid w:val="654075E7"/>
    <w:rsid w:val="65ED5B6A"/>
    <w:rsid w:val="65FE802B"/>
    <w:rsid w:val="66274F2B"/>
    <w:rsid w:val="6639BB7B"/>
    <w:rsid w:val="663A388F"/>
    <w:rsid w:val="6653882A"/>
    <w:rsid w:val="667CACFF"/>
    <w:rsid w:val="66838C73"/>
    <w:rsid w:val="6694A759"/>
    <w:rsid w:val="66954681"/>
    <w:rsid w:val="66A19480"/>
    <w:rsid w:val="66AE78A8"/>
    <w:rsid w:val="66B2735F"/>
    <w:rsid w:val="66D5E6A0"/>
    <w:rsid w:val="66F677C4"/>
    <w:rsid w:val="66FA07AC"/>
    <w:rsid w:val="6712533B"/>
    <w:rsid w:val="6712F1DD"/>
    <w:rsid w:val="67377F97"/>
    <w:rsid w:val="675853FF"/>
    <w:rsid w:val="676F669C"/>
    <w:rsid w:val="6771D20C"/>
    <w:rsid w:val="6779BF92"/>
    <w:rsid w:val="67C14417"/>
    <w:rsid w:val="67D3B008"/>
    <w:rsid w:val="67DB2297"/>
    <w:rsid w:val="67DF8D80"/>
    <w:rsid w:val="67EBE231"/>
    <w:rsid w:val="67EF49A2"/>
    <w:rsid w:val="67FDE061"/>
    <w:rsid w:val="6807A79D"/>
    <w:rsid w:val="683AF55D"/>
    <w:rsid w:val="685E6337"/>
    <w:rsid w:val="689EF8E2"/>
    <w:rsid w:val="68AE239C"/>
    <w:rsid w:val="68C5FE6D"/>
    <w:rsid w:val="68D53D77"/>
    <w:rsid w:val="68DCE411"/>
    <w:rsid w:val="68EBAB14"/>
    <w:rsid w:val="69061949"/>
    <w:rsid w:val="691B0DF8"/>
    <w:rsid w:val="69228B44"/>
    <w:rsid w:val="695E9BA4"/>
    <w:rsid w:val="69761E2C"/>
    <w:rsid w:val="69B3D7A7"/>
    <w:rsid w:val="69E3015E"/>
    <w:rsid w:val="69F0D5AF"/>
    <w:rsid w:val="69FF82BF"/>
    <w:rsid w:val="6A043CA5"/>
    <w:rsid w:val="6A21E316"/>
    <w:rsid w:val="6AB4EC6F"/>
    <w:rsid w:val="6AF1340D"/>
    <w:rsid w:val="6B0DA9B2"/>
    <w:rsid w:val="6B4DA6CD"/>
    <w:rsid w:val="6B666913"/>
    <w:rsid w:val="6B72961F"/>
    <w:rsid w:val="6B7ED1BF"/>
    <w:rsid w:val="6BA733ED"/>
    <w:rsid w:val="6BA957C3"/>
    <w:rsid w:val="6BBB777E"/>
    <w:rsid w:val="6BBFA9F8"/>
    <w:rsid w:val="6BFA3ED0"/>
    <w:rsid w:val="6C0A3EB9"/>
    <w:rsid w:val="6C0BFA5E"/>
    <w:rsid w:val="6C1484D3"/>
    <w:rsid w:val="6C3840F6"/>
    <w:rsid w:val="6C4067D7"/>
    <w:rsid w:val="6C4B4E14"/>
    <w:rsid w:val="6CED4558"/>
    <w:rsid w:val="6D136CCB"/>
    <w:rsid w:val="6D25C7C0"/>
    <w:rsid w:val="6D5F1E16"/>
    <w:rsid w:val="6D9302A3"/>
    <w:rsid w:val="6DAD5A5B"/>
    <w:rsid w:val="6E3A5F7F"/>
    <w:rsid w:val="6E41683B"/>
    <w:rsid w:val="6E896A40"/>
    <w:rsid w:val="6E8B0896"/>
    <w:rsid w:val="6E941556"/>
    <w:rsid w:val="6EA2495B"/>
    <w:rsid w:val="6EA846A9"/>
    <w:rsid w:val="6EAB2C56"/>
    <w:rsid w:val="6EC8A977"/>
    <w:rsid w:val="6EF74ABA"/>
    <w:rsid w:val="6F2BEB45"/>
    <w:rsid w:val="6F4151BF"/>
    <w:rsid w:val="6F4C4D90"/>
    <w:rsid w:val="6F5B45AC"/>
    <w:rsid w:val="6F6723AC"/>
    <w:rsid w:val="6F802190"/>
    <w:rsid w:val="6F8070EA"/>
    <w:rsid w:val="6FABDAB6"/>
    <w:rsid w:val="6FB6B6CB"/>
    <w:rsid w:val="6FF02861"/>
    <w:rsid w:val="70007249"/>
    <w:rsid w:val="700B53B5"/>
    <w:rsid w:val="702D99A8"/>
    <w:rsid w:val="7046FCB7"/>
    <w:rsid w:val="709115C9"/>
    <w:rsid w:val="709BD0F4"/>
    <w:rsid w:val="70B93581"/>
    <w:rsid w:val="70DA4617"/>
    <w:rsid w:val="70E64F63"/>
    <w:rsid w:val="7101FEBB"/>
    <w:rsid w:val="713A06A3"/>
    <w:rsid w:val="7142F9EA"/>
    <w:rsid w:val="71540920"/>
    <w:rsid w:val="71690886"/>
    <w:rsid w:val="716AACBC"/>
    <w:rsid w:val="718283B8"/>
    <w:rsid w:val="71C5D139"/>
    <w:rsid w:val="71E21457"/>
    <w:rsid w:val="71E2AE68"/>
    <w:rsid w:val="71F0E378"/>
    <w:rsid w:val="725237C8"/>
    <w:rsid w:val="725B0168"/>
    <w:rsid w:val="72826346"/>
    <w:rsid w:val="72B7C252"/>
    <w:rsid w:val="72C3F46E"/>
    <w:rsid w:val="72D5D704"/>
    <w:rsid w:val="7308ADED"/>
    <w:rsid w:val="731AC0E9"/>
    <w:rsid w:val="731E5419"/>
    <w:rsid w:val="737392AD"/>
    <w:rsid w:val="73775EC4"/>
    <w:rsid w:val="73970CCF"/>
    <w:rsid w:val="73A90364"/>
    <w:rsid w:val="73B19380"/>
    <w:rsid w:val="73CE641E"/>
    <w:rsid w:val="73DD4C75"/>
    <w:rsid w:val="742CB0BC"/>
    <w:rsid w:val="743F93EA"/>
    <w:rsid w:val="748C1FBB"/>
    <w:rsid w:val="74C8D2F7"/>
    <w:rsid w:val="74DC2A8A"/>
    <w:rsid w:val="750EDD0D"/>
    <w:rsid w:val="750F1DD5"/>
    <w:rsid w:val="75118ADF"/>
    <w:rsid w:val="751A6DDA"/>
    <w:rsid w:val="751D392C"/>
    <w:rsid w:val="75289091"/>
    <w:rsid w:val="753711AC"/>
    <w:rsid w:val="75848C17"/>
    <w:rsid w:val="758CA6A4"/>
    <w:rsid w:val="75E0C9AE"/>
    <w:rsid w:val="76054DD2"/>
    <w:rsid w:val="760E742B"/>
    <w:rsid w:val="763C0CF0"/>
    <w:rsid w:val="763DFF81"/>
    <w:rsid w:val="7652FBDB"/>
    <w:rsid w:val="76578442"/>
    <w:rsid w:val="7680E6AB"/>
    <w:rsid w:val="76987D47"/>
    <w:rsid w:val="76C460F2"/>
    <w:rsid w:val="76C980A4"/>
    <w:rsid w:val="76FF1E4D"/>
    <w:rsid w:val="77025C9F"/>
    <w:rsid w:val="7725A8EB"/>
    <w:rsid w:val="772F07BC"/>
    <w:rsid w:val="77745BE6"/>
    <w:rsid w:val="77A8153F"/>
    <w:rsid w:val="77C3C440"/>
    <w:rsid w:val="77D5A3DF"/>
    <w:rsid w:val="77E51225"/>
    <w:rsid w:val="780B0208"/>
    <w:rsid w:val="78344DA8"/>
    <w:rsid w:val="7885BE5C"/>
    <w:rsid w:val="78A8A707"/>
    <w:rsid w:val="78FBCCBC"/>
    <w:rsid w:val="7900FD11"/>
    <w:rsid w:val="792BB3BD"/>
    <w:rsid w:val="7937AE41"/>
    <w:rsid w:val="7976463A"/>
    <w:rsid w:val="7976A9F7"/>
    <w:rsid w:val="79D3ACAE"/>
    <w:rsid w:val="79E4FC02"/>
    <w:rsid w:val="79ECE988"/>
    <w:rsid w:val="7A064E53"/>
    <w:rsid w:val="7A07E509"/>
    <w:rsid w:val="7A0B5C1E"/>
    <w:rsid w:val="7A0F72DA"/>
    <w:rsid w:val="7A1F6010"/>
    <w:rsid w:val="7A2DA5DD"/>
    <w:rsid w:val="7A3DF730"/>
    <w:rsid w:val="7A8D31A9"/>
    <w:rsid w:val="7A8F2E4A"/>
    <w:rsid w:val="7A8FF7BF"/>
    <w:rsid w:val="7AB66B2E"/>
    <w:rsid w:val="7ABF9698"/>
    <w:rsid w:val="7AD6855B"/>
    <w:rsid w:val="7B011186"/>
    <w:rsid w:val="7B032D07"/>
    <w:rsid w:val="7B38A931"/>
    <w:rsid w:val="7B3ED5AA"/>
    <w:rsid w:val="7B44A2A2"/>
    <w:rsid w:val="7B6EEC00"/>
    <w:rsid w:val="7B829AF1"/>
    <w:rsid w:val="7B8934F5"/>
    <w:rsid w:val="7B99EF3A"/>
    <w:rsid w:val="7BAF76D4"/>
    <w:rsid w:val="7BD8B606"/>
    <w:rsid w:val="7C15E223"/>
    <w:rsid w:val="7C1D1281"/>
    <w:rsid w:val="7C2AA89D"/>
    <w:rsid w:val="7C5219A8"/>
    <w:rsid w:val="7C9731A0"/>
    <w:rsid w:val="7CDE1877"/>
    <w:rsid w:val="7CFA1876"/>
    <w:rsid w:val="7D0A641C"/>
    <w:rsid w:val="7D1E6B52"/>
    <w:rsid w:val="7D3859E7"/>
    <w:rsid w:val="7D748667"/>
    <w:rsid w:val="7D7C24FC"/>
    <w:rsid w:val="7DA304E2"/>
    <w:rsid w:val="7DC20FE4"/>
    <w:rsid w:val="7DC3C1E1"/>
    <w:rsid w:val="7DD2CD8E"/>
    <w:rsid w:val="7DD41175"/>
    <w:rsid w:val="7DEEC4FB"/>
    <w:rsid w:val="7DF91946"/>
    <w:rsid w:val="7DFF6229"/>
    <w:rsid w:val="7E142637"/>
    <w:rsid w:val="7E19DD67"/>
    <w:rsid w:val="7E3204D4"/>
    <w:rsid w:val="7E701F06"/>
    <w:rsid w:val="7E8665AD"/>
    <w:rsid w:val="7EC81BAE"/>
    <w:rsid w:val="7EC89752"/>
    <w:rsid w:val="7EE670D0"/>
    <w:rsid w:val="7F0D6E84"/>
    <w:rsid w:val="7F5241A1"/>
    <w:rsid w:val="7FB12FE2"/>
    <w:rsid w:val="7FCFBEA7"/>
    <w:rsid w:val="7FCFF2D8"/>
    <w:rsid w:val="7FE400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F030"/>
  <w15:chartTrackingRefBased/>
  <w15:docId w15:val="{3A4232F4-BCAA-4BD8-B209-72194E8A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uiPriority w:val="9"/>
    <w:name w:val="heading 2"/>
    <w:basedOn w:val="Normal"/>
    <w:next w:val="Normal"/>
    <w:unhideWhenUsed/>
    <w:link w:val="Heading2Char"/>
    <w:qFormat/>
    <w:rsid w:val="65FE802B"/>
    <w:rPr>
      <w:rFonts w:ascii="Times New Roman" w:hAnsi="Times New Roman" w:eastAsia="ＭＳ ゴシック" w:cs="Times New Roman" w:eastAsiaTheme="majorEastAsia" w:cstheme="majorBidi"/>
      <w:b w:val="1"/>
      <w:bCs w:val="1"/>
      <w:i w:val="1"/>
      <w:iCs w:val="1"/>
      <w:color w:val="000000" w:themeColor="text1" w:themeTint="FF" w:themeShade="FF"/>
      <w:sz w:val="24"/>
      <w:szCs w:val="24"/>
    </w:rPr>
    <w:pPr>
      <w:keepNext w:val="1"/>
      <w:keepLines w:val="1"/>
      <w:spacing w:before="40" w:after="0"/>
      <w:outlineLvl w:val="1"/>
    </w:pPr>
  </w:style>
  <w:style w:type="paragraph" w:styleId="Heading3">
    <w:name w:val="heading 3"/>
    <w:basedOn w:val="Normal"/>
    <w:next w:val="Normal"/>
    <w:link w:val="Heading3Char"/>
    <w:autoRedefine/>
    <w:uiPriority w:val="9"/>
    <w:unhideWhenUsed/>
    <w:qFormat/>
    <w:rsid w:val="00855A93"/>
    <w:pPr>
      <w:keepNext/>
      <w:keepLines/>
      <w:spacing w:before="40" w:after="0"/>
      <w:outlineLvl w:val="2"/>
    </w:pPr>
    <w:rPr>
      <w:rFonts w:ascii="Times New Roman" w:hAnsi="Times New Roman" w:eastAsiaTheme="majorEastAsia" w:cstheme="majorBidi"/>
      <w:b/>
      <w:i/>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xnormaltextrun" w:customStyle="1">
    <w:name w:val="x_normaltextrun"/>
    <w:basedOn w:val="DefaultParagraphFont"/>
    <w:uiPriority w:val="1"/>
    <w:rsid w:val="5BAB7160"/>
  </w:style>
  <w:style w:type="character" w:styleId="xeop" w:customStyle="1">
    <w:name w:val="x_eop"/>
    <w:basedOn w:val="DefaultParagraphFont"/>
    <w:uiPriority w:val="1"/>
    <w:rsid w:val="5BAB7160"/>
  </w:style>
  <w:style w:type="character" w:styleId="Hyperlink">
    <w:name w:val="Hyperlink"/>
    <w:basedOn w:val="DefaultParagraphFont"/>
    <w:uiPriority w:val="99"/>
    <w:unhideWhenUsed/>
    <w:rPr>
      <w:color w:val="0563C1" w:themeColor="hyperlink"/>
      <w:u w:val="single"/>
    </w:rPr>
  </w:style>
  <w:style w:type="paragraph" w:styleId="ListParagraph">
    <w:uiPriority w:val="34"/>
    <w:name w:val="List Paragraph"/>
    <w:basedOn w:val="Normal"/>
    <w:qFormat/>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0"/>
      <w:ind w:left="720"/>
      <w:contextualSpacing/>
      <w:outlineLvl w:val="2"/>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true">
    <w:uiPriority w:val="99"/>
    <w:name w:val="Header Char"/>
    <w:basedOn w:val="DefaultParagraphFont"/>
    <w:link w:val="Header"/>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style>
  <w:style w:type="paragraph" w:styleId="Header">
    <w:uiPriority w:val="99"/>
    <w:name w:val="header"/>
    <w:basedOn w:val="Normal"/>
    <w:unhideWhenUsed/>
    <w:link w:val="HeaderChar"/>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tabs>
        <w:tab w:val="center" w:leader="none" w:pos="4680"/>
        <w:tab w:val="right" w:leader="none" w:pos="9360"/>
      </w:tabs>
      <w:spacing w:before="40" w:after="0"/>
      <w:outlineLvl w:val="2"/>
    </w:pPr>
  </w:style>
  <w:style w:type="character" w:styleId="FooterChar" w:customStyle="true">
    <w:uiPriority w:val="99"/>
    <w:name w:val="Footer Char"/>
    <w:basedOn w:val="DefaultParagraphFont"/>
    <w:link w:val="Footer"/>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style>
  <w:style w:type="paragraph" w:styleId="Footer">
    <w:uiPriority w:val="99"/>
    <w:name w:val="footer"/>
    <w:basedOn w:val="Normal"/>
    <w:unhideWhenUsed/>
    <w:link w:val="FooterChar"/>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tabs>
        <w:tab w:val="center" w:leader="none" w:pos="4680"/>
        <w:tab w:val="right" w:leader="none" w:pos="9360"/>
      </w:tabs>
      <w:spacing w:before="40" w:after="0"/>
      <w:outlineLvl w:val="2"/>
    </w:pPr>
  </w:style>
  <w:style w:type="paragraph" w:styleId="CommentText">
    <w:uiPriority w:val="99"/>
    <w:name w:val="annotation text"/>
    <w:basedOn w:val="Normal"/>
    <w:semiHidden/>
    <w:unhideWhenUsed/>
    <w:link w:val="CommentTextChar"/>
    <w:rsid w:val="65FE802B"/>
    <w:rPr>
      <w:rFonts w:ascii="Times New Roman" w:hAnsi="Times New Roman" w:eastAsia="Times New Roman" w:cs="Times New Roman" w:eastAsiaTheme="majorEastAsia" w:cstheme="majorBidi"/>
      <w:b w:val="1"/>
      <w:bCs w:val="1"/>
      <w:i w:val="1"/>
      <w:iCs w:val="1"/>
      <w:color w:val="000000" w:themeColor="text1" w:themeTint="FF" w:themeShade="FF"/>
      <w:sz w:val="20"/>
      <w:szCs w:val="20"/>
    </w:rPr>
    <w:pPr>
      <w:keepNext w:val="1"/>
      <w:keepLines w:val="1"/>
      <w:spacing w:before="40" w:after="0"/>
      <w:outlineLvl w:val="2"/>
    </w:pPr>
  </w:style>
  <w:style w:type="character" w:styleId="CommentTextChar" w:customStyle="true">
    <w:uiPriority w:val="99"/>
    <w:name w:val="Comment Text Char"/>
    <w:basedOn w:val="DefaultParagraphFont"/>
    <w:semiHidden/>
    <w:link w:val="CommentText"/>
    <w:rsid w:val="65FE802B"/>
    <w:rPr>
      <w:rFonts w:ascii="Times New Roman" w:hAnsi="Times New Roman" w:eastAsia="Times New Roman" w:cs="Times New Roman" w:eastAsiaTheme="majorEastAsia" w:cstheme="majorBidi"/>
      <w:b w:val="1"/>
      <w:bCs w:val="1"/>
      <w:i w:val="1"/>
      <w:iCs w:val="1"/>
      <w:color w:val="000000" w:themeColor="text1" w:themeTint="FF" w:themeShade="FF"/>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10043"/>
    <w:pPr>
      <w:spacing w:after="0" w:line="240" w:lineRule="auto"/>
    </w:pPr>
  </w:style>
  <w:style w:type="paragraph" w:styleId="CommentSubject">
    <w:uiPriority w:val="99"/>
    <w:name w:val="annotation subject"/>
    <w:basedOn w:val="CommentText"/>
    <w:next w:val="CommentText"/>
    <w:semiHidden/>
    <w:unhideWhenUsed/>
    <w:link w:val="CommentSubjectChar"/>
    <w:rsid w:val="65FE802B"/>
  </w:style>
  <w:style w:type="character" w:styleId="CommentSubjectChar" w:customStyle="true">
    <w:uiPriority w:val="99"/>
    <w:name w:val="Comment Subject Char"/>
    <w:basedOn w:val="CommentTextChar"/>
    <w:semiHidden/>
    <w:link w:val="CommentSubject"/>
    <w:rsid w:val="65FE802B"/>
  </w:style>
  <w:style w:type="character" w:styleId="Heading2Char" w:customStyle="true">
    <w:uiPriority w:val="9"/>
    <w:name w:val="Heading 2 Char"/>
    <w:basedOn w:val="DefaultParagraphFont"/>
    <w:link w:val="Heading2"/>
    <w:rsid w:val="65FE802B"/>
    <w:rPr>
      <w:rFonts w:ascii="Times New Roman" w:hAnsi="Times New Roman" w:eastAsia="ＭＳ ゴシック" w:cs="Times New Roman" w:eastAsiaTheme="majorEastAsia" w:cstheme="majorBidi"/>
      <w:b w:val="1"/>
      <w:bCs w:val="1"/>
      <w:i w:val="1"/>
      <w:iCs w:val="1"/>
      <w:color w:val="000000" w:themeColor="text1" w:themeTint="FF" w:themeShade="FF"/>
      <w:sz w:val="24"/>
      <w:szCs w:val="24"/>
    </w:rPr>
  </w:style>
  <w:style w:type="character" w:styleId="Heading3Char" w:customStyle="true">
    <w:uiPriority w:val="9"/>
    <w:name w:val="Heading 3 Char"/>
    <w:basedOn w:val="DefaultParagraphFont"/>
    <w:link w:val="Heading3"/>
    <w:rsid w:val="65FE802B"/>
    <w:rPr>
      <w:rFonts w:ascii="Times New Roman" w:hAnsi="Times New Roman" w:eastAsia="ＭＳ ゴシック" w:cs="Times New Roman" w:eastAsiaTheme="majorEastAsia" w:cstheme="majorBidi"/>
      <w:b w:val="1"/>
      <w:bCs w:val="1"/>
      <w:i w:val="1"/>
      <w:iCs w:val="1"/>
      <w:color w:val="000000" w:themeColor="text1" w:themeTint="FF" w:themeShade="FF"/>
      <w:sz w:val="24"/>
      <w:szCs w:val="24"/>
    </w:rPr>
  </w:style>
  <w:style w:type="character" w:styleId="PageNumber">
    <w:name w:val="page number"/>
    <w:basedOn w:val="DefaultParagraphFont"/>
    <w:uiPriority w:val="99"/>
    <w:semiHidden/>
    <w:unhideWhenUsed/>
    <w:rsid w:val="00CB0EBA"/>
  </w:style>
  <w:style w:type="paragraph" w:styleId="TOC2">
    <w:uiPriority w:val="39"/>
    <w:name w:val="toc 2"/>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220"/>
      <w:outlineLvl w:val="2"/>
    </w:pPr>
  </w:style>
  <w:style w:type="paragraph" w:styleId="TOC3">
    <w:uiPriority w:val="39"/>
    <w:name w:val="toc 3"/>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440"/>
      <w:outlineLvl w:val="2"/>
    </w:pPr>
  </w:style>
  <w:style w:type="character" w:styleId="UnresolvedMention">
    <w:name w:val="Unresolved Mention"/>
    <w:basedOn w:val="DefaultParagraphFont"/>
    <w:uiPriority w:val="99"/>
    <w:semiHidden/>
    <w:unhideWhenUsed/>
    <w:rsid w:val="00CB0EBA"/>
    <w:rPr>
      <w:color w:val="605E5C"/>
      <w:shd w:val="clear" w:color="auto" w:fill="E1DFDD"/>
    </w:rPr>
  </w:style>
  <w:style w:type="paragraph" w:styleId="paragraph" w:customStyle="true">
    <w:uiPriority w:val="1"/>
    <w:name w:val="paragraph"/>
    <w:basedOn w:val="Normal"/>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beforeAutospacing="on" w:after="0" w:afterAutospacing="on"/>
      <w:outlineLvl w:val="2"/>
    </w:pPr>
  </w:style>
  <w:style w:type="character" w:styleId="normaltextrun" w:customStyle="1">
    <w:name w:val="normaltextrun"/>
    <w:basedOn w:val="DefaultParagraphFont"/>
    <w:rsid w:val="00650CC8"/>
  </w:style>
  <w:style w:type="character" w:styleId="eop" w:customStyle="1">
    <w:name w:val="eop"/>
    <w:basedOn w:val="DefaultParagraphFont"/>
    <w:rsid w:val="00650CC8"/>
  </w:style>
  <w:style w:type="paragraph" w:styleId="Title">
    <w:uiPriority w:val="10"/>
    <w:name w:val="Title"/>
    <w:basedOn w:val="Normal"/>
    <w:next w:val="Normal"/>
    <w:link w:val="TitleChar"/>
    <w:qFormat/>
    <w:rsid w:val="65FE802B"/>
    <w:rPr>
      <w:rFonts w:ascii="Calibri Light" w:hAnsi="Calibri Light" w:eastAsia="ＭＳ ゴシック" w:cs="Times New Roman" w:asciiTheme="majorAscii" w:hAnsiTheme="majorAscii" w:eastAsiaTheme="majorEastAsia" w:cstheme="majorBidi"/>
      <w:b w:val="1"/>
      <w:bCs w:val="1"/>
      <w:i w:val="1"/>
      <w:iCs w:val="1"/>
      <w:noProof/>
      <w:color w:val="000000" w:themeColor="text1" w:themeTint="FF" w:themeShade="FF"/>
      <w:sz w:val="56"/>
      <w:szCs w:val="56"/>
    </w:rPr>
    <w:pPr>
      <w:keepNext w:val="1"/>
      <w:keepLines w:val="1"/>
      <w:spacing w:before="40" w:after="0"/>
      <w:contextualSpacing/>
      <w:jc w:val="center"/>
      <w:outlineLvl w:val="2"/>
    </w:pPr>
  </w:style>
  <w:style w:type="character" w:styleId="TitleChar" w:customStyle="true">
    <w:uiPriority w:val="10"/>
    <w:name w:val="Title Char"/>
    <w:basedOn w:val="DefaultParagraphFont"/>
    <w:link w:val="Title"/>
    <w:rsid w:val="65FE802B"/>
    <w:rPr>
      <w:rFonts w:ascii="Calibri Light" w:hAnsi="Calibri Light" w:eastAsia="ＭＳ ゴシック" w:cs="Times New Roman" w:asciiTheme="majorAscii" w:hAnsiTheme="majorAscii" w:eastAsiaTheme="majorEastAsia" w:cstheme="majorBidi"/>
      <w:b w:val="1"/>
      <w:bCs w:val="1"/>
      <w:i w:val="1"/>
      <w:iCs w:val="1"/>
      <w:noProof/>
      <w:color w:val="000000" w:themeColor="text1" w:themeTint="FF" w:themeShade="FF"/>
      <w:sz w:val="56"/>
      <w:szCs w:val="56"/>
    </w:rPr>
  </w:style>
  <w:style w:type="paragraph" w:styleId="Heading1">
    <w:uiPriority w:val="9"/>
    <w:name w:val="heading 1"/>
    <w:basedOn w:val="Normal"/>
    <w:next w:val="Normal"/>
    <w:link w:val="Heading1Char"/>
    <w:qFormat/>
    <w:rsid w:val="65FE802B"/>
    <w:rPr>
      <w:rFonts w:ascii="Calibri Light" w:hAnsi="Calibri Light" w:eastAsia="ＭＳ ゴシック" w:cs="Times New Roman" w:asciiTheme="majorAscii" w:hAnsiTheme="majorAscii" w:eastAsiaTheme="majorEastAsia" w:cstheme="majorBidi"/>
      <w:b w:val="1"/>
      <w:bCs w:val="1"/>
      <w:i w:val="1"/>
      <w:iCs w:val="1"/>
      <w:color w:val="2F5496" w:themeColor="accent1" w:themeTint="FF" w:themeShade="BF"/>
      <w:sz w:val="32"/>
      <w:szCs w:val="32"/>
    </w:rPr>
    <w:pPr>
      <w:keepNext w:val="1"/>
      <w:keepLines w:val="1"/>
      <w:spacing w:before="240" w:after="0"/>
      <w:outlineLvl w:val="0"/>
    </w:pPr>
  </w:style>
  <w:style w:type="paragraph" w:styleId="Heading4">
    <w:uiPriority w:val="9"/>
    <w:name w:val="heading 4"/>
    <w:basedOn w:val="Normal"/>
    <w:next w:val="Normal"/>
    <w:unhideWhenUsed/>
    <w:link w:val="Heading4Char"/>
    <w:qFormat/>
    <w:rsid w:val="65FE802B"/>
    <w:rPr>
      <w:rFonts w:ascii="Calibri Light" w:hAnsi="Calibri Light" w:eastAsia="ＭＳ ゴシック" w:cs="Times New Roman" w:asciiTheme="majorAscii" w:hAnsiTheme="majorAscii" w:eastAsiaTheme="majorEastAsia" w:cstheme="majorBidi"/>
      <w:b w:val="1"/>
      <w:bCs w:val="1"/>
      <w:i w:val="1"/>
      <w:iCs w:val="1"/>
      <w:color w:val="2F5496" w:themeColor="accent1" w:themeTint="FF" w:themeShade="BF"/>
      <w:sz w:val="24"/>
      <w:szCs w:val="24"/>
    </w:rPr>
    <w:pPr>
      <w:keepNext w:val="1"/>
      <w:keepLines w:val="1"/>
      <w:spacing w:before="40" w:after="0"/>
      <w:outlineLvl w:val="3"/>
    </w:pPr>
  </w:style>
  <w:style w:type="paragraph" w:styleId="Heading5">
    <w:uiPriority w:val="9"/>
    <w:name w:val="heading 5"/>
    <w:basedOn w:val="Normal"/>
    <w:next w:val="Normal"/>
    <w:unhideWhenUsed/>
    <w:link w:val="Heading5Char"/>
    <w:qFormat/>
    <w:rsid w:val="65FE802B"/>
    <w:rPr>
      <w:rFonts w:ascii="Calibri Light" w:hAnsi="Calibri Light" w:eastAsia="ＭＳ ゴシック" w:cs="Times New Roman" w:asciiTheme="majorAscii" w:hAnsiTheme="majorAscii" w:eastAsiaTheme="majorEastAsia" w:cstheme="majorBidi"/>
      <w:b w:val="1"/>
      <w:bCs w:val="1"/>
      <w:i w:val="1"/>
      <w:iCs w:val="1"/>
      <w:color w:val="2F5496" w:themeColor="accent1" w:themeTint="FF" w:themeShade="BF"/>
      <w:sz w:val="24"/>
      <w:szCs w:val="24"/>
    </w:rPr>
    <w:pPr>
      <w:keepNext w:val="1"/>
      <w:keepLines w:val="1"/>
      <w:spacing w:before="40" w:after="0"/>
      <w:outlineLvl w:val="4"/>
    </w:pPr>
  </w:style>
  <w:style w:type="paragraph" w:styleId="Heading6">
    <w:uiPriority w:val="9"/>
    <w:name w:val="heading 6"/>
    <w:basedOn w:val="Normal"/>
    <w:next w:val="Normal"/>
    <w:unhideWhenUsed/>
    <w:link w:val="Heading6Char"/>
    <w:qFormat/>
    <w:rsid w:val="65FE802B"/>
    <w:rPr>
      <w:rFonts w:ascii="Calibri Light" w:hAnsi="Calibri Light" w:eastAsia="ＭＳ ゴシック" w:cs="Times New Roman" w:asciiTheme="majorAscii" w:hAnsiTheme="majorAscii" w:eastAsiaTheme="majorEastAsia" w:cstheme="majorBidi"/>
      <w:b w:val="1"/>
      <w:bCs w:val="1"/>
      <w:i w:val="1"/>
      <w:iCs w:val="1"/>
      <w:color w:val="1F3763"/>
      <w:sz w:val="24"/>
      <w:szCs w:val="24"/>
    </w:rPr>
    <w:pPr>
      <w:keepNext w:val="1"/>
      <w:keepLines w:val="1"/>
      <w:spacing w:before="40" w:after="0"/>
      <w:outlineLvl w:val="5"/>
    </w:pPr>
  </w:style>
  <w:style w:type="paragraph" w:styleId="Heading7">
    <w:uiPriority w:val="9"/>
    <w:name w:val="heading 7"/>
    <w:basedOn w:val="Normal"/>
    <w:next w:val="Normal"/>
    <w:unhideWhenUsed/>
    <w:link w:val="Heading7Char"/>
    <w:qFormat/>
    <w:rsid w:val="65FE802B"/>
    <w:rPr>
      <w:rFonts w:ascii="Calibri Light" w:hAnsi="Calibri Light" w:eastAsia="ＭＳ ゴシック" w:cs="Times New Roman" w:asciiTheme="majorAscii" w:hAnsiTheme="majorAscii" w:eastAsiaTheme="majorEastAsia" w:cstheme="majorBidi"/>
      <w:b w:val="1"/>
      <w:bCs w:val="1"/>
      <w:i w:val="1"/>
      <w:iCs w:val="1"/>
      <w:color w:val="1F3763"/>
      <w:sz w:val="24"/>
      <w:szCs w:val="24"/>
    </w:rPr>
    <w:pPr>
      <w:keepNext w:val="1"/>
      <w:keepLines w:val="1"/>
      <w:spacing w:before="40" w:after="0"/>
      <w:outlineLvl w:val="6"/>
    </w:pPr>
  </w:style>
  <w:style w:type="paragraph" w:styleId="Heading8">
    <w:uiPriority w:val="9"/>
    <w:name w:val="heading 8"/>
    <w:basedOn w:val="Normal"/>
    <w:next w:val="Normal"/>
    <w:unhideWhenUsed/>
    <w:link w:val="Heading8Char"/>
    <w:qFormat/>
    <w:rsid w:val="65FE802B"/>
    <w:rPr>
      <w:rFonts w:ascii="Calibri Light" w:hAnsi="Calibri Light" w:eastAsia="ＭＳ ゴシック" w:cs="Times New Roman" w:asciiTheme="majorAscii" w:hAnsiTheme="majorAscii" w:eastAsiaTheme="majorEastAsia" w:cstheme="majorBidi"/>
      <w:b w:val="1"/>
      <w:bCs w:val="1"/>
      <w:i w:val="1"/>
      <w:iCs w:val="1"/>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65FE802B"/>
    <w:rPr>
      <w:rFonts w:ascii="Calibri Light" w:hAnsi="Calibri Light" w:eastAsia="ＭＳ ゴシック" w:cs="Times New Roman" w:asciiTheme="majorAscii" w:hAnsiTheme="majorAscii" w:eastAsiaTheme="majorEastAsia" w:cstheme="majorBidi"/>
      <w:b w:val="1"/>
      <w:bCs w:val="1"/>
      <w:i w:val="1"/>
      <w:iCs w:val="1"/>
      <w:color w:val="272727"/>
      <w:sz w:val="21"/>
      <w:szCs w:val="21"/>
    </w:rPr>
    <w:pPr>
      <w:keepNext w:val="1"/>
      <w:keepLines w:val="1"/>
      <w:spacing w:before="40" w:after="0"/>
      <w:outlineLvl w:val="8"/>
    </w:pPr>
  </w:style>
  <w:style w:type="paragraph" w:styleId="Subtitle">
    <w:uiPriority w:val="11"/>
    <w:name w:val="Subtitle"/>
    <w:basedOn w:val="Normal"/>
    <w:next w:val="Normal"/>
    <w:link w:val="SubtitleChar"/>
    <w:qFormat/>
    <w:rsid w:val="65FE802B"/>
    <w:rPr>
      <w:rFonts w:ascii="Calibri" w:hAnsi="Calibri" w:eastAsia="ＭＳ 明朝" w:cs="Arial" w:asciiTheme="minorAscii" w:hAnsiTheme="minorAscii" w:eastAsiaTheme="minorEastAsia" w:cstheme="minorBidi"/>
      <w:b w:val="1"/>
      <w:bCs w:val="1"/>
      <w:i w:val="1"/>
      <w:iCs w:val="1"/>
      <w:color w:val="5A5A5A"/>
      <w:sz w:val="24"/>
      <w:szCs w:val="24"/>
    </w:rPr>
    <w:pPr>
      <w:keepNext w:val="1"/>
      <w:keepLines w:val="1"/>
      <w:spacing w:before="40" w:after="0"/>
      <w:outlineLvl w:val="2"/>
    </w:pPr>
  </w:style>
  <w:style w:type="paragraph" w:styleId="Quote">
    <w:uiPriority w:val="29"/>
    <w:name w:val="Quote"/>
    <w:basedOn w:val="Normal"/>
    <w:next w:val="Normal"/>
    <w:link w:val="QuoteChar"/>
    <w:qFormat/>
    <w:rsid w:val="65FE802B"/>
    <w:rPr>
      <w:rFonts w:ascii="Times New Roman" w:hAnsi="Times New Roman" w:eastAsia="Times New Roman" w:cs="Times New Roman" w:eastAsiaTheme="majorEastAsia" w:cstheme="majorBidi"/>
      <w:b w:val="1"/>
      <w:bCs w:val="1"/>
      <w:i w:val="1"/>
      <w:iCs w:val="1"/>
      <w:color w:val="404040" w:themeColor="text1" w:themeTint="BF" w:themeShade="FF"/>
      <w:sz w:val="24"/>
      <w:szCs w:val="24"/>
    </w:rPr>
    <w:pPr>
      <w:keepNext w:val="1"/>
      <w:keepLines w:val="1"/>
      <w:spacing w:before="200" w:after="0"/>
      <w:ind w:left="864" w:right="864"/>
      <w:jc w:val="center"/>
      <w:outlineLvl w:val="2"/>
    </w:pPr>
  </w:style>
  <w:style w:type="paragraph" w:styleId="IntenseQuote">
    <w:uiPriority w:val="30"/>
    <w:name w:val="Intense Quote"/>
    <w:basedOn w:val="Normal"/>
    <w:next w:val="Normal"/>
    <w:link w:val="IntenseQuoteChar"/>
    <w:qFormat/>
    <w:rsid w:val="65FE802B"/>
    <w:rPr>
      <w:rFonts w:ascii="Times New Roman" w:hAnsi="Times New Roman" w:eastAsia="Times New Roman" w:cs="Times New Roman" w:eastAsiaTheme="majorEastAsia" w:cstheme="majorBidi"/>
      <w:b w:val="1"/>
      <w:bCs w:val="1"/>
      <w:i w:val="1"/>
      <w:iCs w:val="1"/>
      <w:color w:val="4472C4" w:themeColor="accent1" w:themeTint="FF" w:themeShade="FF"/>
      <w:sz w:val="24"/>
      <w:szCs w:val="24"/>
    </w:rPr>
    <w:pPr>
      <w:keepNext w:val="1"/>
      <w:keepLines w:val="1"/>
      <w:spacing w:before="360" w:after="360"/>
      <w:ind w:left="864" w:right="864"/>
      <w:jc w:val="center"/>
      <w:outlineLvl w:val="2"/>
    </w:pPr>
  </w:style>
  <w:style w:type="character" w:styleId="Heading1Char" w:customStyle="true">
    <w:uiPriority w:val="9"/>
    <w:name w:val="Heading 1 Char"/>
    <w:basedOn w:val="DefaultParagraphFont"/>
    <w:link w:val="Heading1"/>
    <w:rsid w:val="65FE802B"/>
    <w:rPr>
      <w:rFonts w:ascii="Calibri Light" w:hAnsi="Calibri Light" w:eastAsia="ＭＳ ゴシック" w:cs="Times New Roman" w:asciiTheme="majorAscii" w:hAnsiTheme="majorAscii" w:eastAsiaTheme="majorEastAsia" w:cstheme="majorBidi"/>
      <w:b w:val="1"/>
      <w:bCs w:val="1"/>
      <w:i w:val="1"/>
      <w:iCs w:val="1"/>
      <w:color w:val="2F5496" w:themeColor="accent1" w:themeTint="FF" w:themeShade="BF"/>
      <w:sz w:val="32"/>
      <w:szCs w:val="32"/>
    </w:rPr>
  </w:style>
  <w:style w:type="character" w:styleId="Heading4Char" w:customStyle="true">
    <w:uiPriority w:val="9"/>
    <w:name w:val="Heading 4 Char"/>
    <w:basedOn w:val="DefaultParagraphFont"/>
    <w:link w:val="Heading4"/>
    <w:rsid w:val="65FE802B"/>
    <w:rPr>
      <w:rFonts w:ascii="Calibri Light" w:hAnsi="Calibri Light" w:eastAsia="ＭＳ ゴシック" w:cs="Times New Roman" w:asciiTheme="majorAscii" w:hAnsiTheme="majorAscii" w:eastAsiaTheme="majorEastAsia" w:cstheme="majorBidi"/>
      <w:b w:val="1"/>
      <w:bCs w:val="1"/>
      <w:i w:val="1"/>
      <w:iCs w:val="1"/>
      <w:color w:val="2F5496" w:themeColor="accent1" w:themeTint="FF" w:themeShade="BF"/>
      <w:sz w:val="24"/>
      <w:szCs w:val="24"/>
    </w:rPr>
  </w:style>
  <w:style w:type="character" w:styleId="Heading5Char" w:customStyle="true">
    <w:uiPriority w:val="9"/>
    <w:name w:val="Heading 5 Char"/>
    <w:basedOn w:val="DefaultParagraphFont"/>
    <w:link w:val="Heading5"/>
    <w:rsid w:val="65FE802B"/>
    <w:rPr>
      <w:rFonts w:ascii="Calibri Light" w:hAnsi="Calibri Light" w:eastAsia="ＭＳ ゴシック" w:cs="Times New Roman" w:asciiTheme="majorAscii" w:hAnsiTheme="majorAscii" w:eastAsiaTheme="majorEastAsia" w:cstheme="majorBidi"/>
      <w:b w:val="1"/>
      <w:bCs w:val="1"/>
      <w:i w:val="1"/>
      <w:iCs w:val="1"/>
      <w:color w:val="2F5496" w:themeColor="accent1" w:themeTint="FF" w:themeShade="BF"/>
      <w:sz w:val="24"/>
      <w:szCs w:val="24"/>
    </w:rPr>
  </w:style>
  <w:style w:type="character" w:styleId="Heading6Char" w:customStyle="true">
    <w:uiPriority w:val="9"/>
    <w:name w:val="Heading 6 Char"/>
    <w:basedOn w:val="DefaultParagraphFont"/>
    <w:link w:val="Heading6"/>
    <w:rsid w:val="65FE802B"/>
    <w:rPr>
      <w:rFonts w:ascii="Calibri Light" w:hAnsi="Calibri Light" w:eastAsia="ＭＳ ゴシック" w:cs="Times New Roman" w:asciiTheme="majorAscii" w:hAnsiTheme="majorAscii" w:eastAsiaTheme="majorEastAsia" w:cstheme="majorBidi"/>
      <w:b w:val="1"/>
      <w:bCs w:val="1"/>
      <w:i w:val="1"/>
      <w:iCs w:val="1"/>
      <w:color w:val="1F3763"/>
      <w:sz w:val="24"/>
      <w:szCs w:val="24"/>
    </w:rPr>
  </w:style>
  <w:style w:type="character" w:styleId="Heading7Char" w:customStyle="true">
    <w:uiPriority w:val="9"/>
    <w:name w:val="Heading 7 Char"/>
    <w:basedOn w:val="DefaultParagraphFont"/>
    <w:link w:val="Heading7"/>
    <w:rsid w:val="65FE802B"/>
    <w:rPr>
      <w:rFonts w:ascii="Calibri Light" w:hAnsi="Calibri Light" w:eastAsia="ＭＳ ゴシック" w:cs="Times New Roman" w:asciiTheme="majorAscii" w:hAnsiTheme="majorAscii" w:eastAsiaTheme="majorEastAsia" w:cstheme="majorBidi"/>
      <w:b w:val="1"/>
      <w:bCs w:val="1"/>
      <w:i w:val="1"/>
      <w:iCs w:val="1"/>
      <w:color w:val="1F3763"/>
      <w:sz w:val="24"/>
      <w:szCs w:val="24"/>
    </w:rPr>
  </w:style>
  <w:style w:type="character" w:styleId="Heading8Char" w:customStyle="true">
    <w:uiPriority w:val="9"/>
    <w:name w:val="Heading 8 Char"/>
    <w:basedOn w:val="DefaultParagraphFont"/>
    <w:link w:val="Heading8"/>
    <w:rsid w:val="65FE802B"/>
    <w:rPr>
      <w:rFonts w:ascii="Calibri Light" w:hAnsi="Calibri Light" w:eastAsia="ＭＳ ゴシック" w:cs="Times New Roman" w:asciiTheme="majorAscii" w:hAnsiTheme="majorAscii" w:eastAsiaTheme="majorEastAsia" w:cstheme="majorBidi"/>
      <w:b w:val="1"/>
      <w:bCs w:val="1"/>
      <w:i w:val="1"/>
      <w:iCs w:val="1"/>
      <w:color w:val="272727"/>
      <w:sz w:val="21"/>
      <w:szCs w:val="21"/>
    </w:rPr>
  </w:style>
  <w:style w:type="character" w:styleId="Heading9Char" w:customStyle="true">
    <w:uiPriority w:val="9"/>
    <w:name w:val="Heading 9 Char"/>
    <w:basedOn w:val="DefaultParagraphFont"/>
    <w:link w:val="Heading9"/>
    <w:rsid w:val="65FE802B"/>
    <w:rPr>
      <w:rFonts w:ascii="Calibri Light" w:hAnsi="Calibri Light" w:eastAsia="ＭＳ ゴシック" w:cs="Times New Roman" w:asciiTheme="majorAscii" w:hAnsiTheme="majorAscii" w:eastAsiaTheme="majorEastAsia" w:cstheme="majorBidi"/>
      <w:b w:val="1"/>
      <w:bCs w:val="1"/>
      <w:i w:val="1"/>
      <w:iCs w:val="1"/>
      <w:color w:val="272727"/>
      <w:sz w:val="21"/>
      <w:szCs w:val="21"/>
    </w:rPr>
  </w:style>
  <w:style w:type="character" w:styleId="SubtitleChar" w:customStyle="true">
    <w:uiPriority w:val="11"/>
    <w:name w:val="Subtitle Char"/>
    <w:basedOn w:val="DefaultParagraphFont"/>
    <w:link w:val="Subtitle"/>
    <w:rsid w:val="65FE802B"/>
    <w:rPr>
      <w:rFonts w:ascii="Calibri" w:hAnsi="Calibri" w:eastAsia="ＭＳ 明朝" w:cs="Arial" w:asciiTheme="minorAscii" w:hAnsiTheme="minorAscii" w:eastAsiaTheme="minorEastAsia" w:cstheme="minorBidi"/>
      <w:b w:val="1"/>
      <w:bCs w:val="1"/>
      <w:i w:val="1"/>
      <w:iCs w:val="1"/>
      <w:color w:val="5A5A5A"/>
      <w:sz w:val="24"/>
      <w:szCs w:val="24"/>
    </w:rPr>
  </w:style>
  <w:style w:type="character" w:styleId="QuoteChar" w:customStyle="true">
    <w:uiPriority w:val="29"/>
    <w:name w:val="Quote Char"/>
    <w:basedOn w:val="DefaultParagraphFont"/>
    <w:link w:val="Quote"/>
    <w:rsid w:val="65FE802B"/>
    <w:rPr>
      <w:rFonts w:ascii="Times New Roman" w:hAnsi="Times New Roman" w:eastAsia="Times New Roman" w:cs="Times New Roman" w:eastAsiaTheme="majorEastAsia" w:cstheme="majorBidi"/>
      <w:b w:val="1"/>
      <w:bCs w:val="1"/>
      <w:i w:val="1"/>
      <w:iCs w:val="1"/>
      <w:color w:val="404040" w:themeColor="text1" w:themeTint="BF" w:themeShade="FF"/>
      <w:sz w:val="24"/>
      <w:szCs w:val="24"/>
    </w:rPr>
  </w:style>
  <w:style w:type="character" w:styleId="IntenseQuoteChar" w:customStyle="true">
    <w:uiPriority w:val="30"/>
    <w:name w:val="Intense Quote Char"/>
    <w:basedOn w:val="DefaultParagraphFont"/>
    <w:link w:val="IntenseQuote"/>
    <w:rsid w:val="65FE802B"/>
    <w:rPr>
      <w:rFonts w:ascii="Times New Roman" w:hAnsi="Times New Roman" w:eastAsia="Times New Roman" w:cs="Times New Roman" w:eastAsiaTheme="majorEastAsia" w:cstheme="majorBidi"/>
      <w:b w:val="1"/>
      <w:bCs w:val="1"/>
      <w:i w:val="1"/>
      <w:iCs w:val="1"/>
      <w:color w:val="4472C4" w:themeColor="accent1" w:themeTint="FF" w:themeShade="FF"/>
      <w:sz w:val="24"/>
      <w:szCs w:val="24"/>
    </w:rPr>
  </w:style>
  <w:style w:type="paragraph" w:styleId="TOC1">
    <w:uiPriority w:val="39"/>
    <w:name w:val="toc 1"/>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outlineLvl w:val="2"/>
    </w:pPr>
  </w:style>
  <w:style w:type="paragraph" w:styleId="TOC4">
    <w:uiPriority w:val="39"/>
    <w:name w:val="toc 4"/>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660"/>
      <w:outlineLvl w:val="2"/>
    </w:pPr>
  </w:style>
  <w:style w:type="paragraph" w:styleId="TOC5">
    <w:uiPriority w:val="39"/>
    <w:name w:val="toc 5"/>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880"/>
      <w:outlineLvl w:val="2"/>
    </w:pPr>
  </w:style>
  <w:style w:type="paragraph" w:styleId="TOC6">
    <w:uiPriority w:val="39"/>
    <w:name w:val="toc 6"/>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1100"/>
      <w:outlineLvl w:val="2"/>
    </w:pPr>
  </w:style>
  <w:style w:type="paragraph" w:styleId="TOC7">
    <w:uiPriority w:val="39"/>
    <w:name w:val="toc 7"/>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1320"/>
      <w:outlineLvl w:val="2"/>
    </w:pPr>
  </w:style>
  <w:style w:type="paragraph" w:styleId="TOC8">
    <w:uiPriority w:val="39"/>
    <w:name w:val="toc 8"/>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1540"/>
      <w:outlineLvl w:val="2"/>
    </w:pPr>
  </w:style>
  <w:style w:type="paragraph" w:styleId="TOC9">
    <w:uiPriority w:val="39"/>
    <w:name w:val="toc 9"/>
    <w:basedOn w:val="Normal"/>
    <w:next w:val="Normal"/>
    <w:unhideWhenUsed/>
    <w:rsid w:val="65FE802B"/>
    <w:rPr>
      <w:rFonts w:ascii="Times New Roman" w:hAnsi="Times New Roman" w:eastAsia="Times New Roman" w:cs="Times New Roman" w:eastAsiaTheme="majorEastAsia" w:cstheme="majorBidi"/>
      <w:b w:val="1"/>
      <w:bCs w:val="1"/>
      <w:i w:val="1"/>
      <w:iCs w:val="1"/>
      <w:color w:val="000000" w:themeColor="text1" w:themeTint="FF" w:themeShade="FF"/>
      <w:sz w:val="24"/>
      <w:szCs w:val="24"/>
    </w:rPr>
    <w:pPr>
      <w:keepNext w:val="1"/>
      <w:keepLines w:val="1"/>
      <w:spacing w:before="40" w:after="100"/>
      <w:ind w:left="1760"/>
      <w:outlineLvl w:val="2"/>
    </w:pPr>
  </w:style>
  <w:style w:type="paragraph" w:styleId="EndnoteText">
    <w:uiPriority w:val="99"/>
    <w:name w:val="endnote text"/>
    <w:basedOn w:val="Normal"/>
    <w:semiHidden/>
    <w:unhideWhenUsed/>
    <w:link w:val="EndnoteTextChar"/>
    <w:rsid w:val="65FE802B"/>
    <w:rPr>
      <w:rFonts w:ascii="Times New Roman" w:hAnsi="Times New Roman" w:eastAsia="Times New Roman" w:cs="Times New Roman" w:eastAsiaTheme="majorEastAsia" w:cstheme="majorBidi"/>
      <w:b w:val="1"/>
      <w:bCs w:val="1"/>
      <w:i w:val="1"/>
      <w:iCs w:val="1"/>
      <w:color w:val="000000" w:themeColor="text1" w:themeTint="FF" w:themeShade="FF"/>
      <w:sz w:val="20"/>
      <w:szCs w:val="20"/>
    </w:rPr>
    <w:pPr>
      <w:keepNext w:val="1"/>
      <w:keepLines w:val="1"/>
      <w:spacing w:before="40" w:after="0"/>
      <w:outlineLvl w:val="2"/>
    </w:pPr>
  </w:style>
  <w:style w:type="character" w:styleId="EndnoteTextChar" w:customStyle="true">
    <w:uiPriority w:val="99"/>
    <w:name w:val="Endnote Text Char"/>
    <w:basedOn w:val="DefaultParagraphFont"/>
    <w:semiHidden/>
    <w:link w:val="EndnoteText"/>
    <w:rsid w:val="65FE802B"/>
    <w:rPr>
      <w:rFonts w:ascii="Times New Roman" w:hAnsi="Times New Roman" w:eastAsia="Times New Roman" w:cs="Times New Roman" w:eastAsiaTheme="majorEastAsia" w:cstheme="majorBidi"/>
      <w:b w:val="1"/>
      <w:bCs w:val="1"/>
      <w:i w:val="1"/>
      <w:iCs w:val="1"/>
      <w:color w:val="000000" w:themeColor="text1" w:themeTint="FF" w:themeShade="FF"/>
      <w:sz w:val="20"/>
      <w:szCs w:val="20"/>
    </w:rPr>
  </w:style>
  <w:style w:type="paragraph" w:styleId="FootnoteText">
    <w:uiPriority w:val="99"/>
    <w:name w:val="footnote text"/>
    <w:basedOn w:val="Normal"/>
    <w:semiHidden/>
    <w:unhideWhenUsed/>
    <w:link w:val="FootnoteTextChar"/>
    <w:rsid w:val="65FE802B"/>
    <w:rPr>
      <w:rFonts w:ascii="Times New Roman" w:hAnsi="Times New Roman" w:eastAsia="Times New Roman" w:cs="Times New Roman" w:eastAsiaTheme="majorEastAsia" w:cstheme="majorBidi"/>
      <w:b w:val="1"/>
      <w:bCs w:val="1"/>
      <w:i w:val="1"/>
      <w:iCs w:val="1"/>
      <w:color w:val="000000" w:themeColor="text1" w:themeTint="FF" w:themeShade="FF"/>
      <w:sz w:val="20"/>
      <w:szCs w:val="20"/>
    </w:rPr>
    <w:pPr>
      <w:keepNext w:val="1"/>
      <w:keepLines w:val="1"/>
      <w:spacing w:before="40" w:after="0"/>
      <w:outlineLvl w:val="2"/>
    </w:pPr>
  </w:style>
  <w:style w:type="character" w:styleId="FootnoteTextChar" w:customStyle="true">
    <w:uiPriority w:val="99"/>
    <w:name w:val="Footnote Text Char"/>
    <w:basedOn w:val="DefaultParagraphFont"/>
    <w:semiHidden/>
    <w:link w:val="FootnoteText"/>
    <w:rsid w:val="65FE802B"/>
    <w:rPr>
      <w:rFonts w:ascii="Times New Roman" w:hAnsi="Times New Roman" w:eastAsia="Times New Roman" w:cs="Times New Roman" w:eastAsiaTheme="majorEastAsia" w:cstheme="majorBidi"/>
      <w:b w:val="1"/>
      <w:bCs w:val="1"/>
      <w:i w:val="1"/>
      <w:iCs w:val="1"/>
      <w:color w:val="000000" w:themeColor="text1" w:themeTint="FF" w:themeShade="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884126">
      <w:bodyDiv w:val="1"/>
      <w:marLeft w:val="0"/>
      <w:marRight w:val="0"/>
      <w:marTop w:val="0"/>
      <w:marBottom w:val="0"/>
      <w:divBdr>
        <w:top w:val="none" w:sz="0" w:space="0" w:color="auto"/>
        <w:left w:val="none" w:sz="0" w:space="0" w:color="auto"/>
        <w:bottom w:val="none" w:sz="0" w:space="0" w:color="auto"/>
        <w:right w:val="none" w:sz="0" w:space="0" w:color="auto"/>
      </w:divBdr>
      <w:divsChild>
        <w:div w:id="1036735540">
          <w:marLeft w:val="0"/>
          <w:marRight w:val="0"/>
          <w:marTop w:val="0"/>
          <w:marBottom w:val="0"/>
          <w:divBdr>
            <w:top w:val="none" w:sz="0" w:space="0" w:color="auto"/>
            <w:left w:val="none" w:sz="0" w:space="0" w:color="auto"/>
            <w:bottom w:val="none" w:sz="0" w:space="0" w:color="auto"/>
            <w:right w:val="none" w:sz="0" w:space="0" w:color="auto"/>
          </w:divBdr>
        </w:div>
        <w:div w:id="1112093604">
          <w:marLeft w:val="0"/>
          <w:marRight w:val="0"/>
          <w:marTop w:val="0"/>
          <w:marBottom w:val="0"/>
          <w:divBdr>
            <w:top w:val="none" w:sz="0" w:space="0" w:color="auto"/>
            <w:left w:val="none" w:sz="0" w:space="0" w:color="auto"/>
            <w:bottom w:val="none" w:sz="0" w:space="0" w:color="auto"/>
            <w:right w:val="none" w:sz="0" w:space="0" w:color="auto"/>
          </w:divBdr>
        </w:div>
        <w:div w:id="1909265564">
          <w:marLeft w:val="0"/>
          <w:marRight w:val="0"/>
          <w:marTop w:val="0"/>
          <w:marBottom w:val="0"/>
          <w:divBdr>
            <w:top w:val="none" w:sz="0" w:space="0" w:color="auto"/>
            <w:left w:val="none" w:sz="0" w:space="0" w:color="auto"/>
            <w:bottom w:val="none" w:sz="0" w:space="0" w:color="auto"/>
            <w:right w:val="none" w:sz="0" w:space="0" w:color="auto"/>
          </w:divBdr>
        </w:div>
      </w:divsChild>
    </w:div>
    <w:div w:id="1160343396">
      <w:bodyDiv w:val="1"/>
      <w:marLeft w:val="0"/>
      <w:marRight w:val="0"/>
      <w:marTop w:val="0"/>
      <w:marBottom w:val="0"/>
      <w:divBdr>
        <w:top w:val="none" w:sz="0" w:space="0" w:color="auto"/>
        <w:left w:val="none" w:sz="0" w:space="0" w:color="auto"/>
        <w:bottom w:val="none" w:sz="0" w:space="0" w:color="auto"/>
        <w:right w:val="none" w:sz="0" w:space="0" w:color="auto"/>
      </w:divBdr>
      <w:divsChild>
        <w:div w:id="68814466">
          <w:marLeft w:val="0"/>
          <w:marRight w:val="0"/>
          <w:marTop w:val="0"/>
          <w:marBottom w:val="0"/>
          <w:divBdr>
            <w:top w:val="none" w:sz="0" w:space="0" w:color="auto"/>
            <w:left w:val="none" w:sz="0" w:space="0" w:color="auto"/>
            <w:bottom w:val="none" w:sz="0" w:space="0" w:color="auto"/>
            <w:right w:val="none" w:sz="0" w:space="0" w:color="auto"/>
          </w:divBdr>
        </w:div>
        <w:div w:id="320935503">
          <w:marLeft w:val="0"/>
          <w:marRight w:val="0"/>
          <w:marTop w:val="0"/>
          <w:marBottom w:val="0"/>
          <w:divBdr>
            <w:top w:val="none" w:sz="0" w:space="0" w:color="auto"/>
            <w:left w:val="none" w:sz="0" w:space="0" w:color="auto"/>
            <w:bottom w:val="none" w:sz="0" w:space="0" w:color="auto"/>
            <w:right w:val="none" w:sz="0" w:space="0" w:color="auto"/>
          </w:divBdr>
        </w:div>
        <w:div w:id="525752585">
          <w:marLeft w:val="0"/>
          <w:marRight w:val="0"/>
          <w:marTop w:val="0"/>
          <w:marBottom w:val="0"/>
          <w:divBdr>
            <w:top w:val="none" w:sz="0" w:space="0" w:color="auto"/>
            <w:left w:val="none" w:sz="0" w:space="0" w:color="auto"/>
            <w:bottom w:val="none" w:sz="0" w:space="0" w:color="auto"/>
            <w:right w:val="none" w:sz="0" w:space="0" w:color="auto"/>
          </w:divBdr>
        </w:div>
        <w:div w:id="808935201">
          <w:marLeft w:val="0"/>
          <w:marRight w:val="0"/>
          <w:marTop w:val="0"/>
          <w:marBottom w:val="0"/>
          <w:divBdr>
            <w:top w:val="none" w:sz="0" w:space="0" w:color="auto"/>
            <w:left w:val="none" w:sz="0" w:space="0" w:color="auto"/>
            <w:bottom w:val="none" w:sz="0" w:space="0" w:color="auto"/>
            <w:right w:val="none" w:sz="0" w:space="0" w:color="auto"/>
          </w:divBdr>
        </w:div>
        <w:div w:id="910964694">
          <w:marLeft w:val="0"/>
          <w:marRight w:val="0"/>
          <w:marTop w:val="0"/>
          <w:marBottom w:val="0"/>
          <w:divBdr>
            <w:top w:val="none" w:sz="0" w:space="0" w:color="auto"/>
            <w:left w:val="none" w:sz="0" w:space="0" w:color="auto"/>
            <w:bottom w:val="none" w:sz="0" w:space="0" w:color="auto"/>
            <w:right w:val="none" w:sz="0" w:space="0" w:color="auto"/>
          </w:divBdr>
        </w:div>
        <w:div w:id="1117144788">
          <w:marLeft w:val="0"/>
          <w:marRight w:val="0"/>
          <w:marTop w:val="0"/>
          <w:marBottom w:val="0"/>
          <w:divBdr>
            <w:top w:val="none" w:sz="0" w:space="0" w:color="auto"/>
            <w:left w:val="none" w:sz="0" w:space="0" w:color="auto"/>
            <w:bottom w:val="none" w:sz="0" w:space="0" w:color="auto"/>
            <w:right w:val="none" w:sz="0" w:space="0" w:color="auto"/>
          </w:divBdr>
        </w:div>
        <w:div w:id="1304197514">
          <w:marLeft w:val="0"/>
          <w:marRight w:val="0"/>
          <w:marTop w:val="0"/>
          <w:marBottom w:val="0"/>
          <w:divBdr>
            <w:top w:val="none" w:sz="0" w:space="0" w:color="auto"/>
            <w:left w:val="none" w:sz="0" w:space="0" w:color="auto"/>
            <w:bottom w:val="none" w:sz="0" w:space="0" w:color="auto"/>
            <w:right w:val="none" w:sz="0" w:space="0" w:color="auto"/>
          </w:divBdr>
        </w:div>
        <w:div w:id="1430001545">
          <w:marLeft w:val="0"/>
          <w:marRight w:val="0"/>
          <w:marTop w:val="0"/>
          <w:marBottom w:val="0"/>
          <w:divBdr>
            <w:top w:val="none" w:sz="0" w:space="0" w:color="auto"/>
            <w:left w:val="none" w:sz="0" w:space="0" w:color="auto"/>
            <w:bottom w:val="none" w:sz="0" w:space="0" w:color="auto"/>
            <w:right w:val="none" w:sz="0" w:space="0" w:color="auto"/>
          </w:divBdr>
        </w:div>
        <w:div w:id="1525443066">
          <w:marLeft w:val="0"/>
          <w:marRight w:val="0"/>
          <w:marTop w:val="0"/>
          <w:marBottom w:val="0"/>
          <w:divBdr>
            <w:top w:val="none" w:sz="0" w:space="0" w:color="auto"/>
            <w:left w:val="none" w:sz="0" w:space="0" w:color="auto"/>
            <w:bottom w:val="none" w:sz="0" w:space="0" w:color="auto"/>
            <w:right w:val="none" w:sz="0" w:space="0" w:color="auto"/>
          </w:divBdr>
        </w:div>
        <w:div w:id="1625383646">
          <w:marLeft w:val="0"/>
          <w:marRight w:val="0"/>
          <w:marTop w:val="0"/>
          <w:marBottom w:val="0"/>
          <w:divBdr>
            <w:top w:val="none" w:sz="0" w:space="0" w:color="auto"/>
            <w:left w:val="none" w:sz="0" w:space="0" w:color="auto"/>
            <w:bottom w:val="none" w:sz="0" w:space="0" w:color="auto"/>
            <w:right w:val="none" w:sz="0" w:space="0" w:color="auto"/>
          </w:divBdr>
        </w:div>
        <w:div w:id="1842742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footer" Target="footer1.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webSettings" Target="webSettings.xml" Id="rId7" /><Relationship Type="http://schemas.openxmlformats.org/officeDocument/2006/relationships/hyperlink" Target="https://orcid.org/0000-0002-2142-2136" TargetMode="External" Id="rId12" /><Relationship Type="http://schemas.microsoft.com/office/2018/08/relationships/commentsExtensible" Target="commentsExtensible.xml" Id="rId17" /><Relationship Type="http://schemas.microsoft.com/office/2011/relationships/people" Target="people.xml" Id="rId25"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24" /><Relationship Type="http://schemas.openxmlformats.org/officeDocument/2006/relationships/styles" Target="styles.xml" Id="rId5" /><Relationship Type="http://schemas.microsoft.com/office/2011/relationships/commentsExtended" Target="commentsExtended.xml" Id="rId15" /><Relationship Type="http://schemas.openxmlformats.org/officeDocument/2006/relationships/hyperlink" Target="https://www.census.gov/about/partners/sdc/member-network.html" TargetMode="External" Id="rId23" /><Relationship Type="http://schemas.openxmlformats.org/officeDocument/2006/relationships/hyperlink" Target="https://orcid.org/0000" TargetMode="External"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Id14" /><Relationship Type="http://schemas.microsoft.com/office/2020/10/relationships/intelligence" Target="intelligence2.xml" Id="rId27" /><Relationship Type="http://schemas.openxmlformats.org/officeDocument/2006/relationships/hyperlink" Target="https://orcid.org/0000-0002-1517-3807" TargetMode="External" Id="R39a9afb21a6f4ed7" /><Relationship Type="http://schemas.openxmlformats.org/officeDocument/2006/relationships/glossaryDocument" Target="glossary/document.xml" Id="R0e771f9f64c9426d" /><Relationship Type="http://schemas.openxmlformats.org/officeDocument/2006/relationships/image" Target="/media/image2.png" Id="R290e3166cfb548a9" /><Relationship Type="http://schemas.openxmlformats.org/officeDocument/2006/relationships/image" Target="/media/image3.png" Id="R9e8bc5ed68504cb0" /><Relationship Type="http://schemas.openxmlformats.org/officeDocument/2006/relationships/image" Target="/media/image4.png" Id="Rdb86986961e844d4" /><Relationship Type="http://schemas.openxmlformats.org/officeDocument/2006/relationships/image" Target="/media/image5.png" Id="Ra5c4a33d6fb140b6" /><Relationship Type="http://schemas.openxmlformats.org/officeDocument/2006/relationships/image" Target="/media/image6.png" Id="R484de09ebcd74990" /><Relationship Type="http://schemas.openxmlformats.org/officeDocument/2006/relationships/image" Target="/media/image7.png" Id="Red01f7c20b634099" /><Relationship Type="http://schemas.openxmlformats.org/officeDocument/2006/relationships/image" Target="/media/image8.png" Id="R3809fcd88536463f" /><Relationship Type="http://schemas.openxmlformats.org/officeDocument/2006/relationships/image" Target="/media/image9.png" Id="R0f5938d6a6f64b23" /><Relationship Type="http://schemas.openxmlformats.org/officeDocument/2006/relationships/image" Target="/media/imagea.png" Id="R6db0f096c7704e6a" /><Relationship Type="http://schemas.openxmlformats.org/officeDocument/2006/relationships/image" Target="/media/imageb.png" Id="R0d235d33e11f4b9c" /><Relationship Type="http://schemas.openxmlformats.org/officeDocument/2006/relationships/image" Target="/media/imagec.png" Id="R57ad2d2aefc54ae8" /><Relationship Type="http://schemas.openxmlformats.org/officeDocument/2006/relationships/hyperlink" Target="https://treenagoswami.shinyapps.io/project_website/" TargetMode="External" Id="R40766d5f0b8e4739" /><Relationship Type="http://schemas.openxmlformats.org/officeDocument/2006/relationships/hyperlink" Target="https://proxy1.library.virginia.edu/login?url=https://uva.policymap.com/newmaps" TargetMode="External" Id="Rccfdb49a6f294ff5" /><Relationship Type="http://schemas.openxmlformats.org/officeDocument/2006/relationships/hyperlink" Target="https://www.policymap.com/resources/customer-stories" TargetMode="External" Id="Rf535adb97160465d" /><Relationship Type="http://schemas.openxmlformats.org/officeDocument/2006/relationships/hyperlink" Target="https://www.policymap.com/resources/customer-stories/city-of-philadelphia" TargetMode="External" Id="R4c1dcb77106b460b" /><Relationship Type="http://schemas.openxmlformats.org/officeDocument/2006/relationships/hyperlink" Target="https://www.policymap.com/resources/customer-stories/city-of-dallas" TargetMode="External" Id="R99e350c509904fb8" /><Relationship Type="http://schemas.openxmlformats.org/officeDocument/2006/relationships/hyperlink" Target="https://www.policymap.com/resources/customer-stories/connecticut-housing-finance-authority-chfa" TargetMode="External" Id="R5d6e3f4deed140f0" /><Relationship Type="http://schemas.openxmlformats.org/officeDocument/2006/relationships/hyperlink" Target="https://www.policymap.com/resources/customer-stories/north-carolina-housing-finance-agency" TargetMode="External" Id="R533c39e417b8461a" /><Relationship Type="http://schemas.openxmlformats.org/officeDocument/2006/relationships/hyperlink" Target="https://elicit.com/?workflow=table-of-papers" TargetMode="External" Id="Rfd1faa4719844b2b" /><Relationship Type="http://schemas.openxmlformats.org/officeDocument/2006/relationships/hyperlink" Target="https://www.urban.org/" TargetMode="External" Id="R80fbdd9c7d984133" /><Relationship Type="http://schemas.openxmlformats.org/officeDocument/2006/relationships/hyperlink" Target="https://www.apdu.org/" TargetMode="External" Id="R35e7c6cef3b848ea" /><Relationship Type="http://schemas.openxmlformats.org/officeDocument/2006/relationships/hyperlink" Target="https://www.csg.org/" TargetMode="External" Id="R6e52af4f2f834606" /><Relationship Type="http://schemas.openxmlformats.org/officeDocument/2006/relationships/hyperlink" Target="https://www.naco.org/" TargetMode="External" Id="R9a6dc4057ed44f37" /><Relationship Type="http://schemas.openxmlformats.org/officeDocument/2006/relationships/hyperlink" Target="https://www.ncsl.org/" TargetMode="External" Id="R0ea9057298d14e76" /><Relationship Type="http://schemas.openxmlformats.org/officeDocument/2006/relationships/hyperlink" Target="https://proxy1.library.virginia.edu/login?url=https://uva.policymap.com/newmaps" TargetMode="External" Id="R43dbbdf288494deb" /><Relationship Type="http://schemas.openxmlformats.org/officeDocument/2006/relationships/hyperlink" Target="https://www.policymap.com/resources/customer-stories" TargetMode="External" Id="R5d6e4bb5ce8240f6" /><Relationship Type="http://schemas.openxmlformats.org/officeDocument/2006/relationships/image" Target="/media/imaged.png" Id="Ra18cead789ce47b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e0d6cf3-52fa-40d9-9ed6-09d999ffe99b}"/>
      </w:docPartPr>
      <w:docPartBody>
        <w:p w14:paraId="36CFF76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Salvo, Joseph J (ckp7gd)</DisplayName>
        <AccountId>275</AccountId>
        <AccountType/>
      </UserInfo>
    </SharedWithUsers>
  </documentManagement>
</p:properties>
</file>

<file path=customXml/itemProps1.xml><?xml version="1.0" encoding="utf-8"?>
<ds:datastoreItem xmlns:ds="http://schemas.openxmlformats.org/officeDocument/2006/customXml" ds:itemID="{C54F4265-CF11-477B-90CC-A7BC118C5FDC}">
  <ds:schemaRefs>
    <ds:schemaRef ds:uri="http://schemas.microsoft.com/sharepoint/v3/contenttype/forms"/>
  </ds:schemaRefs>
</ds:datastoreItem>
</file>

<file path=customXml/itemProps2.xml><?xml version="1.0" encoding="utf-8"?>
<ds:datastoreItem xmlns:ds="http://schemas.openxmlformats.org/officeDocument/2006/customXml" ds:itemID="{35359FCC-F8ED-4C25-AE55-57ED75FE5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657dd-b8a5-4c99-8d51-b0b9d254c989"/>
    <ds:schemaRef ds:uri="5ba80a41-9917-4a22-8f13-cb051ddce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915D4-1E9E-474C-9411-30195412F934}">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Goswami, Treena (gcm8gw)</dc:creator>
  <keywords/>
  <dc:description/>
  <lastModifiedBy>Lancaster, Vicki Ann (val7zv)</lastModifiedBy>
  <revision>29</revision>
  <dcterms:created xsi:type="dcterms:W3CDTF">2023-12-24T10:38:00.0000000Z</dcterms:created>
  <dcterms:modified xsi:type="dcterms:W3CDTF">2024-01-01T12:51:27.8854863Z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