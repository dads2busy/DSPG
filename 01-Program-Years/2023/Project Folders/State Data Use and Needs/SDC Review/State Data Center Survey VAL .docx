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5565" w14:textId="33CCAD43" w:rsidR="00A93E4B" w:rsidRDefault="00A93E4B" w:rsidP="00A93E4B">
      <w:pPr>
        <w:numPr>
          <w:ilvl w:val="0"/>
          <w:numId w:val="1"/>
        </w:numPr>
        <w:rPr>
          <w:rFonts w:ascii="Calibri" w:hAnsi="Calibri" w:cs="Calibri"/>
          <w:color w:val="000000"/>
        </w:rPr>
      </w:pPr>
      <w:r w:rsidRPr="00A93E4B">
        <w:rPr>
          <w:rFonts w:ascii="Calibri" w:hAnsi="Calibri" w:cs="Calibri"/>
          <w:color w:val="000000"/>
        </w:rPr>
        <w:t>Nebraska</w:t>
      </w:r>
      <w:r>
        <w:rPr>
          <w:rFonts w:ascii="Calibri" w:hAnsi="Calibri" w:cs="Calibri"/>
          <w:color w:val="000000"/>
        </w:rPr>
        <w:t xml:space="preserve"> </w:t>
      </w:r>
      <w:hyperlink r:id="rId5" w:history="1">
        <w:r w:rsidRPr="00DE650D">
          <w:rPr>
            <w:rStyle w:val="Hyperlink"/>
            <w:rFonts w:ascii="Calibri" w:hAnsi="Calibri" w:cs="Calibri"/>
          </w:rPr>
          <w:t>https://www.unomaha.edu/cpar</w:t>
        </w:r>
      </w:hyperlink>
    </w:p>
    <w:p w14:paraId="73F2505A" w14:textId="77777777" w:rsidR="00A93E4B" w:rsidRDefault="00A93E4B" w:rsidP="00A93E4B">
      <w:pPr>
        <w:rPr>
          <w:rFonts w:ascii="Calibri" w:hAnsi="Calibri" w:cs="Calibri"/>
          <w:color w:val="000000"/>
        </w:rPr>
      </w:pPr>
    </w:p>
    <w:p w14:paraId="2972CC52" w14:textId="7ACD603A" w:rsidR="00A93E4B" w:rsidRDefault="00A93E4B" w:rsidP="00A93E4B">
      <w:pPr>
        <w:rPr>
          <w:rFonts w:ascii="Calibri" w:hAnsi="Calibri" w:cs="Calibri"/>
          <w:color w:val="000000"/>
        </w:rPr>
      </w:pPr>
      <w:r>
        <w:rPr>
          <w:rFonts w:ascii="Calibri" w:hAnsi="Calibri" w:cs="Calibri"/>
          <w:color w:val="000000"/>
        </w:rPr>
        <w:t>Location:</w:t>
      </w:r>
      <w:r w:rsidR="00FB1A85">
        <w:rPr>
          <w:rFonts w:ascii="Calibri" w:hAnsi="Calibri" w:cs="Calibri"/>
          <w:color w:val="000000"/>
        </w:rPr>
        <w:t xml:space="preserve"> University of Nebraska College of Public Affairs</w:t>
      </w:r>
    </w:p>
    <w:p w14:paraId="2930CD8E" w14:textId="77777777" w:rsidR="00FB1A85" w:rsidRPr="00FB1A85" w:rsidRDefault="00A93E4B" w:rsidP="00FB1A85">
      <w:pPr>
        <w:rPr>
          <w:rFonts w:ascii="Calibri" w:hAnsi="Calibri" w:cs="Calibri"/>
          <w:color w:val="000000"/>
        </w:rPr>
      </w:pPr>
      <w:r>
        <w:rPr>
          <w:rFonts w:ascii="Calibri" w:hAnsi="Calibri" w:cs="Calibri"/>
          <w:color w:val="000000"/>
        </w:rPr>
        <w:t>Mission:</w:t>
      </w:r>
      <w:r w:rsidR="00FB1A85">
        <w:rPr>
          <w:rFonts w:ascii="Calibri" w:hAnsi="Calibri" w:cs="Calibri"/>
          <w:color w:val="000000"/>
        </w:rPr>
        <w:t xml:space="preserve"> </w:t>
      </w:r>
      <w:r w:rsidR="00FB1A85" w:rsidRPr="00FB1A85">
        <w:rPr>
          <w:rFonts w:ascii="Calibri" w:hAnsi="Calibri" w:cs="Calibri"/>
          <w:color w:val="000000"/>
        </w:rPr>
        <w:t>The Center for Public Affairs Research collaboratively produces and disseminates</w:t>
      </w:r>
    </w:p>
    <w:p w14:paraId="3E74C40B" w14:textId="504A7AF4" w:rsidR="00A93E4B" w:rsidRDefault="00FB1A85" w:rsidP="00FB1A85">
      <w:pPr>
        <w:rPr>
          <w:rFonts w:ascii="Calibri" w:hAnsi="Calibri" w:cs="Calibri"/>
          <w:color w:val="000000"/>
        </w:rPr>
      </w:pPr>
      <w:r w:rsidRPr="00FB1A85">
        <w:rPr>
          <w:rFonts w:ascii="Calibri" w:hAnsi="Calibri" w:cs="Calibri"/>
          <w:color w:val="000000"/>
        </w:rPr>
        <w:t>high-quality public scholarship about topics that impact the lives of Nebraskans.</w:t>
      </w:r>
    </w:p>
    <w:p w14:paraId="2B7F3475" w14:textId="62F982F2" w:rsidR="00A93E4B" w:rsidRDefault="00A93E4B" w:rsidP="00A93E4B">
      <w:pPr>
        <w:rPr>
          <w:rFonts w:ascii="Calibri" w:hAnsi="Calibri" w:cs="Calibri"/>
          <w:color w:val="000000"/>
        </w:rPr>
      </w:pPr>
      <w:r>
        <w:rPr>
          <w:rFonts w:ascii="Calibri" w:hAnsi="Calibri" w:cs="Calibri"/>
          <w:color w:val="000000"/>
        </w:rPr>
        <w:t xml:space="preserve">Categories: </w:t>
      </w:r>
      <w:r w:rsidR="00FB1A85">
        <w:rPr>
          <w:rFonts w:ascii="Calibri" w:hAnsi="Calibri" w:cs="Calibri"/>
          <w:color w:val="000000"/>
        </w:rPr>
        <w:t xml:space="preserve"> Population Mobility; Population density; Essential Data about NE; SNAP Enrollment; Census return rates; Census Bureau new releases; Populations domestic and international migration</w:t>
      </w:r>
    </w:p>
    <w:p w14:paraId="53DC70AD" w14:textId="77777777" w:rsidR="00A93E4B" w:rsidRPr="00A93E4B" w:rsidRDefault="00A93E4B" w:rsidP="00A93E4B">
      <w:pPr>
        <w:rPr>
          <w:rFonts w:ascii="Calibri" w:hAnsi="Calibri" w:cs="Calibri"/>
          <w:color w:val="000000"/>
        </w:rPr>
      </w:pPr>
    </w:p>
    <w:p w14:paraId="1C30E3AD" w14:textId="1275A6CA" w:rsidR="00A93E4B" w:rsidRDefault="00A93E4B" w:rsidP="00A93E4B">
      <w:pPr>
        <w:numPr>
          <w:ilvl w:val="0"/>
          <w:numId w:val="1"/>
        </w:numPr>
        <w:rPr>
          <w:rFonts w:ascii="Calibri" w:hAnsi="Calibri" w:cs="Calibri"/>
          <w:color w:val="000000"/>
        </w:rPr>
      </w:pPr>
      <w:r w:rsidRPr="00A93E4B">
        <w:rPr>
          <w:rFonts w:ascii="Calibri" w:hAnsi="Calibri" w:cs="Calibri"/>
          <w:color w:val="000000"/>
        </w:rPr>
        <w:t>New Jersey</w:t>
      </w:r>
      <w:r>
        <w:rPr>
          <w:rFonts w:ascii="Calibri" w:hAnsi="Calibri" w:cs="Calibri"/>
          <w:color w:val="000000"/>
        </w:rPr>
        <w:t xml:space="preserve"> </w:t>
      </w:r>
      <w:hyperlink r:id="rId6" w:history="1">
        <w:r w:rsidRPr="00DE650D">
          <w:rPr>
            <w:rStyle w:val="Hyperlink"/>
            <w:rFonts w:ascii="Calibri" w:hAnsi="Calibri" w:cs="Calibri"/>
          </w:rPr>
          <w:t>https://w</w:t>
        </w:r>
        <w:r w:rsidRPr="00DE650D">
          <w:rPr>
            <w:rStyle w:val="Hyperlink"/>
            <w:rFonts w:ascii="Calibri" w:hAnsi="Calibri" w:cs="Calibri"/>
          </w:rPr>
          <w:t>w</w:t>
        </w:r>
        <w:r w:rsidRPr="00DE650D">
          <w:rPr>
            <w:rStyle w:val="Hyperlink"/>
            <w:rFonts w:ascii="Calibri" w:hAnsi="Calibri" w:cs="Calibri"/>
          </w:rPr>
          <w:t>w.nj.gov/labor/lpa/content/njsdc_index.html</w:t>
        </w:r>
      </w:hyperlink>
    </w:p>
    <w:p w14:paraId="6A971D60" w14:textId="77777777" w:rsidR="00A93E4B" w:rsidRDefault="00A93E4B" w:rsidP="00A93E4B">
      <w:pPr>
        <w:rPr>
          <w:rFonts w:ascii="Calibri" w:hAnsi="Calibri" w:cs="Calibri"/>
          <w:color w:val="000000"/>
        </w:rPr>
      </w:pPr>
    </w:p>
    <w:p w14:paraId="457FD711" w14:textId="2F26A928" w:rsidR="00A93E4B" w:rsidRDefault="00A93E4B" w:rsidP="00A93E4B">
      <w:pPr>
        <w:rPr>
          <w:rFonts w:ascii="Calibri" w:hAnsi="Calibri" w:cs="Calibri"/>
          <w:color w:val="000000"/>
        </w:rPr>
      </w:pPr>
      <w:r>
        <w:rPr>
          <w:rFonts w:ascii="Calibri" w:hAnsi="Calibri" w:cs="Calibri"/>
          <w:color w:val="000000"/>
        </w:rPr>
        <w:t>Location:</w:t>
      </w:r>
      <w:r w:rsidR="00F049D1">
        <w:rPr>
          <w:rFonts w:ascii="Calibri" w:hAnsi="Calibri" w:cs="Calibri"/>
          <w:color w:val="000000"/>
        </w:rPr>
        <w:t xml:space="preserve"> Department of Labor and Workforce Development</w:t>
      </w:r>
    </w:p>
    <w:p w14:paraId="546A8BBB" w14:textId="77777777" w:rsidR="00A93E4B" w:rsidRDefault="00A93E4B" w:rsidP="00A93E4B">
      <w:pPr>
        <w:rPr>
          <w:rFonts w:ascii="Calibri" w:hAnsi="Calibri" w:cs="Calibri"/>
          <w:color w:val="000000"/>
        </w:rPr>
      </w:pPr>
      <w:r>
        <w:rPr>
          <w:rFonts w:ascii="Calibri" w:hAnsi="Calibri" w:cs="Calibri"/>
          <w:color w:val="000000"/>
        </w:rPr>
        <w:t>Mission:</w:t>
      </w:r>
    </w:p>
    <w:p w14:paraId="167F55A2" w14:textId="1346B11F" w:rsidR="00A93E4B" w:rsidRDefault="00A93E4B" w:rsidP="00A93E4B">
      <w:pPr>
        <w:rPr>
          <w:rFonts w:ascii="Calibri" w:hAnsi="Calibri" w:cs="Calibri"/>
          <w:color w:val="000000"/>
        </w:rPr>
      </w:pPr>
      <w:r>
        <w:rPr>
          <w:rFonts w:ascii="Calibri" w:hAnsi="Calibri" w:cs="Calibri"/>
          <w:color w:val="000000"/>
        </w:rPr>
        <w:t xml:space="preserve">Categories: </w:t>
      </w:r>
      <w:r w:rsidR="00C40A93">
        <w:rPr>
          <w:rFonts w:ascii="Calibri" w:hAnsi="Calibri" w:cs="Calibri"/>
          <w:color w:val="000000"/>
        </w:rPr>
        <w:t>Demographics; Employment &amp; Wages; Industry &amp; Economy; Tools &amp; Resources</w:t>
      </w:r>
    </w:p>
    <w:p w14:paraId="20A89F37" w14:textId="77777777" w:rsidR="00A93E4B" w:rsidRPr="00A93E4B" w:rsidRDefault="00A93E4B" w:rsidP="00A93E4B">
      <w:pPr>
        <w:rPr>
          <w:rFonts w:ascii="Calibri" w:hAnsi="Calibri" w:cs="Calibri"/>
          <w:color w:val="000000"/>
        </w:rPr>
      </w:pPr>
    </w:p>
    <w:p w14:paraId="1A9B317A" w14:textId="7B26E120" w:rsidR="00A93E4B" w:rsidRDefault="00A93E4B" w:rsidP="00A93E4B">
      <w:pPr>
        <w:numPr>
          <w:ilvl w:val="0"/>
          <w:numId w:val="1"/>
        </w:numPr>
        <w:rPr>
          <w:rFonts w:ascii="Calibri" w:hAnsi="Calibri" w:cs="Calibri"/>
          <w:color w:val="000000"/>
        </w:rPr>
      </w:pPr>
      <w:r w:rsidRPr="00A93E4B">
        <w:rPr>
          <w:rFonts w:ascii="Calibri" w:hAnsi="Calibri" w:cs="Calibri"/>
          <w:color w:val="000000"/>
        </w:rPr>
        <w:t>South Carolina</w:t>
      </w:r>
      <w:r>
        <w:rPr>
          <w:rFonts w:ascii="Calibri" w:hAnsi="Calibri" w:cs="Calibri"/>
          <w:color w:val="000000"/>
        </w:rPr>
        <w:t xml:space="preserve"> </w:t>
      </w:r>
      <w:hyperlink r:id="rId7" w:history="1">
        <w:r w:rsidRPr="00DE650D">
          <w:rPr>
            <w:rStyle w:val="Hyperlink"/>
            <w:rFonts w:ascii="Calibri" w:hAnsi="Calibri" w:cs="Calibri"/>
          </w:rPr>
          <w:t>https:/</w:t>
        </w:r>
        <w:r w:rsidRPr="00DE650D">
          <w:rPr>
            <w:rStyle w:val="Hyperlink"/>
            <w:rFonts w:ascii="Calibri" w:hAnsi="Calibri" w:cs="Calibri"/>
          </w:rPr>
          <w:t>/</w:t>
        </w:r>
        <w:r w:rsidRPr="00DE650D">
          <w:rPr>
            <w:rStyle w:val="Hyperlink"/>
            <w:rFonts w:ascii="Calibri" w:hAnsi="Calibri" w:cs="Calibri"/>
          </w:rPr>
          <w:t>www.rfa.sc.gov/</w:t>
        </w:r>
      </w:hyperlink>
      <w:r w:rsidR="00F049D1">
        <w:rPr>
          <w:rFonts w:ascii="Calibri" w:hAnsi="Calibri" w:cs="Calibri"/>
          <w:color w:val="000000"/>
        </w:rPr>
        <w:t xml:space="preserve">;  </w:t>
      </w:r>
      <w:hyperlink r:id="rId8" w:history="1">
        <w:r w:rsidR="00F049D1" w:rsidRPr="00DE650D">
          <w:rPr>
            <w:rStyle w:val="Hyperlink"/>
            <w:rFonts w:ascii="Calibri" w:hAnsi="Calibri" w:cs="Calibri"/>
          </w:rPr>
          <w:t>https://www.rfa.sc.gov/data-research/population-demographics/census-state-data-center</w:t>
        </w:r>
      </w:hyperlink>
    </w:p>
    <w:p w14:paraId="0EF9ADAD" w14:textId="77777777" w:rsidR="00A93E4B" w:rsidRDefault="00A93E4B" w:rsidP="00A93E4B">
      <w:pPr>
        <w:rPr>
          <w:rFonts w:ascii="Calibri" w:hAnsi="Calibri" w:cs="Calibri"/>
          <w:color w:val="000000"/>
        </w:rPr>
      </w:pPr>
    </w:p>
    <w:p w14:paraId="52F6A01A" w14:textId="3A5334C8" w:rsidR="00F049D1" w:rsidRPr="00F049D1" w:rsidRDefault="00A93E4B" w:rsidP="00F049D1">
      <w:pPr>
        <w:rPr>
          <w:rFonts w:asciiTheme="minorHAnsi" w:hAnsiTheme="minorHAnsi" w:cstheme="minorHAnsi"/>
          <w:caps/>
          <w:color w:val="000000" w:themeColor="text1"/>
          <w:spacing w:val="8"/>
        </w:rPr>
      </w:pPr>
      <w:r w:rsidRPr="00F049D1">
        <w:rPr>
          <w:rFonts w:asciiTheme="minorHAnsi" w:hAnsiTheme="minorHAnsi" w:cstheme="minorHAnsi"/>
          <w:color w:val="000000"/>
        </w:rPr>
        <w:t>Location:</w:t>
      </w:r>
      <w:r w:rsidR="00F049D1" w:rsidRPr="00F049D1">
        <w:rPr>
          <w:rFonts w:asciiTheme="minorHAnsi" w:hAnsiTheme="minorHAnsi" w:cstheme="minorHAnsi"/>
          <w:color w:val="000000"/>
        </w:rPr>
        <w:t xml:space="preserve">  </w:t>
      </w:r>
      <w:r w:rsidR="00F049D1" w:rsidRPr="00F049D1">
        <w:rPr>
          <w:rFonts w:asciiTheme="minorHAnsi" w:hAnsiTheme="minorHAnsi" w:cstheme="minorHAnsi"/>
          <w:caps/>
          <w:color w:val="000000" w:themeColor="text1"/>
          <w:spacing w:val="8"/>
        </w:rPr>
        <w:t>SOUTH CAROLINA</w:t>
      </w:r>
      <w:r w:rsidR="00F049D1" w:rsidRPr="00F049D1">
        <w:rPr>
          <w:rFonts w:asciiTheme="minorHAnsi" w:hAnsiTheme="minorHAnsi" w:cstheme="minorHAnsi"/>
          <w:caps/>
          <w:color w:val="000000" w:themeColor="text1"/>
          <w:spacing w:val="8"/>
        </w:rPr>
        <w:t xml:space="preserve"> </w:t>
      </w:r>
      <w:r w:rsidR="00F049D1" w:rsidRPr="00F049D1">
        <w:rPr>
          <w:rFonts w:asciiTheme="minorHAnsi" w:hAnsiTheme="minorHAnsi" w:cstheme="minorHAnsi"/>
          <w:caps/>
          <w:color w:val="000000" w:themeColor="text1"/>
          <w:spacing w:val="8"/>
        </w:rPr>
        <w:t>REVENUE AND FISCAL AFFAIRS OFFICE</w:t>
      </w:r>
    </w:p>
    <w:p w14:paraId="58A165A3" w14:textId="5EFA4220" w:rsidR="00A93E4B" w:rsidRDefault="00A93E4B" w:rsidP="00A93E4B">
      <w:pPr>
        <w:rPr>
          <w:rFonts w:ascii="Calibri" w:hAnsi="Calibri" w:cs="Calibri"/>
          <w:color w:val="000000"/>
        </w:rPr>
      </w:pPr>
      <w:r>
        <w:rPr>
          <w:rFonts w:ascii="Calibri" w:hAnsi="Calibri" w:cs="Calibri"/>
          <w:color w:val="000000"/>
        </w:rPr>
        <w:t>Mission:</w:t>
      </w:r>
      <w:r w:rsidR="00F049D1">
        <w:rPr>
          <w:rFonts w:ascii="Calibri" w:hAnsi="Calibri" w:cs="Calibri"/>
          <w:color w:val="000000"/>
        </w:rPr>
        <w:t xml:space="preserve"> NA</w:t>
      </w:r>
    </w:p>
    <w:p w14:paraId="42C51593" w14:textId="7FCCE1FB" w:rsidR="00A93E4B" w:rsidRDefault="00A93E4B" w:rsidP="00A93E4B">
      <w:pPr>
        <w:rPr>
          <w:rFonts w:ascii="Calibri" w:hAnsi="Calibri" w:cs="Calibri"/>
          <w:color w:val="000000"/>
        </w:rPr>
      </w:pPr>
      <w:r>
        <w:rPr>
          <w:rFonts w:ascii="Calibri" w:hAnsi="Calibri" w:cs="Calibri"/>
          <w:color w:val="000000"/>
        </w:rPr>
        <w:t xml:space="preserve">Categories: </w:t>
      </w:r>
      <w:r w:rsidR="00F049D1">
        <w:rPr>
          <w:rFonts w:ascii="Calibri" w:hAnsi="Calibri" w:cs="Calibri"/>
          <w:color w:val="000000"/>
        </w:rPr>
        <w:t xml:space="preserve">Socioeconomic Data; Housing Data; Population Data; Decennial Census </w:t>
      </w:r>
    </w:p>
    <w:p w14:paraId="10F296BB" w14:textId="77777777" w:rsidR="00A93E4B" w:rsidRPr="00A93E4B" w:rsidRDefault="00A93E4B" w:rsidP="00A93E4B">
      <w:pPr>
        <w:rPr>
          <w:rFonts w:ascii="Calibri" w:hAnsi="Calibri" w:cs="Calibri"/>
          <w:color w:val="000000"/>
        </w:rPr>
      </w:pPr>
    </w:p>
    <w:p w14:paraId="4EC5CFB0" w14:textId="5EDF5C89" w:rsidR="00A93E4B" w:rsidRDefault="00A93E4B" w:rsidP="00A93E4B">
      <w:pPr>
        <w:numPr>
          <w:ilvl w:val="0"/>
          <w:numId w:val="1"/>
        </w:numPr>
        <w:rPr>
          <w:rFonts w:ascii="Calibri" w:hAnsi="Calibri" w:cs="Calibri"/>
          <w:color w:val="000000"/>
        </w:rPr>
      </w:pPr>
      <w:r w:rsidRPr="00A93E4B">
        <w:rPr>
          <w:rFonts w:ascii="Calibri" w:hAnsi="Calibri" w:cs="Calibri"/>
          <w:color w:val="000000"/>
        </w:rPr>
        <w:t>Texas</w:t>
      </w:r>
      <w:r>
        <w:rPr>
          <w:rFonts w:ascii="Calibri" w:hAnsi="Calibri" w:cs="Calibri"/>
          <w:color w:val="000000"/>
        </w:rPr>
        <w:t xml:space="preserve"> </w:t>
      </w:r>
      <w:hyperlink r:id="rId9" w:history="1">
        <w:r w:rsidRPr="00DE650D">
          <w:rPr>
            <w:rStyle w:val="Hyperlink"/>
            <w:rFonts w:ascii="Calibri" w:hAnsi="Calibri" w:cs="Calibri"/>
          </w:rPr>
          <w:t>https://</w:t>
        </w:r>
        <w:r w:rsidRPr="00DE650D">
          <w:rPr>
            <w:rStyle w:val="Hyperlink"/>
            <w:rFonts w:ascii="Calibri" w:hAnsi="Calibri" w:cs="Calibri"/>
          </w:rPr>
          <w:t>d</w:t>
        </w:r>
        <w:r w:rsidRPr="00DE650D">
          <w:rPr>
            <w:rStyle w:val="Hyperlink"/>
            <w:rFonts w:ascii="Calibri" w:hAnsi="Calibri" w:cs="Calibri"/>
          </w:rPr>
          <w:t>emographics.texas.gov/</w:t>
        </w:r>
      </w:hyperlink>
    </w:p>
    <w:p w14:paraId="3E6E9ECA" w14:textId="77777777" w:rsidR="00A93E4B" w:rsidRDefault="00A93E4B" w:rsidP="00A93E4B">
      <w:pPr>
        <w:rPr>
          <w:rFonts w:ascii="Calibri" w:hAnsi="Calibri" w:cs="Calibri"/>
          <w:color w:val="000000"/>
        </w:rPr>
      </w:pPr>
    </w:p>
    <w:p w14:paraId="2970C250" w14:textId="67029EBC" w:rsidR="00A93E4B" w:rsidRDefault="00A93E4B" w:rsidP="00A93E4B">
      <w:pPr>
        <w:rPr>
          <w:rFonts w:ascii="Calibri" w:hAnsi="Calibri" w:cs="Calibri"/>
          <w:color w:val="000000"/>
        </w:rPr>
      </w:pPr>
      <w:r>
        <w:rPr>
          <w:rFonts w:ascii="Calibri" w:hAnsi="Calibri" w:cs="Calibri"/>
          <w:color w:val="000000"/>
        </w:rPr>
        <w:t>Location:</w:t>
      </w:r>
      <w:r w:rsidR="00DF3255">
        <w:rPr>
          <w:rFonts w:ascii="Calibri" w:hAnsi="Calibri" w:cs="Calibri"/>
          <w:color w:val="000000"/>
        </w:rPr>
        <w:t xml:space="preserve">  Texas Demographic Center  </w:t>
      </w:r>
    </w:p>
    <w:p w14:paraId="65DB4CEE" w14:textId="18ABAD4F" w:rsidR="00A93E4B" w:rsidRDefault="00A93E4B" w:rsidP="00A93E4B">
      <w:pPr>
        <w:rPr>
          <w:rFonts w:ascii="Calibri" w:hAnsi="Calibri" w:cs="Calibri"/>
          <w:color w:val="000000"/>
        </w:rPr>
      </w:pPr>
      <w:r>
        <w:rPr>
          <w:rFonts w:ascii="Calibri" w:hAnsi="Calibri" w:cs="Calibri"/>
          <w:color w:val="000000"/>
        </w:rPr>
        <w:t>Mission:</w:t>
      </w:r>
      <w:r w:rsidR="00DF3255">
        <w:rPr>
          <w:rFonts w:ascii="Calibri" w:hAnsi="Calibri" w:cs="Calibri"/>
          <w:color w:val="000000"/>
        </w:rPr>
        <w:t xml:space="preserve">  </w:t>
      </w:r>
      <w:r w:rsidR="00DF3255" w:rsidRPr="00DF3255">
        <w:rPr>
          <w:rFonts w:ascii="Calibri" w:hAnsi="Calibri" w:cs="Calibri"/>
          <w:color w:val="000000"/>
        </w:rPr>
        <w:t>The Texas Demographic Center functions as a focal point for the production, interpretation, and distribution of demographic information for Texas. The Texas Demographic Center produces and disseminates population estimates and projections for Texas, as well as other demographic information. Special emphasis is placed on data that may be useful to policy makers in dealing with issues regarding the demand for State services.</w:t>
      </w:r>
    </w:p>
    <w:p w14:paraId="29232672" w14:textId="6CF98B52" w:rsidR="00A93E4B" w:rsidRDefault="00A93E4B" w:rsidP="00A93E4B">
      <w:pPr>
        <w:rPr>
          <w:rFonts w:ascii="Calibri" w:hAnsi="Calibri" w:cs="Calibri"/>
          <w:color w:val="000000"/>
        </w:rPr>
      </w:pPr>
      <w:r>
        <w:rPr>
          <w:rFonts w:ascii="Calibri" w:hAnsi="Calibri" w:cs="Calibri"/>
          <w:color w:val="000000"/>
        </w:rPr>
        <w:t xml:space="preserve">Categories: </w:t>
      </w:r>
      <w:r w:rsidR="00DF3255">
        <w:rPr>
          <w:rFonts w:ascii="Calibri" w:hAnsi="Calibri" w:cs="Calibri"/>
          <w:color w:val="000000"/>
        </w:rPr>
        <w:t xml:space="preserve"> Population estimates; Population projections; </w:t>
      </w:r>
      <w:r w:rsidR="00F049D1">
        <w:rPr>
          <w:rFonts w:ascii="Calibri" w:hAnsi="Calibri" w:cs="Calibri"/>
          <w:color w:val="000000"/>
        </w:rPr>
        <w:t>Redistricting; Apportionment; Census Self Response;  Populations by Race &amp; Ethnicity</w:t>
      </w:r>
    </w:p>
    <w:p w14:paraId="43D3A514" w14:textId="77777777" w:rsidR="00A93E4B" w:rsidRPr="00A93E4B" w:rsidRDefault="00A93E4B" w:rsidP="00A93E4B">
      <w:pPr>
        <w:rPr>
          <w:rFonts w:ascii="Calibri" w:hAnsi="Calibri" w:cs="Calibri"/>
          <w:color w:val="000000"/>
        </w:rPr>
      </w:pPr>
    </w:p>
    <w:p w14:paraId="7E42AD5D" w14:textId="31BA9547" w:rsidR="00A93E4B" w:rsidRDefault="00A93E4B" w:rsidP="000B38F4">
      <w:pPr>
        <w:numPr>
          <w:ilvl w:val="0"/>
          <w:numId w:val="1"/>
        </w:numPr>
        <w:rPr>
          <w:rFonts w:ascii="Calibri" w:hAnsi="Calibri" w:cs="Calibri"/>
          <w:color w:val="000000"/>
        </w:rPr>
      </w:pPr>
      <w:r w:rsidRPr="00A93E4B">
        <w:rPr>
          <w:rFonts w:ascii="Calibri" w:hAnsi="Calibri" w:cs="Calibri"/>
          <w:color w:val="000000"/>
        </w:rPr>
        <w:t>Guam</w:t>
      </w:r>
      <w:r w:rsidRPr="00650F07">
        <w:rPr>
          <w:rFonts w:ascii="Calibri" w:hAnsi="Calibri" w:cs="Calibri"/>
          <w:color w:val="000000"/>
        </w:rPr>
        <w:t xml:space="preserve"> </w:t>
      </w:r>
      <w:hyperlink r:id="rId10" w:history="1">
        <w:r w:rsidR="00650F07" w:rsidRPr="00DE650D">
          <w:rPr>
            <w:rStyle w:val="Hyperlink"/>
            <w:rFonts w:ascii="Calibri" w:hAnsi="Calibri" w:cs="Calibri"/>
          </w:rPr>
          <w:t>https://bsp.guam.gov/census-of-guam/</w:t>
        </w:r>
      </w:hyperlink>
    </w:p>
    <w:p w14:paraId="6148BAC3" w14:textId="77777777" w:rsidR="00650F07" w:rsidRPr="00650F07" w:rsidRDefault="00650F07" w:rsidP="00DF3255">
      <w:pPr>
        <w:ind w:left="360"/>
        <w:rPr>
          <w:rFonts w:ascii="Calibri" w:hAnsi="Calibri" w:cs="Calibri"/>
          <w:color w:val="000000"/>
        </w:rPr>
      </w:pPr>
    </w:p>
    <w:p w14:paraId="5CFC40F6" w14:textId="0338FF88" w:rsidR="00A93E4B" w:rsidRDefault="00A93E4B" w:rsidP="00A93E4B">
      <w:pPr>
        <w:rPr>
          <w:rFonts w:ascii="Calibri" w:hAnsi="Calibri" w:cs="Calibri"/>
          <w:color w:val="000000"/>
        </w:rPr>
      </w:pPr>
      <w:r>
        <w:rPr>
          <w:rFonts w:ascii="Calibri" w:hAnsi="Calibri" w:cs="Calibri"/>
          <w:color w:val="000000"/>
        </w:rPr>
        <w:t>Location:</w:t>
      </w:r>
      <w:r w:rsidR="00650F07">
        <w:rPr>
          <w:rFonts w:ascii="Calibri" w:hAnsi="Calibri" w:cs="Calibri"/>
          <w:color w:val="000000"/>
        </w:rPr>
        <w:t xml:space="preserve"> Bureau of Statistics and Plans</w:t>
      </w:r>
    </w:p>
    <w:p w14:paraId="5454F46F" w14:textId="0172FF32" w:rsidR="00A93E4B" w:rsidRDefault="00A93E4B" w:rsidP="00A93E4B">
      <w:pPr>
        <w:rPr>
          <w:rFonts w:ascii="Calibri" w:hAnsi="Calibri" w:cs="Calibri"/>
          <w:color w:val="000000"/>
        </w:rPr>
      </w:pPr>
      <w:r>
        <w:rPr>
          <w:rFonts w:ascii="Calibri" w:hAnsi="Calibri" w:cs="Calibri"/>
          <w:color w:val="000000"/>
        </w:rPr>
        <w:t>Mission:</w:t>
      </w:r>
      <w:r w:rsidR="00650F07">
        <w:rPr>
          <w:rFonts w:ascii="Calibri" w:hAnsi="Calibri" w:cs="Calibri"/>
          <w:color w:val="000000"/>
        </w:rPr>
        <w:t xml:space="preserve"> </w:t>
      </w:r>
      <w:r w:rsidR="00650F07" w:rsidRPr="00650F07">
        <w:rPr>
          <w:rFonts w:ascii="Calibri" w:hAnsi="Calibri" w:cs="Calibri"/>
          <w:color w:val="000000"/>
        </w:rPr>
        <w:t>The Bureau of Statistics and Plans’ mission is to ensure Guam’s resources are effectively used for the benefit of present and future generations by ensuring consistency among various plans, policies and programs.</w:t>
      </w:r>
    </w:p>
    <w:p w14:paraId="5A3222B6" w14:textId="1C576265" w:rsidR="00A93E4B" w:rsidRDefault="00A93E4B" w:rsidP="00A93E4B">
      <w:pPr>
        <w:rPr>
          <w:rFonts w:ascii="Calibri" w:hAnsi="Calibri" w:cs="Calibri"/>
          <w:color w:val="000000"/>
        </w:rPr>
      </w:pPr>
      <w:r>
        <w:rPr>
          <w:rFonts w:ascii="Calibri" w:hAnsi="Calibri" w:cs="Calibri"/>
          <w:color w:val="000000"/>
        </w:rPr>
        <w:t xml:space="preserve">Categories: </w:t>
      </w:r>
      <w:r w:rsidR="00DF3255">
        <w:rPr>
          <w:rFonts w:ascii="Calibri" w:hAnsi="Calibri" w:cs="Calibri"/>
          <w:color w:val="000000"/>
        </w:rPr>
        <w:t>Demographic Profile Dashboard; Housing &amp; Population; Maps; Annual Economic Survey; Census A</w:t>
      </w:r>
      <w:r w:rsidR="00F8228E">
        <w:rPr>
          <w:rFonts w:ascii="Calibri" w:hAnsi="Calibri" w:cs="Calibri"/>
          <w:color w:val="000000"/>
        </w:rPr>
        <w:t>r</w:t>
      </w:r>
      <w:r w:rsidR="00DF3255">
        <w:rPr>
          <w:rFonts w:ascii="Calibri" w:hAnsi="Calibri" w:cs="Calibri"/>
          <w:color w:val="000000"/>
        </w:rPr>
        <w:t>chive</w:t>
      </w:r>
    </w:p>
    <w:p w14:paraId="592E36E1" w14:textId="77777777" w:rsidR="00A93E4B" w:rsidRPr="00A93E4B" w:rsidRDefault="00A93E4B" w:rsidP="00A93E4B">
      <w:pPr>
        <w:rPr>
          <w:rFonts w:ascii="Calibri" w:hAnsi="Calibri" w:cs="Calibri"/>
          <w:color w:val="000000"/>
        </w:rPr>
      </w:pPr>
    </w:p>
    <w:p w14:paraId="21DFDEFD" w14:textId="09E1C557" w:rsidR="00A93E4B" w:rsidRPr="00A93E4B" w:rsidRDefault="00A93E4B" w:rsidP="00A93E4B">
      <w:pPr>
        <w:numPr>
          <w:ilvl w:val="0"/>
          <w:numId w:val="1"/>
        </w:numPr>
        <w:rPr>
          <w:rFonts w:ascii="Calibri" w:hAnsi="Calibri" w:cs="Calibri"/>
          <w:color w:val="000000"/>
        </w:rPr>
      </w:pPr>
      <w:r w:rsidRPr="00A93E4B">
        <w:rPr>
          <w:rFonts w:ascii="Calibri" w:hAnsi="Calibri" w:cs="Calibri"/>
          <w:color w:val="000000"/>
        </w:rPr>
        <w:t>Louisiana</w:t>
      </w:r>
      <w:r>
        <w:rPr>
          <w:rFonts w:ascii="Calibri" w:hAnsi="Calibri" w:cs="Calibri"/>
          <w:color w:val="000000"/>
        </w:rPr>
        <w:t xml:space="preserve"> </w:t>
      </w:r>
      <w:hyperlink r:id="rId11" w:history="1">
        <w:r w:rsidRPr="00DE650D">
          <w:rPr>
            <w:rStyle w:val="Hyperlink"/>
            <w:rFonts w:ascii="Calibri" w:hAnsi="Calibri" w:cs="Calibri"/>
          </w:rPr>
          <w:t>https://</w:t>
        </w:r>
        <w:r w:rsidRPr="00DE650D">
          <w:rPr>
            <w:rStyle w:val="Hyperlink"/>
          </w:rPr>
          <w:t>www.louisiana.go</w:t>
        </w:r>
        <w:r w:rsidRPr="00DE650D">
          <w:rPr>
            <w:rStyle w:val="Hyperlink"/>
          </w:rPr>
          <w:t>v</w:t>
        </w:r>
        <w:r w:rsidRPr="00DE650D">
          <w:rPr>
            <w:rStyle w:val="Hyperlink"/>
          </w:rPr>
          <w:t>/d</w:t>
        </w:r>
        <w:r w:rsidRPr="00DE650D">
          <w:rPr>
            <w:rStyle w:val="Hyperlink"/>
          </w:rPr>
          <w:t>e</w:t>
        </w:r>
        <w:r w:rsidRPr="00DE650D">
          <w:rPr>
            <w:rStyle w:val="Hyperlink"/>
          </w:rPr>
          <w:t>mographics-and-geography/</w:t>
        </w:r>
      </w:hyperlink>
    </w:p>
    <w:p w14:paraId="1F9EE023" w14:textId="77777777" w:rsidR="00A93E4B" w:rsidRDefault="00A93E4B" w:rsidP="00A93E4B"/>
    <w:p w14:paraId="11FCAE99" w14:textId="00187A0C" w:rsidR="00A93E4B" w:rsidRDefault="00A93E4B" w:rsidP="00A93E4B">
      <w:pPr>
        <w:rPr>
          <w:rFonts w:ascii="Calibri" w:hAnsi="Calibri" w:cs="Calibri"/>
          <w:color w:val="000000"/>
        </w:rPr>
      </w:pPr>
      <w:r>
        <w:rPr>
          <w:rFonts w:ascii="Calibri" w:hAnsi="Calibri" w:cs="Calibri"/>
          <w:color w:val="000000"/>
        </w:rPr>
        <w:lastRenderedPageBreak/>
        <w:t>Location:</w:t>
      </w:r>
      <w:r w:rsidR="00D23EB6">
        <w:rPr>
          <w:rFonts w:ascii="Calibri" w:hAnsi="Calibri" w:cs="Calibri"/>
          <w:color w:val="000000"/>
        </w:rPr>
        <w:t xml:space="preserve"> </w:t>
      </w:r>
      <w:r w:rsidR="00650F07">
        <w:rPr>
          <w:rFonts w:ascii="Calibri" w:hAnsi="Calibri" w:cs="Calibri"/>
          <w:color w:val="000000"/>
        </w:rPr>
        <w:t>Louisiana State Census Data Center</w:t>
      </w:r>
    </w:p>
    <w:p w14:paraId="25C2D57C" w14:textId="192174FA" w:rsidR="00A93E4B" w:rsidRDefault="00A93E4B" w:rsidP="00A93E4B">
      <w:pPr>
        <w:rPr>
          <w:rFonts w:ascii="Calibri" w:hAnsi="Calibri" w:cs="Calibri"/>
          <w:color w:val="000000"/>
        </w:rPr>
      </w:pPr>
      <w:r>
        <w:rPr>
          <w:rFonts w:ascii="Calibri" w:hAnsi="Calibri" w:cs="Calibri"/>
          <w:color w:val="000000"/>
        </w:rPr>
        <w:t>Mission:</w:t>
      </w:r>
      <w:r w:rsidR="00650F07">
        <w:rPr>
          <w:rFonts w:ascii="Calibri" w:hAnsi="Calibri" w:cs="Calibri"/>
          <w:color w:val="000000"/>
        </w:rPr>
        <w:t xml:space="preserve"> NA</w:t>
      </w:r>
    </w:p>
    <w:p w14:paraId="3E84CED6" w14:textId="5E02FA74" w:rsidR="00A93E4B" w:rsidRDefault="00A93E4B" w:rsidP="00A93E4B">
      <w:pPr>
        <w:rPr>
          <w:rFonts w:ascii="Calibri" w:hAnsi="Calibri" w:cs="Calibri"/>
          <w:color w:val="000000"/>
        </w:rPr>
      </w:pPr>
      <w:r>
        <w:rPr>
          <w:rFonts w:ascii="Calibri" w:hAnsi="Calibri" w:cs="Calibri"/>
          <w:color w:val="000000"/>
        </w:rPr>
        <w:t xml:space="preserve">Categories: </w:t>
      </w:r>
      <w:r w:rsidR="00650F07">
        <w:rPr>
          <w:rFonts w:ascii="Calibri" w:hAnsi="Calibri" w:cs="Calibri"/>
          <w:color w:val="000000"/>
        </w:rPr>
        <w:t xml:space="preserve"> Mapping Tools (links to CB); Understanding Geographies (links to CB); Advanced Data Tools (links to CB); Data Access Tools (links to CB); 202  Census for Louisiana (links to CB)</w:t>
      </w:r>
    </w:p>
    <w:p w14:paraId="60745EE9" w14:textId="77777777" w:rsidR="00A93E4B" w:rsidRDefault="00A93E4B" w:rsidP="00A93E4B"/>
    <w:p w14:paraId="247A5A3E" w14:textId="20807999" w:rsidR="00A93E4B" w:rsidRDefault="00A93E4B" w:rsidP="00A93E4B">
      <w:pPr>
        <w:numPr>
          <w:ilvl w:val="0"/>
          <w:numId w:val="1"/>
        </w:numPr>
        <w:rPr>
          <w:rFonts w:ascii="Calibri" w:hAnsi="Calibri" w:cs="Calibri"/>
          <w:color w:val="000000"/>
        </w:rPr>
      </w:pPr>
      <w:r w:rsidRPr="00A93E4B">
        <w:rPr>
          <w:rFonts w:ascii="Calibri" w:hAnsi="Calibri" w:cs="Calibri"/>
          <w:color w:val="000000"/>
        </w:rPr>
        <w:t>Iowa</w:t>
      </w:r>
      <w:r>
        <w:rPr>
          <w:rFonts w:ascii="Calibri" w:hAnsi="Calibri" w:cs="Calibri"/>
          <w:color w:val="000000"/>
        </w:rPr>
        <w:t xml:space="preserve"> </w:t>
      </w:r>
      <w:hyperlink r:id="rId12" w:history="1">
        <w:r w:rsidRPr="00DE650D">
          <w:rPr>
            <w:rStyle w:val="Hyperlink"/>
            <w:rFonts w:ascii="Calibri" w:hAnsi="Calibri" w:cs="Calibri"/>
          </w:rPr>
          <w:t>https://</w:t>
        </w:r>
        <w:r w:rsidRPr="00DE650D">
          <w:rPr>
            <w:rStyle w:val="Hyperlink"/>
            <w:rFonts w:ascii="Calibri" w:hAnsi="Calibri" w:cs="Calibri"/>
          </w:rPr>
          <w:t>w</w:t>
        </w:r>
        <w:r w:rsidRPr="00DE650D">
          <w:rPr>
            <w:rStyle w:val="Hyperlink"/>
            <w:rFonts w:ascii="Calibri" w:hAnsi="Calibri" w:cs="Calibri"/>
          </w:rPr>
          <w:t>ww.iowadat</w:t>
        </w:r>
        <w:r w:rsidRPr="00DE650D">
          <w:rPr>
            <w:rStyle w:val="Hyperlink"/>
            <w:rFonts w:ascii="Calibri" w:hAnsi="Calibri" w:cs="Calibri"/>
          </w:rPr>
          <w:t>a</w:t>
        </w:r>
        <w:r w:rsidRPr="00DE650D">
          <w:rPr>
            <w:rStyle w:val="Hyperlink"/>
            <w:rFonts w:ascii="Calibri" w:hAnsi="Calibri" w:cs="Calibri"/>
          </w:rPr>
          <w:t>center.org/</w:t>
        </w:r>
      </w:hyperlink>
    </w:p>
    <w:p w14:paraId="7B1992A2" w14:textId="77777777" w:rsidR="00A93E4B" w:rsidRDefault="00A93E4B" w:rsidP="00A93E4B">
      <w:pPr>
        <w:rPr>
          <w:rFonts w:ascii="Calibri" w:hAnsi="Calibri" w:cs="Calibri"/>
          <w:color w:val="000000"/>
        </w:rPr>
      </w:pPr>
    </w:p>
    <w:p w14:paraId="4EEABBE6" w14:textId="40CEEF6F" w:rsidR="00A93E4B" w:rsidRDefault="00A93E4B" w:rsidP="00A93E4B">
      <w:pPr>
        <w:rPr>
          <w:rFonts w:ascii="Calibri" w:hAnsi="Calibri" w:cs="Calibri"/>
          <w:color w:val="000000"/>
        </w:rPr>
      </w:pPr>
      <w:r>
        <w:rPr>
          <w:rFonts w:ascii="Calibri" w:hAnsi="Calibri" w:cs="Calibri"/>
          <w:color w:val="000000"/>
        </w:rPr>
        <w:t>Location:</w:t>
      </w:r>
      <w:r>
        <w:rPr>
          <w:rFonts w:ascii="Calibri" w:hAnsi="Calibri" w:cs="Calibri"/>
          <w:color w:val="000000"/>
        </w:rPr>
        <w:t xml:space="preserve"> State Library of Iowa</w:t>
      </w:r>
    </w:p>
    <w:p w14:paraId="1E37481D" w14:textId="4A1E5A86" w:rsidR="00A93E4B" w:rsidRDefault="00A93E4B" w:rsidP="00A93E4B">
      <w:pPr>
        <w:rPr>
          <w:rFonts w:ascii="Calibri" w:hAnsi="Calibri" w:cs="Calibri"/>
          <w:color w:val="000000"/>
        </w:rPr>
      </w:pPr>
      <w:r>
        <w:rPr>
          <w:rFonts w:ascii="Calibri" w:hAnsi="Calibri" w:cs="Calibri"/>
          <w:color w:val="000000"/>
        </w:rPr>
        <w:t>Mission:</w:t>
      </w:r>
      <w:r w:rsidR="00D23EB6">
        <w:rPr>
          <w:rFonts w:ascii="Calibri" w:hAnsi="Calibri" w:cs="Calibri"/>
          <w:color w:val="000000"/>
        </w:rPr>
        <w:t xml:space="preserve"> </w:t>
      </w:r>
      <w:r w:rsidR="00D23EB6" w:rsidRPr="00D23EB6">
        <w:rPr>
          <w:rFonts w:ascii="Calibri" w:hAnsi="Calibri" w:cs="Calibri"/>
          <w:color w:val="000000"/>
        </w:rPr>
        <w:t>The mission of the State Data Center is to increase the availability of census data in Iowa and to help people use it. The State Data Center is an advocate for policies to improve census data about Iowa.</w:t>
      </w:r>
    </w:p>
    <w:p w14:paraId="49D6470B" w14:textId="115645F5" w:rsidR="00A93E4B" w:rsidRDefault="00A93E4B" w:rsidP="00A93E4B">
      <w:pPr>
        <w:rPr>
          <w:rFonts w:ascii="Calibri" w:hAnsi="Calibri" w:cs="Calibri"/>
          <w:color w:val="000000"/>
        </w:rPr>
      </w:pPr>
      <w:r>
        <w:rPr>
          <w:rFonts w:ascii="Calibri" w:hAnsi="Calibri" w:cs="Calibri"/>
          <w:color w:val="000000"/>
        </w:rPr>
        <w:t xml:space="preserve">Subject </w:t>
      </w:r>
      <w:r>
        <w:rPr>
          <w:rFonts w:ascii="Calibri" w:hAnsi="Calibri" w:cs="Calibri"/>
          <w:color w:val="000000"/>
        </w:rPr>
        <w:t xml:space="preserve">Categories: </w:t>
      </w:r>
      <w:r>
        <w:rPr>
          <w:rFonts w:ascii="Calibri" w:hAnsi="Calibri" w:cs="Calibri"/>
          <w:color w:val="000000"/>
        </w:rPr>
        <w:t xml:space="preserve"> Age &amp; Sex; Income &amp; Poverty; Business &amp; Industry; Migration: Government; Housing</w:t>
      </w:r>
      <w:r w:rsidR="00C5125F">
        <w:rPr>
          <w:rFonts w:ascii="Calibri" w:hAnsi="Calibri" w:cs="Calibri"/>
          <w:color w:val="000000"/>
        </w:rPr>
        <w:t xml:space="preserve">; </w:t>
      </w:r>
      <w:r>
        <w:rPr>
          <w:rFonts w:ascii="Calibri" w:hAnsi="Calibri" w:cs="Calibri"/>
          <w:color w:val="000000"/>
        </w:rPr>
        <w:t>Race &amp; Ethnicity</w:t>
      </w:r>
    </w:p>
    <w:p w14:paraId="24C31280" w14:textId="062969D1" w:rsidR="00A93E4B" w:rsidRDefault="00A93E4B" w:rsidP="00A93E4B">
      <w:pPr>
        <w:rPr>
          <w:rFonts w:ascii="Calibri" w:hAnsi="Calibri" w:cs="Calibri"/>
          <w:color w:val="000000"/>
        </w:rPr>
      </w:pPr>
      <w:r>
        <w:rPr>
          <w:rFonts w:ascii="Calibri" w:hAnsi="Calibri" w:cs="Calibri"/>
          <w:color w:val="000000"/>
        </w:rPr>
        <w:t xml:space="preserve">Data </w:t>
      </w:r>
      <w:r w:rsidR="00D23EB6">
        <w:rPr>
          <w:rFonts w:ascii="Calibri" w:hAnsi="Calibri" w:cs="Calibri"/>
          <w:color w:val="000000"/>
        </w:rPr>
        <w:t>S</w:t>
      </w:r>
      <w:r>
        <w:rPr>
          <w:rFonts w:ascii="Calibri" w:hAnsi="Calibri" w:cs="Calibri"/>
          <w:color w:val="000000"/>
        </w:rPr>
        <w:t>ource:</w:t>
      </w:r>
      <w:r w:rsidR="00D23EB6">
        <w:rPr>
          <w:rFonts w:ascii="Calibri" w:hAnsi="Calibri" w:cs="Calibri"/>
          <w:color w:val="000000"/>
        </w:rPr>
        <w:t xml:space="preserve">  ACS; Census; Other Federal Data Sources; </w:t>
      </w:r>
      <w:r w:rsidR="00D23EB6" w:rsidRPr="00D23EB6">
        <w:rPr>
          <w:rFonts w:ascii="Calibri" w:hAnsi="Calibri" w:cs="Calibri"/>
          <w:color w:val="000000"/>
        </w:rPr>
        <w:t>Census Bureau's Population Estimates Program (PEP)</w:t>
      </w:r>
      <w:r w:rsidR="00D23EB6">
        <w:rPr>
          <w:rFonts w:ascii="Calibri" w:hAnsi="Calibri" w:cs="Calibri"/>
          <w:color w:val="000000"/>
        </w:rPr>
        <w:t>; State Agencies</w:t>
      </w:r>
    </w:p>
    <w:p w14:paraId="44283459" w14:textId="7F8A1316" w:rsidR="00D23EB6" w:rsidRDefault="00D23EB6" w:rsidP="00A93E4B">
      <w:pPr>
        <w:rPr>
          <w:rFonts w:ascii="Calibri" w:hAnsi="Calibri" w:cs="Calibri"/>
          <w:color w:val="000000"/>
        </w:rPr>
      </w:pPr>
      <w:r>
        <w:rPr>
          <w:rFonts w:ascii="Calibri" w:hAnsi="Calibri" w:cs="Calibri"/>
          <w:color w:val="000000"/>
        </w:rPr>
        <w:t>Geographies: census tracts; census blocks; urban areas; counties; PUMA; metropolitan  &amp; micropolitan statistical areas; congressional districts; American Indian areas</w:t>
      </w:r>
    </w:p>
    <w:p w14:paraId="6085121B" w14:textId="77777777" w:rsidR="00A93E4B" w:rsidRDefault="00A93E4B" w:rsidP="00A93E4B">
      <w:pPr>
        <w:rPr>
          <w:rFonts w:ascii="Calibri" w:hAnsi="Calibri" w:cs="Calibri"/>
          <w:color w:val="000000"/>
        </w:rPr>
      </w:pPr>
    </w:p>
    <w:p w14:paraId="04E4B732" w14:textId="44DC896F" w:rsidR="00A93E4B" w:rsidRDefault="00A93E4B" w:rsidP="00A93E4B">
      <w:pPr>
        <w:numPr>
          <w:ilvl w:val="0"/>
          <w:numId w:val="1"/>
        </w:numPr>
        <w:rPr>
          <w:rFonts w:ascii="Calibri" w:hAnsi="Calibri" w:cs="Calibri"/>
          <w:color w:val="000000"/>
        </w:rPr>
      </w:pPr>
      <w:r w:rsidRPr="00A93E4B">
        <w:rPr>
          <w:rFonts w:ascii="Calibri" w:hAnsi="Calibri" w:cs="Calibri"/>
          <w:color w:val="000000"/>
        </w:rPr>
        <w:t>Ohio</w:t>
      </w:r>
      <w:r w:rsidR="00A43854">
        <w:rPr>
          <w:rFonts w:ascii="Calibri" w:hAnsi="Calibri" w:cs="Calibri"/>
          <w:color w:val="000000"/>
        </w:rPr>
        <w:t xml:space="preserve"> </w:t>
      </w:r>
      <w:r w:rsidR="00A43854" w:rsidRPr="00A43854">
        <w:rPr>
          <w:rFonts w:ascii="Calibri" w:hAnsi="Calibri" w:cs="Calibri"/>
          <w:color w:val="000000"/>
        </w:rPr>
        <w:t>https://development.ohio.gov/home</w:t>
      </w:r>
    </w:p>
    <w:p w14:paraId="7046C55D" w14:textId="77777777" w:rsidR="00A43854" w:rsidRDefault="00A43854" w:rsidP="00A43854">
      <w:pPr>
        <w:rPr>
          <w:rFonts w:ascii="Calibri" w:hAnsi="Calibri" w:cs="Calibri"/>
          <w:color w:val="000000"/>
        </w:rPr>
      </w:pPr>
    </w:p>
    <w:p w14:paraId="469CC460" w14:textId="5B914D13" w:rsidR="00A43854" w:rsidRPr="00A43854" w:rsidRDefault="00A43854" w:rsidP="00A43854">
      <w:pPr>
        <w:rPr>
          <w:rFonts w:ascii="Calibri" w:hAnsi="Calibri" w:cs="Calibri"/>
          <w:color w:val="000000"/>
        </w:rPr>
      </w:pPr>
      <w:r w:rsidRPr="00A43854">
        <w:rPr>
          <w:rFonts w:ascii="Calibri" w:hAnsi="Calibri" w:cs="Calibri"/>
          <w:color w:val="000000"/>
        </w:rPr>
        <w:t xml:space="preserve">Location: </w:t>
      </w:r>
      <w:r>
        <w:rPr>
          <w:rFonts w:ascii="Calibri" w:hAnsi="Calibri" w:cs="Calibri"/>
          <w:color w:val="000000"/>
        </w:rPr>
        <w:t>Department of Development</w:t>
      </w:r>
    </w:p>
    <w:p w14:paraId="072668ED" w14:textId="398390BB" w:rsidR="00A43854" w:rsidRPr="00A43854" w:rsidRDefault="00A43854" w:rsidP="00A43854">
      <w:pPr>
        <w:rPr>
          <w:rFonts w:ascii="Calibri" w:hAnsi="Calibri" w:cs="Calibri"/>
          <w:color w:val="000000"/>
        </w:rPr>
      </w:pPr>
      <w:r w:rsidRPr="00A43854">
        <w:rPr>
          <w:rFonts w:ascii="Calibri" w:hAnsi="Calibri" w:cs="Calibri"/>
          <w:color w:val="000000"/>
        </w:rPr>
        <w:t>Mission: Empowering communities to succeed</w:t>
      </w:r>
      <w:r>
        <w:rPr>
          <w:rFonts w:ascii="Calibri" w:hAnsi="Calibri" w:cs="Calibri"/>
          <w:color w:val="000000"/>
        </w:rPr>
        <w:t>.</w:t>
      </w:r>
    </w:p>
    <w:p w14:paraId="6793FB9A" w14:textId="5AD3FA71" w:rsidR="00A43854" w:rsidRPr="00A43854" w:rsidRDefault="00A43854" w:rsidP="00A43854">
      <w:pPr>
        <w:rPr>
          <w:rFonts w:ascii="Calibri" w:hAnsi="Calibri" w:cs="Calibri"/>
          <w:color w:val="000000"/>
        </w:rPr>
      </w:pPr>
      <w:r w:rsidRPr="00A43854">
        <w:rPr>
          <w:rFonts w:ascii="Calibri" w:hAnsi="Calibri" w:cs="Calibri"/>
          <w:color w:val="000000"/>
        </w:rPr>
        <w:t xml:space="preserve">Subject Categories:  </w:t>
      </w:r>
      <w:r>
        <w:rPr>
          <w:rFonts w:ascii="Calibri" w:hAnsi="Calibri" w:cs="Calibri"/>
          <w:color w:val="000000"/>
        </w:rPr>
        <w:t>no reference to any data sources census or otherwise</w:t>
      </w:r>
    </w:p>
    <w:p w14:paraId="096722CB" w14:textId="77777777" w:rsidR="00D43FE3" w:rsidRDefault="00D43FE3" w:rsidP="00D43FE3">
      <w:pPr>
        <w:rPr>
          <w:rFonts w:ascii="Calibri" w:hAnsi="Calibri" w:cs="Calibri"/>
          <w:color w:val="000000"/>
        </w:rPr>
      </w:pPr>
    </w:p>
    <w:p w14:paraId="5554B541" w14:textId="0B30C472" w:rsidR="00A93E4B" w:rsidRDefault="00A93E4B" w:rsidP="00A93E4B">
      <w:pPr>
        <w:numPr>
          <w:ilvl w:val="0"/>
          <w:numId w:val="1"/>
        </w:numPr>
        <w:rPr>
          <w:rFonts w:ascii="Calibri" w:hAnsi="Calibri" w:cs="Calibri"/>
          <w:color w:val="000000"/>
        </w:rPr>
      </w:pPr>
      <w:r w:rsidRPr="00A93E4B">
        <w:rPr>
          <w:rFonts w:ascii="Calibri" w:hAnsi="Calibri" w:cs="Calibri"/>
          <w:color w:val="000000"/>
        </w:rPr>
        <w:t>Washington</w:t>
      </w:r>
      <w:r w:rsidR="00A43854">
        <w:rPr>
          <w:rFonts w:ascii="Calibri" w:hAnsi="Calibri" w:cs="Calibri"/>
          <w:color w:val="000000"/>
        </w:rPr>
        <w:t xml:space="preserve"> </w:t>
      </w:r>
      <w:r w:rsidR="00A43854">
        <w:rPr>
          <w:rFonts w:ascii="Calibri" w:hAnsi="Calibri" w:cs="Calibri"/>
          <w:color w:val="000000"/>
        </w:rPr>
        <w:fldChar w:fldCharType="begin"/>
      </w:r>
      <w:ins w:id="0" w:author="Lancaster, Vicki Ann (val7zv)" w:date="2023-07-05T10:34:00Z">
        <w:r w:rsidR="00A43854">
          <w:rPr>
            <w:rFonts w:ascii="Calibri" w:hAnsi="Calibri" w:cs="Calibri"/>
            <w:color w:val="000000"/>
          </w:rPr>
          <w:instrText xml:space="preserve"> HYPERLINK "</w:instrText>
        </w:r>
      </w:ins>
      <w:r w:rsidR="00A43854" w:rsidRPr="00A43854">
        <w:rPr>
          <w:rFonts w:ascii="Calibri" w:hAnsi="Calibri" w:cs="Calibri"/>
          <w:color w:val="000000"/>
        </w:rPr>
        <w:instrText>https://ofm.wa.gov/washington-data-research</w:instrText>
      </w:r>
      <w:ins w:id="1" w:author="Lancaster, Vicki Ann (val7zv)" w:date="2023-07-05T10:34:00Z">
        <w:r w:rsidR="00A43854">
          <w:rPr>
            <w:rFonts w:ascii="Calibri" w:hAnsi="Calibri" w:cs="Calibri"/>
            <w:color w:val="000000"/>
          </w:rPr>
          <w:instrText xml:space="preserve">" </w:instrText>
        </w:r>
      </w:ins>
      <w:r w:rsidR="00A43854">
        <w:rPr>
          <w:rFonts w:ascii="Calibri" w:hAnsi="Calibri" w:cs="Calibri"/>
          <w:color w:val="000000"/>
        </w:rPr>
        <w:fldChar w:fldCharType="separate"/>
      </w:r>
      <w:r w:rsidR="00A43854" w:rsidRPr="00DE650D">
        <w:rPr>
          <w:rStyle w:val="Hyperlink"/>
          <w:rFonts w:ascii="Calibri" w:hAnsi="Calibri" w:cs="Calibri"/>
        </w:rPr>
        <w:t>https://ofm.wa.gov/washington-data-research</w:t>
      </w:r>
      <w:r w:rsidR="00A43854">
        <w:rPr>
          <w:rFonts w:ascii="Calibri" w:hAnsi="Calibri" w:cs="Calibri"/>
          <w:color w:val="000000"/>
        </w:rPr>
        <w:fldChar w:fldCharType="end"/>
      </w:r>
    </w:p>
    <w:p w14:paraId="1DB2E2A1" w14:textId="77777777" w:rsidR="00A43854" w:rsidRDefault="00A43854" w:rsidP="00A43854">
      <w:pPr>
        <w:rPr>
          <w:rFonts w:ascii="Calibri" w:hAnsi="Calibri" w:cs="Calibri"/>
          <w:color w:val="000000"/>
        </w:rPr>
      </w:pPr>
    </w:p>
    <w:p w14:paraId="3329041C" w14:textId="7B72446B" w:rsidR="00A43854" w:rsidRPr="00A43854" w:rsidRDefault="00A43854" w:rsidP="00A43854">
      <w:pPr>
        <w:rPr>
          <w:rFonts w:ascii="Calibri" w:hAnsi="Calibri" w:cs="Calibri"/>
          <w:color w:val="000000"/>
        </w:rPr>
      </w:pPr>
      <w:r w:rsidRPr="00A43854">
        <w:rPr>
          <w:rFonts w:ascii="Calibri" w:hAnsi="Calibri" w:cs="Calibri"/>
          <w:color w:val="000000"/>
        </w:rPr>
        <w:t xml:space="preserve">Location: </w:t>
      </w:r>
      <w:r>
        <w:rPr>
          <w:rFonts w:ascii="Calibri" w:hAnsi="Calibri" w:cs="Calibri"/>
          <w:color w:val="000000"/>
        </w:rPr>
        <w:t>Office of Financial Management</w:t>
      </w:r>
    </w:p>
    <w:p w14:paraId="478F8136" w14:textId="4D7B9C2B" w:rsidR="00A43854" w:rsidRPr="00A43854" w:rsidRDefault="00A43854" w:rsidP="00A43854">
      <w:pPr>
        <w:rPr>
          <w:rFonts w:ascii="Calibri" w:hAnsi="Calibri" w:cs="Calibri"/>
          <w:color w:val="000000"/>
        </w:rPr>
      </w:pPr>
      <w:r w:rsidRPr="00A43854">
        <w:rPr>
          <w:rFonts w:ascii="Calibri" w:hAnsi="Calibri" w:cs="Calibri"/>
          <w:color w:val="000000"/>
        </w:rPr>
        <w:t xml:space="preserve">Mission: </w:t>
      </w:r>
      <w:r w:rsidR="001E6333">
        <w:rPr>
          <w:rFonts w:ascii="Calibri" w:hAnsi="Calibri" w:cs="Calibri"/>
          <w:color w:val="000000"/>
        </w:rPr>
        <w:t>NA</w:t>
      </w:r>
    </w:p>
    <w:p w14:paraId="675CC2B1" w14:textId="7B496905" w:rsidR="00A43854" w:rsidRPr="00A43854" w:rsidRDefault="00A43854" w:rsidP="00A43854">
      <w:pPr>
        <w:rPr>
          <w:rFonts w:ascii="Calibri" w:hAnsi="Calibri" w:cs="Calibri"/>
          <w:color w:val="000000"/>
        </w:rPr>
      </w:pPr>
      <w:r w:rsidRPr="00A43854">
        <w:rPr>
          <w:rFonts w:ascii="Calibri" w:hAnsi="Calibri" w:cs="Calibri"/>
          <w:color w:val="000000"/>
        </w:rPr>
        <w:t xml:space="preserve">Subject Categories:  </w:t>
      </w:r>
      <w:r w:rsidR="001E6333">
        <w:rPr>
          <w:rFonts w:ascii="Calibri" w:hAnsi="Calibri" w:cs="Calibri"/>
          <w:color w:val="000000"/>
        </w:rPr>
        <w:t>By state and county: crime and criminal justice; economy and labor force; education; fiscal research; population and demographics; human services; health care; research products</w:t>
      </w:r>
    </w:p>
    <w:p w14:paraId="6CA5E47A" w14:textId="77777777" w:rsidR="00A43854" w:rsidRDefault="00A43854" w:rsidP="00A43854">
      <w:pPr>
        <w:rPr>
          <w:rFonts w:ascii="Calibri" w:hAnsi="Calibri" w:cs="Calibri"/>
          <w:color w:val="000000"/>
        </w:rPr>
      </w:pPr>
    </w:p>
    <w:p w14:paraId="2DBA7261" w14:textId="6F2F7E71" w:rsidR="00A93E4B" w:rsidRDefault="00A93E4B" w:rsidP="00A93E4B">
      <w:pPr>
        <w:numPr>
          <w:ilvl w:val="0"/>
          <w:numId w:val="1"/>
        </w:numPr>
        <w:rPr>
          <w:rFonts w:ascii="Calibri" w:hAnsi="Calibri" w:cs="Calibri"/>
          <w:color w:val="000000"/>
        </w:rPr>
      </w:pPr>
      <w:r w:rsidRPr="00A93E4B">
        <w:rPr>
          <w:rFonts w:ascii="Calibri" w:hAnsi="Calibri" w:cs="Calibri"/>
          <w:color w:val="000000"/>
        </w:rPr>
        <w:t>Alaska</w:t>
      </w:r>
      <w:r w:rsidR="001E6333">
        <w:rPr>
          <w:rFonts w:ascii="Calibri" w:hAnsi="Calibri" w:cs="Calibri"/>
          <w:color w:val="000000"/>
        </w:rPr>
        <w:t xml:space="preserve"> </w:t>
      </w:r>
      <w:r w:rsidR="001E6333" w:rsidRPr="001E6333">
        <w:rPr>
          <w:rFonts w:ascii="Calibri" w:hAnsi="Calibri" w:cs="Calibri"/>
          <w:color w:val="000000"/>
        </w:rPr>
        <w:t>https://live.laborstats.alaska.gov/</w:t>
      </w:r>
    </w:p>
    <w:p w14:paraId="4D02FE71" w14:textId="77777777" w:rsidR="001E6333" w:rsidRDefault="001E6333" w:rsidP="001E6333">
      <w:pPr>
        <w:rPr>
          <w:rFonts w:ascii="Calibri" w:hAnsi="Calibri" w:cs="Calibri"/>
          <w:color w:val="000000"/>
        </w:rPr>
      </w:pPr>
    </w:p>
    <w:p w14:paraId="6237B1CA" w14:textId="3C042ACD" w:rsidR="001E6333" w:rsidRDefault="001E6333" w:rsidP="001E6333">
      <w:pPr>
        <w:rPr>
          <w:rFonts w:ascii="Calibri" w:hAnsi="Calibri" w:cs="Calibri"/>
          <w:color w:val="000000"/>
        </w:rPr>
      </w:pPr>
      <w:r>
        <w:rPr>
          <w:rFonts w:ascii="Calibri" w:hAnsi="Calibri" w:cs="Calibri"/>
          <w:color w:val="000000"/>
        </w:rPr>
        <w:t>Location: Department of Labor and Workforce Development</w:t>
      </w:r>
    </w:p>
    <w:p w14:paraId="7BD7D585" w14:textId="5DB67029" w:rsidR="001E6333" w:rsidRDefault="001E6333" w:rsidP="001E6333">
      <w:pPr>
        <w:rPr>
          <w:rFonts w:ascii="Calibri" w:hAnsi="Calibri" w:cs="Calibri"/>
          <w:color w:val="000000"/>
        </w:rPr>
      </w:pPr>
      <w:r>
        <w:rPr>
          <w:rFonts w:ascii="Calibri" w:hAnsi="Calibri" w:cs="Calibri"/>
          <w:color w:val="000000"/>
        </w:rPr>
        <w:t>Mission:</w:t>
      </w:r>
    </w:p>
    <w:p w14:paraId="1C34BFFB" w14:textId="4B68C2FA" w:rsidR="001E6333" w:rsidRDefault="001E6333" w:rsidP="001E6333">
      <w:pPr>
        <w:rPr>
          <w:rFonts w:ascii="Calibri" w:hAnsi="Calibri" w:cs="Calibri"/>
          <w:color w:val="000000"/>
        </w:rPr>
      </w:pPr>
      <w:r>
        <w:rPr>
          <w:rFonts w:ascii="Calibri" w:hAnsi="Calibri" w:cs="Calibri"/>
          <w:color w:val="000000"/>
        </w:rPr>
        <w:t>Subject Categories:  Population and census; Labor Market Information; Projections; Employment system data; other economic data</w:t>
      </w:r>
      <w:r w:rsidR="004352AC">
        <w:rPr>
          <w:rFonts w:ascii="Calibri" w:hAnsi="Calibri" w:cs="Calibri"/>
          <w:color w:val="000000"/>
        </w:rPr>
        <w:t xml:space="preserve"> </w:t>
      </w:r>
    </w:p>
    <w:p w14:paraId="0E84BE88" w14:textId="77777777" w:rsidR="001E6333" w:rsidRDefault="001E6333" w:rsidP="001E6333">
      <w:pPr>
        <w:rPr>
          <w:rFonts w:ascii="Calibri" w:hAnsi="Calibri" w:cs="Calibri"/>
          <w:color w:val="000000"/>
        </w:rPr>
      </w:pPr>
    </w:p>
    <w:p w14:paraId="64C2BF10" w14:textId="1AC06BE9" w:rsidR="00A93E4B" w:rsidRDefault="00A93E4B" w:rsidP="00A93E4B">
      <w:pPr>
        <w:numPr>
          <w:ilvl w:val="0"/>
          <w:numId w:val="1"/>
        </w:numPr>
        <w:rPr>
          <w:rFonts w:ascii="Calibri" w:hAnsi="Calibri" w:cs="Calibri"/>
          <w:color w:val="000000"/>
        </w:rPr>
      </w:pPr>
      <w:r w:rsidRPr="00A93E4B">
        <w:rPr>
          <w:rFonts w:ascii="Calibri" w:hAnsi="Calibri" w:cs="Calibri"/>
          <w:color w:val="000000"/>
        </w:rPr>
        <w:t>New Mexico</w:t>
      </w:r>
      <w:r w:rsidR="004352AC">
        <w:rPr>
          <w:rFonts w:ascii="Calibri" w:hAnsi="Calibri" w:cs="Calibri"/>
          <w:color w:val="000000"/>
        </w:rPr>
        <w:t xml:space="preserve"> </w:t>
      </w:r>
      <w:r w:rsidR="004352AC" w:rsidRPr="004352AC">
        <w:rPr>
          <w:rFonts w:ascii="Calibri" w:hAnsi="Calibri" w:cs="Calibri"/>
          <w:color w:val="000000"/>
        </w:rPr>
        <w:t>https://edd.newmexico.gov/site-selection/state-data-center-program/</w:t>
      </w:r>
    </w:p>
    <w:p w14:paraId="3F2662CD" w14:textId="77777777" w:rsidR="004352AC" w:rsidRDefault="004352AC" w:rsidP="004352AC">
      <w:pPr>
        <w:rPr>
          <w:rFonts w:ascii="Calibri" w:hAnsi="Calibri" w:cs="Calibri"/>
          <w:color w:val="000000"/>
        </w:rPr>
      </w:pPr>
    </w:p>
    <w:p w14:paraId="045E851D" w14:textId="30D557A3" w:rsidR="004352AC" w:rsidRDefault="004352AC" w:rsidP="004352AC">
      <w:pPr>
        <w:rPr>
          <w:rFonts w:ascii="Calibri" w:hAnsi="Calibri" w:cs="Calibri"/>
          <w:color w:val="000000"/>
        </w:rPr>
      </w:pPr>
      <w:r>
        <w:rPr>
          <w:rFonts w:ascii="Calibri" w:hAnsi="Calibri" w:cs="Calibri"/>
          <w:color w:val="000000"/>
        </w:rPr>
        <w:t xml:space="preserve">Location: </w:t>
      </w:r>
      <w:r>
        <w:rPr>
          <w:rFonts w:ascii="Calibri" w:hAnsi="Calibri" w:cs="Calibri"/>
          <w:color w:val="000000"/>
        </w:rPr>
        <w:t>Economic Development Department</w:t>
      </w:r>
    </w:p>
    <w:p w14:paraId="4A968BDC" w14:textId="77777777" w:rsidR="004352AC" w:rsidRPr="004352AC" w:rsidRDefault="004352AC" w:rsidP="004352AC">
      <w:pPr>
        <w:rPr>
          <w:rFonts w:ascii="Calibri" w:hAnsi="Calibri" w:cs="Calibri"/>
          <w:color w:val="000000"/>
        </w:rPr>
      </w:pPr>
      <w:r w:rsidRPr="004352AC">
        <w:rPr>
          <w:rFonts w:ascii="Calibri" w:hAnsi="Calibri" w:cs="Calibri"/>
          <w:color w:val="000000"/>
        </w:rPr>
        <w:lastRenderedPageBreak/>
        <w:t xml:space="preserve">Mission: </w:t>
      </w:r>
      <w:r w:rsidRPr="004352AC">
        <w:rPr>
          <w:rFonts w:ascii="Calibri" w:hAnsi="Calibri" w:cs="Calibri"/>
          <w:color w:val="000000"/>
        </w:rPr>
        <w:t>The mission of the New Mexico Economic Development Department is to improve the lives of New Mexico families by increasing economic opportunities and providing a place for businesses to thrive</w:t>
      </w:r>
      <w:r w:rsidRPr="004352AC">
        <w:rPr>
          <w:rFonts w:ascii="Calibri" w:hAnsi="Calibri" w:cs="Calibri"/>
          <w:i/>
          <w:iCs/>
          <w:color w:val="000000"/>
        </w:rPr>
        <w:t>.</w:t>
      </w:r>
    </w:p>
    <w:p w14:paraId="6EB2BAC9" w14:textId="5626F80F" w:rsidR="004352AC" w:rsidRDefault="004352AC" w:rsidP="004352AC">
      <w:pPr>
        <w:rPr>
          <w:rFonts w:ascii="Calibri" w:hAnsi="Calibri" w:cs="Calibri"/>
          <w:color w:val="000000"/>
        </w:rPr>
      </w:pPr>
      <w:r>
        <w:rPr>
          <w:rFonts w:ascii="Calibri" w:hAnsi="Calibri" w:cs="Calibri"/>
          <w:color w:val="000000"/>
        </w:rPr>
        <w:t xml:space="preserve">Subject Categories:  </w:t>
      </w:r>
      <w:r>
        <w:rPr>
          <w:rFonts w:ascii="Calibri" w:hAnsi="Calibri" w:cs="Calibri"/>
          <w:color w:val="000000"/>
        </w:rPr>
        <w:t>Census data – link to census NM dashboard; Labor Force &amp; unemployment; occupation</w:t>
      </w:r>
      <w:r w:rsidR="00733573">
        <w:rPr>
          <w:rFonts w:ascii="Calibri" w:hAnsi="Calibri" w:cs="Calibri"/>
          <w:color w:val="000000"/>
        </w:rPr>
        <w:t xml:space="preserve"> &amp; wages; employment projections; economic summaries by county</w:t>
      </w:r>
    </w:p>
    <w:p w14:paraId="54144F60" w14:textId="77777777" w:rsidR="004352AC" w:rsidRPr="00A93E4B" w:rsidRDefault="004352AC" w:rsidP="004352AC">
      <w:pPr>
        <w:rPr>
          <w:rFonts w:ascii="Calibri" w:hAnsi="Calibri" w:cs="Calibri"/>
          <w:color w:val="000000"/>
        </w:rPr>
      </w:pPr>
    </w:p>
    <w:p w14:paraId="1E28C220" w14:textId="5426CF04" w:rsidR="00A93E4B" w:rsidRDefault="00A93E4B" w:rsidP="00A93E4B">
      <w:pPr>
        <w:numPr>
          <w:ilvl w:val="0"/>
          <w:numId w:val="1"/>
        </w:numPr>
        <w:rPr>
          <w:rFonts w:ascii="Calibri" w:hAnsi="Calibri" w:cs="Calibri"/>
          <w:color w:val="000000"/>
        </w:rPr>
      </w:pPr>
      <w:r w:rsidRPr="00A93E4B">
        <w:rPr>
          <w:rFonts w:ascii="Calibri" w:hAnsi="Calibri" w:cs="Calibri"/>
          <w:color w:val="000000"/>
        </w:rPr>
        <w:t>Vermont</w:t>
      </w:r>
      <w:r w:rsidR="00733573">
        <w:rPr>
          <w:rFonts w:ascii="Calibri" w:hAnsi="Calibri" w:cs="Calibri"/>
          <w:color w:val="000000"/>
        </w:rPr>
        <w:t xml:space="preserve">  </w:t>
      </w:r>
      <w:r w:rsidR="00733573" w:rsidRPr="00733573">
        <w:rPr>
          <w:rFonts w:ascii="Calibri" w:hAnsi="Calibri" w:cs="Calibri"/>
          <w:color w:val="000000"/>
        </w:rPr>
        <w:t>https://www.uvm.edu/crs/vtsdc</w:t>
      </w:r>
    </w:p>
    <w:p w14:paraId="21451B2D" w14:textId="77777777" w:rsidR="00733573" w:rsidRDefault="00733573" w:rsidP="00733573">
      <w:pPr>
        <w:rPr>
          <w:rFonts w:ascii="Calibri" w:hAnsi="Calibri" w:cs="Calibri"/>
          <w:color w:val="000000"/>
        </w:rPr>
      </w:pPr>
    </w:p>
    <w:p w14:paraId="1DA0EB6A" w14:textId="0501F3FA" w:rsidR="00733573" w:rsidRDefault="00733573" w:rsidP="00733573">
      <w:pPr>
        <w:rPr>
          <w:rFonts w:ascii="Calibri" w:hAnsi="Calibri" w:cs="Calibri"/>
          <w:color w:val="000000"/>
        </w:rPr>
      </w:pPr>
      <w:r>
        <w:rPr>
          <w:rFonts w:ascii="Calibri" w:hAnsi="Calibri" w:cs="Calibri"/>
          <w:color w:val="000000"/>
        </w:rPr>
        <w:t>Location: University of Vermont Center for Rural Studies</w:t>
      </w:r>
    </w:p>
    <w:p w14:paraId="18003F6E" w14:textId="58C11BF0" w:rsidR="00733573" w:rsidRDefault="00733573" w:rsidP="00733573">
      <w:pPr>
        <w:rPr>
          <w:rFonts w:ascii="Calibri" w:hAnsi="Calibri" w:cs="Calibri"/>
          <w:color w:val="000000"/>
        </w:rPr>
      </w:pPr>
      <w:r>
        <w:rPr>
          <w:rFonts w:ascii="Calibri" w:hAnsi="Calibri" w:cs="Calibri"/>
          <w:color w:val="000000"/>
        </w:rPr>
        <w:t xml:space="preserve">Mission: </w:t>
      </w:r>
      <w:r w:rsidRPr="00733573">
        <w:rPr>
          <w:rFonts w:ascii="Calibri" w:hAnsi="Calibri" w:cs="Calibri"/>
          <w:color w:val="000000"/>
        </w:rPr>
        <w:t>The SDC program's mission is to provide easy and efficient access to Census data and information through a wide network of lead, coordinating and affiliate agencies in each state. </w:t>
      </w:r>
    </w:p>
    <w:p w14:paraId="523ADACA" w14:textId="351AF772" w:rsidR="00733573" w:rsidRDefault="00733573" w:rsidP="00733573">
      <w:pPr>
        <w:rPr>
          <w:rFonts w:ascii="Calibri" w:hAnsi="Calibri" w:cs="Calibri"/>
          <w:color w:val="000000"/>
        </w:rPr>
      </w:pPr>
      <w:r>
        <w:rPr>
          <w:rFonts w:ascii="Calibri" w:hAnsi="Calibri" w:cs="Calibri"/>
          <w:color w:val="000000"/>
        </w:rPr>
        <w:t>Categories: census for communities; housing; data organizations; recreation data;</w:t>
      </w:r>
    </w:p>
    <w:p w14:paraId="09BA46CC" w14:textId="77777777" w:rsidR="00733573" w:rsidRDefault="00733573" w:rsidP="00733573">
      <w:pPr>
        <w:rPr>
          <w:rFonts w:ascii="Calibri" w:hAnsi="Calibri" w:cs="Calibri"/>
          <w:color w:val="000000"/>
        </w:rPr>
      </w:pPr>
    </w:p>
    <w:p w14:paraId="46317CBD" w14:textId="2056965E" w:rsidR="00733573" w:rsidRPr="004E78D4" w:rsidRDefault="00A93E4B" w:rsidP="00510A29">
      <w:pPr>
        <w:numPr>
          <w:ilvl w:val="0"/>
          <w:numId w:val="1"/>
        </w:numPr>
        <w:rPr>
          <w:rFonts w:ascii="Calibri" w:hAnsi="Calibri" w:cs="Calibri"/>
          <w:color w:val="000000"/>
        </w:rPr>
      </w:pPr>
      <w:r w:rsidRPr="00A93E4B">
        <w:rPr>
          <w:rFonts w:ascii="Calibri" w:hAnsi="Calibri" w:cs="Calibri"/>
          <w:color w:val="000000"/>
        </w:rPr>
        <w:t>Kentucky</w:t>
      </w:r>
      <w:r w:rsidR="004E78D4" w:rsidRPr="004E78D4">
        <w:rPr>
          <w:rFonts w:ascii="Calibri" w:hAnsi="Calibri" w:cs="Calibri"/>
          <w:color w:val="000000"/>
        </w:rPr>
        <w:t xml:space="preserve"> </w:t>
      </w:r>
      <w:r w:rsidR="004E78D4" w:rsidRPr="004E78D4">
        <w:rPr>
          <w:rFonts w:ascii="Calibri" w:hAnsi="Calibri" w:cs="Calibri"/>
          <w:color w:val="000000"/>
        </w:rPr>
        <w:t>http://ksdc.louisville.edu/</w:t>
      </w:r>
    </w:p>
    <w:p w14:paraId="3F7C12BE" w14:textId="77777777" w:rsidR="00733573" w:rsidRDefault="00733573" w:rsidP="00733573">
      <w:pPr>
        <w:rPr>
          <w:rFonts w:ascii="Calibri" w:hAnsi="Calibri" w:cs="Calibri"/>
          <w:color w:val="000000"/>
        </w:rPr>
      </w:pPr>
    </w:p>
    <w:p w14:paraId="2C944714" w14:textId="236A4997" w:rsidR="004E78D4" w:rsidRDefault="004E78D4" w:rsidP="00733573">
      <w:pPr>
        <w:rPr>
          <w:rFonts w:ascii="Calibri" w:hAnsi="Calibri" w:cs="Calibri"/>
          <w:color w:val="000000"/>
        </w:rPr>
      </w:pPr>
      <w:r>
        <w:rPr>
          <w:rFonts w:ascii="Calibri" w:hAnsi="Calibri" w:cs="Calibri"/>
          <w:color w:val="000000"/>
        </w:rPr>
        <w:t>Location: University of Louisville College of Arts &amp; Sciences, Department of Urban and Public Affairs</w:t>
      </w:r>
    </w:p>
    <w:p w14:paraId="754066B5" w14:textId="2EF7A935" w:rsidR="004E78D4" w:rsidRPr="004E78D4" w:rsidRDefault="004E78D4" w:rsidP="00733573">
      <w:pPr>
        <w:rPr>
          <w:rFonts w:ascii="Calibri" w:hAnsi="Calibri" w:cs="Calibri"/>
          <w:color w:val="000000"/>
        </w:rPr>
      </w:pPr>
      <w:r w:rsidRPr="004E78D4">
        <w:rPr>
          <w:rFonts w:ascii="Calibri" w:hAnsi="Calibri" w:cs="Calibri"/>
          <w:color w:val="000000"/>
        </w:rPr>
        <w:t xml:space="preserve">Mission: </w:t>
      </w:r>
      <w:r w:rsidRPr="004E78D4">
        <w:rPr>
          <w:rFonts w:ascii="Calibri" w:hAnsi="Calibri" w:cs="Calibri"/>
          <w:color w:val="000000"/>
        </w:rPr>
        <w:t>KSDC’s mission is to empower data users with comprehensive, accurate, and timely information.</w:t>
      </w:r>
    </w:p>
    <w:p w14:paraId="780E7E9D" w14:textId="5465E91E" w:rsidR="00733573" w:rsidRDefault="004E78D4" w:rsidP="00733573">
      <w:pPr>
        <w:rPr>
          <w:rFonts w:ascii="Calibri" w:hAnsi="Calibri" w:cs="Calibri"/>
          <w:color w:val="000000"/>
        </w:rPr>
      </w:pPr>
      <w:r>
        <w:rPr>
          <w:rFonts w:ascii="Calibri" w:hAnsi="Calibri" w:cs="Calibri"/>
          <w:color w:val="000000"/>
        </w:rPr>
        <w:t>Categories: Data Downloads; Data Sources by Topics; Research</w:t>
      </w:r>
    </w:p>
    <w:p w14:paraId="4B1672BB" w14:textId="77777777" w:rsidR="004E78D4" w:rsidRPr="00A93E4B" w:rsidRDefault="004E78D4" w:rsidP="00733573">
      <w:pPr>
        <w:rPr>
          <w:rFonts w:ascii="Calibri" w:hAnsi="Calibri" w:cs="Calibri"/>
          <w:color w:val="000000"/>
        </w:rPr>
      </w:pPr>
    </w:p>
    <w:p w14:paraId="0CF04714" w14:textId="5E52C51E" w:rsidR="00A93E4B" w:rsidRPr="00A93E4B" w:rsidRDefault="00A93E4B" w:rsidP="00A93E4B">
      <w:pPr>
        <w:numPr>
          <w:ilvl w:val="0"/>
          <w:numId w:val="1"/>
        </w:numPr>
        <w:rPr>
          <w:rFonts w:asciiTheme="minorHAnsi" w:hAnsiTheme="minorHAnsi" w:cstheme="minorHAnsi"/>
          <w:color w:val="000000"/>
        </w:rPr>
      </w:pPr>
      <w:r w:rsidRPr="00A93E4B">
        <w:rPr>
          <w:rFonts w:asciiTheme="minorHAnsi" w:hAnsiTheme="minorHAnsi" w:cstheme="minorHAnsi"/>
          <w:color w:val="000000"/>
        </w:rPr>
        <w:t>Maryland</w:t>
      </w:r>
      <w:r w:rsidR="004E78D4" w:rsidRPr="00DE14F5">
        <w:rPr>
          <w:rFonts w:asciiTheme="minorHAnsi" w:hAnsiTheme="minorHAnsi" w:cstheme="minorHAnsi"/>
          <w:color w:val="000000"/>
        </w:rPr>
        <w:t xml:space="preserve">  </w:t>
      </w:r>
      <w:r w:rsidR="004E78D4" w:rsidRPr="00DE14F5">
        <w:rPr>
          <w:rFonts w:asciiTheme="minorHAnsi" w:hAnsiTheme="minorHAnsi" w:cstheme="minorHAnsi"/>
          <w:color w:val="000000"/>
        </w:rPr>
        <w:t>https://planning.maryland.gov/msdc/Pages/default.aspx</w:t>
      </w:r>
    </w:p>
    <w:p w14:paraId="13F03D93" w14:textId="77777777" w:rsidR="004E6A8D" w:rsidRPr="00DE14F5" w:rsidRDefault="004E6A8D">
      <w:pPr>
        <w:rPr>
          <w:rFonts w:asciiTheme="minorHAnsi" w:hAnsiTheme="minorHAnsi" w:cstheme="minorHAnsi"/>
        </w:rPr>
      </w:pPr>
    </w:p>
    <w:p w14:paraId="2A9A5653" w14:textId="32C7D983" w:rsidR="004E78D4" w:rsidRDefault="004E78D4">
      <w:pPr>
        <w:rPr>
          <w:rFonts w:asciiTheme="minorHAnsi" w:hAnsiTheme="minorHAnsi" w:cstheme="minorHAnsi"/>
        </w:rPr>
      </w:pPr>
      <w:r w:rsidRPr="00DE14F5">
        <w:rPr>
          <w:rFonts w:asciiTheme="minorHAnsi" w:hAnsiTheme="minorHAnsi" w:cstheme="minorHAnsi"/>
        </w:rPr>
        <w:t>Location:</w:t>
      </w:r>
      <w:r w:rsidR="00DE14F5" w:rsidRPr="00DE14F5">
        <w:rPr>
          <w:rFonts w:asciiTheme="minorHAnsi" w:hAnsiTheme="minorHAnsi" w:cstheme="minorHAnsi"/>
        </w:rPr>
        <w:t xml:space="preserve"> Department of Planning</w:t>
      </w:r>
    </w:p>
    <w:p w14:paraId="137BC528" w14:textId="76A6EE2E" w:rsidR="00DE14F5" w:rsidRDefault="00DE14F5">
      <w:pPr>
        <w:rPr>
          <w:rFonts w:asciiTheme="minorHAnsi" w:hAnsiTheme="minorHAnsi" w:cstheme="minorHAnsi"/>
        </w:rPr>
      </w:pPr>
      <w:r>
        <w:rPr>
          <w:rFonts w:asciiTheme="minorHAnsi" w:hAnsiTheme="minorHAnsi" w:cstheme="minorHAnsi"/>
        </w:rPr>
        <w:t>Mission: NA</w:t>
      </w:r>
    </w:p>
    <w:p w14:paraId="5AC6FA42" w14:textId="23E052B5" w:rsidR="00DE14F5" w:rsidRPr="00DE14F5" w:rsidRDefault="00DE14F5">
      <w:pPr>
        <w:rPr>
          <w:rFonts w:asciiTheme="minorHAnsi" w:hAnsiTheme="minorHAnsi" w:cstheme="minorHAnsi"/>
        </w:rPr>
      </w:pPr>
      <w:r>
        <w:rPr>
          <w:rFonts w:asciiTheme="minorHAnsi" w:hAnsiTheme="minorHAnsi" w:cstheme="minorHAnsi"/>
        </w:rPr>
        <w:t xml:space="preserve">Categories: Census; ACS; Estimates; Projections; Jobs/Income; Maps/GIS; Economic and Agriculture Census </w:t>
      </w:r>
    </w:p>
    <w:sectPr w:rsidR="00DE14F5" w:rsidRPr="00DE14F5" w:rsidSect="00B9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6E98"/>
    <w:multiLevelType w:val="multilevel"/>
    <w:tmpl w:val="1130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0957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ncaster, Vicki Ann (val7zv)">
    <w15:presenceInfo w15:providerId="AD" w15:userId="S::val7zv@virginia.edu::1848b937-7720-42a5-9891-d77f8c3cb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4B"/>
    <w:rsid w:val="001E6333"/>
    <w:rsid w:val="004352AC"/>
    <w:rsid w:val="004E6A8D"/>
    <w:rsid w:val="004E78D4"/>
    <w:rsid w:val="00650F07"/>
    <w:rsid w:val="00733573"/>
    <w:rsid w:val="00A43854"/>
    <w:rsid w:val="00A93E4B"/>
    <w:rsid w:val="00B94B78"/>
    <w:rsid w:val="00C40A93"/>
    <w:rsid w:val="00C5125F"/>
    <w:rsid w:val="00D23EB6"/>
    <w:rsid w:val="00D43FE3"/>
    <w:rsid w:val="00DE14F5"/>
    <w:rsid w:val="00DF3255"/>
    <w:rsid w:val="00F049D1"/>
    <w:rsid w:val="00F8228E"/>
    <w:rsid w:val="00FB1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8F23B4"/>
  <w15:chartTrackingRefBased/>
  <w15:docId w15:val="{30E37C04-9D68-C640-B084-2D85631C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9D1"/>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4385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3E4B"/>
    <w:rPr>
      <w:color w:val="0563C1" w:themeColor="hyperlink"/>
      <w:u w:val="single"/>
    </w:rPr>
  </w:style>
  <w:style w:type="character" w:styleId="UnresolvedMention">
    <w:name w:val="Unresolved Mention"/>
    <w:basedOn w:val="DefaultParagraphFont"/>
    <w:uiPriority w:val="99"/>
    <w:semiHidden/>
    <w:unhideWhenUsed/>
    <w:rsid w:val="00A93E4B"/>
    <w:rPr>
      <w:color w:val="605E5C"/>
      <w:shd w:val="clear" w:color="auto" w:fill="E1DFDD"/>
    </w:rPr>
  </w:style>
  <w:style w:type="character" w:styleId="FollowedHyperlink">
    <w:name w:val="FollowedHyperlink"/>
    <w:basedOn w:val="DefaultParagraphFont"/>
    <w:uiPriority w:val="99"/>
    <w:semiHidden/>
    <w:unhideWhenUsed/>
    <w:rsid w:val="00A93E4B"/>
    <w:rPr>
      <w:color w:val="954F72" w:themeColor="followedHyperlink"/>
      <w:u w:val="single"/>
    </w:rPr>
  </w:style>
  <w:style w:type="paragraph" w:styleId="ListParagraph">
    <w:name w:val="List Paragraph"/>
    <w:basedOn w:val="Normal"/>
    <w:uiPriority w:val="34"/>
    <w:qFormat/>
    <w:rsid w:val="00A43854"/>
    <w:pPr>
      <w:ind w:left="720"/>
      <w:contextualSpacing/>
    </w:pPr>
  </w:style>
  <w:style w:type="character" w:customStyle="1" w:styleId="Heading1Char">
    <w:name w:val="Heading 1 Char"/>
    <w:basedOn w:val="DefaultParagraphFont"/>
    <w:link w:val="Heading1"/>
    <w:uiPriority w:val="9"/>
    <w:rsid w:val="00A4385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35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51552">
      <w:bodyDiv w:val="1"/>
      <w:marLeft w:val="0"/>
      <w:marRight w:val="0"/>
      <w:marTop w:val="0"/>
      <w:marBottom w:val="0"/>
      <w:divBdr>
        <w:top w:val="none" w:sz="0" w:space="0" w:color="auto"/>
        <w:left w:val="none" w:sz="0" w:space="0" w:color="auto"/>
        <w:bottom w:val="none" w:sz="0" w:space="0" w:color="auto"/>
        <w:right w:val="none" w:sz="0" w:space="0" w:color="auto"/>
      </w:divBdr>
    </w:div>
    <w:div w:id="754939904">
      <w:bodyDiv w:val="1"/>
      <w:marLeft w:val="0"/>
      <w:marRight w:val="0"/>
      <w:marTop w:val="0"/>
      <w:marBottom w:val="0"/>
      <w:divBdr>
        <w:top w:val="none" w:sz="0" w:space="0" w:color="auto"/>
        <w:left w:val="none" w:sz="0" w:space="0" w:color="auto"/>
        <w:bottom w:val="none" w:sz="0" w:space="0" w:color="auto"/>
        <w:right w:val="none" w:sz="0" w:space="0" w:color="auto"/>
      </w:divBdr>
    </w:div>
    <w:div w:id="778767871">
      <w:bodyDiv w:val="1"/>
      <w:marLeft w:val="0"/>
      <w:marRight w:val="0"/>
      <w:marTop w:val="0"/>
      <w:marBottom w:val="0"/>
      <w:divBdr>
        <w:top w:val="none" w:sz="0" w:space="0" w:color="auto"/>
        <w:left w:val="none" w:sz="0" w:space="0" w:color="auto"/>
        <w:bottom w:val="none" w:sz="0" w:space="0" w:color="auto"/>
        <w:right w:val="none" w:sz="0" w:space="0" w:color="auto"/>
      </w:divBdr>
    </w:div>
    <w:div w:id="1145317283">
      <w:bodyDiv w:val="1"/>
      <w:marLeft w:val="0"/>
      <w:marRight w:val="0"/>
      <w:marTop w:val="0"/>
      <w:marBottom w:val="0"/>
      <w:divBdr>
        <w:top w:val="none" w:sz="0" w:space="0" w:color="auto"/>
        <w:left w:val="none" w:sz="0" w:space="0" w:color="auto"/>
        <w:bottom w:val="none" w:sz="0" w:space="0" w:color="auto"/>
        <w:right w:val="none" w:sz="0" w:space="0" w:color="auto"/>
      </w:divBdr>
    </w:div>
    <w:div w:id="1544706969">
      <w:bodyDiv w:val="1"/>
      <w:marLeft w:val="0"/>
      <w:marRight w:val="0"/>
      <w:marTop w:val="0"/>
      <w:marBottom w:val="0"/>
      <w:divBdr>
        <w:top w:val="none" w:sz="0" w:space="0" w:color="auto"/>
        <w:left w:val="none" w:sz="0" w:space="0" w:color="auto"/>
        <w:bottom w:val="none" w:sz="0" w:space="0" w:color="auto"/>
        <w:right w:val="none" w:sz="0" w:space="0" w:color="auto"/>
      </w:divBdr>
    </w:div>
    <w:div w:id="170178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a.sc.gov/data-research/population-demographics/census-state-data-center" TargetMode="Externa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rfa.sc.gov/" TargetMode="External"/><Relationship Id="rId12" Type="http://schemas.openxmlformats.org/officeDocument/2006/relationships/hyperlink" Target="https://www.iowadatacenter.org/"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nj.gov/labor/lpa/content/njsdc_index.html" TargetMode="External"/><Relationship Id="rId11" Type="http://schemas.openxmlformats.org/officeDocument/2006/relationships/hyperlink" Target="https://www.louisiana.gov/demographics-and-geography/" TargetMode="External"/><Relationship Id="rId5" Type="http://schemas.openxmlformats.org/officeDocument/2006/relationships/hyperlink" Target="https://www.unomaha.edu/cpar" TargetMode="External"/><Relationship Id="rId15" Type="http://schemas.openxmlformats.org/officeDocument/2006/relationships/theme" Target="theme/theme1.xml"/><Relationship Id="rId10" Type="http://schemas.openxmlformats.org/officeDocument/2006/relationships/hyperlink" Target="https://bsp.guam.gov/census-of-guam/" TargetMode="External"/><Relationship Id="rId4" Type="http://schemas.openxmlformats.org/officeDocument/2006/relationships/webSettings" Target="webSettings.xml"/><Relationship Id="rId9" Type="http://schemas.openxmlformats.org/officeDocument/2006/relationships/hyperlink" Target="https://demographics.texas.gov/"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97027805-D73D-4265-9286-1E330291439A}"/>
</file>

<file path=customXml/itemProps2.xml><?xml version="1.0" encoding="utf-8"?>
<ds:datastoreItem xmlns:ds="http://schemas.openxmlformats.org/officeDocument/2006/customXml" ds:itemID="{E53C4063-5D40-4AD4-BB22-6C2272446972}"/>
</file>

<file path=customXml/itemProps3.xml><?xml version="1.0" encoding="utf-8"?>
<ds:datastoreItem xmlns:ds="http://schemas.openxmlformats.org/officeDocument/2006/customXml" ds:itemID="{576AABE8-F4AC-4498-A26A-412A202CA519}"/>
</file>

<file path=docProps/app.xml><?xml version="1.0" encoding="utf-8"?>
<Properties xmlns="http://schemas.openxmlformats.org/officeDocument/2006/extended-properties" xmlns:vt="http://schemas.openxmlformats.org/officeDocument/2006/docPropsVTypes">
  <Template>Normal.dotm</Template>
  <TotalTime>1</TotalTime>
  <Pages>3</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Lancaster, Vicki Ann (val7zv)</dc:creator>
  <cp:keywords/>
  <dc:description/>
  <cp:lastModifiedBy>Lancaster, Vicki Ann (val7zv)</cp:lastModifiedBy>
  <cp:revision>2</cp:revision>
  <dcterms:created xsi:type="dcterms:W3CDTF">2023-07-05T15:25:00Z</dcterms:created>
  <dcterms:modified xsi:type="dcterms:W3CDTF">2023-07-05T15:25:00Z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