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people.xml" ContentType="application/vnd.openxmlformats-officedocument.wordprocessingml.peop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012F7" w14:textId="188AA7CA" w:rsidR="00343FBA" w:rsidRDefault="00343FBA" w:rsidP="00DC26EE">
      <w:pPr>
        <w:spacing w:afterLines="120" w:after="288"/>
        <w:jc w:val="center"/>
        <w:rPr>
          <w:rFonts w:ascii="Times New Roman" w:eastAsia="Times New Roman" w:hAnsi="Times New Roman" w:cs="Times New Roman"/>
          <w:b/>
          <w:bCs/>
        </w:rPr>
      </w:pPr>
      <w:r w:rsidRPr="001E30BA">
        <w:rPr>
          <w:rFonts w:ascii="Times New Roman" w:eastAsia="Times New Roman" w:hAnsi="Times New Roman" w:cs="Times New Roman"/>
          <w:b/>
          <w:bCs/>
        </w:rPr>
        <w:t>Trade-offs in Textual Data Extraction Methodologies:</w:t>
      </w:r>
      <w:r w:rsidR="00C9603E">
        <w:rPr>
          <w:rFonts w:ascii="Times New Roman" w:eastAsia="Times New Roman" w:hAnsi="Times New Roman" w:cs="Times New Roman"/>
          <w:b/>
          <w:bCs/>
        </w:rPr>
        <w:br/>
      </w:r>
      <w:r w:rsidRPr="001E30BA">
        <w:rPr>
          <w:rFonts w:ascii="Times New Roman" w:eastAsia="Times New Roman" w:hAnsi="Times New Roman" w:cs="Times New Roman"/>
          <w:b/>
          <w:bCs/>
        </w:rPr>
        <w:t>A Case Study of Army Career Progression Document Data</w:t>
      </w:r>
    </w:p>
    <w:p w14:paraId="7FF454AF" w14:textId="77777777" w:rsidR="00343FBA" w:rsidRPr="00E303D1" w:rsidRDefault="00343FBA" w:rsidP="00E06E34">
      <w:pPr>
        <w:spacing w:afterLines="120" w:after="288"/>
        <w:jc w:val="center"/>
        <w:rPr>
          <w:rFonts w:ascii="Times New Roman" w:eastAsia="Times New Roman" w:hAnsi="Times New Roman" w:cs="Times New Roman"/>
          <w:b/>
          <w:bCs/>
        </w:rPr>
      </w:pPr>
      <w:r w:rsidRPr="001E30BA">
        <w:rPr>
          <w:rFonts w:ascii="Times New Roman" w:eastAsia="Times New Roman" w:hAnsi="Times New Roman" w:cs="Times New Roman"/>
          <w:i/>
          <w:iCs/>
        </w:rPr>
        <w:t>Nakshatra Yalagach and Sara Shallenberger</w:t>
      </w:r>
    </w:p>
    <w:p w14:paraId="2095C436" w14:textId="3FC17D1C" w:rsidR="00370F0C" w:rsidRDefault="00370F0C" w:rsidP="00E06E34">
      <w:pPr>
        <w:spacing w:afterLines="120" w:after="288"/>
        <w:rPr>
          <w:rFonts w:ascii="Times New Roman" w:eastAsia="Times New Roman" w:hAnsi="Times New Roman" w:cs="Times New Roman"/>
        </w:rPr>
      </w:pPr>
      <w:r w:rsidRPr="00370F0C">
        <w:rPr>
          <w:rFonts w:ascii="Times New Roman" w:eastAsia="Times New Roman" w:hAnsi="Times New Roman" w:cs="Times New Roman"/>
          <w:highlight w:val="yellow"/>
        </w:rPr>
        <w:t>Abstract and general</w:t>
      </w:r>
      <w:r>
        <w:rPr>
          <w:rFonts w:ascii="Times New Roman" w:eastAsia="Times New Roman" w:hAnsi="Times New Roman" w:cs="Times New Roman"/>
        </w:rPr>
        <w:t xml:space="preserve">, </w:t>
      </w:r>
      <w:r w:rsidRPr="00370F0C">
        <w:rPr>
          <w:rFonts w:ascii="Times New Roman" w:eastAsia="Times New Roman" w:hAnsi="Times New Roman" w:cs="Times New Roman"/>
          <w:highlight w:val="green"/>
        </w:rPr>
        <w:t>Passive,</w:t>
      </w:r>
      <w:r w:rsidRPr="00370F0C">
        <w:rPr>
          <w:rFonts w:ascii="Times New Roman" w:eastAsia="Times New Roman" w:hAnsi="Times New Roman" w:cs="Times New Roman"/>
        </w:rPr>
        <w:t xml:space="preserve"> </w:t>
      </w:r>
      <w:r w:rsidRPr="00370F0C">
        <w:rPr>
          <w:rFonts w:ascii="Times New Roman" w:eastAsia="Times New Roman" w:hAnsi="Times New Roman" w:cs="Times New Roman"/>
          <w:highlight w:val="cyan"/>
        </w:rPr>
        <w:t>Tense</w:t>
      </w:r>
      <w:r>
        <w:rPr>
          <w:rFonts w:ascii="Times New Roman" w:eastAsia="Times New Roman" w:hAnsi="Times New Roman" w:cs="Times New Roman"/>
        </w:rPr>
        <w:t xml:space="preserve">, </w:t>
      </w:r>
      <w:r w:rsidRPr="00370F0C">
        <w:rPr>
          <w:rFonts w:ascii="Times New Roman" w:eastAsia="Times New Roman" w:hAnsi="Times New Roman" w:cs="Times New Roman"/>
          <w:highlight w:val="magenta"/>
        </w:rPr>
        <w:t>Mood</w:t>
      </w:r>
      <w:r>
        <w:rPr>
          <w:rFonts w:ascii="Times New Roman" w:eastAsia="Times New Roman" w:hAnsi="Times New Roman" w:cs="Times New Roman"/>
        </w:rPr>
        <w:t xml:space="preserve">, </w:t>
      </w:r>
      <w:r w:rsidRPr="00370F0C">
        <w:rPr>
          <w:rFonts w:ascii="Times New Roman" w:eastAsia="Times New Roman" w:hAnsi="Times New Roman" w:cs="Times New Roman"/>
          <w:highlight w:val="blue"/>
        </w:rPr>
        <w:t>ambiguous pronoun</w:t>
      </w:r>
      <w:r>
        <w:rPr>
          <w:rFonts w:ascii="Times New Roman" w:eastAsia="Times New Roman" w:hAnsi="Times New Roman" w:cs="Times New Roman"/>
        </w:rPr>
        <w:t xml:space="preserve">, </w:t>
      </w:r>
      <w:r w:rsidRPr="00370F0C">
        <w:rPr>
          <w:rFonts w:ascii="Times New Roman" w:eastAsia="Times New Roman" w:hAnsi="Times New Roman" w:cs="Times New Roman"/>
          <w:highlight w:val="red"/>
        </w:rPr>
        <w:t>nonstandard English</w:t>
      </w:r>
    </w:p>
    <w:p w14:paraId="4FCE6C35"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Introduction</w:t>
      </w:r>
    </w:p>
    <w:p w14:paraId="3D1A1E19" w14:textId="740AC9C9" w:rsidR="00343FBA" w:rsidRDefault="00343FBA" w:rsidP="00E06E34">
      <w:pPr>
        <w:spacing w:afterLines="120" w:after="288"/>
        <w:ind w:firstLine="720"/>
        <w:rPr>
          <w:rFonts w:ascii="Times New Roman" w:eastAsia="Times New Roman" w:hAnsi="Times New Roman" w:cs="Times New Roman"/>
        </w:rPr>
      </w:pPr>
      <w:r w:rsidRPr="001E30BA">
        <w:rPr>
          <w:rFonts w:ascii="Times New Roman" w:eastAsia="Times New Roman" w:hAnsi="Times New Roman" w:cs="Times New Roman"/>
        </w:rPr>
        <w:t xml:space="preserve">For the data scientist, coercing information from an unstructured text format to </w:t>
      </w:r>
      <w:del w:id="0" w:author="Rachael Lussos" w:date="2023-07-14T12:06:00Z">
        <w:r w:rsidRPr="001E30BA" w:rsidDel="007E48E7">
          <w:rPr>
            <w:rFonts w:ascii="Times New Roman" w:eastAsia="Times New Roman" w:hAnsi="Times New Roman" w:cs="Times New Roman"/>
          </w:rPr>
          <w:delText xml:space="preserve">a </w:delText>
        </w:r>
        <w:r w:rsidRPr="00036D25" w:rsidDel="007E48E7">
          <w:rPr>
            <w:rFonts w:ascii="Times New Roman" w:eastAsia="Times New Roman" w:hAnsi="Times New Roman" w:cs="Times New Roman"/>
            <w:highlight w:val="yellow"/>
          </w:rPr>
          <w:delText>useable</w:delText>
        </w:r>
        <w:r w:rsidRPr="001E30BA" w:rsidDel="007E48E7">
          <w:rPr>
            <w:rFonts w:ascii="Times New Roman" w:eastAsia="Times New Roman" w:hAnsi="Times New Roman" w:cs="Times New Roman"/>
          </w:rPr>
          <w:delText xml:space="preserve"> </w:delText>
        </w:r>
      </w:del>
      <w:r w:rsidRPr="001E30BA">
        <w:rPr>
          <w:rFonts w:ascii="Times New Roman" w:eastAsia="Times New Roman" w:hAnsi="Times New Roman" w:cs="Times New Roman"/>
        </w:rPr>
        <w:t xml:space="preserve">configuration for analysis can be </w:t>
      </w:r>
      <w:del w:id="1" w:author="Rachael Lussos" w:date="2023-07-14T12:06:00Z">
        <w:r w:rsidRPr="001E30BA" w:rsidDel="007E48E7">
          <w:rPr>
            <w:rFonts w:ascii="Times New Roman" w:eastAsia="Times New Roman" w:hAnsi="Times New Roman" w:cs="Times New Roman"/>
          </w:rPr>
          <w:delText xml:space="preserve">a </w:delText>
        </w:r>
      </w:del>
      <w:r w:rsidRPr="00036D25">
        <w:rPr>
          <w:rFonts w:ascii="Times New Roman" w:eastAsia="Times New Roman" w:hAnsi="Times New Roman" w:cs="Times New Roman"/>
          <w:highlight w:val="yellow"/>
        </w:rPr>
        <w:t>daunting</w:t>
      </w:r>
      <w:del w:id="2" w:author="Rachael Lussos" w:date="2023-07-14T12:06:00Z">
        <w:r w:rsidRPr="001E30BA" w:rsidDel="007E48E7">
          <w:rPr>
            <w:rFonts w:ascii="Times New Roman" w:eastAsia="Times New Roman" w:hAnsi="Times New Roman" w:cs="Times New Roman"/>
          </w:rPr>
          <w:delText xml:space="preserve"> task</w:delText>
        </w:r>
      </w:del>
      <w:r w:rsidRPr="001E30BA">
        <w:rPr>
          <w:rFonts w:ascii="Times New Roman" w:eastAsia="Times New Roman" w:hAnsi="Times New Roman" w:cs="Times New Roman"/>
        </w:rPr>
        <w:t>. For this reason, computer and data scientists</w:t>
      </w:r>
      <w:del w:id="3" w:author="Rachael Lussos" w:date="2023-07-14T12:06:00Z">
        <w:r w:rsidRPr="001E30BA" w:rsidDel="007E48E7">
          <w:rPr>
            <w:rFonts w:ascii="Times New Roman" w:eastAsia="Times New Roman" w:hAnsi="Times New Roman" w:cs="Times New Roman"/>
          </w:rPr>
          <w:delText xml:space="preserve"> </w:delText>
        </w:r>
        <w:r w:rsidRPr="00036D25" w:rsidDel="007E48E7">
          <w:rPr>
            <w:rFonts w:ascii="Times New Roman" w:eastAsia="Times New Roman" w:hAnsi="Times New Roman" w:cs="Times New Roman"/>
            <w:highlight w:val="cyan"/>
          </w:rPr>
          <w:delText>have</w:delText>
        </w:r>
      </w:del>
      <w:r w:rsidRPr="001E30BA">
        <w:rPr>
          <w:rFonts w:ascii="Times New Roman" w:eastAsia="Times New Roman" w:hAnsi="Times New Roman" w:cs="Times New Roman"/>
        </w:rPr>
        <w:t xml:space="preserve"> developed </w:t>
      </w:r>
      <w:del w:id="4" w:author="Rachael Lussos" w:date="2023-07-14T12:06:00Z">
        <w:r w:rsidRPr="001E30BA" w:rsidDel="007E48E7">
          <w:rPr>
            <w:rFonts w:ascii="Times New Roman" w:eastAsia="Times New Roman" w:hAnsi="Times New Roman" w:cs="Times New Roman"/>
          </w:rPr>
          <w:delText xml:space="preserve">what seems like an </w:delText>
        </w:r>
        <w:r w:rsidRPr="00036D25" w:rsidDel="007E48E7">
          <w:rPr>
            <w:rFonts w:ascii="Times New Roman" w:eastAsia="Times New Roman" w:hAnsi="Times New Roman" w:cs="Times New Roman"/>
            <w:highlight w:val="yellow"/>
          </w:rPr>
          <w:delText>overwhelming number of</w:delText>
        </w:r>
      </w:del>
      <w:ins w:id="5" w:author="Rachael Lussos" w:date="2023-07-14T12:06:00Z">
        <w:r w:rsidR="007E48E7">
          <w:rPr>
            <w:rFonts w:ascii="Times New Roman" w:eastAsia="Times New Roman" w:hAnsi="Times New Roman" w:cs="Times New Roman"/>
          </w:rPr>
          <w:t>many</w:t>
        </w:r>
      </w:ins>
      <w:r w:rsidRPr="001E30BA">
        <w:rPr>
          <w:rFonts w:ascii="Times New Roman" w:eastAsia="Times New Roman" w:hAnsi="Times New Roman" w:cs="Times New Roman"/>
        </w:rPr>
        <w:t xml:space="preserve"> solutions to this problem, each of which requires </w:t>
      </w:r>
      <w:del w:id="6" w:author="Rachael Lussos" w:date="2023-07-14T12:07:00Z">
        <w:r w:rsidRPr="00036D25" w:rsidDel="007E48E7">
          <w:rPr>
            <w:rFonts w:ascii="Times New Roman" w:eastAsia="Times New Roman" w:hAnsi="Times New Roman" w:cs="Times New Roman"/>
            <w:highlight w:val="yellow"/>
          </w:rPr>
          <w:delText>unique</w:delText>
        </w:r>
        <w:r w:rsidRPr="001E30BA" w:rsidDel="007E48E7">
          <w:rPr>
            <w:rFonts w:ascii="Times New Roman" w:eastAsia="Times New Roman" w:hAnsi="Times New Roman" w:cs="Times New Roman"/>
          </w:rPr>
          <w:delText xml:space="preserve"> </w:delText>
        </w:r>
      </w:del>
      <w:ins w:id="7" w:author="Rachael Lussos" w:date="2023-07-14T12:07:00Z">
        <w:r w:rsidR="007E48E7">
          <w:rPr>
            <w:rFonts w:ascii="Times New Roman" w:eastAsia="Times New Roman" w:hAnsi="Times New Roman" w:cs="Times New Roman"/>
          </w:rPr>
          <w:t>different</w:t>
        </w:r>
        <w:r w:rsidR="007E48E7" w:rsidRPr="001E30BA">
          <w:rPr>
            <w:rFonts w:ascii="Times New Roman" w:eastAsia="Times New Roman" w:hAnsi="Times New Roman" w:cs="Times New Roman"/>
          </w:rPr>
          <w:t xml:space="preserve"> </w:t>
        </w:r>
      </w:ins>
      <w:r w:rsidRPr="001E30BA">
        <w:rPr>
          <w:rFonts w:ascii="Times New Roman" w:eastAsia="Times New Roman" w:hAnsi="Times New Roman" w:cs="Times New Roman"/>
        </w:rPr>
        <w:t>considerations</w:t>
      </w:r>
      <w:del w:id="8" w:author="Rachael Lussos" w:date="2023-07-14T12:07:00Z">
        <w:r w:rsidRPr="001E30BA" w:rsidDel="007E48E7">
          <w:rPr>
            <w:rFonts w:ascii="Times New Roman" w:eastAsia="Times New Roman" w:hAnsi="Times New Roman" w:cs="Times New Roman"/>
          </w:rPr>
          <w:delText xml:space="preserve"> before </w:delText>
        </w:r>
        <w:r w:rsidRPr="00036D25" w:rsidDel="007E48E7">
          <w:rPr>
            <w:rFonts w:ascii="Times New Roman" w:eastAsia="Times New Roman" w:hAnsi="Times New Roman" w:cs="Times New Roman"/>
            <w:highlight w:val="green"/>
          </w:rPr>
          <w:delText>being applied</w:delText>
        </w:r>
        <w:r w:rsidRPr="001E30BA" w:rsidDel="007E48E7">
          <w:rPr>
            <w:rFonts w:ascii="Times New Roman" w:eastAsia="Times New Roman" w:hAnsi="Times New Roman" w:cs="Times New Roman"/>
          </w:rPr>
          <w:delText xml:space="preserve"> to data</w:delText>
        </w:r>
      </w:del>
      <w:r w:rsidRPr="001E30BA">
        <w:rPr>
          <w:rFonts w:ascii="Times New Roman" w:eastAsia="Times New Roman" w:hAnsi="Times New Roman" w:cs="Times New Roman"/>
        </w:rPr>
        <w:t xml:space="preserve">. We </w:t>
      </w:r>
      <w:del w:id="9" w:author="Rachael Lussos" w:date="2023-07-14T12:07:00Z">
        <w:r w:rsidRPr="00036D25" w:rsidDel="007E48E7">
          <w:rPr>
            <w:rFonts w:ascii="Times New Roman" w:eastAsia="Times New Roman" w:hAnsi="Times New Roman" w:cs="Times New Roman"/>
            <w:highlight w:val="green"/>
          </w:rPr>
          <w:delText>were given</w:delText>
        </w:r>
      </w:del>
      <w:ins w:id="10" w:author="Rachael Lussos" w:date="2023-07-14T12:07:00Z">
        <w:r w:rsidR="007E48E7">
          <w:rPr>
            <w:rFonts w:ascii="Times New Roman" w:eastAsia="Times New Roman" w:hAnsi="Times New Roman" w:cs="Times New Roman"/>
          </w:rPr>
          <w:t>had</w:t>
        </w:r>
      </w:ins>
      <w:r w:rsidRPr="001E30BA">
        <w:rPr>
          <w:rFonts w:ascii="Times New Roman" w:eastAsia="Times New Roman" w:hAnsi="Times New Roman" w:cs="Times New Roman"/>
        </w:rPr>
        <w:t xml:space="preserve"> the opportunity to explore </w:t>
      </w:r>
      <w:del w:id="11" w:author="Rachael Lussos" w:date="2023-07-14T12:07:00Z">
        <w:r w:rsidRPr="00036D25" w:rsidDel="007E48E7">
          <w:rPr>
            <w:rFonts w:ascii="Times New Roman" w:eastAsia="Times New Roman" w:hAnsi="Times New Roman" w:cs="Times New Roman"/>
            <w:highlight w:val="yellow"/>
          </w:rPr>
          <w:delText>some of</w:delText>
        </w:r>
        <w:r w:rsidRPr="001E30BA" w:rsidDel="007E48E7">
          <w:rPr>
            <w:rFonts w:ascii="Times New Roman" w:eastAsia="Times New Roman" w:hAnsi="Times New Roman" w:cs="Times New Roman"/>
          </w:rPr>
          <w:delText xml:space="preserve"> </w:delText>
        </w:r>
      </w:del>
      <w:r w:rsidRPr="001E30BA">
        <w:rPr>
          <w:rFonts w:ascii="Times New Roman" w:eastAsia="Times New Roman" w:hAnsi="Times New Roman" w:cs="Times New Roman"/>
        </w:rPr>
        <w:t>these methods as interns for the University of Virginia’s Biocomplexity Institute for Social and Decision Analytics Decision on a project sponsored by the Army Research Institute for the Behavioral and Social Sciences.</w:t>
      </w:r>
    </w:p>
    <w:p w14:paraId="07D9D328" w14:textId="4B314C3D" w:rsidR="00343FBA" w:rsidRDefault="00343FBA" w:rsidP="00E06E34">
      <w:pPr>
        <w:spacing w:afterLines="120" w:after="288"/>
        <w:ind w:firstLine="720"/>
        <w:rPr>
          <w:rFonts w:ascii="Times New Roman" w:eastAsia="Times New Roman" w:hAnsi="Times New Roman" w:cs="Times New Roman"/>
        </w:rPr>
      </w:pPr>
      <w:r w:rsidRPr="001E30BA">
        <w:rPr>
          <w:rFonts w:ascii="Times New Roman" w:eastAsia="Times New Roman" w:hAnsi="Times New Roman" w:cs="Times New Roman"/>
        </w:rPr>
        <w:t xml:space="preserve">Our goal for the first phase of the project was to explore </w:t>
      </w:r>
      <w:del w:id="12" w:author="Rachael Lussos" w:date="2023-07-14T12:08:00Z">
        <w:r w:rsidRPr="00036D25" w:rsidDel="007E48E7">
          <w:rPr>
            <w:rFonts w:ascii="Times New Roman" w:eastAsia="Times New Roman" w:hAnsi="Times New Roman" w:cs="Times New Roman"/>
            <w:highlight w:val="yellow"/>
          </w:rPr>
          <w:delText>a variety of</w:delText>
        </w:r>
        <w:r w:rsidRPr="001E30BA" w:rsidDel="007E48E7">
          <w:rPr>
            <w:rFonts w:ascii="Times New Roman" w:eastAsia="Times New Roman" w:hAnsi="Times New Roman" w:cs="Times New Roman"/>
          </w:rPr>
          <w:delText xml:space="preserve"> </w:delText>
        </w:r>
      </w:del>
      <w:r w:rsidRPr="001E30BA">
        <w:rPr>
          <w:rFonts w:ascii="Times New Roman" w:eastAsia="Times New Roman" w:hAnsi="Times New Roman" w:cs="Times New Roman"/>
        </w:rPr>
        <w:t xml:space="preserve">methodologies for extracting data from PDF files and begin exploratory analysis on this textual information. </w:t>
      </w:r>
      <w:ins w:id="13" w:author="Rachael Lussos" w:date="2023-07-14T12:08:00Z">
        <w:r w:rsidR="007E48E7">
          <w:rPr>
            <w:rFonts w:ascii="Times New Roman" w:eastAsia="Times New Roman" w:hAnsi="Times New Roman" w:cs="Times New Roman"/>
          </w:rPr>
          <w:t>We plan to use t</w:t>
        </w:r>
      </w:ins>
      <w:del w:id="14" w:author="Rachael Lussos" w:date="2023-07-14T12:08:00Z">
        <w:r w:rsidRPr="001E30BA" w:rsidDel="007E48E7">
          <w:rPr>
            <w:rFonts w:ascii="Times New Roman" w:eastAsia="Times New Roman" w:hAnsi="Times New Roman" w:cs="Times New Roman"/>
          </w:rPr>
          <w:delText>T</w:delText>
        </w:r>
      </w:del>
      <w:r w:rsidRPr="001E30BA">
        <w:rPr>
          <w:rFonts w:ascii="Times New Roman" w:eastAsia="Times New Roman" w:hAnsi="Times New Roman" w:cs="Times New Roman"/>
        </w:rPr>
        <w:t xml:space="preserve">he resulting data </w:t>
      </w:r>
      <w:del w:id="15" w:author="Rachael Lussos" w:date="2023-07-14T12:08:00Z">
        <w:r w:rsidRPr="00036D25" w:rsidDel="007E48E7">
          <w:rPr>
            <w:rFonts w:ascii="Times New Roman" w:eastAsia="Times New Roman" w:hAnsi="Times New Roman" w:cs="Times New Roman"/>
            <w:highlight w:val="cyan"/>
          </w:rPr>
          <w:delText>will</w:delText>
        </w:r>
        <w:r w:rsidRPr="001E30BA" w:rsidDel="007E48E7">
          <w:rPr>
            <w:rFonts w:ascii="Times New Roman" w:eastAsia="Times New Roman" w:hAnsi="Times New Roman" w:cs="Times New Roman"/>
          </w:rPr>
          <w:delText xml:space="preserve"> </w:delText>
        </w:r>
        <w:r w:rsidRPr="00036D25" w:rsidDel="007E48E7">
          <w:rPr>
            <w:rFonts w:ascii="Times New Roman" w:eastAsia="Times New Roman" w:hAnsi="Times New Roman" w:cs="Times New Roman"/>
            <w:highlight w:val="green"/>
          </w:rPr>
          <w:delText>be used</w:delText>
        </w:r>
        <w:r w:rsidRPr="001E30BA" w:rsidDel="007E48E7">
          <w:rPr>
            <w:rFonts w:ascii="Times New Roman" w:eastAsia="Times New Roman" w:hAnsi="Times New Roman" w:cs="Times New Roman"/>
          </w:rPr>
          <w:delText xml:space="preserve"> </w:delText>
        </w:r>
      </w:del>
      <w:r w:rsidRPr="001E30BA">
        <w:rPr>
          <w:rFonts w:ascii="Times New Roman" w:eastAsia="Times New Roman" w:hAnsi="Times New Roman" w:cs="Times New Roman"/>
        </w:rPr>
        <w:t xml:space="preserve">in the following stages of our project, which </w:t>
      </w:r>
      <w:del w:id="16" w:author="Rachael Lussos" w:date="2023-07-14T12:08:00Z">
        <w:r w:rsidRPr="00036D25" w:rsidDel="007E48E7">
          <w:rPr>
            <w:rFonts w:ascii="Times New Roman" w:eastAsia="Times New Roman" w:hAnsi="Times New Roman" w:cs="Times New Roman"/>
            <w:highlight w:val="cyan"/>
          </w:rPr>
          <w:delText>will</w:delText>
        </w:r>
        <w:r w:rsidRPr="001E30BA" w:rsidDel="007E48E7">
          <w:rPr>
            <w:rFonts w:ascii="Times New Roman" w:eastAsia="Times New Roman" w:hAnsi="Times New Roman" w:cs="Times New Roman"/>
          </w:rPr>
          <w:delText xml:space="preserve"> </w:delText>
        </w:r>
      </w:del>
      <w:r w:rsidRPr="001E30BA">
        <w:rPr>
          <w:rFonts w:ascii="Times New Roman" w:eastAsia="Times New Roman" w:hAnsi="Times New Roman" w:cs="Times New Roman"/>
        </w:rPr>
        <w:t>analyze</w:t>
      </w:r>
      <w:ins w:id="17" w:author="Rachael Lussos" w:date="2023-07-14T12:08:00Z">
        <w:r w:rsidR="007E48E7">
          <w:rPr>
            <w:rFonts w:ascii="Times New Roman" w:eastAsia="Times New Roman" w:hAnsi="Times New Roman" w:cs="Times New Roman"/>
          </w:rPr>
          <w:t>s</w:t>
        </w:r>
      </w:ins>
      <w:r w:rsidRPr="001E30BA">
        <w:rPr>
          <w:rFonts w:ascii="Times New Roman" w:eastAsia="Times New Roman" w:hAnsi="Times New Roman" w:cs="Times New Roman"/>
        </w:rPr>
        <w:t xml:space="preserve"> the career progression of soldiers across Army branches and contribute information pertaining to Large Language Models (LLMs) to open source-repositories.</w:t>
      </w:r>
    </w:p>
    <w:p w14:paraId="4A864D51"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b/>
          <w:bCs/>
        </w:rPr>
        <w:t>Data</w:t>
      </w:r>
    </w:p>
    <w:p w14:paraId="1D510793"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The textual data in the project </w:t>
      </w:r>
      <w:r w:rsidRPr="00370F0C">
        <w:rPr>
          <w:rFonts w:ascii="Times New Roman" w:eastAsia="Times New Roman" w:hAnsi="Times New Roman" w:cs="Times New Roman"/>
          <w:highlight w:val="green"/>
        </w:rPr>
        <w:t>was sourced</w:t>
      </w:r>
      <w:r w:rsidRPr="001E30BA">
        <w:rPr>
          <w:rFonts w:ascii="Times New Roman" w:eastAsia="Times New Roman" w:hAnsi="Times New Roman" w:cs="Times New Roman"/>
        </w:rPr>
        <w:t xml:space="preserve"> from officer development manuals for 14 Army operations and information dominance branches. We targeted three main data attributes in our extraction:</w:t>
      </w:r>
    </w:p>
    <w:p w14:paraId="489C6280" w14:textId="77777777" w:rsidR="00343FBA" w:rsidRDefault="00343FBA" w:rsidP="00E06E34">
      <w:pPr>
        <w:pStyle w:val="ListParagraph"/>
        <w:numPr>
          <w:ilvl w:val="0"/>
          <w:numId w:val="2"/>
        </w:num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Rank (Lieutenant, Captain, </w:t>
      </w:r>
      <w:r w:rsidRPr="00370F0C">
        <w:rPr>
          <w:rFonts w:ascii="Times New Roman" w:eastAsia="Times New Roman" w:hAnsi="Times New Roman" w:cs="Times New Roman"/>
          <w:highlight w:val="red"/>
        </w:rPr>
        <w:t>etc</w:t>
      </w:r>
      <w:r w:rsidRPr="001E30BA">
        <w:rPr>
          <w:rFonts w:ascii="Times New Roman" w:eastAsia="Times New Roman" w:hAnsi="Times New Roman" w:cs="Times New Roman"/>
        </w:rPr>
        <w:t>.)</w:t>
      </w:r>
    </w:p>
    <w:p w14:paraId="327BA902" w14:textId="77777777" w:rsidR="00343FBA" w:rsidRDefault="00343FBA" w:rsidP="00E06E34">
      <w:pPr>
        <w:pStyle w:val="ListParagraph"/>
        <w:numPr>
          <w:ilvl w:val="0"/>
          <w:numId w:val="2"/>
        </w:numPr>
        <w:spacing w:afterLines="120" w:after="288"/>
        <w:rPr>
          <w:rFonts w:ascii="Times New Roman" w:eastAsia="Times New Roman" w:hAnsi="Times New Roman" w:cs="Times New Roman"/>
        </w:rPr>
      </w:pPr>
      <w:r w:rsidRPr="001E30BA">
        <w:rPr>
          <w:rFonts w:ascii="Times New Roman" w:eastAsia="Times New Roman" w:hAnsi="Times New Roman" w:cs="Times New Roman"/>
        </w:rPr>
        <w:t>Assignment (an officer’s position or job)</w:t>
      </w:r>
    </w:p>
    <w:p w14:paraId="4D0F89C4" w14:textId="77777777" w:rsidR="00343FBA" w:rsidRDefault="00343FBA" w:rsidP="00E06E34">
      <w:pPr>
        <w:pStyle w:val="ListParagraph"/>
        <w:numPr>
          <w:ilvl w:val="0"/>
          <w:numId w:val="2"/>
        </w:numPr>
        <w:spacing w:afterLines="120" w:after="288"/>
        <w:rPr>
          <w:rFonts w:ascii="Times New Roman" w:eastAsia="Times New Roman" w:hAnsi="Times New Roman" w:cs="Times New Roman"/>
        </w:rPr>
      </w:pPr>
      <w:r w:rsidRPr="001E30BA">
        <w:rPr>
          <w:rFonts w:ascii="Times New Roman" w:eastAsia="Times New Roman" w:hAnsi="Times New Roman" w:cs="Times New Roman"/>
        </w:rPr>
        <w:t>Type of Assignment</w:t>
      </w:r>
    </w:p>
    <w:p w14:paraId="68250E73" w14:textId="77777777" w:rsidR="00343FBA" w:rsidRDefault="00343FBA" w:rsidP="00E06E34">
      <w:pPr>
        <w:pStyle w:val="ListParagraph"/>
        <w:numPr>
          <w:ilvl w:val="1"/>
          <w:numId w:val="2"/>
        </w:numPr>
        <w:spacing w:afterLines="120" w:after="288"/>
        <w:rPr>
          <w:rFonts w:ascii="Times New Roman" w:eastAsia="Times New Roman" w:hAnsi="Times New Roman" w:cs="Times New Roman"/>
        </w:rPr>
      </w:pPr>
      <w:r w:rsidRPr="001E30BA">
        <w:rPr>
          <w:rFonts w:ascii="Times New Roman" w:eastAsia="Times New Roman" w:hAnsi="Times New Roman" w:cs="Times New Roman"/>
        </w:rPr>
        <w:t>Key Developmental or Broadening</w:t>
      </w:r>
    </w:p>
    <w:p w14:paraId="70A84158" w14:textId="77777777" w:rsidR="00343FBA" w:rsidRDefault="00343FBA" w:rsidP="00E06E34">
      <w:pPr>
        <w:pStyle w:val="ListParagraph"/>
        <w:numPr>
          <w:ilvl w:val="1"/>
          <w:numId w:val="2"/>
        </w:num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Key Developmental assignments are </w:t>
      </w:r>
      <w:r w:rsidRPr="00370F0C">
        <w:rPr>
          <w:rFonts w:ascii="Times New Roman" w:eastAsia="Times New Roman" w:hAnsi="Times New Roman" w:cs="Times New Roman"/>
          <w:highlight w:val="yellow"/>
        </w:rPr>
        <w:t>critical</w:t>
      </w:r>
      <w:r w:rsidRPr="001E30BA">
        <w:rPr>
          <w:rFonts w:ascii="Times New Roman" w:eastAsia="Times New Roman" w:hAnsi="Times New Roman" w:cs="Times New Roman"/>
        </w:rPr>
        <w:t xml:space="preserve"> for officer promotion and overall career advancement compared to Broadening assignments</w:t>
      </w:r>
    </w:p>
    <w:p w14:paraId="7EB86638" w14:textId="2CAEC723"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This text data was </w:t>
      </w:r>
      <w:r w:rsidRPr="00370F0C">
        <w:rPr>
          <w:rFonts w:ascii="Times New Roman" w:eastAsia="Times New Roman" w:hAnsi="Times New Roman" w:cs="Times New Roman"/>
          <w:highlight w:val="yellow"/>
        </w:rPr>
        <w:t>particularly</w:t>
      </w:r>
      <w:r w:rsidRPr="001E30BA">
        <w:rPr>
          <w:rFonts w:ascii="Times New Roman" w:eastAsia="Times New Roman" w:hAnsi="Times New Roman" w:cs="Times New Roman"/>
        </w:rPr>
        <w:t xml:space="preserve"> </w:t>
      </w:r>
      <w:r w:rsidRPr="00370F0C">
        <w:rPr>
          <w:rFonts w:ascii="Times New Roman" w:eastAsia="Times New Roman" w:hAnsi="Times New Roman" w:cs="Times New Roman"/>
          <w:highlight w:val="yellow"/>
        </w:rPr>
        <w:t>challenging</w:t>
      </w:r>
      <w:r w:rsidRPr="001E30BA">
        <w:rPr>
          <w:rFonts w:ascii="Times New Roman" w:eastAsia="Times New Roman" w:hAnsi="Times New Roman" w:cs="Times New Roman"/>
        </w:rPr>
        <w:t xml:space="preserve"> to work with because each document </w:t>
      </w:r>
      <w:r w:rsidRPr="00370F0C">
        <w:rPr>
          <w:rFonts w:ascii="Times New Roman" w:eastAsia="Times New Roman" w:hAnsi="Times New Roman" w:cs="Times New Roman"/>
          <w:highlight w:val="green"/>
        </w:rPr>
        <w:t>was written</w:t>
      </w:r>
      <w:r w:rsidRPr="001E30BA">
        <w:rPr>
          <w:rFonts w:ascii="Times New Roman" w:eastAsia="Times New Roman" w:hAnsi="Times New Roman" w:cs="Times New Roman"/>
        </w:rPr>
        <w:t xml:space="preserve"> with </w:t>
      </w:r>
      <w:r w:rsidRPr="00370F0C">
        <w:rPr>
          <w:rFonts w:ascii="Times New Roman" w:eastAsia="Times New Roman" w:hAnsi="Times New Roman" w:cs="Times New Roman"/>
          <w:highlight w:val="blue"/>
        </w:rPr>
        <w:t>its</w:t>
      </w:r>
      <w:r w:rsidRPr="001E30BA">
        <w:rPr>
          <w:rFonts w:ascii="Times New Roman" w:eastAsia="Times New Roman" w:hAnsi="Times New Roman" w:cs="Times New Roman"/>
        </w:rPr>
        <w:t xml:space="preserve"> own </w:t>
      </w:r>
      <w:r w:rsidRPr="00370F0C">
        <w:rPr>
          <w:rFonts w:ascii="Times New Roman" w:eastAsia="Times New Roman" w:hAnsi="Times New Roman" w:cs="Times New Roman"/>
          <w:highlight w:val="yellow"/>
        </w:rPr>
        <w:t>unique</w:t>
      </w:r>
      <w:r w:rsidRPr="001E30BA">
        <w:rPr>
          <w:rFonts w:ascii="Times New Roman" w:eastAsia="Times New Roman" w:hAnsi="Times New Roman" w:cs="Times New Roman"/>
        </w:rPr>
        <w:t xml:space="preserve"> headers, formatting, bulleting, and language describing assignments and </w:t>
      </w:r>
      <w:r w:rsidRPr="00370F0C">
        <w:rPr>
          <w:rFonts w:ascii="Times New Roman" w:eastAsia="Times New Roman" w:hAnsi="Times New Roman" w:cs="Times New Roman"/>
          <w:highlight w:val="blue"/>
        </w:rPr>
        <w:t>their</w:t>
      </w:r>
      <w:r w:rsidRPr="001E30BA">
        <w:rPr>
          <w:rFonts w:ascii="Times New Roman" w:eastAsia="Times New Roman" w:hAnsi="Times New Roman" w:cs="Times New Roman"/>
        </w:rPr>
        <w:t xml:space="preserve"> </w:t>
      </w:r>
      <w:r w:rsidRPr="00370F0C">
        <w:rPr>
          <w:rFonts w:ascii="Times New Roman" w:eastAsia="Times New Roman" w:hAnsi="Times New Roman" w:cs="Times New Roman"/>
          <w:highlight w:val="yellow"/>
        </w:rPr>
        <w:t>types</w:t>
      </w:r>
      <w:r w:rsidRPr="001E30BA">
        <w:rPr>
          <w:rFonts w:ascii="Times New Roman" w:eastAsia="Times New Roman" w:hAnsi="Times New Roman" w:cs="Times New Roman"/>
        </w:rPr>
        <w:t>.</w:t>
      </w:r>
    </w:p>
    <w:p w14:paraId="0336607F"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b/>
          <w:bCs/>
        </w:rPr>
        <w:t xml:space="preserve">Challenges </w:t>
      </w:r>
    </w:p>
    <w:p w14:paraId="58208CC7"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One of the </w:t>
      </w:r>
      <w:r w:rsidRPr="00370F0C">
        <w:rPr>
          <w:rFonts w:ascii="Times New Roman" w:eastAsia="Times New Roman" w:hAnsi="Times New Roman" w:cs="Times New Roman"/>
          <w:highlight w:val="yellow"/>
        </w:rPr>
        <w:t>major</w:t>
      </w:r>
      <w:r w:rsidRPr="001E30BA">
        <w:rPr>
          <w:rFonts w:ascii="Times New Roman" w:eastAsia="Times New Roman" w:hAnsi="Times New Roman" w:cs="Times New Roman"/>
        </w:rPr>
        <w:t xml:space="preserve"> challenges with the text extraction from the officer development manuals was the inconsistent documentation. The structure, format, and data were </w:t>
      </w:r>
      <w:r w:rsidRPr="00370F0C">
        <w:rPr>
          <w:rFonts w:ascii="Times New Roman" w:eastAsia="Times New Roman" w:hAnsi="Times New Roman" w:cs="Times New Roman"/>
          <w:highlight w:val="yellow"/>
        </w:rPr>
        <w:t>inconsistent</w:t>
      </w:r>
      <w:r w:rsidRPr="001E30BA">
        <w:rPr>
          <w:rFonts w:ascii="Times New Roman" w:eastAsia="Times New Roman" w:hAnsi="Times New Roman" w:cs="Times New Roman"/>
        </w:rPr>
        <w:t>. As depicted in the below figures data is present in different structures across documents.</w:t>
      </w:r>
    </w:p>
    <w:p w14:paraId="73C58150" w14:textId="77777777" w:rsidR="00343FBA" w:rsidRDefault="00343FBA" w:rsidP="00E06E34">
      <w:pPr>
        <w:spacing w:afterLines="120" w:after="288"/>
      </w:pPr>
      <w:r>
        <w:rPr>
          <w:noProof/>
        </w:rPr>
        <w:lastRenderedPageBreak/>
        <w:drawing>
          <wp:inline distT="0" distB="0" distL="0" distR="0" wp14:anchorId="3D9F6220" wp14:editId="26844CE1">
            <wp:extent cx="5863135" cy="3028950"/>
            <wp:effectExtent l="0" t="0" r="0" b="0"/>
            <wp:docPr id="418387036" name="Picture 4183870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7036" name="Picture 418387036"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3135" cy="3028950"/>
                    </a:xfrm>
                    <a:prstGeom prst="rect">
                      <a:avLst/>
                    </a:prstGeom>
                  </pic:spPr>
                </pic:pic>
              </a:graphicData>
            </a:graphic>
          </wp:inline>
        </w:drawing>
      </w:r>
    </w:p>
    <w:p w14:paraId="7AFED4CB" w14:textId="77777777" w:rsidR="00343FBA" w:rsidRDefault="00343FBA" w:rsidP="00E06E34">
      <w:pPr>
        <w:spacing w:afterLines="120" w:after="288"/>
        <w:jc w:val="center"/>
      </w:pPr>
      <w:r>
        <w:t>Fig 1: Sample Document A – Air Defense Artillery</w:t>
      </w:r>
    </w:p>
    <w:p w14:paraId="1D365DF8" w14:textId="77777777" w:rsidR="00343FBA" w:rsidRDefault="00343FBA" w:rsidP="00E06E34">
      <w:pPr>
        <w:spacing w:afterLines="120" w:after="288"/>
      </w:pPr>
    </w:p>
    <w:p w14:paraId="49BFAE10" w14:textId="77777777" w:rsidR="00343FBA" w:rsidRDefault="00343FBA" w:rsidP="00E06E34">
      <w:pPr>
        <w:spacing w:afterLines="120" w:after="288"/>
      </w:pPr>
      <w:r>
        <w:rPr>
          <w:noProof/>
        </w:rPr>
        <w:drawing>
          <wp:inline distT="0" distB="0" distL="0" distR="0" wp14:anchorId="3C8612C1" wp14:editId="7E8A46BC">
            <wp:extent cx="5810250" cy="3921919"/>
            <wp:effectExtent l="0" t="0" r="0" b="0"/>
            <wp:docPr id="883999196" name="Picture 88399919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9196" name="Picture 883999196"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0250" cy="3921919"/>
                    </a:xfrm>
                    <a:prstGeom prst="rect">
                      <a:avLst/>
                    </a:prstGeom>
                  </pic:spPr>
                </pic:pic>
              </a:graphicData>
            </a:graphic>
          </wp:inline>
        </w:drawing>
      </w:r>
    </w:p>
    <w:p w14:paraId="598573C7" w14:textId="77777777" w:rsidR="00343FBA" w:rsidRDefault="00343FBA" w:rsidP="00E06E34">
      <w:pPr>
        <w:spacing w:afterLines="120" w:after="288"/>
        <w:jc w:val="center"/>
      </w:pPr>
      <w:r>
        <w:lastRenderedPageBreak/>
        <w:t>Fig 2: Sample Document A – Air Defense Artillery</w:t>
      </w:r>
    </w:p>
    <w:p w14:paraId="6FB77C92" w14:textId="77777777" w:rsidR="00343FBA" w:rsidRDefault="00343FBA" w:rsidP="00E06E34">
      <w:pPr>
        <w:spacing w:afterLines="120" w:after="288"/>
      </w:pPr>
    </w:p>
    <w:p w14:paraId="6D32E0BA" w14:textId="77777777" w:rsidR="00343FBA" w:rsidRDefault="00343FBA" w:rsidP="00E06E34">
      <w:pPr>
        <w:spacing w:afterLines="120" w:after="288"/>
        <w:jc w:val="center"/>
      </w:pPr>
      <w:r>
        <w:rPr>
          <w:noProof/>
        </w:rPr>
        <w:drawing>
          <wp:inline distT="0" distB="0" distL="0" distR="0" wp14:anchorId="19C88539" wp14:editId="3CAB96FA">
            <wp:extent cx="5954232" cy="3200400"/>
            <wp:effectExtent l="0" t="0" r="0" b="0"/>
            <wp:docPr id="1281031135" name="Picture 12810311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1135" name="Picture 1281031135"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4232" cy="3200400"/>
                    </a:xfrm>
                    <a:prstGeom prst="rect">
                      <a:avLst/>
                    </a:prstGeom>
                  </pic:spPr>
                </pic:pic>
              </a:graphicData>
            </a:graphic>
          </wp:inline>
        </w:drawing>
      </w:r>
      <w:r>
        <w:t>Fig 3: Sample Document B: Cyber Branch</w:t>
      </w:r>
    </w:p>
    <w:p w14:paraId="53E42ACB" w14:textId="77777777" w:rsidR="00343FBA" w:rsidRDefault="00343FBA" w:rsidP="00E06E34">
      <w:pPr>
        <w:spacing w:afterLines="120" w:after="288"/>
        <w:rPr>
          <w:rFonts w:ascii="Times New Roman" w:eastAsia="Times New Roman" w:hAnsi="Times New Roman" w:cs="Times New Roman"/>
        </w:rPr>
      </w:pPr>
    </w:p>
    <w:p w14:paraId="2676F2EF" w14:textId="481A66B3" w:rsidR="00343FBA" w:rsidRPr="005F25D7" w:rsidRDefault="00343FBA" w:rsidP="00E06E34">
      <w:pPr>
        <w:spacing w:afterLines="120" w:after="288"/>
        <w:rPr>
          <w:rFonts w:ascii="Times New Roman" w:eastAsia="Times New Roman" w:hAnsi="Times New Roman" w:cs="Times New Roman"/>
          <w:color w:val="000000" w:themeColor="text1"/>
        </w:rPr>
      </w:pPr>
      <w:r w:rsidRPr="001E30BA">
        <w:rPr>
          <w:rFonts w:ascii="Times New Roman" w:eastAsia="Times New Roman" w:hAnsi="Times New Roman" w:cs="Times New Roman"/>
        </w:rPr>
        <w:t xml:space="preserve">Figure 1 presents a snapshot of the Air Artillery Document, displaying the assignments arranged in alphabetical order. Additionally, Figure 2 illustrates the assignment information within the same document in image format. In the case of the Cyber Branch document, the data </w:t>
      </w:r>
      <w:r w:rsidRPr="007E48E7">
        <w:rPr>
          <w:rFonts w:ascii="Times New Roman" w:eastAsia="Times New Roman" w:hAnsi="Times New Roman" w:cs="Times New Roman"/>
          <w:highlight w:val="green"/>
        </w:rPr>
        <w:t>is presented</w:t>
      </w:r>
      <w:r w:rsidRPr="001E30BA">
        <w:rPr>
          <w:rFonts w:ascii="Times New Roman" w:eastAsia="Times New Roman" w:hAnsi="Times New Roman" w:cs="Times New Roman"/>
        </w:rPr>
        <w:t xml:space="preserve"> in a tabular format, as depicted in Figure 3.</w:t>
      </w:r>
      <w:r w:rsidRPr="001E30BA">
        <w:rPr>
          <w:rFonts w:ascii="Times New Roman" w:eastAsia="Times New Roman" w:hAnsi="Times New Roman" w:cs="Times New Roman"/>
          <w:color w:val="000000" w:themeColor="text1"/>
        </w:rPr>
        <w:t xml:space="preserve"> Due to these inconsistencies, </w:t>
      </w:r>
      <w:r w:rsidRPr="007E48E7">
        <w:rPr>
          <w:rFonts w:ascii="Times New Roman" w:eastAsia="Times New Roman" w:hAnsi="Times New Roman" w:cs="Times New Roman"/>
          <w:color w:val="000000" w:themeColor="text1"/>
          <w:highlight w:val="blue"/>
        </w:rPr>
        <w:t>it</w:t>
      </w:r>
      <w:r w:rsidRPr="001E30BA">
        <w:rPr>
          <w:rFonts w:ascii="Times New Roman" w:eastAsia="Times New Roman" w:hAnsi="Times New Roman" w:cs="Times New Roman"/>
          <w:color w:val="000000" w:themeColor="text1"/>
        </w:rPr>
        <w:t xml:space="preserve"> is necessary to explore </w:t>
      </w:r>
      <w:r w:rsidRPr="007E48E7">
        <w:rPr>
          <w:rFonts w:ascii="Times New Roman" w:eastAsia="Times New Roman" w:hAnsi="Times New Roman" w:cs="Times New Roman"/>
          <w:color w:val="000000" w:themeColor="text1"/>
          <w:highlight w:val="yellow"/>
        </w:rPr>
        <w:t>various</w:t>
      </w:r>
      <w:r w:rsidRPr="001E30BA">
        <w:rPr>
          <w:rFonts w:ascii="Times New Roman" w:eastAsia="Times New Roman" w:hAnsi="Times New Roman" w:cs="Times New Roman"/>
          <w:color w:val="000000" w:themeColor="text1"/>
        </w:rPr>
        <w:t xml:space="preserve"> methods to identify a </w:t>
      </w:r>
      <w:r w:rsidRPr="007E48E7">
        <w:rPr>
          <w:rFonts w:ascii="Times New Roman" w:eastAsia="Times New Roman" w:hAnsi="Times New Roman" w:cs="Times New Roman"/>
          <w:color w:val="000000" w:themeColor="text1"/>
          <w:highlight w:val="yellow"/>
        </w:rPr>
        <w:t>robust</w:t>
      </w:r>
      <w:r w:rsidRPr="001E30BA">
        <w:rPr>
          <w:rFonts w:ascii="Times New Roman" w:eastAsia="Times New Roman" w:hAnsi="Times New Roman" w:cs="Times New Roman"/>
          <w:color w:val="000000" w:themeColor="text1"/>
        </w:rPr>
        <w:t xml:space="preserve"> approach that </w:t>
      </w:r>
      <w:r w:rsidRPr="007E48E7">
        <w:rPr>
          <w:rFonts w:ascii="Times New Roman" w:eastAsia="Times New Roman" w:hAnsi="Times New Roman" w:cs="Times New Roman"/>
          <w:color w:val="000000" w:themeColor="text1"/>
          <w:highlight w:val="yellow"/>
        </w:rPr>
        <w:t>consistently</w:t>
      </w:r>
      <w:r w:rsidRPr="001E30BA">
        <w:rPr>
          <w:rFonts w:ascii="Times New Roman" w:eastAsia="Times New Roman" w:hAnsi="Times New Roman" w:cs="Times New Roman"/>
          <w:color w:val="000000" w:themeColor="text1"/>
        </w:rPr>
        <w:t xml:space="preserve"> yields </w:t>
      </w:r>
      <w:r w:rsidRPr="007E48E7">
        <w:rPr>
          <w:rFonts w:ascii="Times New Roman" w:eastAsia="Times New Roman" w:hAnsi="Times New Roman" w:cs="Times New Roman"/>
          <w:color w:val="000000" w:themeColor="text1"/>
          <w:highlight w:val="yellow"/>
        </w:rPr>
        <w:t>accurate</w:t>
      </w:r>
      <w:r w:rsidRPr="001E30BA">
        <w:rPr>
          <w:rFonts w:ascii="Times New Roman" w:eastAsia="Times New Roman" w:hAnsi="Times New Roman" w:cs="Times New Roman"/>
          <w:color w:val="000000" w:themeColor="text1"/>
        </w:rPr>
        <w:t xml:space="preserve"> results across all documents.</w:t>
      </w:r>
    </w:p>
    <w:p w14:paraId="0CD8DBD3"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b/>
          <w:bCs/>
        </w:rPr>
        <w:t>Methods</w:t>
      </w:r>
    </w:p>
    <w:p w14:paraId="42E5400E" w14:textId="37E2CAD4"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Throughout the duration of this project, we </w:t>
      </w:r>
      <w:r w:rsidRPr="007E48E7">
        <w:rPr>
          <w:rFonts w:ascii="Times New Roman" w:eastAsia="Times New Roman" w:hAnsi="Times New Roman" w:cs="Times New Roman"/>
          <w:highlight w:val="cyan"/>
        </w:rPr>
        <w:t>have</w:t>
      </w:r>
      <w:r w:rsidRPr="001E30BA">
        <w:rPr>
          <w:rFonts w:ascii="Times New Roman" w:eastAsia="Times New Roman" w:hAnsi="Times New Roman" w:cs="Times New Roman"/>
        </w:rPr>
        <w:t xml:space="preserve"> </w:t>
      </w:r>
      <w:r w:rsidRPr="007E48E7">
        <w:rPr>
          <w:rFonts w:ascii="Times New Roman" w:eastAsia="Times New Roman" w:hAnsi="Times New Roman" w:cs="Times New Roman"/>
          <w:highlight w:val="yellow"/>
        </w:rPr>
        <w:t>extensively</w:t>
      </w:r>
      <w:r w:rsidRPr="001E30BA">
        <w:rPr>
          <w:rFonts w:ascii="Times New Roman" w:eastAsia="Times New Roman" w:hAnsi="Times New Roman" w:cs="Times New Roman"/>
        </w:rPr>
        <w:t xml:space="preserve"> examined </w:t>
      </w:r>
      <w:r w:rsidRPr="007E48E7">
        <w:rPr>
          <w:rFonts w:ascii="Times New Roman" w:eastAsia="Times New Roman" w:hAnsi="Times New Roman" w:cs="Times New Roman"/>
          <w:highlight w:val="yellow"/>
        </w:rPr>
        <w:t>a range of</w:t>
      </w:r>
      <w:r w:rsidRPr="001E30BA">
        <w:rPr>
          <w:rFonts w:ascii="Times New Roman" w:eastAsia="Times New Roman" w:hAnsi="Times New Roman" w:cs="Times New Roman"/>
        </w:rPr>
        <w:t xml:space="preserve"> text extraction techniques. Moreover, we </w:t>
      </w:r>
      <w:r w:rsidRPr="007E48E7">
        <w:rPr>
          <w:rFonts w:ascii="Times New Roman" w:eastAsia="Times New Roman" w:hAnsi="Times New Roman" w:cs="Times New Roman"/>
          <w:highlight w:val="cyan"/>
        </w:rPr>
        <w:t>have</w:t>
      </w:r>
      <w:r w:rsidRPr="001E30BA">
        <w:rPr>
          <w:rFonts w:ascii="Times New Roman" w:eastAsia="Times New Roman" w:hAnsi="Times New Roman" w:cs="Times New Roman"/>
        </w:rPr>
        <w:t xml:space="preserve"> provided comprehensive assessments of the advantages and disadvantages associated with each technique. By documenting these findings, we aim to facilitate future studies, enabling </w:t>
      </w:r>
      <w:r w:rsidRPr="007E48E7">
        <w:rPr>
          <w:rFonts w:ascii="Times New Roman" w:eastAsia="Times New Roman" w:hAnsi="Times New Roman" w:cs="Times New Roman"/>
          <w:highlight w:val="blue"/>
        </w:rPr>
        <w:t>them</w:t>
      </w:r>
      <w:r w:rsidRPr="001E30BA">
        <w:rPr>
          <w:rFonts w:ascii="Times New Roman" w:eastAsia="Times New Roman" w:hAnsi="Times New Roman" w:cs="Times New Roman"/>
        </w:rPr>
        <w:t xml:space="preserve"> to leverage the knowledge gained from our research. The advantages and disadvantages of each method </w:t>
      </w:r>
      <w:r w:rsidRPr="007E48E7">
        <w:rPr>
          <w:rFonts w:ascii="Times New Roman" w:eastAsia="Times New Roman" w:hAnsi="Times New Roman" w:cs="Times New Roman"/>
          <w:highlight w:val="green"/>
        </w:rPr>
        <w:t>can be assessed</w:t>
      </w:r>
      <w:r w:rsidRPr="001E30BA">
        <w:rPr>
          <w:rFonts w:ascii="Times New Roman" w:eastAsia="Times New Roman" w:hAnsi="Times New Roman" w:cs="Times New Roman"/>
        </w:rPr>
        <w:t xml:space="preserve"> with the requirements of the project to enable the selection of the </w:t>
      </w:r>
      <w:r w:rsidRPr="007E48E7">
        <w:rPr>
          <w:rFonts w:ascii="Times New Roman" w:eastAsia="Times New Roman" w:hAnsi="Times New Roman" w:cs="Times New Roman"/>
          <w:highlight w:val="yellow"/>
        </w:rPr>
        <w:t>most suitable</w:t>
      </w:r>
      <w:r w:rsidRPr="001E30BA">
        <w:rPr>
          <w:rFonts w:ascii="Times New Roman" w:eastAsia="Times New Roman" w:hAnsi="Times New Roman" w:cs="Times New Roman"/>
        </w:rPr>
        <w:t xml:space="preserve"> approach. </w:t>
      </w:r>
    </w:p>
    <w:p w14:paraId="227B89F9"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b/>
          <w:bCs/>
        </w:rPr>
        <w:t>Method 1 – Image Upscaler</w:t>
      </w:r>
    </w:p>
    <w:p w14:paraId="2FF726AE" w14:textId="128BECC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Since the document contained an image encompassing ranks, assignments, and their types, we deemed it advantageous to extract the data from the image. However, the image itself was of </w:t>
      </w:r>
      <w:r w:rsidRPr="001E30BA">
        <w:rPr>
          <w:rFonts w:ascii="Times New Roman" w:eastAsia="Times New Roman" w:hAnsi="Times New Roman" w:cs="Times New Roman"/>
        </w:rPr>
        <w:lastRenderedPageBreak/>
        <w:t>notably low quality. Consequently, our initial approach involved upscaling the image to enhance its resolution. We experimented with various combinations, including 200x and 400x upscaling. While these methods did improve the image quality to some extent, the extracted assignments remained difficult to read and comprehend. Therefore, we transitioned to employing text extraction techniques utilizing ChatGPT to overcome this challenge.</w:t>
      </w:r>
    </w:p>
    <w:p w14:paraId="6B1E9A62"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Advantages:</w:t>
      </w:r>
    </w:p>
    <w:p w14:paraId="3A562991" w14:textId="1D0745E4" w:rsidR="00343FBA" w:rsidRDefault="00343FBA" w:rsidP="00E06E34">
      <w:pPr>
        <w:spacing w:afterLines="120" w:after="288"/>
        <w:rPr>
          <w:rFonts w:ascii="Times New Roman" w:eastAsia="Times New Roman" w:hAnsi="Times New Roman" w:cs="Times New Roman"/>
          <w:color w:val="000000" w:themeColor="text1"/>
        </w:rPr>
      </w:pPr>
      <w:r w:rsidRPr="001E30BA">
        <w:rPr>
          <w:rFonts w:ascii="Times New Roman" w:eastAsia="Times New Roman" w:hAnsi="Times New Roman" w:cs="Times New Roman"/>
          <w:color w:val="000000" w:themeColor="text1"/>
        </w:rPr>
        <w:t>Image upscaling offers several advantages, including improved resolution, reduced noise, and time efficiency. By enhancing the resolution of images, upscaling techniques contribute to a clearer and more detailed visual representation. Additionally, the reduction of noise artifacts in the upscaled images enhances their overall quality, while the time efficiency of the upscaling process allows for faster and more streamlined image enhancement workflows.</w:t>
      </w:r>
    </w:p>
    <w:p w14:paraId="291B2B84"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 xml:space="preserve">Disadvantages: </w:t>
      </w:r>
    </w:p>
    <w:p w14:paraId="1890DA44" w14:textId="3B110D20" w:rsidR="00343FBA" w:rsidRDefault="00343FBA" w:rsidP="00E06E34">
      <w:pPr>
        <w:spacing w:afterLines="120" w:after="288"/>
        <w:rPr>
          <w:rFonts w:ascii="Times New Roman" w:eastAsia="Times New Roman" w:hAnsi="Times New Roman" w:cs="Times New Roman"/>
          <w:color w:val="000000" w:themeColor="text1"/>
        </w:rPr>
      </w:pPr>
      <w:r w:rsidRPr="001E30BA">
        <w:rPr>
          <w:rFonts w:ascii="Times New Roman" w:eastAsia="Times New Roman" w:hAnsi="Times New Roman" w:cs="Times New Roman"/>
          <w:color w:val="000000" w:themeColor="text1"/>
        </w:rPr>
        <w:t>Image upscaling techniques can present drawbacks including the potential for distorted results, illegible output, and only partial improvement in image quality. These limitations can arise due to the inherent challenges in extrapolating information to a higher resolution. Furthermore, while some improvement in quality can be achieved, the upscaling process may not fully address all the nuances and details of the original image.</w:t>
      </w:r>
    </w:p>
    <w:p w14:paraId="34D7C1C2"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Method 2 - ChatGPT</w:t>
      </w:r>
    </w:p>
    <w:p w14:paraId="3CAF88EE" w14:textId="1831618A" w:rsidR="00343FBA" w:rsidRDefault="00343FBA" w:rsidP="00E06E34">
      <w:pPr>
        <w:spacing w:afterLines="120" w:after="288"/>
        <w:rPr>
          <w:rFonts w:ascii="Times New Roman" w:eastAsia="Times New Roman" w:hAnsi="Times New Roman" w:cs="Times New Roman"/>
          <w:color w:val="000000" w:themeColor="text1"/>
        </w:rPr>
      </w:pPr>
      <w:r w:rsidRPr="001E30BA">
        <w:rPr>
          <w:rFonts w:ascii="Times New Roman" w:eastAsia="Times New Roman" w:hAnsi="Times New Roman" w:cs="Times New Roman"/>
          <w:color w:val="000000" w:themeColor="text1"/>
        </w:rPr>
        <w:t>The methodology employed for text extraction using ChatGPT involved providing a prompt along with the relevant section of the document containing the assignments. Multiple prompts were tested and experimented with, ultimately selecting the prompt that yielded the most accurate results. However, a challenge arose as slight rearrangements of the words in the prompt led to different outputs from GPT. Furthermore, another obstacle emerged when attempting to extract data for "Lieutenant Colonel" and "Colonel" assignments, as GPT failed to retrieve the desired information. Due to these limitations and inaccuracies in the results, the decision was made to transition to a Regex-based approach.</w:t>
      </w:r>
    </w:p>
    <w:p w14:paraId="793F0E96"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Advantages:</w:t>
      </w:r>
    </w:p>
    <w:p w14:paraId="63EEDEA0" w14:textId="3977A79A" w:rsidR="00343FBA" w:rsidRDefault="00343FBA" w:rsidP="00E06E34">
      <w:pPr>
        <w:spacing w:afterLines="120" w:after="288"/>
        <w:rPr>
          <w:rFonts w:ascii="Times New Roman" w:eastAsia="Times New Roman" w:hAnsi="Times New Roman" w:cs="Times New Roman"/>
          <w:color w:val="000000" w:themeColor="text1"/>
        </w:rPr>
      </w:pPr>
      <w:r w:rsidRPr="001E30BA">
        <w:rPr>
          <w:rFonts w:ascii="Times New Roman" w:eastAsia="Times New Roman" w:hAnsi="Times New Roman" w:cs="Times New Roman"/>
          <w:color w:val="000000" w:themeColor="text1"/>
        </w:rPr>
        <w:t xml:space="preserve">It offers several advantages, including its ease and speed of implementation, the ability to reuse prompts for consistent results, and its effectiveness in extracting data across various test documents. </w:t>
      </w:r>
      <w:r w:rsidRPr="007E48E7">
        <w:rPr>
          <w:rFonts w:ascii="Times New Roman" w:eastAsia="Times New Roman" w:hAnsi="Times New Roman" w:cs="Times New Roman"/>
          <w:color w:val="000000" w:themeColor="text1"/>
          <w:highlight w:val="blue"/>
        </w:rPr>
        <w:t>This</w:t>
      </w:r>
      <w:r w:rsidRPr="001E30BA">
        <w:rPr>
          <w:rFonts w:ascii="Times New Roman" w:eastAsia="Times New Roman" w:hAnsi="Times New Roman" w:cs="Times New Roman"/>
          <w:color w:val="000000" w:themeColor="text1"/>
        </w:rPr>
        <w:t xml:space="preserve"> makes ChatGPT a convenient and efficient tool for text extraction tasks, ensuring consistent and reliable outcomes regardless of the document </w:t>
      </w:r>
      <w:r w:rsidRPr="007E48E7">
        <w:rPr>
          <w:rFonts w:ascii="Times New Roman" w:eastAsia="Times New Roman" w:hAnsi="Times New Roman" w:cs="Times New Roman"/>
          <w:color w:val="000000" w:themeColor="text1"/>
          <w:highlight w:val="green"/>
        </w:rPr>
        <w:t>being analyzed.</w:t>
      </w:r>
    </w:p>
    <w:p w14:paraId="69B49460"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 xml:space="preserve">Disadvantages: </w:t>
      </w:r>
    </w:p>
    <w:p w14:paraId="65E01627" w14:textId="3E6588D3" w:rsidR="00343FBA" w:rsidRDefault="00343FBA" w:rsidP="00E06E34">
      <w:pPr>
        <w:spacing w:afterLines="120" w:after="288"/>
        <w:rPr>
          <w:rFonts w:ascii="Times New Roman" w:eastAsia="Times New Roman" w:hAnsi="Times New Roman" w:cs="Times New Roman"/>
          <w:color w:val="000000" w:themeColor="text1"/>
        </w:rPr>
      </w:pPr>
      <w:r w:rsidRPr="001E30BA">
        <w:rPr>
          <w:rFonts w:ascii="Times New Roman" w:eastAsia="Times New Roman" w:hAnsi="Times New Roman" w:cs="Times New Roman"/>
          <w:color w:val="000000" w:themeColor="text1"/>
        </w:rPr>
        <w:t xml:space="preserve">It does have certain limitations, such as being sensitive to user input, potentially generating varying outputs for identical prompts, and exhibiting less precision in extracting assignments. These drawbacks highlight the need for careful and specific input formulation to achieve desired </w:t>
      </w:r>
      <w:r w:rsidRPr="001E30BA">
        <w:rPr>
          <w:rFonts w:ascii="Times New Roman" w:eastAsia="Times New Roman" w:hAnsi="Times New Roman" w:cs="Times New Roman"/>
          <w:color w:val="000000" w:themeColor="text1"/>
        </w:rPr>
        <w:lastRenderedPageBreak/>
        <w:t>results, while acknowledging the inherent challenges of maintaining consistency and precision in the extraction process.</w:t>
      </w:r>
    </w:p>
    <w:p w14:paraId="3FC13E73"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Method 3 - Regular Expressions</w:t>
      </w:r>
    </w:p>
    <w:p w14:paraId="7385A79A" w14:textId="77777777" w:rsidR="00343FBA" w:rsidRDefault="00343FBA" w:rsidP="00E06E34">
      <w:pPr>
        <w:spacing w:afterLines="120" w:after="288"/>
        <w:ind w:firstLine="720"/>
        <w:rPr>
          <w:rFonts w:ascii="Times New Roman" w:eastAsia="Times New Roman" w:hAnsi="Times New Roman" w:cs="Times New Roman"/>
        </w:rPr>
      </w:pPr>
      <w:r w:rsidRPr="001E30BA">
        <w:rPr>
          <w:rFonts w:ascii="Times New Roman" w:eastAsia="Times New Roman" w:hAnsi="Times New Roman" w:cs="Times New Roman"/>
        </w:rPr>
        <w:t xml:space="preserve">The final method we explored to extract data from the Army documents was the use of regular expressions, which match strings of interest in the text. Unlike the ChatGPT method, writing regular expressions took more time on the part of the scientist. Since each branch used a unique formatting style, our regular expressions had to be modified for each document. A basic function using regular expressions </w:t>
      </w:r>
      <w:r w:rsidRPr="007E48E7">
        <w:rPr>
          <w:rFonts w:ascii="Times New Roman" w:eastAsia="Times New Roman" w:hAnsi="Times New Roman" w:cs="Times New Roman"/>
          <w:highlight w:val="magenta"/>
        </w:rPr>
        <w:t>would</w:t>
      </w:r>
      <w:r w:rsidRPr="001E30BA">
        <w:rPr>
          <w:rFonts w:ascii="Times New Roman" w:eastAsia="Times New Roman" w:hAnsi="Times New Roman" w:cs="Times New Roman"/>
        </w:rPr>
        <w:t xml:space="preserve"> iterate through each character in the document and match to the sections following bullet points. </w:t>
      </w:r>
    </w:p>
    <w:p w14:paraId="697BB960" w14:textId="77777777" w:rsidR="00343FBA" w:rsidRDefault="00343FBA" w:rsidP="00E06E34">
      <w:pPr>
        <w:spacing w:afterLines="120" w:after="288"/>
        <w:ind w:firstLine="720"/>
        <w:rPr>
          <w:rFonts w:ascii="Times New Roman" w:eastAsia="Times New Roman" w:hAnsi="Times New Roman" w:cs="Times New Roman"/>
        </w:rPr>
      </w:pPr>
      <w:r w:rsidRPr="001E30BA">
        <w:rPr>
          <w:rFonts w:ascii="Times New Roman" w:eastAsia="Times New Roman" w:hAnsi="Times New Roman" w:cs="Times New Roman"/>
        </w:rPr>
        <w:t>While this highly supervised extraction method was more time-intensive, it also allowed for the most precise extraction of assignments of the three methods explored and allowed for better control of the output format.</w:t>
      </w:r>
    </w:p>
    <w:p w14:paraId="4A839096"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Chosen Method</w:t>
      </w:r>
    </w:p>
    <w:p w14:paraId="11D72758" w14:textId="583EE43D"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We chose the regular expression technique as the final method to extract data from documents. This method was the best fit for our set of data because we had a small number of documents (14), and favored reproducible results that captured the most individual assignments and their types over the more variable outputs produced by ChatGPT. We noted that if our dataset was much larger, this method </w:t>
      </w:r>
      <w:r w:rsidRPr="007E48E7">
        <w:rPr>
          <w:rFonts w:ascii="Times New Roman" w:eastAsia="Times New Roman" w:hAnsi="Times New Roman" w:cs="Times New Roman"/>
          <w:highlight w:val="magenta"/>
        </w:rPr>
        <w:t>would</w:t>
      </w:r>
      <w:r w:rsidRPr="001E30BA">
        <w:rPr>
          <w:rFonts w:ascii="Times New Roman" w:eastAsia="Times New Roman" w:hAnsi="Times New Roman" w:cs="Times New Roman"/>
        </w:rPr>
        <w:t xml:space="preserve"> not be ideal because of how time intensive it was to make edits to the code for each document we needed to analyze. However, this method was satisfactory for completing our goals during this phase of the project. </w:t>
      </w:r>
    </w:p>
    <w:p w14:paraId="45D85B83" w14:textId="77777777" w:rsidR="00343FBA" w:rsidRDefault="00343FBA" w:rsidP="00E06E34">
      <w:pPr>
        <w:spacing w:afterLines="120" w:after="288"/>
        <w:rPr>
          <w:rFonts w:ascii="Times New Roman" w:eastAsia="Times New Roman" w:hAnsi="Times New Roman" w:cs="Times New Roman"/>
          <w:b/>
          <w:bCs/>
        </w:rPr>
      </w:pPr>
      <w:r w:rsidRPr="001E30BA">
        <w:rPr>
          <w:rFonts w:ascii="Times New Roman" w:eastAsia="Times New Roman" w:hAnsi="Times New Roman" w:cs="Times New Roman"/>
          <w:b/>
          <w:bCs/>
        </w:rPr>
        <w:t>Conclusion</w:t>
      </w:r>
    </w:p>
    <w:p w14:paraId="183B7FB8" w14:textId="77777777" w:rsidR="00343FBA" w:rsidRDefault="00343FBA" w:rsidP="00E06E34">
      <w:pPr>
        <w:spacing w:afterLines="120" w:after="288"/>
        <w:rPr>
          <w:rFonts w:ascii="Times New Roman" w:eastAsia="Times New Roman" w:hAnsi="Times New Roman" w:cs="Times New Roman"/>
        </w:rPr>
      </w:pPr>
      <w:r w:rsidRPr="001E30BA">
        <w:rPr>
          <w:rFonts w:ascii="Times New Roman" w:eastAsia="Times New Roman" w:hAnsi="Times New Roman" w:cs="Times New Roman"/>
        </w:rPr>
        <w:t xml:space="preserve">The data extraction phase of the Army Research Institute project demonstrated that there is no ideal way to extract data from documents. At the end of the day, it comes down to you, the scientist, to choose a solution that best fits your data, timeframe, reproducibility, and analysis goals. </w:t>
      </w:r>
    </w:p>
    <w:p w14:paraId="7E396D9B" w14:textId="77777777" w:rsidR="00343FBA" w:rsidRDefault="00343FBA" w:rsidP="00E06E34">
      <w:pPr>
        <w:spacing w:afterLines="120" w:after="288"/>
        <w:rPr>
          <w:rFonts w:eastAsia="Times New Roman" w:cstheme="minorHAnsi"/>
          <w:b/>
          <w:bCs/>
        </w:rPr>
      </w:pPr>
      <w:r>
        <w:rPr>
          <w:rFonts w:eastAsia="Times New Roman" w:cstheme="minorHAnsi"/>
          <w:b/>
          <w:bCs/>
        </w:rPr>
        <w:br w:type="page"/>
      </w:r>
    </w:p>
    <w:p w14:paraId="70FAE7F0" w14:textId="77777777" w:rsidR="00BD45F1" w:rsidRDefault="00BD45F1" w:rsidP="00E06E34">
      <w:pPr>
        <w:spacing w:afterLines="120" w:after="288"/>
      </w:pPr>
    </w:p>
    <w:sectPr w:rsidR="00BD45F1">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8A490" w14:textId="77777777" w:rsidR="003E5AC1" w:rsidRDefault="003E5AC1" w:rsidP="000B5DF5">
      <w:r>
        <w:separator/>
      </w:r>
    </w:p>
  </w:endnote>
  <w:endnote w:type="continuationSeparator" w:id="0">
    <w:p w14:paraId="7BDEA716" w14:textId="77777777" w:rsidR="003E5AC1" w:rsidRDefault="003E5AC1" w:rsidP="000B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9450524"/>
      <w:docPartObj>
        <w:docPartGallery w:val="Page Numbers (Bottom of Page)"/>
        <w:docPartUnique/>
      </w:docPartObj>
    </w:sdtPr>
    <w:sdtContent>
      <w:p w14:paraId="6FE44554" w14:textId="688524F6" w:rsidR="000B5DF5" w:rsidRDefault="000B5DF5" w:rsidP="003C4E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FD4162" w14:textId="77777777" w:rsidR="000B5DF5" w:rsidRDefault="000B5DF5" w:rsidP="000B5D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6116105"/>
      <w:docPartObj>
        <w:docPartGallery w:val="Page Numbers (Bottom of Page)"/>
        <w:docPartUnique/>
      </w:docPartObj>
    </w:sdtPr>
    <w:sdtContent>
      <w:p w14:paraId="319C8C8F" w14:textId="765A6D18" w:rsidR="000B5DF5" w:rsidRDefault="000B5DF5" w:rsidP="003C4E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B51A82" w14:textId="77777777" w:rsidR="000B5DF5" w:rsidRDefault="000B5DF5" w:rsidP="000B5D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CB0AD" w14:textId="77777777" w:rsidR="003E5AC1" w:rsidRDefault="003E5AC1" w:rsidP="000B5DF5">
      <w:r>
        <w:separator/>
      </w:r>
    </w:p>
  </w:footnote>
  <w:footnote w:type="continuationSeparator" w:id="0">
    <w:p w14:paraId="1254C09C" w14:textId="77777777" w:rsidR="003E5AC1" w:rsidRDefault="003E5AC1" w:rsidP="000B5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706B"/>
    <w:multiLevelType w:val="hybridMultilevel"/>
    <w:tmpl w:val="62586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55D53"/>
    <w:multiLevelType w:val="hybridMultilevel"/>
    <w:tmpl w:val="C2DE31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C7A506"/>
    <w:multiLevelType w:val="hybridMultilevel"/>
    <w:tmpl w:val="FFFFFFFF"/>
    <w:lvl w:ilvl="0" w:tplc="C05AB9DC">
      <w:start w:val="1"/>
      <w:numFmt w:val="lowerLetter"/>
      <w:lvlText w:val="%1."/>
      <w:lvlJc w:val="left"/>
      <w:pPr>
        <w:ind w:left="1080" w:hanging="360"/>
      </w:pPr>
    </w:lvl>
    <w:lvl w:ilvl="1" w:tplc="A83A346C">
      <w:start w:val="1"/>
      <w:numFmt w:val="lowerLetter"/>
      <w:lvlText w:val="%2."/>
      <w:lvlJc w:val="left"/>
      <w:pPr>
        <w:ind w:left="1800" w:hanging="360"/>
      </w:pPr>
    </w:lvl>
    <w:lvl w:ilvl="2" w:tplc="6162770A">
      <w:start w:val="1"/>
      <w:numFmt w:val="lowerRoman"/>
      <w:lvlText w:val="%3."/>
      <w:lvlJc w:val="right"/>
      <w:pPr>
        <w:ind w:left="2520" w:hanging="180"/>
      </w:pPr>
    </w:lvl>
    <w:lvl w:ilvl="3" w:tplc="3BB042F8">
      <w:start w:val="1"/>
      <w:numFmt w:val="decimal"/>
      <w:lvlText w:val="%4."/>
      <w:lvlJc w:val="left"/>
      <w:pPr>
        <w:ind w:left="3240" w:hanging="360"/>
      </w:pPr>
    </w:lvl>
    <w:lvl w:ilvl="4" w:tplc="8BB8AA70">
      <w:start w:val="1"/>
      <w:numFmt w:val="lowerLetter"/>
      <w:lvlText w:val="%5."/>
      <w:lvlJc w:val="left"/>
      <w:pPr>
        <w:ind w:left="3960" w:hanging="360"/>
      </w:pPr>
    </w:lvl>
    <w:lvl w:ilvl="5" w:tplc="F58EE2A2">
      <w:start w:val="1"/>
      <w:numFmt w:val="lowerRoman"/>
      <w:lvlText w:val="%6."/>
      <w:lvlJc w:val="right"/>
      <w:pPr>
        <w:ind w:left="4680" w:hanging="180"/>
      </w:pPr>
    </w:lvl>
    <w:lvl w:ilvl="6" w:tplc="ECA63464">
      <w:start w:val="1"/>
      <w:numFmt w:val="decimal"/>
      <w:lvlText w:val="%7."/>
      <w:lvlJc w:val="left"/>
      <w:pPr>
        <w:ind w:left="5400" w:hanging="360"/>
      </w:pPr>
    </w:lvl>
    <w:lvl w:ilvl="7" w:tplc="4D60ED8E">
      <w:start w:val="1"/>
      <w:numFmt w:val="lowerLetter"/>
      <w:lvlText w:val="%8."/>
      <w:lvlJc w:val="left"/>
      <w:pPr>
        <w:ind w:left="6120" w:hanging="360"/>
      </w:pPr>
    </w:lvl>
    <w:lvl w:ilvl="8" w:tplc="0060BED0">
      <w:start w:val="1"/>
      <w:numFmt w:val="lowerRoman"/>
      <w:lvlText w:val="%9."/>
      <w:lvlJc w:val="right"/>
      <w:pPr>
        <w:ind w:left="6840" w:hanging="180"/>
      </w:pPr>
    </w:lvl>
  </w:abstractNum>
  <w:abstractNum w:abstractNumId="3" w15:restartNumberingAfterBreak="0">
    <w:nsid w:val="43CF2723"/>
    <w:multiLevelType w:val="hybridMultilevel"/>
    <w:tmpl w:val="5102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FD6914"/>
    <w:multiLevelType w:val="hybridMultilevel"/>
    <w:tmpl w:val="81E47562"/>
    <w:lvl w:ilvl="0" w:tplc="CA803052">
      <w:start w:val="1"/>
      <w:numFmt w:val="bullet"/>
      <w:lvlText w:val=""/>
      <w:lvlJc w:val="left"/>
      <w:pPr>
        <w:ind w:left="720" w:hanging="360"/>
      </w:pPr>
      <w:rPr>
        <w:rFonts w:ascii="Symbol" w:hAnsi="Symbol" w:hint="default"/>
      </w:rPr>
    </w:lvl>
    <w:lvl w:ilvl="1" w:tplc="1F7E6DEE">
      <w:start w:val="1"/>
      <w:numFmt w:val="bullet"/>
      <w:lvlText w:val="o"/>
      <w:lvlJc w:val="left"/>
      <w:pPr>
        <w:ind w:left="1440" w:hanging="360"/>
      </w:pPr>
      <w:rPr>
        <w:rFonts w:ascii="Courier New" w:hAnsi="Courier New" w:hint="default"/>
      </w:rPr>
    </w:lvl>
    <w:lvl w:ilvl="2" w:tplc="AEDA7DD2">
      <w:start w:val="1"/>
      <w:numFmt w:val="bullet"/>
      <w:lvlText w:val=""/>
      <w:lvlJc w:val="left"/>
      <w:pPr>
        <w:ind w:left="2160" w:hanging="360"/>
      </w:pPr>
      <w:rPr>
        <w:rFonts w:ascii="Wingdings" w:hAnsi="Wingdings" w:hint="default"/>
      </w:rPr>
    </w:lvl>
    <w:lvl w:ilvl="3" w:tplc="675CB394">
      <w:start w:val="1"/>
      <w:numFmt w:val="bullet"/>
      <w:lvlText w:val=""/>
      <w:lvlJc w:val="left"/>
      <w:pPr>
        <w:ind w:left="2880" w:hanging="360"/>
      </w:pPr>
      <w:rPr>
        <w:rFonts w:ascii="Symbol" w:hAnsi="Symbol" w:hint="default"/>
      </w:rPr>
    </w:lvl>
    <w:lvl w:ilvl="4" w:tplc="C57EEF36">
      <w:start w:val="1"/>
      <w:numFmt w:val="bullet"/>
      <w:lvlText w:val="o"/>
      <w:lvlJc w:val="left"/>
      <w:pPr>
        <w:ind w:left="3600" w:hanging="360"/>
      </w:pPr>
      <w:rPr>
        <w:rFonts w:ascii="Courier New" w:hAnsi="Courier New" w:hint="default"/>
      </w:rPr>
    </w:lvl>
    <w:lvl w:ilvl="5" w:tplc="A5CE6E20">
      <w:start w:val="1"/>
      <w:numFmt w:val="bullet"/>
      <w:lvlText w:val=""/>
      <w:lvlJc w:val="left"/>
      <w:pPr>
        <w:ind w:left="4320" w:hanging="360"/>
      </w:pPr>
      <w:rPr>
        <w:rFonts w:ascii="Wingdings" w:hAnsi="Wingdings" w:hint="default"/>
      </w:rPr>
    </w:lvl>
    <w:lvl w:ilvl="6" w:tplc="3FC6F47A">
      <w:start w:val="1"/>
      <w:numFmt w:val="bullet"/>
      <w:lvlText w:val=""/>
      <w:lvlJc w:val="left"/>
      <w:pPr>
        <w:ind w:left="5040" w:hanging="360"/>
      </w:pPr>
      <w:rPr>
        <w:rFonts w:ascii="Symbol" w:hAnsi="Symbol" w:hint="default"/>
      </w:rPr>
    </w:lvl>
    <w:lvl w:ilvl="7" w:tplc="98B02C9E">
      <w:start w:val="1"/>
      <w:numFmt w:val="bullet"/>
      <w:lvlText w:val="o"/>
      <w:lvlJc w:val="left"/>
      <w:pPr>
        <w:ind w:left="5760" w:hanging="360"/>
      </w:pPr>
      <w:rPr>
        <w:rFonts w:ascii="Courier New" w:hAnsi="Courier New" w:hint="default"/>
      </w:rPr>
    </w:lvl>
    <w:lvl w:ilvl="8" w:tplc="F226352C">
      <w:start w:val="1"/>
      <w:numFmt w:val="bullet"/>
      <w:lvlText w:val=""/>
      <w:lvlJc w:val="left"/>
      <w:pPr>
        <w:ind w:left="6480" w:hanging="360"/>
      </w:pPr>
      <w:rPr>
        <w:rFonts w:ascii="Wingdings" w:hAnsi="Wingdings" w:hint="default"/>
      </w:rPr>
    </w:lvl>
  </w:abstractNum>
  <w:abstractNum w:abstractNumId="5" w15:restartNumberingAfterBreak="0">
    <w:nsid w:val="53E361C2"/>
    <w:multiLevelType w:val="hybridMultilevel"/>
    <w:tmpl w:val="C2DE3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1D3255"/>
    <w:multiLevelType w:val="hybridMultilevel"/>
    <w:tmpl w:val="31108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5E3C74"/>
    <w:multiLevelType w:val="hybridMultilevel"/>
    <w:tmpl w:val="D7EAE7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FE240"/>
    <w:multiLevelType w:val="hybridMultilevel"/>
    <w:tmpl w:val="FFFFFFFF"/>
    <w:lvl w:ilvl="0" w:tplc="9BB2A4E6">
      <w:start w:val="1"/>
      <w:numFmt w:val="bullet"/>
      <w:lvlText w:val=""/>
      <w:lvlJc w:val="left"/>
      <w:pPr>
        <w:ind w:left="720" w:hanging="360"/>
      </w:pPr>
      <w:rPr>
        <w:rFonts w:ascii="Symbol" w:hAnsi="Symbol" w:hint="default"/>
      </w:rPr>
    </w:lvl>
    <w:lvl w:ilvl="1" w:tplc="A4CEED2A">
      <w:start w:val="1"/>
      <w:numFmt w:val="bullet"/>
      <w:lvlText w:val="o"/>
      <w:lvlJc w:val="left"/>
      <w:pPr>
        <w:ind w:left="1440" w:hanging="360"/>
      </w:pPr>
      <w:rPr>
        <w:rFonts w:ascii="Courier New" w:hAnsi="Courier New" w:hint="default"/>
      </w:rPr>
    </w:lvl>
    <w:lvl w:ilvl="2" w:tplc="14D48B1E">
      <w:start w:val="1"/>
      <w:numFmt w:val="bullet"/>
      <w:lvlText w:val=""/>
      <w:lvlJc w:val="left"/>
      <w:pPr>
        <w:ind w:left="2160" w:hanging="360"/>
      </w:pPr>
      <w:rPr>
        <w:rFonts w:ascii="Wingdings" w:hAnsi="Wingdings" w:hint="default"/>
      </w:rPr>
    </w:lvl>
    <w:lvl w:ilvl="3" w:tplc="8682C116">
      <w:start w:val="1"/>
      <w:numFmt w:val="bullet"/>
      <w:lvlText w:val=""/>
      <w:lvlJc w:val="left"/>
      <w:pPr>
        <w:ind w:left="2880" w:hanging="360"/>
      </w:pPr>
      <w:rPr>
        <w:rFonts w:ascii="Symbol" w:hAnsi="Symbol" w:hint="default"/>
      </w:rPr>
    </w:lvl>
    <w:lvl w:ilvl="4" w:tplc="DCA096E8">
      <w:start w:val="1"/>
      <w:numFmt w:val="bullet"/>
      <w:lvlText w:val="o"/>
      <w:lvlJc w:val="left"/>
      <w:pPr>
        <w:ind w:left="3600" w:hanging="360"/>
      </w:pPr>
      <w:rPr>
        <w:rFonts w:ascii="Courier New" w:hAnsi="Courier New" w:hint="default"/>
      </w:rPr>
    </w:lvl>
    <w:lvl w:ilvl="5" w:tplc="DB4222A0">
      <w:start w:val="1"/>
      <w:numFmt w:val="bullet"/>
      <w:lvlText w:val=""/>
      <w:lvlJc w:val="left"/>
      <w:pPr>
        <w:ind w:left="4320" w:hanging="360"/>
      </w:pPr>
      <w:rPr>
        <w:rFonts w:ascii="Wingdings" w:hAnsi="Wingdings" w:hint="default"/>
      </w:rPr>
    </w:lvl>
    <w:lvl w:ilvl="6" w:tplc="BE88EC42">
      <w:start w:val="1"/>
      <w:numFmt w:val="bullet"/>
      <w:lvlText w:val=""/>
      <w:lvlJc w:val="left"/>
      <w:pPr>
        <w:ind w:left="5040" w:hanging="360"/>
      </w:pPr>
      <w:rPr>
        <w:rFonts w:ascii="Symbol" w:hAnsi="Symbol" w:hint="default"/>
      </w:rPr>
    </w:lvl>
    <w:lvl w:ilvl="7" w:tplc="605E59D4">
      <w:start w:val="1"/>
      <w:numFmt w:val="bullet"/>
      <w:lvlText w:val="o"/>
      <w:lvlJc w:val="left"/>
      <w:pPr>
        <w:ind w:left="5760" w:hanging="360"/>
      </w:pPr>
      <w:rPr>
        <w:rFonts w:ascii="Courier New" w:hAnsi="Courier New" w:hint="default"/>
      </w:rPr>
    </w:lvl>
    <w:lvl w:ilvl="8" w:tplc="9C6C6C98">
      <w:start w:val="1"/>
      <w:numFmt w:val="bullet"/>
      <w:lvlText w:val=""/>
      <w:lvlJc w:val="left"/>
      <w:pPr>
        <w:ind w:left="6480" w:hanging="360"/>
      </w:pPr>
      <w:rPr>
        <w:rFonts w:ascii="Wingdings" w:hAnsi="Wingdings" w:hint="default"/>
      </w:rPr>
    </w:lvl>
  </w:abstractNum>
  <w:abstractNum w:abstractNumId="9" w15:restartNumberingAfterBreak="0">
    <w:nsid w:val="792173FA"/>
    <w:multiLevelType w:val="hybridMultilevel"/>
    <w:tmpl w:val="FFFFFFFF"/>
    <w:lvl w:ilvl="0" w:tplc="11C4D914">
      <w:start w:val="1"/>
      <w:numFmt w:val="decimal"/>
      <w:lvlText w:val="%1."/>
      <w:lvlJc w:val="left"/>
      <w:pPr>
        <w:ind w:left="720" w:hanging="360"/>
      </w:pPr>
    </w:lvl>
    <w:lvl w:ilvl="1" w:tplc="4D087BD8">
      <w:start w:val="1"/>
      <w:numFmt w:val="lowerLetter"/>
      <w:lvlText w:val="%2."/>
      <w:lvlJc w:val="left"/>
      <w:pPr>
        <w:ind w:left="1440" w:hanging="360"/>
      </w:pPr>
    </w:lvl>
    <w:lvl w:ilvl="2" w:tplc="A2A08594">
      <w:start w:val="1"/>
      <w:numFmt w:val="lowerRoman"/>
      <w:lvlText w:val="%3."/>
      <w:lvlJc w:val="right"/>
      <w:pPr>
        <w:ind w:left="2160" w:hanging="180"/>
      </w:pPr>
    </w:lvl>
    <w:lvl w:ilvl="3" w:tplc="16E81866">
      <w:start w:val="1"/>
      <w:numFmt w:val="decimal"/>
      <w:lvlText w:val="%4."/>
      <w:lvlJc w:val="left"/>
      <w:pPr>
        <w:ind w:left="2880" w:hanging="360"/>
      </w:pPr>
    </w:lvl>
    <w:lvl w:ilvl="4" w:tplc="70E0AC12">
      <w:start w:val="1"/>
      <w:numFmt w:val="lowerLetter"/>
      <w:lvlText w:val="%5."/>
      <w:lvlJc w:val="left"/>
      <w:pPr>
        <w:ind w:left="3600" w:hanging="360"/>
      </w:pPr>
    </w:lvl>
    <w:lvl w:ilvl="5" w:tplc="A9C8D956">
      <w:start w:val="1"/>
      <w:numFmt w:val="lowerRoman"/>
      <w:lvlText w:val="%6."/>
      <w:lvlJc w:val="right"/>
      <w:pPr>
        <w:ind w:left="4320" w:hanging="180"/>
      </w:pPr>
    </w:lvl>
    <w:lvl w:ilvl="6" w:tplc="30A20C34">
      <w:start w:val="1"/>
      <w:numFmt w:val="decimal"/>
      <w:lvlText w:val="%7."/>
      <w:lvlJc w:val="left"/>
      <w:pPr>
        <w:ind w:left="5040" w:hanging="360"/>
      </w:pPr>
    </w:lvl>
    <w:lvl w:ilvl="7" w:tplc="80ACE286">
      <w:start w:val="1"/>
      <w:numFmt w:val="lowerLetter"/>
      <w:lvlText w:val="%8."/>
      <w:lvlJc w:val="left"/>
      <w:pPr>
        <w:ind w:left="5760" w:hanging="360"/>
      </w:pPr>
    </w:lvl>
    <w:lvl w:ilvl="8" w:tplc="F0B4F36A">
      <w:start w:val="1"/>
      <w:numFmt w:val="lowerRoman"/>
      <w:lvlText w:val="%9."/>
      <w:lvlJc w:val="right"/>
      <w:pPr>
        <w:ind w:left="6480" w:hanging="180"/>
      </w:pPr>
    </w:lvl>
  </w:abstractNum>
  <w:num w:numId="1" w16cid:durableId="1333526866">
    <w:abstractNumId w:val="3"/>
  </w:num>
  <w:num w:numId="2" w16cid:durableId="1031152046">
    <w:abstractNumId w:val="4"/>
  </w:num>
  <w:num w:numId="3" w16cid:durableId="1203713380">
    <w:abstractNumId w:val="8"/>
  </w:num>
  <w:num w:numId="4" w16cid:durableId="1670592646">
    <w:abstractNumId w:val="2"/>
  </w:num>
  <w:num w:numId="5" w16cid:durableId="833374161">
    <w:abstractNumId w:val="9"/>
  </w:num>
  <w:num w:numId="6" w16cid:durableId="1317955294">
    <w:abstractNumId w:val="6"/>
  </w:num>
  <w:num w:numId="7" w16cid:durableId="715202036">
    <w:abstractNumId w:val="5"/>
  </w:num>
  <w:num w:numId="8" w16cid:durableId="1890340829">
    <w:abstractNumId w:val="1"/>
  </w:num>
  <w:num w:numId="9" w16cid:durableId="1679650342">
    <w:abstractNumId w:val="7"/>
  </w:num>
  <w:num w:numId="10" w16cid:durableId="18417780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chael Lussos">
    <w15:presenceInfo w15:providerId="AD" w15:userId="S::lussos@american.edu::2639fea7-7094-43dd-9416-a7fb24e13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D2"/>
    <w:rsid w:val="00003D15"/>
    <w:rsid w:val="00036D25"/>
    <w:rsid w:val="000B5DF5"/>
    <w:rsid w:val="00167EF8"/>
    <w:rsid w:val="002D63FA"/>
    <w:rsid w:val="00343FBA"/>
    <w:rsid w:val="00357C86"/>
    <w:rsid w:val="00370F0C"/>
    <w:rsid w:val="003E5AC1"/>
    <w:rsid w:val="00460914"/>
    <w:rsid w:val="00483426"/>
    <w:rsid w:val="00497DEA"/>
    <w:rsid w:val="005F25D7"/>
    <w:rsid w:val="00726E5A"/>
    <w:rsid w:val="007E48E7"/>
    <w:rsid w:val="008C35C3"/>
    <w:rsid w:val="008D14AE"/>
    <w:rsid w:val="00911EA7"/>
    <w:rsid w:val="009232B0"/>
    <w:rsid w:val="00957EAB"/>
    <w:rsid w:val="00983F20"/>
    <w:rsid w:val="00A04FF5"/>
    <w:rsid w:val="00AC2E99"/>
    <w:rsid w:val="00B102E9"/>
    <w:rsid w:val="00B41BE9"/>
    <w:rsid w:val="00BA03D2"/>
    <w:rsid w:val="00BD45F1"/>
    <w:rsid w:val="00C0461C"/>
    <w:rsid w:val="00C4514B"/>
    <w:rsid w:val="00C619EC"/>
    <w:rsid w:val="00C9603E"/>
    <w:rsid w:val="00CA4FC2"/>
    <w:rsid w:val="00CB1A08"/>
    <w:rsid w:val="00D16159"/>
    <w:rsid w:val="00D331A7"/>
    <w:rsid w:val="00DA026A"/>
    <w:rsid w:val="00DC26EE"/>
    <w:rsid w:val="00E06E34"/>
    <w:rsid w:val="00F0686E"/>
    <w:rsid w:val="00FB0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537E0"/>
  <w15:chartTrackingRefBased/>
  <w15:docId w15:val="{B89A76A5-54C9-214B-9CA7-1CAD81BD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3D2"/>
    <w:rPr>
      <w:rFonts w:eastAsiaTheme="minorHAnsi"/>
      <w:kern w:val="0"/>
      <w14:ligatures w14:val="none"/>
    </w:rPr>
  </w:style>
  <w:style w:type="paragraph" w:styleId="Heading1">
    <w:name w:val="heading 1"/>
    <w:basedOn w:val="Normal"/>
    <w:next w:val="Normal"/>
    <w:link w:val="Heading1Char"/>
    <w:uiPriority w:val="9"/>
    <w:qFormat/>
    <w:rsid w:val="00E06E34"/>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03D2"/>
    <w:pPr>
      <w:ind w:left="720"/>
      <w:contextualSpacing/>
    </w:pPr>
  </w:style>
  <w:style w:type="paragraph" w:styleId="Header">
    <w:name w:val="header"/>
    <w:basedOn w:val="Normal"/>
    <w:link w:val="HeaderChar"/>
    <w:uiPriority w:val="99"/>
    <w:unhideWhenUsed/>
    <w:rsid w:val="000B5DF5"/>
    <w:pPr>
      <w:tabs>
        <w:tab w:val="center" w:pos="4680"/>
        <w:tab w:val="right" w:pos="9360"/>
      </w:tabs>
    </w:pPr>
  </w:style>
  <w:style w:type="character" w:customStyle="1" w:styleId="HeaderChar">
    <w:name w:val="Header Char"/>
    <w:basedOn w:val="DefaultParagraphFont"/>
    <w:link w:val="Header"/>
    <w:uiPriority w:val="99"/>
    <w:rsid w:val="000B5DF5"/>
    <w:rPr>
      <w:rFonts w:eastAsiaTheme="minorHAnsi"/>
      <w:kern w:val="0"/>
      <w14:ligatures w14:val="none"/>
    </w:rPr>
  </w:style>
  <w:style w:type="paragraph" w:styleId="Footer">
    <w:name w:val="footer"/>
    <w:basedOn w:val="Normal"/>
    <w:link w:val="FooterChar"/>
    <w:uiPriority w:val="99"/>
    <w:unhideWhenUsed/>
    <w:rsid w:val="000B5DF5"/>
    <w:pPr>
      <w:tabs>
        <w:tab w:val="center" w:pos="4680"/>
        <w:tab w:val="right" w:pos="9360"/>
      </w:tabs>
    </w:pPr>
  </w:style>
  <w:style w:type="character" w:customStyle="1" w:styleId="FooterChar">
    <w:name w:val="Footer Char"/>
    <w:basedOn w:val="DefaultParagraphFont"/>
    <w:link w:val="Footer"/>
    <w:uiPriority w:val="99"/>
    <w:rsid w:val="000B5DF5"/>
    <w:rPr>
      <w:rFonts w:eastAsiaTheme="minorHAnsi"/>
      <w:kern w:val="0"/>
      <w14:ligatures w14:val="none"/>
    </w:rPr>
  </w:style>
  <w:style w:type="character" w:styleId="PageNumber">
    <w:name w:val="page number"/>
    <w:basedOn w:val="DefaultParagraphFont"/>
    <w:uiPriority w:val="99"/>
    <w:semiHidden/>
    <w:unhideWhenUsed/>
    <w:rsid w:val="000B5DF5"/>
  </w:style>
  <w:style w:type="character" w:customStyle="1" w:styleId="Heading1Char">
    <w:name w:val="Heading 1 Char"/>
    <w:basedOn w:val="DefaultParagraphFont"/>
    <w:link w:val="Heading1"/>
    <w:uiPriority w:val="9"/>
    <w:rsid w:val="00E06E34"/>
    <w:rPr>
      <w:rFonts w:asciiTheme="majorHAnsi" w:eastAsiaTheme="majorEastAsia" w:hAnsiTheme="majorHAnsi" w:cstheme="majorBidi"/>
      <w:color w:val="2F5496" w:themeColor="accent1" w:themeShade="BF"/>
      <w:kern w:val="0"/>
      <w:sz w:val="32"/>
      <w:szCs w:val="32"/>
      <w14:ligatures w14:val="none"/>
    </w:rPr>
  </w:style>
  <w:style w:type="paragraph" w:styleId="Title">
    <w:name w:val="Title"/>
    <w:basedOn w:val="Normal"/>
    <w:next w:val="Normal"/>
    <w:link w:val="TitleChar"/>
    <w:uiPriority w:val="10"/>
    <w:qFormat/>
    <w:rsid w:val="00E06E34"/>
    <w:pPr>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E06E34"/>
    <w:rPr>
      <w:rFonts w:asciiTheme="majorHAnsi" w:eastAsiaTheme="majorEastAsia" w:hAnsiTheme="majorHAnsi" w:cstheme="majorBidi"/>
      <w:spacing w:val="-10"/>
      <w:kern w:val="28"/>
      <w:sz w:val="52"/>
      <w:szCs w:val="56"/>
      <w14:ligatures w14:val="none"/>
    </w:rPr>
  </w:style>
  <w:style w:type="table" w:styleId="TableGridLight">
    <w:name w:val="Grid Table Light"/>
    <w:basedOn w:val="TableNormal"/>
    <w:uiPriority w:val="40"/>
    <w:rsid w:val="00E06E34"/>
    <w:rPr>
      <w:rFonts w:eastAsia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E48E7"/>
    <w:rPr>
      <w:rFonts w:eastAsiaTheme="minorHAns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29D05AC-7FD4-47CB-8E64-0CE4E9A6F6D7}"/>
</file>

<file path=customXml/itemProps2.xml><?xml version="1.0" encoding="utf-8"?>
<ds:datastoreItem xmlns:ds="http://schemas.openxmlformats.org/officeDocument/2006/customXml" ds:itemID="{F5B9A29B-3B79-4F7D-ACBA-773C6BD59315}"/>
</file>

<file path=customXml/itemProps3.xml><?xml version="1.0" encoding="utf-8"?>
<ds:datastoreItem xmlns:ds="http://schemas.openxmlformats.org/officeDocument/2006/customXml" ds:itemID="{F2DF385C-D271-4098-B5C7-06EAD7B26E63}"/>
</file>

<file path=docProps/app.xml><?xml version="1.0" encoding="utf-8"?>
<Properties xmlns="http://schemas.openxmlformats.org/officeDocument/2006/extended-properties" xmlns:vt="http://schemas.openxmlformats.org/officeDocument/2006/docPropsVTypes">
  <Template>Normal.dotm</Template>
  <TotalTime>1</TotalTime>
  <Pages>6</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Lussos</dc:creator>
  <cp:keywords/>
  <dc:description/>
  <cp:lastModifiedBy>Rachael Lussos</cp:lastModifiedBy>
  <cp:revision>3</cp:revision>
  <dcterms:created xsi:type="dcterms:W3CDTF">2023-07-14T16:40:00Z</dcterms:created>
  <dcterms:modified xsi:type="dcterms:W3CDTF">2023-07-14T16:41:00Z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