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C86B6" w14:textId="77777777" w:rsidR="00A072F1" w:rsidRPr="00F854B3" w:rsidRDefault="00A072F1" w:rsidP="00A072F1">
      <w:pPr>
        <w:spacing w:afterLines="120" w:after="288"/>
        <w:jc w:val="center"/>
        <w:rPr>
          <w:rFonts w:eastAsia="Times New Roman" w:cstheme="minorHAnsi"/>
          <w:b/>
          <w:bCs/>
        </w:rPr>
      </w:pPr>
      <w:r w:rsidRPr="00F854B3">
        <w:rPr>
          <w:rFonts w:eastAsia="Times New Roman" w:cstheme="minorHAnsi"/>
          <w:b/>
          <w:bCs/>
        </w:rPr>
        <w:t>DSPG 2023 Social Impact Data Commons Business Diversity</w:t>
      </w:r>
    </w:p>
    <w:p w14:paraId="3828D6E0" w14:textId="3CF9041F" w:rsidR="00A072F1" w:rsidRPr="005F25D7" w:rsidRDefault="00A072F1" w:rsidP="00A072F1">
      <w:pPr>
        <w:spacing w:afterLines="120" w:after="288"/>
        <w:jc w:val="center"/>
        <w:rPr>
          <w:rFonts w:eastAsia="Times New Roman" w:cstheme="minorHAnsi"/>
          <w:b/>
          <w:bCs/>
        </w:rPr>
      </w:pPr>
      <w:r w:rsidRPr="00F854B3">
        <w:rPr>
          <w:rFonts w:eastAsia="Times New Roman" w:cstheme="minorHAnsi"/>
          <w:i/>
          <w:iCs/>
        </w:rPr>
        <w:t>Anjali Mehta, Trinity Chamblin</w:t>
      </w:r>
      <w:r w:rsidR="00031253">
        <w:rPr>
          <w:rFonts w:eastAsia="Times New Roman" w:cstheme="minorHAnsi"/>
          <w:i/>
          <w:iCs/>
        </w:rPr>
        <w:t xml:space="preserve">, </w:t>
      </w:r>
      <w:r w:rsidR="001A2623" w:rsidRPr="001A2623">
        <w:rPr>
          <w:rFonts w:eastAsia="Times New Roman" w:cstheme="minorHAnsi"/>
          <w:i/>
          <w:iCs/>
        </w:rPr>
        <w:t>Prashanth</w:t>
      </w:r>
      <w:r w:rsidR="001A2623">
        <w:rPr>
          <w:rFonts w:eastAsia="Times New Roman" w:cstheme="minorHAnsi"/>
          <w:i/>
          <w:iCs/>
        </w:rPr>
        <w:t xml:space="preserve"> </w:t>
      </w:r>
      <w:r w:rsidR="001A2623" w:rsidRPr="001A2623">
        <w:rPr>
          <w:rFonts w:eastAsia="Times New Roman" w:cstheme="minorHAnsi"/>
          <w:i/>
          <w:iCs/>
        </w:rPr>
        <w:t>Wagle</w:t>
      </w:r>
    </w:p>
    <w:p w14:paraId="11C8124A" w14:textId="77777777" w:rsidR="00A072F1" w:rsidRDefault="00A072F1" w:rsidP="00A072F1">
      <w:pPr>
        <w:spacing w:afterLines="120" w:after="288"/>
        <w:rPr>
          <w:rFonts w:cstheme="minorHAnsi"/>
        </w:rPr>
      </w:pPr>
      <w:r w:rsidRPr="00934499">
        <w:rPr>
          <w:rFonts w:cstheme="minorHAnsi"/>
        </w:rPr>
        <w:t>Introduction</w:t>
      </w:r>
    </w:p>
    <w:p w14:paraId="5D91F20A" w14:textId="77777777" w:rsidR="00A072F1" w:rsidRDefault="00A072F1" w:rsidP="00A072F1">
      <w:pPr>
        <w:spacing w:afterLines="120" w:after="288"/>
        <w:rPr>
          <w:ins w:id="0" w:author="Rachael Lussos" w:date="2023-07-14T12:31:00Z"/>
          <w:rFonts w:eastAsia="Arial" w:cstheme="minorHAnsi"/>
          <w:color w:val="000000" w:themeColor="text1"/>
        </w:rPr>
      </w:pPr>
      <w:r w:rsidRPr="00934499">
        <w:rPr>
          <w:rFonts w:cstheme="minorHAnsi"/>
        </w:rPr>
        <w:t xml:space="preserve">The Business Diversity project </w:t>
      </w:r>
      <w:del w:id="1" w:author="Rachael Lussos" w:date="2023-07-14T12:28:00Z">
        <w:r w:rsidRPr="00934499" w:rsidDel="00A072F1">
          <w:rPr>
            <w:rFonts w:cstheme="minorHAnsi"/>
          </w:rPr>
          <w:delText xml:space="preserve">forms </w:delText>
        </w:r>
      </w:del>
      <w:ins w:id="2" w:author="Rachael Lussos" w:date="2023-07-14T12:28:00Z">
        <w:r>
          <w:rPr>
            <w:rFonts w:cstheme="minorHAnsi"/>
          </w:rPr>
          <w:t>is</w:t>
        </w:r>
        <w:r w:rsidRPr="00934499">
          <w:rPr>
            <w:rFonts w:cstheme="minorHAnsi"/>
          </w:rPr>
          <w:t xml:space="preserve"> </w:t>
        </w:r>
      </w:ins>
      <w:del w:id="3" w:author="Rachael Lussos" w:date="2023-07-14T12:28:00Z">
        <w:r w:rsidRPr="00934499" w:rsidDel="00A072F1">
          <w:rPr>
            <w:rFonts w:cstheme="minorHAnsi"/>
          </w:rPr>
          <w:delText xml:space="preserve">a significant </w:delText>
        </w:r>
      </w:del>
      <w:r w:rsidRPr="00934499">
        <w:rPr>
          <w:rFonts w:cstheme="minorHAnsi"/>
        </w:rPr>
        <w:t xml:space="preserve">part of the Social and Impact Data Commons project. The Data Commons is an open knowledge repository </w:t>
      </w:r>
      <w:del w:id="4" w:author="Rachael Lussos" w:date="2023-07-14T12:28:00Z">
        <w:r w:rsidRPr="00934499" w:rsidDel="00A072F1">
          <w:rPr>
            <w:rFonts w:cstheme="minorHAnsi"/>
          </w:rPr>
          <w:delText>co-locating various</w:delText>
        </w:r>
      </w:del>
      <w:ins w:id="5" w:author="Rachael Lussos" w:date="2023-07-14T12:29:00Z">
        <w:r>
          <w:rPr>
            <w:rFonts w:cstheme="minorHAnsi"/>
          </w:rPr>
          <w:t>that contains</w:t>
        </w:r>
      </w:ins>
      <w:ins w:id="6" w:author="Rachael Lussos" w:date="2023-07-14T12:28:00Z">
        <w:r>
          <w:rPr>
            <w:rFonts w:cstheme="minorHAnsi"/>
          </w:rPr>
          <w:t xml:space="preserve"> </w:t>
        </w:r>
      </w:ins>
      <w:ins w:id="7" w:author="Rachael Lussos" w:date="2023-07-14T12:29:00Z">
        <w:r>
          <w:rPr>
            <w:rFonts w:cstheme="minorHAnsi"/>
          </w:rPr>
          <w:t xml:space="preserve">data such as </w:t>
        </w:r>
      </w:ins>
      <w:del w:id="8" w:author="Rachael Lussos" w:date="2023-07-14T12:29:00Z">
        <w:r w:rsidRPr="00934499" w:rsidDel="00A072F1">
          <w:rPr>
            <w:rFonts w:cstheme="minorHAnsi"/>
          </w:rPr>
          <w:delText xml:space="preserve"> types of data such as </w:delText>
        </w:r>
      </w:del>
      <w:r w:rsidRPr="00934499">
        <w:rPr>
          <w:rFonts w:cstheme="minorHAnsi"/>
        </w:rPr>
        <w:t xml:space="preserve">public datasets, administrative records, and private sources. </w:t>
      </w:r>
      <w:r w:rsidRPr="00E10427">
        <w:rPr>
          <w:rFonts w:cstheme="minorHAnsi"/>
        </w:rPr>
        <w:t xml:space="preserve">Our project’s goal is to </w:t>
      </w:r>
      <w:r w:rsidRPr="00E10427">
        <w:rPr>
          <w:rFonts w:cstheme="minorHAnsi"/>
          <w:b/>
          <w:bCs/>
        </w:rPr>
        <w:t xml:space="preserve">track economic </w:t>
      </w:r>
      <w:r w:rsidRPr="00934499">
        <w:rPr>
          <w:rFonts w:cstheme="minorHAnsi"/>
          <w:b/>
          <w:bCs/>
        </w:rPr>
        <w:t>diversity</w:t>
      </w:r>
      <w:r w:rsidRPr="00BA03D2">
        <w:rPr>
          <w:rFonts w:cstheme="minorHAnsi"/>
        </w:rPr>
        <w:t>—</w:t>
      </w:r>
      <w:r w:rsidRPr="00E10427">
        <w:rPr>
          <w:rFonts w:cstheme="minorHAnsi"/>
        </w:rPr>
        <w:t>focusing on minority-owned businesses</w:t>
      </w:r>
      <w:r>
        <w:rPr>
          <w:rFonts w:cstheme="minorHAnsi"/>
        </w:rPr>
        <w:t>—</w:t>
      </w:r>
      <w:r w:rsidRPr="00E10427">
        <w:rPr>
          <w:rFonts w:cstheme="minorHAnsi"/>
        </w:rPr>
        <w:t>within Fairfax County</w:t>
      </w:r>
      <w:ins w:id="9" w:author="Rachael Lussos" w:date="2023-07-14T12:29:00Z">
        <w:r>
          <w:rPr>
            <w:rFonts w:cstheme="minorHAnsi"/>
          </w:rPr>
          <w:t xml:space="preserve">. We then </w:t>
        </w:r>
      </w:ins>
      <w:del w:id="10" w:author="Rachael Lussos" w:date="2023-07-14T12:29:00Z">
        <w:r w:rsidRPr="00E10427" w:rsidDel="00A072F1">
          <w:rPr>
            <w:rFonts w:cstheme="minorHAnsi"/>
          </w:rPr>
          <w:delText xml:space="preserve"> and </w:delText>
        </w:r>
      </w:del>
      <w:r w:rsidRPr="00E10427">
        <w:rPr>
          <w:rFonts w:cstheme="minorHAnsi"/>
        </w:rPr>
        <w:t xml:space="preserve">apply </w:t>
      </w:r>
      <w:r w:rsidRPr="00934499">
        <w:rPr>
          <w:rFonts w:cstheme="minorHAnsi"/>
        </w:rPr>
        <w:t xml:space="preserve">our findings </w:t>
      </w:r>
      <w:r w:rsidRPr="00E10427">
        <w:rPr>
          <w:rFonts w:cstheme="minorHAnsi"/>
        </w:rPr>
        <w:t>to the National Capital Region</w:t>
      </w:r>
      <w:ins w:id="11" w:author="Rachael Lussos" w:date="2023-07-14T12:30:00Z">
        <w:r>
          <w:rPr>
            <w:rFonts w:cstheme="minorHAnsi"/>
          </w:rPr>
          <w:t xml:space="preserve">. </w:t>
        </w:r>
      </w:ins>
      <w:del w:id="12" w:author="Rachael Lussos" w:date="2023-07-14T12:30:00Z">
        <w:r w:rsidRPr="00E10427" w:rsidDel="00A072F1">
          <w:rPr>
            <w:rFonts w:cstheme="minorHAnsi"/>
          </w:rPr>
          <w:delText xml:space="preserve"> (23 municipalities across DC-MD-VA)</w:delText>
        </w:r>
        <w:r w:rsidRPr="00934499" w:rsidDel="00A072F1">
          <w:rPr>
            <w:rFonts w:cstheme="minorHAnsi"/>
          </w:rPr>
          <w:delText xml:space="preserve">. </w:delText>
        </w:r>
      </w:del>
      <w:r w:rsidRPr="00934499">
        <w:rPr>
          <w:rFonts w:eastAsia="Arial" w:cstheme="minorHAnsi"/>
          <w:color w:val="000000" w:themeColor="text1"/>
        </w:rPr>
        <w:t xml:space="preserve">As defined by Mergent intellect and the Census Bureau, a minority-owned business </w:t>
      </w:r>
      <w:del w:id="13" w:author="Rachael Lussos" w:date="2023-07-14T12:30:00Z">
        <w:r w:rsidRPr="00934499" w:rsidDel="00A072F1">
          <w:rPr>
            <w:rFonts w:eastAsia="Arial" w:cstheme="minorHAnsi"/>
            <w:color w:val="000000" w:themeColor="text1"/>
          </w:rPr>
          <w:delText>refers to</w:delText>
        </w:r>
      </w:del>
      <w:ins w:id="14" w:author="Rachael Lussos" w:date="2023-07-14T12:30:00Z">
        <w:r>
          <w:rPr>
            <w:rFonts w:eastAsia="Arial" w:cstheme="minorHAnsi"/>
            <w:color w:val="000000" w:themeColor="text1"/>
          </w:rPr>
          <w:t>is</w:t>
        </w:r>
      </w:ins>
      <w:r w:rsidRPr="00934499">
        <w:rPr>
          <w:rFonts w:eastAsia="Arial" w:cstheme="minorHAnsi"/>
          <w:color w:val="000000" w:themeColor="text1"/>
        </w:rPr>
        <w:t xml:space="preserve"> a US-based enterprise </w:t>
      </w:r>
      <w:del w:id="15" w:author="Rachael Lussos" w:date="2023-07-14T12:30:00Z">
        <w:r w:rsidRPr="00934499" w:rsidDel="00A072F1">
          <w:rPr>
            <w:rFonts w:eastAsia="Arial" w:cstheme="minorHAnsi"/>
            <w:color w:val="000000" w:themeColor="text1"/>
          </w:rPr>
          <w:delText xml:space="preserve">that is </w:delText>
        </w:r>
      </w:del>
      <w:r w:rsidRPr="00934499">
        <w:rPr>
          <w:rFonts w:eastAsia="Arial" w:cstheme="minorHAnsi"/>
          <w:color w:val="000000" w:themeColor="text1"/>
        </w:rPr>
        <w:t>predominantly owned (51% or more) by one or more members of a socially and economically disadvantaged minority group based on race</w:t>
      </w:r>
      <w:del w:id="16" w:author="Rachael Lussos" w:date="2023-07-14T12:30:00Z">
        <w:r w:rsidRPr="00934499" w:rsidDel="00A072F1">
          <w:rPr>
            <w:rFonts w:eastAsia="Arial" w:cstheme="minorHAnsi"/>
            <w:color w:val="000000" w:themeColor="text1"/>
          </w:rPr>
          <w:delText>, including African Americans (Black), Hispanic Americans, Native Americans, Asian-Pacific Americans, and Sub-Continent Asian Americans</w:delText>
        </w:r>
      </w:del>
      <w:r w:rsidRPr="00934499">
        <w:rPr>
          <w:rFonts w:eastAsia="Arial" w:cstheme="minorHAnsi"/>
          <w:color w:val="000000" w:themeColor="text1"/>
        </w:rPr>
        <w:t xml:space="preserve">. </w:t>
      </w:r>
    </w:p>
    <w:p w14:paraId="43725C3A" w14:textId="74516414" w:rsidR="00A072F1" w:rsidRPr="00934499" w:rsidRDefault="00A072F1" w:rsidP="00A072F1">
      <w:pPr>
        <w:spacing w:afterLines="120" w:after="288"/>
        <w:rPr>
          <w:rFonts w:cstheme="minorHAnsi"/>
        </w:rPr>
      </w:pPr>
      <w:del w:id="17" w:author="Rachael Lussos" w:date="2023-07-14T12:31:00Z">
        <w:r w:rsidRPr="00934499" w:rsidDel="00A072F1">
          <w:rPr>
            <w:rFonts w:eastAsia="Arial" w:cstheme="minorHAnsi"/>
            <w:color w:val="000000" w:themeColor="text1"/>
          </w:rPr>
          <w:delText xml:space="preserve">For ethical purposes, </w:delText>
        </w:r>
      </w:del>
      <w:ins w:id="18" w:author="Rachael Lussos" w:date="2023-07-14T12:31:00Z">
        <w:r>
          <w:rPr>
            <w:rFonts w:eastAsia="Arial" w:cstheme="minorHAnsi"/>
            <w:color w:val="000000" w:themeColor="text1"/>
          </w:rPr>
          <w:t>W</w:t>
        </w:r>
      </w:ins>
      <w:del w:id="19" w:author="Rachael Lussos" w:date="2023-07-14T12:31:00Z">
        <w:r w:rsidRPr="00934499" w:rsidDel="00A072F1">
          <w:rPr>
            <w:rFonts w:eastAsia="Arial" w:cstheme="minorHAnsi"/>
            <w:color w:val="000000" w:themeColor="text1"/>
          </w:rPr>
          <w:delText>w</w:delText>
        </w:r>
      </w:del>
      <w:r w:rsidRPr="00934499">
        <w:rPr>
          <w:rFonts w:eastAsia="Arial" w:cstheme="minorHAnsi"/>
          <w:color w:val="000000" w:themeColor="text1"/>
        </w:rPr>
        <w:t xml:space="preserve">e </w:t>
      </w:r>
      <w:del w:id="20" w:author="Rachael Lussos" w:date="2023-07-14T12:30:00Z">
        <w:r w:rsidRPr="00934499" w:rsidDel="00A072F1">
          <w:rPr>
            <w:rFonts w:eastAsia="Arial" w:cstheme="minorHAnsi"/>
            <w:color w:val="000000" w:themeColor="text1"/>
          </w:rPr>
          <w:delText xml:space="preserve">will utilize </w:delText>
        </w:r>
      </w:del>
      <w:del w:id="21" w:author="Rachael Lussos" w:date="2023-07-14T12:31:00Z">
        <w:r w:rsidRPr="00934499" w:rsidDel="00A072F1">
          <w:rPr>
            <w:rFonts w:eastAsia="Arial" w:cstheme="minorHAnsi"/>
            <w:color w:val="000000" w:themeColor="text1"/>
          </w:rPr>
          <w:delText xml:space="preserve">the term "minority " to </w:delText>
        </w:r>
      </w:del>
      <w:r w:rsidRPr="00934499">
        <w:rPr>
          <w:rFonts w:eastAsia="Arial" w:cstheme="minorHAnsi"/>
          <w:color w:val="000000" w:themeColor="text1"/>
        </w:rPr>
        <w:t xml:space="preserve">refer to minority business owners </w:t>
      </w:r>
      <w:ins w:id="22" w:author="Rachael Lussos" w:date="2023-07-14T12:31:00Z">
        <w:r>
          <w:rPr>
            <w:rFonts w:eastAsia="Arial" w:cstheme="minorHAnsi"/>
            <w:color w:val="000000" w:themeColor="text1"/>
          </w:rPr>
          <w:t xml:space="preserve">as “minority.” </w:t>
        </w:r>
        <w:r w:rsidRPr="00934499">
          <w:rPr>
            <w:rFonts w:eastAsia="Arial" w:cstheme="minorHAnsi"/>
            <w:color w:val="000000" w:themeColor="text1"/>
          </w:rPr>
          <w:t xml:space="preserve">For ethical purposes, </w:t>
        </w:r>
        <w:r>
          <w:rPr>
            <w:rFonts w:eastAsia="Arial" w:cstheme="minorHAnsi"/>
            <w:color w:val="000000" w:themeColor="text1"/>
          </w:rPr>
          <w:t>we</w:t>
        </w:r>
      </w:ins>
      <w:del w:id="23" w:author="Rachael Lussos" w:date="2023-07-14T12:31:00Z">
        <w:r w:rsidRPr="00934499" w:rsidDel="00A072F1">
          <w:rPr>
            <w:rFonts w:eastAsia="Arial" w:cstheme="minorHAnsi"/>
            <w:color w:val="000000" w:themeColor="text1"/>
          </w:rPr>
          <w:delText>and</w:delText>
        </w:r>
      </w:del>
      <w:r w:rsidRPr="00934499">
        <w:rPr>
          <w:rFonts w:eastAsia="Arial" w:cstheme="minorHAnsi"/>
          <w:color w:val="000000" w:themeColor="text1"/>
        </w:rPr>
        <w:t xml:space="preserve"> distinguish between the binary categorization of minority and non-minority owned businesses instead of using owners’ racial identifier.</w:t>
      </w:r>
    </w:p>
    <w:p w14:paraId="1548F184" w14:textId="4C3D7EE8" w:rsidR="00A072F1" w:rsidRPr="00B30499" w:rsidRDefault="00A072F1" w:rsidP="00A072F1">
      <w:pPr>
        <w:spacing w:afterLines="120" w:after="288"/>
      </w:pPr>
      <w:r w:rsidRPr="08E2E9F2">
        <w:t xml:space="preserve">Microdata </w:t>
      </w:r>
      <w:del w:id="24" w:author="Rachael Lussos" w:date="2023-07-14T12:31:00Z">
        <w:r w:rsidRPr="08E2E9F2" w:rsidDel="00A072F1">
          <w:delText xml:space="preserve">possesses the significant benefit of </w:delText>
        </w:r>
      </w:del>
      <w:r w:rsidRPr="08E2E9F2">
        <w:t>enabl</w:t>
      </w:r>
      <w:ins w:id="25" w:author="Rachael Lussos" w:date="2023-07-14T12:31:00Z">
        <w:r>
          <w:t>es</w:t>
        </w:r>
      </w:ins>
      <w:del w:id="26" w:author="Rachael Lussos" w:date="2023-07-14T12:31:00Z">
        <w:r w:rsidRPr="08E2E9F2" w:rsidDel="00A072F1">
          <w:delText>ing</w:delText>
        </w:r>
      </w:del>
      <w:r w:rsidRPr="08E2E9F2">
        <w:t xml:space="preserve"> the study of minority-owned business activities at small geographies, such as the block group level</w:t>
      </w:r>
      <w:ins w:id="27" w:author="Rachael Lussos" w:date="2023-07-14T12:32:00Z">
        <w:r>
          <w:t>.</w:t>
        </w:r>
      </w:ins>
      <w:del w:id="28" w:author="Rachael Lussos" w:date="2023-07-14T12:32:00Z">
        <w:r w:rsidRPr="08E2E9F2" w:rsidDel="00A072F1">
          <w:delText>,</w:delText>
        </w:r>
      </w:del>
      <w:r w:rsidRPr="08E2E9F2">
        <w:t xml:space="preserve"> </w:t>
      </w:r>
      <w:del w:id="29" w:author="Rachael Lussos" w:date="2023-07-14T12:32:00Z">
        <w:r w:rsidRPr="08E2E9F2" w:rsidDel="00A072F1">
          <w:delText xml:space="preserve">so it is crucial that </w:delText>
        </w:r>
      </w:del>
      <w:ins w:id="30" w:author="Rachael Lussos" w:date="2023-07-14T12:32:00Z">
        <w:r>
          <w:t>T</w:t>
        </w:r>
      </w:ins>
      <w:del w:id="31" w:author="Rachael Lussos" w:date="2023-07-14T12:32:00Z">
        <w:r w:rsidRPr="08E2E9F2" w:rsidDel="00A072F1">
          <w:delText>t</w:delText>
        </w:r>
      </w:del>
      <w:r w:rsidRPr="08E2E9F2">
        <w:t xml:space="preserve">hese kind of data sources </w:t>
      </w:r>
      <w:ins w:id="32" w:author="Rachael Lussos" w:date="2023-07-14T12:32:00Z">
        <w:r>
          <w:t xml:space="preserve">must </w:t>
        </w:r>
      </w:ins>
      <w:r w:rsidRPr="08E2E9F2">
        <w:t xml:space="preserve">remain </w:t>
      </w:r>
      <w:del w:id="33" w:author="Rachael Lussos" w:date="2023-07-14T12:32:00Z">
        <w:r w:rsidRPr="08E2E9F2" w:rsidDel="00A072F1">
          <w:delText xml:space="preserve">most </w:delText>
        </w:r>
      </w:del>
      <w:r w:rsidRPr="08E2E9F2">
        <w:t xml:space="preserve">accurate upon developing policies at the county </w:t>
      </w:r>
      <w:ins w:id="34" w:author="Rachael Lussos" w:date="2023-07-14T12:32:00Z">
        <w:r>
          <w:t xml:space="preserve">and </w:t>
        </w:r>
      </w:ins>
      <w:del w:id="35" w:author="Rachael Lussos" w:date="2023-07-14T12:32:00Z">
        <w:r w:rsidRPr="08E2E9F2" w:rsidDel="00A072F1">
          <w:delText xml:space="preserve">level and supporting local </w:delText>
        </w:r>
      </w:del>
      <w:r w:rsidRPr="08E2E9F2">
        <w:t>communit</w:t>
      </w:r>
      <w:ins w:id="36" w:author="Rachael Lussos" w:date="2023-07-14T12:32:00Z">
        <w:r>
          <w:t>y level</w:t>
        </w:r>
      </w:ins>
      <w:del w:id="37" w:author="Rachael Lussos" w:date="2023-07-14T12:32:00Z">
        <w:r w:rsidRPr="08E2E9F2" w:rsidDel="00A072F1">
          <w:delText>ies</w:delText>
        </w:r>
      </w:del>
      <w:r w:rsidRPr="08E2E9F2">
        <w:t xml:space="preserve">. However, current </w:t>
      </w:r>
      <w:del w:id="38" w:author="Rachael Lussos" w:date="2023-07-14T12:33:00Z">
        <w:r w:rsidRPr="08E2E9F2" w:rsidDel="00A072F1">
          <w:delText xml:space="preserve">granular </w:delText>
        </w:r>
      </w:del>
      <w:r w:rsidRPr="08E2E9F2">
        <w:t xml:space="preserve">business microdata </w:t>
      </w:r>
      <w:del w:id="39" w:author="Rachael Lussos" w:date="2023-07-14T12:33:00Z">
        <w:r w:rsidRPr="08E2E9F2" w:rsidDel="00A072F1">
          <w:delText xml:space="preserve">data </w:delText>
        </w:r>
      </w:del>
      <w:r w:rsidRPr="08E2E9F2">
        <w:t xml:space="preserve">like Mergent Intelligence does not adequately identify minority owned businesses. For instance, a case study conducted in Fairfax County revealed that the Annual Business Survey (ABS) reported approximately 38% of minority-owned businesses in 2017, while Mergent Intellect </w:t>
      </w:r>
      <w:del w:id="40" w:author="Rachael Lussos" w:date="2023-07-14T12:33:00Z">
        <w:r w:rsidRPr="08E2E9F2" w:rsidDel="00A072F1">
          <w:delText xml:space="preserve">only </w:delText>
        </w:r>
      </w:del>
      <w:r w:rsidRPr="08E2E9F2">
        <w:t xml:space="preserve">reported </w:t>
      </w:r>
      <w:ins w:id="41" w:author="Rachael Lussos" w:date="2023-07-14T12:33:00Z">
        <w:r w:rsidRPr="08E2E9F2">
          <w:t xml:space="preserve">only </w:t>
        </w:r>
      </w:ins>
      <w:r w:rsidRPr="08E2E9F2">
        <w:t xml:space="preserve">7% during </w:t>
      </w:r>
      <w:del w:id="42" w:author="Rachael Lussos" w:date="2023-07-14T12:33:00Z">
        <w:r w:rsidRPr="08E2E9F2" w:rsidDel="00A072F1">
          <w:delText>the same period</w:delText>
        </w:r>
      </w:del>
      <w:ins w:id="43" w:author="Rachael Lussos" w:date="2023-07-14T12:33:00Z">
        <w:r>
          <w:t>that time</w:t>
        </w:r>
      </w:ins>
      <w:r w:rsidRPr="08E2E9F2">
        <w:t xml:space="preserve">. </w:t>
      </w:r>
      <w:r w:rsidRPr="08E2E9F2">
        <w:rPr>
          <w:rFonts w:eastAsia="Arial"/>
          <w:color w:val="000000" w:themeColor="text1"/>
        </w:rPr>
        <w:t xml:space="preserve">Although we </w:t>
      </w:r>
      <w:del w:id="44" w:author="Rachael Lussos" w:date="2023-07-14T12:34:00Z">
        <w:r w:rsidRPr="08E2E9F2" w:rsidDel="00A072F1">
          <w:rPr>
            <w:rFonts w:eastAsia="Arial"/>
            <w:color w:val="000000" w:themeColor="text1"/>
          </w:rPr>
          <w:delText xml:space="preserve">didn’t </w:delText>
        </w:r>
      </w:del>
      <w:ins w:id="45" w:author="Rachael Lussos" w:date="2023-07-14T12:34:00Z">
        <w:r>
          <w:rPr>
            <w:rFonts w:eastAsia="Arial"/>
            <w:color w:val="000000" w:themeColor="text1"/>
          </w:rPr>
          <w:t>don’t</w:t>
        </w:r>
        <w:r w:rsidRPr="08E2E9F2">
          <w:rPr>
            <w:rFonts w:eastAsia="Arial"/>
            <w:color w:val="000000" w:themeColor="text1"/>
          </w:rPr>
          <w:t xml:space="preserve"> </w:t>
        </w:r>
        <w:r>
          <w:rPr>
            <w:rFonts w:eastAsia="Arial"/>
            <w:color w:val="000000" w:themeColor="text1"/>
          </w:rPr>
          <w:t xml:space="preserve">have </w:t>
        </w:r>
      </w:ins>
      <w:del w:id="46" w:author="Rachael Lussos" w:date="2023-07-14T12:34:00Z">
        <w:r w:rsidRPr="08E2E9F2" w:rsidDel="00A072F1">
          <w:rPr>
            <w:rFonts w:eastAsia="Arial"/>
            <w:color w:val="000000" w:themeColor="text1"/>
          </w:rPr>
          <w:delText xml:space="preserve">have the methodology used by </w:delText>
        </w:r>
      </w:del>
      <w:r w:rsidRPr="08E2E9F2">
        <w:rPr>
          <w:rFonts w:eastAsia="Arial"/>
          <w:color w:val="000000" w:themeColor="text1"/>
        </w:rPr>
        <w:t>Mergent Intellect</w:t>
      </w:r>
      <w:ins w:id="47" w:author="Rachael Lussos" w:date="2023-07-14T12:34:00Z">
        <w:r>
          <w:rPr>
            <w:rFonts w:eastAsia="Arial"/>
            <w:color w:val="000000" w:themeColor="text1"/>
          </w:rPr>
          <w:t>’s methodology for</w:t>
        </w:r>
      </w:ins>
      <w:del w:id="48" w:author="Rachael Lussos" w:date="2023-07-14T12:34:00Z">
        <w:r w:rsidRPr="08E2E9F2" w:rsidDel="00A072F1">
          <w:rPr>
            <w:rFonts w:eastAsia="Arial"/>
            <w:color w:val="000000" w:themeColor="text1"/>
          </w:rPr>
          <w:delText xml:space="preserve"> to</w:delText>
        </w:r>
      </w:del>
      <w:r w:rsidRPr="08E2E9F2">
        <w:rPr>
          <w:rFonts w:eastAsia="Arial"/>
          <w:color w:val="000000" w:themeColor="text1"/>
        </w:rPr>
        <w:t xml:space="preserve"> identify</w:t>
      </w:r>
      <w:ins w:id="49" w:author="Rachael Lussos" w:date="2023-07-14T12:34:00Z">
        <w:r>
          <w:rPr>
            <w:rFonts w:eastAsia="Arial"/>
            <w:color w:val="000000" w:themeColor="text1"/>
          </w:rPr>
          <w:t xml:space="preserve">ing </w:t>
        </w:r>
      </w:ins>
      <w:del w:id="50" w:author="Rachael Lussos" w:date="2023-07-14T12:34:00Z">
        <w:r w:rsidRPr="08E2E9F2" w:rsidDel="00A072F1">
          <w:rPr>
            <w:rFonts w:eastAsia="Arial"/>
            <w:color w:val="000000" w:themeColor="text1"/>
          </w:rPr>
          <w:delText xml:space="preserve"> </w:delText>
        </w:r>
      </w:del>
      <w:r w:rsidRPr="08E2E9F2">
        <w:rPr>
          <w:rFonts w:eastAsia="Arial"/>
          <w:color w:val="000000" w:themeColor="text1"/>
        </w:rPr>
        <w:t xml:space="preserve">minority-owned businesses, our preliminary findings suggest that Mergent Intellect </w:t>
      </w:r>
      <w:del w:id="51" w:author="Rachael Lussos" w:date="2023-07-14T12:33:00Z">
        <w:r w:rsidRPr="08E2E9F2" w:rsidDel="00A072F1">
          <w:rPr>
            <w:rFonts w:eastAsia="Arial"/>
            <w:color w:val="000000" w:themeColor="text1"/>
          </w:rPr>
          <w:delText xml:space="preserve">solely </w:delText>
        </w:r>
      </w:del>
      <w:r w:rsidRPr="08E2E9F2">
        <w:rPr>
          <w:rFonts w:eastAsia="Arial"/>
          <w:color w:val="000000" w:themeColor="text1"/>
        </w:rPr>
        <w:t xml:space="preserve">includes </w:t>
      </w:r>
      <w:ins w:id="52" w:author="Rachael Lussos" w:date="2023-07-14T12:33:00Z">
        <w:r w:rsidRPr="08E2E9F2">
          <w:rPr>
            <w:rFonts w:eastAsia="Arial"/>
            <w:color w:val="000000" w:themeColor="text1"/>
          </w:rPr>
          <w:t xml:space="preserve">solely </w:t>
        </w:r>
      </w:ins>
      <w:r w:rsidRPr="08E2E9F2">
        <w:rPr>
          <w:rFonts w:eastAsia="Arial"/>
          <w:color w:val="000000" w:themeColor="text1"/>
        </w:rPr>
        <w:t>registered minority-owned businesses</w:t>
      </w:r>
      <w:del w:id="53" w:author="Rachael Lussos" w:date="2023-07-14T12:33:00Z">
        <w:r w:rsidRPr="08E2E9F2" w:rsidDel="00A072F1">
          <w:rPr>
            <w:rFonts w:eastAsia="Arial"/>
            <w:color w:val="000000" w:themeColor="text1"/>
          </w:rPr>
          <w:delText>, possibly excluding non-registered businesses from its database</w:delText>
        </w:r>
      </w:del>
      <w:r w:rsidRPr="08E2E9F2">
        <w:rPr>
          <w:rFonts w:eastAsia="Arial"/>
          <w:color w:val="000000" w:themeColor="text1"/>
        </w:rPr>
        <w:t>.</w:t>
      </w:r>
      <w:r w:rsidRPr="08E2E9F2">
        <w:t xml:space="preserve"> The inconsistency across these sources leads </w:t>
      </w:r>
      <w:ins w:id="54" w:author="Rachael Lussos" w:date="2023-07-14T12:35:00Z">
        <w:r>
          <w:t xml:space="preserve">to </w:t>
        </w:r>
      </w:ins>
      <w:del w:id="55" w:author="Rachael Lussos" w:date="2023-07-14T12:35:00Z">
        <w:r w:rsidRPr="08E2E9F2" w:rsidDel="00A072F1">
          <w:delText>us to wa</w:delText>
        </w:r>
        <w:r w:rsidDel="00A072F1">
          <w:delText>n</w:delText>
        </w:r>
        <w:r w:rsidRPr="08E2E9F2" w:rsidDel="00A072F1">
          <w:delText>t to find a good answer for these</w:delText>
        </w:r>
      </w:del>
      <w:ins w:id="56" w:author="Rachael Lussos" w:date="2023-07-14T12:35:00Z">
        <w:r>
          <w:t>two</w:t>
        </w:r>
      </w:ins>
      <w:r w:rsidRPr="08E2E9F2">
        <w:t xml:space="preserve"> questions: </w:t>
      </w:r>
    </w:p>
    <w:p w14:paraId="2A6623A1" w14:textId="4EA9D4EF" w:rsidR="00A072F1" w:rsidRPr="00B30499" w:rsidRDefault="00A072F1" w:rsidP="00A072F1">
      <w:pPr>
        <w:pStyle w:val="ListParagraph"/>
        <w:numPr>
          <w:ilvl w:val="0"/>
          <w:numId w:val="1"/>
        </w:numPr>
        <w:spacing w:afterLines="120" w:after="288"/>
      </w:pPr>
      <w:r w:rsidRPr="08E2E9F2">
        <w:t>How are minority-owned businesses distributed across Fairfax County geographically</w:t>
      </w:r>
      <w:del w:id="57" w:author="Rachael Lussos" w:date="2023-07-14T12:35:00Z">
        <w:r w:rsidRPr="08E2E9F2" w:rsidDel="00A072F1">
          <w:delText xml:space="preserve"> (at the census tract level)</w:delText>
        </w:r>
      </w:del>
      <w:r w:rsidRPr="08E2E9F2">
        <w:t xml:space="preserve">? </w:t>
      </w:r>
    </w:p>
    <w:p w14:paraId="2B71A6B0" w14:textId="77777777" w:rsidR="00A072F1" w:rsidRPr="00B30499" w:rsidRDefault="00A072F1" w:rsidP="00A072F1">
      <w:pPr>
        <w:pStyle w:val="ListParagraph"/>
        <w:numPr>
          <w:ilvl w:val="0"/>
          <w:numId w:val="1"/>
        </w:numPr>
        <w:spacing w:afterLines="120" w:after="288"/>
      </w:pPr>
      <w:r w:rsidRPr="08E2E9F2">
        <w:t>How are minority-owned business</w:t>
      </w:r>
      <w:r w:rsidRPr="00BA03D2">
        <w:rPr>
          <w:lang w:val="en-CA"/>
        </w:rPr>
        <w:t>es</w:t>
      </w:r>
      <w:r w:rsidRPr="08E2E9F2">
        <w:t xml:space="preserve"> distributed across Fairfax County by business type and by industry?</w:t>
      </w:r>
    </w:p>
    <w:p w14:paraId="4214878D" w14:textId="77777777" w:rsidR="004729F1" w:rsidRDefault="004729F1"/>
    <w:sectPr w:rsidR="0047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F2723"/>
    <w:multiLevelType w:val="hybridMultilevel"/>
    <w:tmpl w:val="51021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68242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achael Lussos">
    <w15:presenceInfo w15:providerId="AD" w15:userId="S::lussos@american.edu::2639fea7-7094-43dd-9416-a7fb24e132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F1"/>
    <w:rsid w:val="00031253"/>
    <w:rsid w:val="00167EF8"/>
    <w:rsid w:val="001A2623"/>
    <w:rsid w:val="00460914"/>
    <w:rsid w:val="004729F1"/>
    <w:rsid w:val="00911EA7"/>
    <w:rsid w:val="009232B0"/>
    <w:rsid w:val="00A072F1"/>
    <w:rsid w:val="00AC2E99"/>
    <w:rsid w:val="00B41BE9"/>
    <w:rsid w:val="00CB1A08"/>
    <w:rsid w:val="00FB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1F33"/>
  <w15:chartTrackingRefBased/>
  <w15:docId w15:val="{1D2C6FDB-D158-D941-A5AA-C35A2D70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2F1"/>
    <w:rPr>
      <w:rFonts w:eastAsiaTheme="minorHAns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2F1"/>
    <w:pPr>
      <w:ind w:left="720"/>
      <w:contextualSpacing/>
    </w:pPr>
  </w:style>
  <w:style w:type="paragraph" w:styleId="Revision">
    <w:name w:val="Revision"/>
    <w:hidden/>
    <w:uiPriority w:val="99"/>
    <w:semiHidden/>
    <w:rsid w:val="00A072F1"/>
    <w:rPr>
      <w:rFonts w:eastAsiaTheme="minorHAns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12FEB19B-5B79-413D-B3E9-1B6BA43620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3A88F7-0625-4F7F-8E53-E1C2B719C781}"/>
</file>

<file path=customXml/itemProps3.xml><?xml version="1.0" encoding="utf-8"?>
<ds:datastoreItem xmlns:ds="http://schemas.openxmlformats.org/officeDocument/2006/customXml" ds:itemID="{84BC7082-DE33-43D3-86D6-D7950723DA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Lussos</dc:creator>
  <cp:keywords/>
  <dc:description/>
  <cp:lastModifiedBy>Thurston, Joel (jt9sz)</cp:lastModifiedBy>
  <cp:revision>3</cp:revision>
  <dcterms:created xsi:type="dcterms:W3CDTF">2023-07-14T16:25:00Z</dcterms:created>
  <dcterms:modified xsi:type="dcterms:W3CDTF">2023-07-15T01:57:00Z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