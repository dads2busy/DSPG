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9C31A" w14:textId="77777777" w:rsidR="00CA5FF4" w:rsidRPr="00834CB9" w:rsidRDefault="00E20DBE" w:rsidP="00E20DBE">
      <w:pPr>
        <w:jc w:val="center"/>
        <w:rPr>
          <w:rFonts w:ascii="Times New Roman" w:eastAsia="Times New Roman" w:hAnsi="Times New Roman" w:cs="Times New Roman"/>
          <w:b/>
          <w:sz w:val="28"/>
          <w:szCs w:val="28"/>
        </w:rPr>
      </w:pPr>
      <w:r w:rsidRPr="00834CB9">
        <w:rPr>
          <w:rFonts w:ascii="Times New Roman" w:eastAsia="Times New Roman" w:hAnsi="Times New Roman" w:cs="Times New Roman"/>
          <w:b/>
          <w:sz w:val="28"/>
          <w:szCs w:val="28"/>
        </w:rPr>
        <w:t>VT DSPG Project Proposal</w:t>
      </w:r>
    </w:p>
    <w:p w14:paraId="2F7E96CF" w14:textId="77777777" w:rsidR="00E20DBE" w:rsidRPr="005F5298" w:rsidRDefault="00E20DBE" w:rsidP="00E20DBE">
      <w:pPr>
        <w:jc w:val="center"/>
        <w:rPr>
          <w:rFonts w:ascii="Times New Roman" w:eastAsia="Times New Roman" w:hAnsi="Times New Roman" w:cs="Times New Roman"/>
        </w:rPr>
      </w:pPr>
    </w:p>
    <w:p w14:paraId="77C39797" w14:textId="03D750DF" w:rsidR="0009798C" w:rsidRDefault="00B05BD0" w:rsidP="00B05BD0">
      <w:pPr>
        <w:rPr>
          <w:ins w:id="0" w:author="Sallie Keller" w:date="2017-04-11T05:31:00Z"/>
          <w:rFonts w:ascii="Times New Roman" w:eastAsia="Times New Roman" w:hAnsi="Times New Roman" w:cs="Times New Roman"/>
        </w:rPr>
      </w:pPr>
      <w:r w:rsidRPr="00B05BD0">
        <w:rPr>
          <w:rFonts w:ascii="Times New Roman" w:eastAsia="Times New Roman" w:hAnsi="Times New Roman" w:cs="Times New Roman"/>
        </w:rPr>
        <w:t xml:space="preserve">Please </w:t>
      </w:r>
      <w:del w:id="1" w:author="Sallie Keller" w:date="2017-04-11T05:30:00Z">
        <w:r w:rsidR="00785724" w:rsidRPr="005F5298" w:rsidDel="0009798C">
          <w:rPr>
            <w:rFonts w:ascii="Times New Roman" w:eastAsia="Times New Roman" w:hAnsi="Times New Roman" w:cs="Times New Roman"/>
          </w:rPr>
          <w:delText xml:space="preserve">read and </w:delText>
        </w:r>
      </w:del>
      <w:r w:rsidRPr="00B05BD0">
        <w:rPr>
          <w:rFonts w:ascii="Times New Roman" w:eastAsia="Times New Roman" w:hAnsi="Times New Roman" w:cs="Times New Roman"/>
        </w:rPr>
        <w:t xml:space="preserve">complete </w:t>
      </w:r>
      <w:del w:id="2" w:author="Sallie Keller" w:date="2017-04-11T05:51:00Z">
        <w:r w:rsidRPr="00B05BD0" w:rsidDel="000329F0">
          <w:rPr>
            <w:rFonts w:ascii="Times New Roman" w:eastAsia="Times New Roman" w:hAnsi="Times New Roman" w:cs="Times New Roman"/>
          </w:rPr>
          <w:delText>this form</w:delText>
        </w:r>
      </w:del>
      <w:ins w:id="3" w:author="Sallie Keller" w:date="2017-04-11T05:51:00Z">
        <w:r w:rsidR="000329F0">
          <w:rPr>
            <w:rFonts w:ascii="Times New Roman" w:eastAsia="Times New Roman" w:hAnsi="Times New Roman" w:cs="Times New Roman"/>
          </w:rPr>
          <w:t>a proposal that address the project elements below</w:t>
        </w:r>
      </w:ins>
      <w:r w:rsidRPr="00B05BD0">
        <w:rPr>
          <w:rFonts w:ascii="Times New Roman" w:eastAsia="Times New Roman" w:hAnsi="Times New Roman" w:cs="Times New Roman"/>
        </w:rPr>
        <w:t xml:space="preserve"> to propose a </w:t>
      </w:r>
      <w:r w:rsidR="002B5F50" w:rsidRPr="005F5298">
        <w:rPr>
          <w:rFonts w:ascii="Times New Roman" w:eastAsia="Times New Roman" w:hAnsi="Times New Roman" w:cs="Times New Roman"/>
        </w:rPr>
        <w:t>p</w:t>
      </w:r>
      <w:r w:rsidRPr="00B05BD0">
        <w:rPr>
          <w:rFonts w:ascii="Times New Roman" w:eastAsia="Times New Roman" w:hAnsi="Times New Roman" w:cs="Times New Roman"/>
        </w:rPr>
        <w:t xml:space="preserve">roject for Virginia Tech's </w:t>
      </w:r>
      <w:r w:rsidR="002B5F50" w:rsidRPr="005F5298">
        <w:rPr>
          <w:rFonts w:ascii="Times New Roman" w:eastAsia="Times New Roman" w:hAnsi="Times New Roman" w:cs="Times New Roman"/>
        </w:rPr>
        <w:t>Data Science for Public Good Program 2017 (May 22 – July 28)</w:t>
      </w:r>
      <w:r w:rsidRPr="00B05BD0">
        <w:rPr>
          <w:rFonts w:ascii="Times New Roman" w:eastAsia="Times New Roman" w:hAnsi="Times New Roman" w:cs="Times New Roman"/>
        </w:rPr>
        <w:t xml:space="preserve">. </w:t>
      </w:r>
      <w:ins w:id="4" w:author="Sallie Keller" w:date="2017-04-11T05:51:00Z">
        <w:r w:rsidR="000329F0">
          <w:rPr>
            <w:rFonts w:ascii="Times New Roman" w:eastAsia="Times New Roman" w:hAnsi="Times New Roman" w:cs="Times New Roman"/>
          </w:rPr>
          <w:t xml:space="preserve">These should be </w:t>
        </w:r>
        <w:proofErr w:type="spellStart"/>
        <w:r w:rsidR="000329F0">
          <w:rPr>
            <w:rFonts w:ascii="Times New Roman" w:eastAsia="Times New Roman" w:hAnsi="Times New Roman" w:cs="Times New Roman"/>
          </w:rPr>
          <w:t>not longer</w:t>
        </w:r>
        <w:proofErr w:type="spellEnd"/>
        <w:r w:rsidR="000329F0">
          <w:rPr>
            <w:rFonts w:ascii="Times New Roman" w:eastAsia="Times New Roman" w:hAnsi="Times New Roman" w:cs="Times New Roman"/>
          </w:rPr>
          <w:t xml:space="preserve"> than one page. </w:t>
        </w:r>
      </w:ins>
      <w:r w:rsidR="00785724" w:rsidRPr="005F5298">
        <w:rPr>
          <w:rFonts w:ascii="Times New Roman" w:eastAsia="Times New Roman" w:hAnsi="Times New Roman" w:cs="Times New Roman"/>
        </w:rPr>
        <w:t xml:space="preserve">You need to complete a separate </w:t>
      </w:r>
      <w:del w:id="5" w:author="Sallie Keller" w:date="2017-04-11T05:52:00Z">
        <w:r w:rsidR="00785724" w:rsidRPr="005F5298" w:rsidDel="000329F0">
          <w:rPr>
            <w:rFonts w:ascii="Times New Roman" w:eastAsia="Times New Roman" w:hAnsi="Times New Roman" w:cs="Times New Roman"/>
          </w:rPr>
          <w:delText xml:space="preserve">form </w:delText>
        </w:r>
      </w:del>
      <w:ins w:id="6" w:author="Sallie Keller" w:date="2017-04-11T05:52:00Z">
        <w:r w:rsidR="000329F0">
          <w:rPr>
            <w:rFonts w:ascii="Times New Roman" w:eastAsia="Times New Roman" w:hAnsi="Times New Roman" w:cs="Times New Roman"/>
          </w:rPr>
          <w:t>proposal</w:t>
        </w:r>
        <w:r w:rsidR="000329F0" w:rsidRPr="005F5298">
          <w:rPr>
            <w:rFonts w:ascii="Times New Roman" w:eastAsia="Times New Roman" w:hAnsi="Times New Roman" w:cs="Times New Roman"/>
          </w:rPr>
          <w:t xml:space="preserve"> </w:t>
        </w:r>
      </w:ins>
      <w:r w:rsidR="00785724" w:rsidRPr="005F5298">
        <w:rPr>
          <w:rFonts w:ascii="Times New Roman" w:eastAsia="Times New Roman" w:hAnsi="Times New Roman" w:cs="Times New Roman"/>
        </w:rPr>
        <w:t>for each project you propose.</w:t>
      </w:r>
      <w:r w:rsidR="00F319F8">
        <w:rPr>
          <w:rFonts w:ascii="Times New Roman" w:eastAsia="Times New Roman" w:hAnsi="Times New Roman" w:cs="Times New Roman"/>
        </w:rPr>
        <w:t xml:space="preserve"> </w:t>
      </w:r>
      <w:del w:id="7" w:author="Sallie Keller" w:date="2017-04-11T05:30:00Z">
        <w:r w:rsidR="00F319F8" w:rsidDel="0009798C">
          <w:rPr>
            <w:rFonts w:ascii="Times New Roman" w:eastAsia="Times New Roman" w:hAnsi="Times New Roman" w:cs="Times New Roman"/>
          </w:rPr>
          <w:delText xml:space="preserve">Gizem and Aaron are leading the program this year; </w:delText>
        </w:r>
      </w:del>
      <w:ins w:id="8" w:author="Sallie Keller" w:date="2017-04-11T05:31:00Z">
        <w:r w:rsidR="0009798C">
          <w:rPr>
            <w:rFonts w:ascii="Times New Roman" w:eastAsia="Times New Roman" w:hAnsi="Times New Roman" w:cs="Times New Roman"/>
          </w:rPr>
          <w:t>P</w:t>
        </w:r>
      </w:ins>
      <w:del w:id="9" w:author="Sallie Keller" w:date="2017-04-11T05:31:00Z">
        <w:r w:rsidR="00F319F8" w:rsidDel="0009798C">
          <w:rPr>
            <w:rFonts w:ascii="Times New Roman" w:eastAsia="Times New Roman" w:hAnsi="Times New Roman" w:cs="Times New Roman"/>
          </w:rPr>
          <w:delText>p</w:delText>
        </w:r>
      </w:del>
      <w:r w:rsidR="00F319F8">
        <w:rPr>
          <w:rFonts w:ascii="Times New Roman" w:eastAsia="Times New Roman" w:hAnsi="Times New Roman" w:cs="Times New Roman"/>
        </w:rPr>
        <w:t xml:space="preserve">lease send </w:t>
      </w:r>
      <w:ins w:id="10" w:author="Sallie Keller" w:date="2017-04-11T05:31:00Z">
        <w:r w:rsidR="0009798C">
          <w:rPr>
            <w:rFonts w:ascii="Times New Roman" w:eastAsia="Times New Roman" w:hAnsi="Times New Roman" w:cs="Times New Roman"/>
          </w:rPr>
          <w:t xml:space="preserve">completed </w:t>
        </w:r>
      </w:ins>
      <w:del w:id="11" w:author="Sallie Keller" w:date="2017-04-11T05:31:00Z">
        <w:r w:rsidR="00F319F8" w:rsidDel="0009798C">
          <w:rPr>
            <w:rFonts w:ascii="Times New Roman" w:eastAsia="Times New Roman" w:hAnsi="Times New Roman" w:cs="Times New Roman"/>
          </w:rPr>
          <w:delText>them</w:delText>
        </w:r>
        <w:r w:rsidR="00147A92" w:rsidDel="0009798C">
          <w:rPr>
            <w:rFonts w:ascii="Times New Roman" w:eastAsia="Times New Roman" w:hAnsi="Times New Roman" w:cs="Times New Roman"/>
          </w:rPr>
          <w:delText xml:space="preserve"> the </w:delText>
        </w:r>
      </w:del>
      <w:r w:rsidR="00147A92">
        <w:rPr>
          <w:rFonts w:ascii="Times New Roman" w:eastAsia="Times New Roman" w:hAnsi="Times New Roman" w:cs="Times New Roman"/>
        </w:rPr>
        <w:t xml:space="preserve">proposals by </w:t>
      </w:r>
      <w:commentRangeStart w:id="12"/>
      <w:commentRangeStart w:id="13"/>
      <w:r w:rsidR="000907C5" w:rsidRPr="000907C5">
        <w:rPr>
          <w:rFonts w:ascii="Times New Roman" w:eastAsia="Times New Roman" w:hAnsi="Times New Roman" w:cs="Times New Roman"/>
          <w:b/>
        </w:rPr>
        <w:t>Thursday, April 20</w:t>
      </w:r>
      <w:ins w:id="14" w:author="Sallie Keller" w:date="2017-04-11T05:31:00Z">
        <w:r w:rsidR="0009798C">
          <w:rPr>
            <w:rFonts w:ascii="Times New Roman" w:eastAsia="Times New Roman" w:hAnsi="Times New Roman" w:cs="Times New Roman"/>
            <w:b/>
          </w:rPr>
          <w:t xml:space="preserve"> </w:t>
        </w:r>
      </w:ins>
      <w:commentRangeEnd w:id="12"/>
      <w:ins w:id="15" w:author="Sallie Keller" w:date="2017-04-11T05:32:00Z">
        <w:r w:rsidR="0009798C">
          <w:rPr>
            <w:rStyle w:val="CommentReference"/>
          </w:rPr>
          <w:commentReference w:id="12"/>
        </w:r>
        <w:commentRangeEnd w:id="13"/>
        <w:r w:rsidR="0009798C">
          <w:rPr>
            <w:rStyle w:val="CommentReference"/>
          </w:rPr>
          <w:commentReference w:id="13"/>
        </w:r>
      </w:ins>
      <w:ins w:id="16" w:author="Sallie Keller" w:date="2017-04-11T05:31:00Z">
        <w:r w:rsidR="0009798C">
          <w:rPr>
            <w:rFonts w:ascii="Times New Roman" w:eastAsia="Times New Roman" w:hAnsi="Times New Roman" w:cs="Times New Roman"/>
          </w:rPr>
          <w:t xml:space="preserve">to </w:t>
        </w:r>
      </w:ins>
      <w:commentRangeStart w:id="17"/>
      <w:ins w:id="18" w:author="Sallie Keller" w:date="2017-04-11T05:36:00Z">
        <w:r w:rsidR="004D21E5">
          <w:rPr>
            <w:rFonts w:ascii="Times New Roman" w:eastAsia="Times New Roman" w:hAnsi="Times New Roman" w:cs="Times New Roman"/>
          </w:rPr>
          <w:t>us</w:t>
        </w:r>
      </w:ins>
      <w:r w:rsidR="000907C5">
        <w:rPr>
          <w:rFonts w:ascii="Times New Roman" w:eastAsia="Times New Roman" w:hAnsi="Times New Roman" w:cs="Times New Roman"/>
        </w:rPr>
        <w:t>.</w:t>
      </w:r>
      <w:commentRangeEnd w:id="17"/>
      <w:r w:rsidR="004D21E5">
        <w:rPr>
          <w:rStyle w:val="CommentReference"/>
        </w:rPr>
        <w:commentReference w:id="17"/>
      </w:r>
    </w:p>
    <w:p w14:paraId="5572458B" w14:textId="77777777" w:rsidR="0009798C" w:rsidRDefault="0009798C" w:rsidP="00B05BD0">
      <w:pPr>
        <w:rPr>
          <w:ins w:id="19" w:author="Sallie Keller" w:date="2017-04-11T05:31:00Z"/>
          <w:rFonts w:ascii="Times New Roman" w:eastAsia="Times New Roman" w:hAnsi="Times New Roman" w:cs="Times New Roman"/>
        </w:rPr>
      </w:pPr>
    </w:p>
    <w:p w14:paraId="1F0CC5AE" w14:textId="51C4F0FB" w:rsidR="004D21E5" w:rsidRDefault="004D21E5" w:rsidP="00B05BD0">
      <w:pPr>
        <w:rPr>
          <w:ins w:id="20" w:author="Sallie Keller" w:date="2017-04-11T05:42:00Z"/>
          <w:rFonts w:ascii="Times New Roman" w:eastAsia="Times New Roman" w:hAnsi="Times New Roman" w:cs="Times New Roman"/>
        </w:rPr>
      </w:pPr>
      <w:ins w:id="21" w:author="Sallie Keller" w:date="2017-04-11T05:42:00Z">
        <w:r>
          <w:rPr>
            <w:rFonts w:ascii="Times New Roman" w:eastAsia="Times New Roman" w:hAnsi="Times New Roman" w:cs="Times New Roman"/>
          </w:rPr>
          <w:t>P</w:t>
        </w:r>
        <w:r w:rsidRPr="00697898">
          <w:rPr>
            <w:rFonts w:ascii="Times New Roman" w:eastAsia="Times New Roman" w:hAnsi="Times New Roman" w:cs="Times New Roman"/>
          </w:rPr>
          <w:t xml:space="preserve">rojects should be scaled to a level where a team of 3–4 students can make significant progress over </w:t>
        </w:r>
        <w:r>
          <w:rPr>
            <w:rFonts w:ascii="Times New Roman" w:eastAsia="Times New Roman" w:hAnsi="Times New Roman" w:cs="Times New Roman"/>
          </w:rPr>
          <w:t>10 weeks</w:t>
        </w:r>
        <w:r w:rsidRPr="00697898">
          <w:rPr>
            <w:rFonts w:ascii="Times New Roman" w:eastAsia="Times New Roman" w:hAnsi="Times New Roman" w:cs="Times New Roman"/>
          </w:rPr>
          <w:t>, with good likelihood of arriving at some def</w:t>
        </w:r>
        <w:r>
          <w:rPr>
            <w:rFonts w:ascii="Times New Roman" w:eastAsia="Times New Roman" w:hAnsi="Times New Roman" w:cs="Times New Roman"/>
          </w:rPr>
          <w:t>initive result. Students will participate on 2-3 project during the course of the</w:t>
        </w:r>
      </w:ins>
      <w:ins w:id="22" w:author="Sallie Keller" w:date="2017-04-11T05:43:00Z">
        <w:r>
          <w:rPr>
            <w:rFonts w:ascii="Times New Roman" w:eastAsia="Times New Roman" w:hAnsi="Times New Roman" w:cs="Times New Roman"/>
          </w:rPr>
          <w:t xml:space="preserve"> summer</w:t>
        </w:r>
      </w:ins>
      <w:ins w:id="23" w:author="Sallie Keller" w:date="2017-04-11T05:42:00Z">
        <w:r>
          <w:rPr>
            <w:rFonts w:ascii="Times New Roman" w:eastAsia="Times New Roman" w:hAnsi="Times New Roman" w:cs="Times New Roman"/>
          </w:rPr>
          <w:t xml:space="preserve"> program.</w:t>
        </w:r>
      </w:ins>
    </w:p>
    <w:p w14:paraId="05DECCAB" w14:textId="77777777" w:rsidR="004D21E5" w:rsidRDefault="004D21E5" w:rsidP="00B05BD0">
      <w:pPr>
        <w:rPr>
          <w:ins w:id="24" w:author="Sallie Keller" w:date="2017-04-11T05:42:00Z"/>
          <w:rFonts w:ascii="Times New Roman" w:eastAsia="Times New Roman" w:hAnsi="Times New Roman" w:cs="Times New Roman"/>
        </w:rPr>
      </w:pPr>
    </w:p>
    <w:p w14:paraId="6FD6CBFB" w14:textId="4F5E810E" w:rsidR="00B05BD0" w:rsidRPr="005F5298" w:rsidRDefault="004D21E5" w:rsidP="00B05BD0">
      <w:pPr>
        <w:rPr>
          <w:rFonts w:ascii="Times New Roman" w:eastAsia="Times New Roman" w:hAnsi="Times New Roman" w:cs="Times New Roman"/>
        </w:rPr>
      </w:pPr>
      <w:ins w:id="25" w:author="Sallie Keller" w:date="2017-04-11T05:42:00Z">
        <w:r>
          <w:rPr>
            <w:rFonts w:ascii="Times New Roman" w:eastAsia="Times New Roman" w:hAnsi="Times New Roman" w:cs="Times New Roman"/>
          </w:rPr>
          <w:t>T</w:t>
        </w:r>
      </w:ins>
      <w:del w:id="26" w:author="Sallie Keller" w:date="2017-04-11T05:35:00Z">
        <w:r w:rsidR="000907C5" w:rsidDel="004D21E5">
          <w:rPr>
            <w:rFonts w:ascii="Times New Roman" w:eastAsia="Times New Roman" w:hAnsi="Times New Roman" w:cs="Times New Roman"/>
          </w:rPr>
          <w:delText xml:space="preserve"> </w:delText>
        </w:r>
      </w:del>
      <w:del w:id="27" w:author="Sallie Keller" w:date="2017-04-11T05:42:00Z">
        <w:r w:rsidR="000907C5" w:rsidDel="004D21E5">
          <w:rPr>
            <w:rFonts w:ascii="Times New Roman" w:eastAsia="Times New Roman" w:hAnsi="Times New Roman" w:cs="Times New Roman"/>
          </w:rPr>
          <w:delText>T</w:delText>
        </w:r>
      </w:del>
      <w:r w:rsidR="000907C5">
        <w:rPr>
          <w:rFonts w:ascii="Times New Roman" w:eastAsia="Times New Roman" w:hAnsi="Times New Roman" w:cs="Times New Roman"/>
        </w:rPr>
        <w:t xml:space="preserve">he proposed projects will be </w:t>
      </w:r>
      <w:ins w:id="28" w:author="Sallie Keller" w:date="2017-04-11T05:36:00Z">
        <w:r>
          <w:rPr>
            <w:rFonts w:ascii="Times New Roman" w:eastAsia="Times New Roman" w:hAnsi="Times New Roman" w:cs="Times New Roman"/>
          </w:rPr>
          <w:t xml:space="preserve">presented and </w:t>
        </w:r>
      </w:ins>
      <w:r w:rsidR="000907C5">
        <w:rPr>
          <w:rFonts w:ascii="Times New Roman" w:eastAsia="Times New Roman" w:hAnsi="Times New Roman" w:cs="Times New Roman"/>
        </w:rPr>
        <w:t xml:space="preserve">discussed during the brownbag on </w:t>
      </w:r>
      <w:del w:id="29" w:author="Sallie Keller" w:date="2017-04-11T05:35:00Z">
        <w:r w:rsidR="000907C5" w:rsidDel="004D21E5">
          <w:rPr>
            <w:rFonts w:ascii="Times New Roman" w:eastAsia="Times New Roman" w:hAnsi="Times New Roman" w:cs="Times New Roman"/>
          </w:rPr>
          <w:delText>April 26</w:delText>
        </w:r>
        <w:r w:rsidR="000907C5" w:rsidRPr="000907C5" w:rsidDel="004D21E5">
          <w:rPr>
            <w:rFonts w:ascii="Times New Roman" w:eastAsia="Times New Roman" w:hAnsi="Times New Roman" w:cs="Times New Roman"/>
            <w:vertAlign w:val="superscript"/>
          </w:rPr>
          <w:delText>th</w:delText>
        </w:r>
      </w:del>
      <w:ins w:id="30" w:author="Sallie Keller" w:date="2017-04-11T05:35:00Z">
        <w:r>
          <w:rPr>
            <w:rFonts w:ascii="Times New Roman" w:eastAsia="Times New Roman" w:hAnsi="Times New Roman" w:cs="Times New Roman"/>
          </w:rPr>
          <w:t>May 3</w:t>
        </w:r>
        <w:r w:rsidRPr="004D21E5">
          <w:rPr>
            <w:rFonts w:ascii="Times New Roman" w:eastAsia="Times New Roman" w:hAnsi="Times New Roman" w:cs="Times New Roman"/>
            <w:vertAlign w:val="superscript"/>
            <w:rPrChange w:id="31" w:author="Sallie Keller" w:date="2017-04-11T05:36:00Z">
              <w:rPr>
                <w:rFonts w:ascii="Times New Roman" w:eastAsia="Times New Roman" w:hAnsi="Times New Roman" w:cs="Times New Roman"/>
              </w:rPr>
            </w:rPrChange>
          </w:rPr>
          <w:t>rd</w:t>
        </w:r>
      </w:ins>
      <w:ins w:id="32" w:author="Sallie Keller" w:date="2017-04-11T05:36:00Z">
        <w:r>
          <w:rPr>
            <w:rFonts w:ascii="Times New Roman" w:eastAsia="Times New Roman" w:hAnsi="Times New Roman" w:cs="Times New Roman"/>
          </w:rPr>
          <w:t xml:space="preserve">. Final decisions will be made by Sallie in </w:t>
        </w:r>
      </w:ins>
      <w:ins w:id="33" w:author="Sallie Keller" w:date="2017-04-11T05:37:00Z">
        <w:r>
          <w:rPr>
            <w:rFonts w:ascii="Times New Roman" w:eastAsia="Times New Roman" w:hAnsi="Times New Roman" w:cs="Times New Roman"/>
          </w:rPr>
          <w:t>consultation</w:t>
        </w:r>
      </w:ins>
      <w:ins w:id="34" w:author="Sallie Keller" w:date="2017-04-11T05:36:00Z">
        <w:r>
          <w:rPr>
            <w:rFonts w:ascii="Times New Roman" w:eastAsia="Times New Roman" w:hAnsi="Times New Roman" w:cs="Times New Roman"/>
          </w:rPr>
          <w:t xml:space="preserve"> with us</w:t>
        </w:r>
      </w:ins>
      <w:ins w:id="35" w:author="Sallie Keller" w:date="2017-04-11T05:37:00Z">
        <w:r>
          <w:rPr>
            <w:rFonts w:ascii="Times New Roman" w:eastAsia="Times New Roman" w:hAnsi="Times New Roman" w:cs="Times New Roman"/>
          </w:rPr>
          <w:t>. Decision will be based on project scope and alignment to programmatic (funded projects and program development) priorities</w:t>
        </w:r>
      </w:ins>
      <w:ins w:id="36" w:author="Sallie Keller" w:date="2017-04-11T05:39:00Z">
        <w:r>
          <w:rPr>
            <w:rFonts w:ascii="Times New Roman" w:eastAsia="Times New Roman" w:hAnsi="Times New Roman" w:cs="Times New Roman"/>
          </w:rPr>
          <w:t xml:space="preserve"> and skill sets of students</w:t>
        </w:r>
      </w:ins>
      <w:ins w:id="37" w:author="Sallie Keller" w:date="2017-04-11T05:37:00Z">
        <w:r>
          <w:rPr>
            <w:rFonts w:ascii="Times New Roman" w:eastAsia="Times New Roman" w:hAnsi="Times New Roman" w:cs="Times New Roman"/>
          </w:rPr>
          <w:t xml:space="preserve">. </w:t>
        </w:r>
      </w:ins>
      <w:commentRangeStart w:id="38"/>
      <w:del w:id="39" w:author="Sallie Keller" w:date="2017-04-11T05:39:00Z">
        <w:r w:rsidR="000907C5" w:rsidRPr="004D21E5" w:rsidDel="004D21E5">
          <w:rPr>
            <w:rFonts w:ascii="Times New Roman" w:eastAsia="Times New Roman" w:hAnsi="Times New Roman" w:cs="Times New Roman"/>
            <w:strike/>
            <w:rPrChange w:id="40" w:author="Sallie Keller" w:date="2017-04-11T05:39:00Z">
              <w:rPr>
                <w:rFonts w:ascii="Times New Roman" w:eastAsia="Times New Roman" w:hAnsi="Times New Roman" w:cs="Times New Roman"/>
              </w:rPr>
            </w:rPrChange>
          </w:rPr>
          <w:delText>, and the final project list will be determined by Sallie accordingly.</w:delText>
        </w:r>
        <w:r w:rsidR="00171065" w:rsidRPr="004D21E5" w:rsidDel="004D21E5">
          <w:rPr>
            <w:rFonts w:ascii="Times New Roman" w:eastAsia="Times New Roman" w:hAnsi="Times New Roman" w:cs="Times New Roman"/>
            <w:strike/>
            <w:rPrChange w:id="41" w:author="Sallie Keller" w:date="2017-04-11T05:39:00Z">
              <w:rPr>
                <w:rFonts w:ascii="Times New Roman" w:eastAsia="Times New Roman" w:hAnsi="Times New Roman" w:cs="Times New Roman"/>
              </w:rPr>
            </w:rPrChange>
          </w:rPr>
          <w:delText xml:space="preserve"> </w:delText>
        </w:r>
      </w:del>
      <w:r w:rsidR="00C82A77" w:rsidRPr="004D21E5">
        <w:rPr>
          <w:rFonts w:ascii="Times New Roman" w:eastAsia="Times New Roman" w:hAnsi="Times New Roman" w:cs="Times New Roman"/>
          <w:strike/>
          <w:rPrChange w:id="42" w:author="Sallie Keller" w:date="2017-04-11T05:39:00Z">
            <w:rPr>
              <w:rFonts w:ascii="Times New Roman" w:eastAsia="Times New Roman" w:hAnsi="Times New Roman" w:cs="Times New Roman"/>
            </w:rPr>
          </w:rPrChange>
        </w:rPr>
        <w:t xml:space="preserve">During the first day of program, </w:t>
      </w:r>
      <w:r w:rsidR="00F67765" w:rsidRPr="004D21E5">
        <w:rPr>
          <w:rFonts w:ascii="Times New Roman" w:eastAsia="Times New Roman" w:hAnsi="Times New Roman" w:cs="Times New Roman"/>
          <w:strike/>
          <w:rPrChange w:id="43" w:author="Sallie Keller" w:date="2017-04-11T05:39:00Z">
            <w:rPr>
              <w:rFonts w:ascii="Times New Roman" w:eastAsia="Times New Roman" w:hAnsi="Times New Roman" w:cs="Times New Roman"/>
            </w:rPr>
          </w:rPrChange>
        </w:rPr>
        <w:t xml:space="preserve">the information you provide will be used to present the projects to the students, and the </w:t>
      </w:r>
      <w:r w:rsidR="00C82A77" w:rsidRPr="004D21E5">
        <w:rPr>
          <w:rFonts w:ascii="Times New Roman" w:eastAsia="Times New Roman" w:hAnsi="Times New Roman" w:cs="Times New Roman"/>
          <w:strike/>
          <w:rPrChange w:id="44" w:author="Sallie Keller" w:date="2017-04-11T05:39:00Z">
            <w:rPr>
              <w:rFonts w:ascii="Times New Roman" w:eastAsia="Times New Roman" w:hAnsi="Times New Roman" w:cs="Times New Roman"/>
            </w:rPr>
          </w:rPrChange>
        </w:rPr>
        <w:t>s</w:t>
      </w:r>
      <w:r w:rsidR="00171065" w:rsidRPr="004D21E5">
        <w:rPr>
          <w:rFonts w:ascii="Times New Roman" w:eastAsia="Times New Roman" w:hAnsi="Times New Roman" w:cs="Times New Roman"/>
          <w:strike/>
          <w:rPrChange w:id="45" w:author="Sallie Keller" w:date="2017-04-11T05:39:00Z">
            <w:rPr>
              <w:rFonts w:ascii="Times New Roman" w:eastAsia="Times New Roman" w:hAnsi="Times New Roman" w:cs="Times New Roman"/>
            </w:rPr>
          </w:rPrChange>
        </w:rPr>
        <w:t>tudents will request projects</w:t>
      </w:r>
      <w:r w:rsidR="00F67765" w:rsidRPr="004D21E5">
        <w:rPr>
          <w:rFonts w:ascii="Times New Roman" w:eastAsia="Times New Roman" w:hAnsi="Times New Roman" w:cs="Times New Roman"/>
          <w:strike/>
          <w:rPrChange w:id="46" w:author="Sallie Keller" w:date="2017-04-11T05:39:00Z">
            <w:rPr>
              <w:rFonts w:ascii="Times New Roman" w:eastAsia="Times New Roman" w:hAnsi="Times New Roman" w:cs="Times New Roman"/>
            </w:rPr>
          </w:rPrChange>
        </w:rPr>
        <w:t xml:space="preserve"> accordingly</w:t>
      </w:r>
      <w:r w:rsidR="00171065" w:rsidRPr="004D21E5">
        <w:rPr>
          <w:rFonts w:ascii="Times New Roman" w:eastAsia="Times New Roman" w:hAnsi="Times New Roman" w:cs="Times New Roman"/>
          <w:strike/>
          <w:rPrChange w:id="47" w:author="Sallie Keller" w:date="2017-04-11T05:39:00Z">
            <w:rPr>
              <w:rFonts w:ascii="Times New Roman" w:eastAsia="Times New Roman" w:hAnsi="Times New Roman" w:cs="Times New Roman"/>
            </w:rPr>
          </w:rPrChange>
        </w:rPr>
        <w:t>, and team assignments will be finalized.</w:t>
      </w:r>
    </w:p>
    <w:p w14:paraId="7C3B238E" w14:textId="77777777" w:rsidR="00785724" w:rsidRDefault="00785724" w:rsidP="00B05BD0">
      <w:pPr>
        <w:rPr>
          <w:rFonts w:ascii="Times New Roman" w:eastAsia="Times New Roman" w:hAnsi="Times New Roman" w:cs="Times New Roman"/>
        </w:rPr>
      </w:pPr>
    </w:p>
    <w:p w14:paraId="5956893B" w14:textId="467299F3" w:rsidR="005F5298" w:rsidRPr="004D21E5" w:rsidRDefault="00F27F17" w:rsidP="00B05BD0">
      <w:pPr>
        <w:rPr>
          <w:rFonts w:ascii="Times New Roman" w:eastAsia="Times New Roman" w:hAnsi="Times New Roman" w:cs="Times New Roman"/>
          <w:b/>
          <w:strike/>
          <w:rPrChange w:id="48" w:author="Sallie Keller" w:date="2017-04-11T05:41:00Z">
            <w:rPr>
              <w:rFonts w:ascii="Times New Roman" w:eastAsia="Times New Roman" w:hAnsi="Times New Roman" w:cs="Times New Roman"/>
              <w:b/>
            </w:rPr>
          </w:rPrChange>
        </w:rPr>
      </w:pPr>
      <w:r w:rsidRPr="004D21E5">
        <w:rPr>
          <w:rFonts w:ascii="Times New Roman" w:eastAsia="Times New Roman" w:hAnsi="Times New Roman" w:cs="Times New Roman"/>
          <w:b/>
          <w:strike/>
          <w:rPrChange w:id="49" w:author="Sallie Keller" w:date="2017-04-11T05:41:00Z">
            <w:rPr>
              <w:rFonts w:ascii="Times New Roman" w:eastAsia="Times New Roman" w:hAnsi="Times New Roman" w:cs="Times New Roman"/>
              <w:b/>
            </w:rPr>
          </w:rPrChange>
        </w:rPr>
        <w:t>B</w:t>
      </w:r>
      <w:r w:rsidR="00834CB9" w:rsidRPr="004D21E5">
        <w:rPr>
          <w:rFonts w:ascii="Times New Roman" w:eastAsia="Times New Roman" w:hAnsi="Times New Roman" w:cs="Times New Roman"/>
          <w:b/>
          <w:strike/>
          <w:rPrChange w:id="50" w:author="Sallie Keller" w:date="2017-04-11T05:41:00Z">
            <w:rPr>
              <w:rFonts w:ascii="Times New Roman" w:eastAsia="Times New Roman" w:hAnsi="Times New Roman" w:cs="Times New Roman"/>
              <w:b/>
            </w:rPr>
          </w:rPrChange>
        </w:rPr>
        <w:t>ACKGROUND</w:t>
      </w:r>
    </w:p>
    <w:p w14:paraId="5DF70850" w14:textId="45699BA0" w:rsidR="00785724" w:rsidRPr="004D21E5" w:rsidRDefault="00F27F17" w:rsidP="00785724">
      <w:pPr>
        <w:rPr>
          <w:rFonts w:ascii="Times New Roman" w:eastAsia="Times New Roman" w:hAnsi="Times New Roman" w:cs="Times New Roman"/>
          <w:b/>
          <w:strike/>
          <w:rPrChange w:id="51" w:author="Sallie Keller" w:date="2017-04-11T05:41:00Z">
            <w:rPr>
              <w:rFonts w:ascii="Times New Roman" w:eastAsia="Times New Roman" w:hAnsi="Times New Roman" w:cs="Times New Roman"/>
              <w:b/>
            </w:rPr>
          </w:rPrChange>
        </w:rPr>
      </w:pPr>
      <w:r w:rsidRPr="004D21E5">
        <w:rPr>
          <w:rFonts w:ascii="Times New Roman" w:eastAsia="Times New Roman" w:hAnsi="Times New Roman" w:cs="Times New Roman"/>
          <w:strike/>
          <w:u w:val="single"/>
          <w:rPrChange w:id="52" w:author="Sallie Keller" w:date="2017-04-11T05:41:00Z">
            <w:rPr>
              <w:rFonts w:ascii="Times New Roman" w:eastAsia="Times New Roman" w:hAnsi="Times New Roman" w:cs="Times New Roman"/>
              <w:u w:val="single"/>
            </w:rPr>
          </w:rPrChange>
        </w:rPr>
        <w:t>DSPG 2017.</w:t>
      </w:r>
      <w:r w:rsidRPr="004D21E5">
        <w:rPr>
          <w:rFonts w:ascii="Times New Roman" w:eastAsia="Times New Roman" w:hAnsi="Times New Roman" w:cs="Times New Roman"/>
          <w:b/>
          <w:strike/>
          <w:rPrChange w:id="53" w:author="Sallie Keller" w:date="2017-04-11T05:41:00Z">
            <w:rPr>
              <w:rFonts w:ascii="Times New Roman" w:eastAsia="Times New Roman" w:hAnsi="Times New Roman" w:cs="Times New Roman"/>
              <w:b/>
            </w:rPr>
          </w:rPrChange>
        </w:rPr>
        <w:t xml:space="preserve"> </w:t>
      </w:r>
      <w:r w:rsidR="00785724" w:rsidRPr="004D21E5">
        <w:rPr>
          <w:rFonts w:ascii="Times New Roman" w:eastAsia="Times New Roman" w:hAnsi="Times New Roman" w:cs="Times New Roman"/>
          <w:strike/>
          <w:rPrChange w:id="54" w:author="Sallie Keller" w:date="2017-04-11T05:41:00Z">
            <w:rPr>
              <w:rFonts w:ascii="Times New Roman" w:eastAsia="Times New Roman" w:hAnsi="Times New Roman" w:cs="Times New Roman"/>
            </w:rPr>
          </w:rPrChange>
        </w:rPr>
        <w:t>This year DSPG Program will have around 10-12 VT Honors and Honors eligible students as undergraduate students</w:t>
      </w:r>
      <w:r w:rsidR="00147A92" w:rsidRPr="004D21E5">
        <w:rPr>
          <w:rFonts w:ascii="Times New Roman" w:eastAsia="Times New Roman" w:hAnsi="Times New Roman" w:cs="Times New Roman"/>
          <w:strike/>
          <w:rPrChange w:id="55" w:author="Sallie Keller" w:date="2017-04-11T05:41:00Z">
            <w:rPr>
              <w:rFonts w:ascii="Times New Roman" w:eastAsia="Times New Roman" w:hAnsi="Times New Roman" w:cs="Times New Roman"/>
            </w:rPr>
          </w:rPrChange>
        </w:rPr>
        <w:t xml:space="preserve"> (to be finalized in May)</w:t>
      </w:r>
      <w:r w:rsidR="00785724" w:rsidRPr="004D21E5">
        <w:rPr>
          <w:rFonts w:ascii="Times New Roman" w:eastAsia="Times New Roman" w:hAnsi="Times New Roman" w:cs="Times New Roman"/>
          <w:strike/>
          <w:rPrChange w:id="56" w:author="Sallie Keller" w:date="2017-04-11T05:41:00Z">
            <w:rPr>
              <w:rFonts w:ascii="Times New Roman" w:eastAsia="Times New Roman" w:hAnsi="Times New Roman" w:cs="Times New Roman"/>
            </w:rPr>
          </w:rPrChange>
        </w:rPr>
        <w:t>; and 5 graduate students across the country</w:t>
      </w:r>
      <w:r w:rsidR="00147A92" w:rsidRPr="004D21E5">
        <w:rPr>
          <w:rFonts w:ascii="Times New Roman" w:eastAsia="Times New Roman" w:hAnsi="Times New Roman" w:cs="Times New Roman"/>
          <w:strike/>
          <w:rPrChange w:id="57" w:author="Sallie Keller" w:date="2017-04-11T05:41:00Z">
            <w:rPr>
              <w:rFonts w:ascii="Times New Roman" w:eastAsia="Times New Roman" w:hAnsi="Times New Roman" w:cs="Times New Roman"/>
            </w:rPr>
          </w:rPrChange>
        </w:rPr>
        <w:t xml:space="preserve"> (information at …</w:t>
      </w:r>
      <w:proofErr w:type="gramStart"/>
      <w:r w:rsidR="00147A92" w:rsidRPr="004D21E5">
        <w:rPr>
          <w:rFonts w:ascii="Times New Roman" w:eastAsia="Times New Roman" w:hAnsi="Times New Roman" w:cs="Times New Roman"/>
          <w:strike/>
          <w:rPrChange w:id="58" w:author="Sallie Keller" w:date="2017-04-11T05:41:00Z">
            <w:rPr>
              <w:rFonts w:ascii="Times New Roman" w:eastAsia="Times New Roman" w:hAnsi="Times New Roman" w:cs="Times New Roman"/>
            </w:rPr>
          </w:rPrChange>
        </w:rPr>
        <w:t>. )</w:t>
      </w:r>
      <w:proofErr w:type="gramEnd"/>
      <w:r w:rsidR="00785724" w:rsidRPr="004D21E5">
        <w:rPr>
          <w:rFonts w:ascii="Times New Roman" w:eastAsia="Times New Roman" w:hAnsi="Times New Roman" w:cs="Times New Roman"/>
          <w:strike/>
          <w:rPrChange w:id="59" w:author="Sallie Keller" w:date="2017-04-11T05:41:00Z">
            <w:rPr>
              <w:rFonts w:ascii="Times New Roman" w:eastAsia="Times New Roman" w:hAnsi="Times New Roman" w:cs="Times New Roman"/>
            </w:rPr>
          </w:rPrChange>
        </w:rPr>
        <w:t>. We will also have ex-DSPG students Madison and Adrienne; and Daniel to help with the execution of the program.</w:t>
      </w:r>
    </w:p>
    <w:p w14:paraId="457FB6F1" w14:textId="77777777" w:rsidR="00785724" w:rsidRPr="004D21E5" w:rsidRDefault="00785724" w:rsidP="00785724">
      <w:pPr>
        <w:rPr>
          <w:rFonts w:ascii="Times New Roman" w:eastAsia="Times New Roman" w:hAnsi="Times New Roman" w:cs="Times New Roman"/>
          <w:strike/>
          <w:rPrChange w:id="60" w:author="Sallie Keller" w:date="2017-04-11T05:41:00Z">
            <w:rPr>
              <w:rFonts w:ascii="Times New Roman" w:eastAsia="Times New Roman" w:hAnsi="Times New Roman" w:cs="Times New Roman"/>
            </w:rPr>
          </w:rPrChange>
        </w:rPr>
      </w:pPr>
    </w:p>
    <w:p w14:paraId="0C916025" w14:textId="3CBAA713" w:rsidR="00F27F17" w:rsidRPr="004D21E5" w:rsidRDefault="00785724" w:rsidP="00785724">
      <w:pPr>
        <w:rPr>
          <w:rFonts w:ascii="Times New Roman" w:eastAsia="Times New Roman" w:hAnsi="Times New Roman" w:cs="Times New Roman"/>
          <w:strike/>
          <w:rPrChange w:id="61" w:author="Sallie Keller" w:date="2017-04-11T05:41:00Z">
            <w:rPr>
              <w:rFonts w:ascii="Times New Roman" w:eastAsia="Times New Roman" w:hAnsi="Times New Roman" w:cs="Times New Roman"/>
            </w:rPr>
          </w:rPrChange>
        </w:rPr>
      </w:pPr>
      <w:r w:rsidRPr="004D21E5">
        <w:rPr>
          <w:rFonts w:ascii="Times New Roman" w:eastAsia="Times New Roman" w:hAnsi="Times New Roman" w:cs="Times New Roman"/>
          <w:strike/>
          <w:rPrChange w:id="62" w:author="Sallie Keller" w:date="2017-04-11T05:41:00Z">
            <w:rPr>
              <w:rFonts w:ascii="Times New Roman" w:eastAsia="Times New Roman" w:hAnsi="Times New Roman" w:cs="Times New Roman"/>
            </w:rPr>
          </w:rPrChange>
        </w:rPr>
        <w:t xml:space="preserve">Teams of three or four students </w:t>
      </w:r>
      <w:r w:rsidR="00F27F17" w:rsidRPr="004D21E5">
        <w:rPr>
          <w:rFonts w:ascii="Times New Roman" w:eastAsia="Times New Roman" w:hAnsi="Times New Roman" w:cs="Times New Roman"/>
          <w:strike/>
          <w:rPrChange w:id="63" w:author="Sallie Keller" w:date="2017-04-11T05:41:00Z">
            <w:rPr>
              <w:rFonts w:ascii="Times New Roman" w:eastAsia="Times New Roman" w:hAnsi="Times New Roman" w:cs="Times New Roman"/>
            </w:rPr>
          </w:rPrChange>
        </w:rPr>
        <w:t xml:space="preserve">and proposer (lead) </w:t>
      </w:r>
      <w:r w:rsidRPr="004D21E5">
        <w:rPr>
          <w:rFonts w:ascii="Times New Roman" w:eastAsia="Times New Roman" w:hAnsi="Times New Roman" w:cs="Times New Roman"/>
          <w:strike/>
          <w:rPrChange w:id="64" w:author="Sallie Keller" w:date="2017-04-11T05:41:00Z">
            <w:rPr>
              <w:rFonts w:ascii="Times New Roman" w:eastAsia="Times New Roman" w:hAnsi="Times New Roman" w:cs="Times New Roman"/>
            </w:rPr>
          </w:rPrChange>
        </w:rPr>
        <w:t>will spend the summer tackling SDAL projects</w:t>
      </w:r>
      <w:r w:rsidR="006604D4" w:rsidRPr="004D21E5">
        <w:rPr>
          <w:rFonts w:ascii="Times New Roman" w:eastAsia="Times New Roman" w:hAnsi="Times New Roman" w:cs="Times New Roman"/>
          <w:strike/>
          <w:rPrChange w:id="65" w:author="Sallie Keller" w:date="2017-04-11T05:41:00Z">
            <w:rPr>
              <w:rFonts w:ascii="Times New Roman" w:eastAsia="Times New Roman" w:hAnsi="Times New Roman" w:cs="Times New Roman"/>
            </w:rPr>
          </w:rPrChange>
        </w:rPr>
        <w:t xml:space="preserve"> (~10-12 projects)</w:t>
      </w:r>
      <w:r w:rsidRPr="004D21E5">
        <w:rPr>
          <w:rFonts w:ascii="Times New Roman" w:eastAsia="Times New Roman" w:hAnsi="Times New Roman" w:cs="Times New Roman"/>
          <w:strike/>
          <w:rPrChange w:id="66" w:author="Sallie Keller" w:date="2017-04-11T05:41:00Z">
            <w:rPr>
              <w:rFonts w:ascii="Times New Roman" w:eastAsia="Times New Roman" w:hAnsi="Times New Roman" w:cs="Times New Roman"/>
            </w:rPr>
          </w:rPrChange>
        </w:rPr>
        <w:t xml:space="preserve">. Project teams will be horizontally and vertically integrated: each </w:t>
      </w:r>
      <w:r w:rsidR="00147A92" w:rsidRPr="004D21E5">
        <w:rPr>
          <w:rFonts w:ascii="Times New Roman" w:eastAsia="Times New Roman" w:hAnsi="Times New Roman" w:cs="Times New Roman"/>
          <w:strike/>
          <w:rPrChange w:id="67" w:author="Sallie Keller" w:date="2017-04-11T05:41:00Z">
            <w:rPr>
              <w:rFonts w:ascii="Times New Roman" w:eastAsia="Times New Roman" w:hAnsi="Times New Roman" w:cs="Times New Roman"/>
            </w:rPr>
          </w:rPrChange>
        </w:rPr>
        <w:t xml:space="preserve">project </w:t>
      </w:r>
      <w:r w:rsidRPr="004D21E5">
        <w:rPr>
          <w:rFonts w:ascii="Times New Roman" w:eastAsia="Times New Roman" w:hAnsi="Times New Roman" w:cs="Times New Roman"/>
          <w:strike/>
          <w:rPrChange w:id="68" w:author="Sallie Keller" w:date="2017-04-11T05:41:00Z">
            <w:rPr>
              <w:rFonts w:ascii="Times New Roman" w:eastAsia="Times New Roman" w:hAnsi="Times New Roman" w:cs="Times New Roman"/>
            </w:rPr>
          </w:rPrChange>
        </w:rPr>
        <w:t>team will have undergraduate students with different backgrounds/skill levels, a graduate student</w:t>
      </w:r>
      <w:r w:rsidR="00147A92" w:rsidRPr="004D21E5">
        <w:rPr>
          <w:rFonts w:ascii="Times New Roman" w:eastAsia="Times New Roman" w:hAnsi="Times New Roman" w:cs="Times New Roman"/>
          <w:strike/>
          <w:rPrChange w:id="69" w:author="Sallie Keller" w:date="2017-04-11T05:41:00Z">
            <w:rPr>
              <w:rFonts w:ascii="Times New Roman" w:eastAsia="Times New Roman" w:hAnsi="Times New Roman" w:cs="Times New Roman"/>
            </w:rPr>
          </w:rPrChange>
        </w:rPr>
        <w:t>,</w:t>
      </w:r>
      <w:r w:rsidRPr="004D21E5">
        <w:rPr>
          <w:rFonts w:ascii="Times New Roman" w:eastAsia="Times New Roman" w:hAnsi="Times New Roman" w:cs="Times New Roman"/>
          <w:strike/>
          <w:rPrChange w:id="70" w:author="Sallie Keller" w:date="2017-04-11T05:41:00Z">
            <w:rPr>
              <w:rFonts w:ascii="Times New Roman" w:eastAsia="Times New Roman" w:hAnsi="Times New Roman" w:cs="Times New Roman"/>
            </w:rPr>
          </w:rPrChange>
        </w:rPr>
        <w:t xml:space="preserve"> and </w:t>
      </w:r>
      <w:r w:rsidR="00147A92" w:rsidRPr="004D21E5">
        <w:rPr>
          <w:rFonts w:ascii="Times New Roman" w:eastAsia="Times New Roman" w:hAnsi="Times New Roman" w:cs="Times New Roman"/>
          <w:strike/>
          <w:rPrChange w:id="71" w:author="Sallie Keller" w:date="2017-04-11T05:41:00Z">
            <w:rPr>
              <w:rFonts w:ascii="Times New Roman" w:eastAsia="Times New Roman" w:hAnsi="Times New Roman" w:cs="Times New Roman"/>
            </w:rPr>
          </w:rPrChange>
        </w:rPr>
        <w:t xml:space="preserve">a </w:t>
      </w:r>
      <w:r w:rsidRPr="004D21E5">
        <w:rPr>
          <w:rFonts w:ascii="Times New Roman" w:eastAsia="Times New Roman" w:hAnsi="Times New Roman" w:cs="Times New Roman"/>
          <w:strike/>
          <w:rPrChange w:id="72" w:author="Sallie Keller" w:date="2017-04-11T05:41:00Z">
            <w:rPr>
              <w:rFonts w:ascii="Times New Roman" w:eastAsia="Times New Roman" w:hAnsi="Times New Roman" w:cs="Times New Roman"/>
            </w:rPr>
          </w:rPrChange>
        </w:rPr>
        <w:t xml:space="preserve">postdoc/faculty from SDAL depending on the scope of the project. </w:t>
      </w:r>
      <w:r w:rsidR="00BC0C0A" w:rsidRPr="004D21E5">
        <w:rPr>
          <w:rFonts w:ascii="Times New Roman" w:eastAsia="Times New Roman" w:hAnsi="Times New Roman" w:cs="Times New Roman"/>
          <w:strike/>
          <w:rPrChange w:id="73" w:author="Sallie Keller" w:date="2017-04-11T05:41:00Z">
            <w:rPr>
              <w:rFonts w:ascii="Times New Roman" w:eastAsia="Times New Roman" w:hAnsi="Times New Roman" w:cs="Times New Roman"/>
            </w:rPr>
          </w:rPrChange>
        </w:rPr>
        <w:t xml:space="preserve">Students will work on 2-3 projects (one major and minor projects), </w:t>
      </w:r>
      <w:r w:rsidRPr="004D21E5">
        <w:rPr>
          <w:rFonts w:ascii="Times New Roman" w:eastAsia="Times New Roman" w:hAnsi="Times New Roman" w:cs="Times New Roman"/>
          <w:strike/>
          <w:rPrChange w:id="74" w:author="Sallie Keller" w:date="2017-04-11T05:41:00Z">
            <w:rPr>
              <w:rFonts w:ascii="Times New Roman" w:eastAsia="Times New Roman" w:hAnsi="Times New Roman" w:cs="Times New Roman"/>
            </w:rPr>
          </w:rPrChange>
        </w:rPr>
        <w:t>so the</w:t>
      </w:r>
      <w:r w:rsidR="00BC0C0A" w:rsidRPr="004D21E5">
        <w:rPr>
          <w:rFonts w:ascii="Times New Roman" w:eastAsia="Times New Roman" w:hAnsi="Times New Roman" w:cs="Times New Roman"/>
          <w:strike/>
          <w:rPrChange w:id="75" w:author="Sallie Keller" w:date="2017-04-11T05:41:00Z">
            <w:rPr>
              <w:rFonts w:ascii="Times New Roman" w:eastAsia="Times New Roman" w:hAnsi="Times New Roman" w:cs="Times New Roman"/>
            </w:rPr>
          </w:rPrChange>
        </w:rPr>
        <w:t>y benefit</w:t>
      </w:r>
      <w:r w:rsidRPr="004D21E5">
        <w:rPr>
          <w:rFonts w:ascii="Times New Roman" w:eastAsia="Times New Roman" w:hAnsi="Times New Roman" w:cs="Times New Roman"/>
          <w:strike/>
          <w:rPrChange w:id="76" w:author="Sallie Keller" w:date="2017-04-11T05:41:00Z">
            <w:rPr>
              <w:rFonts w:ascii="Times New Roman" w:eastAsia="Times New Roman" w:hAnsi="Times New Roman" w:cs="Times New Roman"/>
            </w:rPr>
          </w:rPrChange>
        </w:rPr>
        <w:t xml:space="preserve"> from seeing the particular challenges that arise in a variety of projects</w:t>
      </w:r>
      <w:r w:rsidR="00BC0C0A" w:rsidRPr="004D21E5">
        <w:rPr>
          <w:rFonts w:ascii="Times New Roman" w:eastAsia="Times New Roman" w:hAnsi="Times New Roman" w:cs="Times New Roman"/>
          <w:strike/>
          <w:rPrChange w:id="77" w:author="Sallie Keller" w:date="2017-04-11T05:41:00Z">
            <w:rPr>
              <w:rFonts w:ascii="Times New Roman" w:eastAsia="Times New Roman" w:hAnsi="Times New Roman" w:cs="Times New Roman"/>
            </w:rPr>
          </w:rPrChange>
        </w:rPr>
        <w:t xml:space="preserve"> and with variety of data sources</w:t>
      </w:r>
      <w:r w:rsidR="00F27F17" w:rsidRPr="004D21E5">
        <w:rPr>
          <w:rFonts w:ascii="Times New Roman" w:eastAsia="Times New Roman" w:hAnsi="Times New Roman" w:cs="Times New Roman"/>
          <w:strike/>
          <w:rPrChange w:id="78" w:author="Sallie Keller" w:date="2017-04-11T05:41:00Z">
            <w:rPr>
              <w:rFonts w:ascii="Times New Roman" w:eastAsia="Times New Roman" w:hAnsi="Times New Roman" w:cs="Times New Roman"/>
            </w:rPr>
          </w:rPrChange>
        </w:rPr>
        <w:t>.</w:t>
      </w:r>
    </w:p>
    <w:commentRangeEnd w:id="38"/>
    <w:p w14:paraId="40222AE8" w14:textId="77777777" w:rsidR="00F27F17" w:rsidRPr="004D21E5" w:rsidRDefault="004D21E5" w:rsidP="00785724">
      <w:pPr>
        <w:rPr>
          <w:rFonts w:ascii="Times New Roman" w:eastAsia="Times New Roman" w:hAnsi="Times New Roman" w:cs="Times New Roman"/>
          <w:strike/>
          <w:rPrChange w:id="79" w:author="Sallie Keller" w:date="2017-04-11T05:41:00Z">
            <w:rPr>
              <w:rFonts w:ascii="Times New Roman" w:eastAsia="Times New Roman" w:hAnsi="Times New Roman" w:cs="Times New Roman"/>
            </w:rPr>
          </w:rPrChange>
        </w:rPr>
      </w:pPr>
      <w:r>
        <w:rPr>
          <w:rStyle w:val="CommentReference"/>
        </w:rPr>
        <w:commentReference w:id="38"/>
      </w:r>
    </w:p>
    <w:p w14:paraId="5CA1C7E4" w14:textId="12ED08D8" w:rsidR="00F27F17" w:rsidRPr="004D21E5" w:rsidDel="004D21E5" w:rsidRDefault="00F27F17" w:rsidP="00F27F17">
      <w:pPr>
        <w:rPr>
          <w:del w:id="80" w:author="Sallie Keller" w:date="2017-04-11T05:43:00Z"/>
          <w:rFonts w:ascii="Times New Roman" w:eastAsia="Times New Roman" w:hAnsi="Times New Roman" w:cs="Times New Roman"/>
          <w:strike/>
          <w:rPrChange w:id="81" w:author="Sallie Keller" w:date="2017-04-11T05:44:00Z">
            <w:rPr>
              <w:del w:id="82" w:author="Sallie Keller" w:date="2017-04-11T05:43:00Z"/>
              <w:rFonts w:ascii="Times New Roman" w:eastAsia="Times New Roman" w:hAnsi="Times New Roman" w:cs="Times New Roman"/>
            </w:rPr>
          </w:rPrChange>
        </w:rPr>
      </w:pPr>
      <w:commentRangeStart w:id="83"/>
      <w:del w:id="84" w:author="Sallie Keller" w:date="2017-04-11T05:43:00Z">
        <w:r w:rsidRPr="004D21E5" w:rsidDel="004D21E5">
          <w:rPr>
            <w:rFonts w:ascii="Times New Roman" w:eastAsia="Times New Roman" w:hAnsi="Times New Roman" w:cs="Times New Roman"/>
            <w:strike/>
            <w:u w:val="single"/>
            <w:rPrChange w:id="85" w:author="Sallie Keller" w:date="2017-04-11T05:44:00Z">
              <w:rPr>
                <w:rFonts w:ascii="Times New Roman" w:eastAsia="Times New Roman" w:hAnsi="Times New Roman" w:cs="Times New Roman"/>
                <w:u w:val="single"/>
              </w:rPr>
            </w:rPrChange>
          </w:rPr>
          <w:delText>PROJECTS</w:delText>
        </w:r>
        <w:r w:rsidR="00410B30" w:rsidRPr="004D21E5" w:rsidDel="004D21E5">
          <w:rPr>
            <w:rFonts w:ascii="Times New Roman" w:eastAsia="Times New Roman" w:hAnsi="Times New Roman" w:cs="Times New Roman"/>
            <w:strike/>
            <w:u w:val="single"/>
            <w:rPrChange w:id="86" w:author="Sallie Keller" w:date="2017-04-11T05:44:00Z">
              <w:rPr>
                <w:rFonts w:ascii="Times New Roman" w:eastAsia="Times New Roman" w:hAnsi="Times New Roman" w:cs="Times New Roman"/>
                <w:u w:val="single"/>
              </w:rPr>
            </w:rPrChange>
          </w:rPr>
          <w:delText>.</w:delText>
        </w:r>
        <w:r w:rsidRPr="004D21E5" w:rsidDel="004D21E5">
          <w:rPr>
            <w:rFonts w:ascii="Times New Roman" w:eastAsia="Times New Roman" w:hAnsi="Times New Roman" w:cs="Times New Roman"/>
            <w:strike/>
            <w:rPrChange w:id="87" w:author="Sallie Keller" w:date="2017-04-11T05:44:00Z">
              <w:rPr>
                <w:rFonts w:ascii="Times New Roman" w:eastAsia="Times New Roman" w:hAnsi="Times New Roman" w:cs="Times New Roman"/>
              </w:rPr>
            </w:rPrChange>
          </w:rPr>
          <w:delText xml:space="preserve"> </w:delText>
        </w:r>
      </w:del>
    </w:p>
    <w:p w14:paraId="1E778E9C" w14:textId="3C69F8D0" w:rsidR="00F27F17" w:rsidRPr="004D21E5" w:rsidDel="004D21E5" w:rsidRDefault="00F27F17" w:rsidP="00F27F17">
      <w:pPr>
        <w:rPr>
          <w:del w:id="88" w:author="Sallie Keller" w:date="2017-04-11T05:43:00Z"/>
          <w:rFonts w:ascii="Times New Roman" w:eastAsia="Times New Roman" w:hAnsi="Times New Roman" w:cs="Times New Roman"/>
          <w:strike/>
          <w:rPrChange w:id="89" w:author="Sallie Keller" w:date="2017-04-11T05:44:00Z">
            <w:rPr>
              <w:del w:id="90" w:author="Sallie Keller" w:date="2017-04-11T05:43:00Z"/>
              <w:rFonts w:ascii="Times New Roman" w:eastAsia="Times New Roman" w:hAnsi="Times New Roman" w:cs="Times New Roman"/>
            </w:rPr>
          </w:rPrChange>
        </w:rPr>
      </w:pPr>
      <w:del w:id="91" w:author="Sallie Keller" w:date="2017-04-11T05:43:00Z">
        <w:r w:rsidRPr="004D21E5" w:rsidDel="004D21E5">
          <w:rPr>
            <w:rFonts w:ascii="Times New Roman" w:eastAsia="Times New Roman" w:hAnsi="Times New Roman" w:cs="Times New Roman"/>
            <w:strike/>
            <w:rPrChange w:id="92" w:author="Sallie Keller" w:date="2017-04-11T05:44:00Z">
              <w:rPr>
                <w:rFonts w:ascii="Times New Roman" w:eastAsia="Times New Roman" w:hAnsi="Times New Roman" w:cs="Times New Roman"/>
              </w:rPr>
            </w:rPrChange>
          </w:rPr>
          <w:delText xml:space="preserve">• Scale. The </w:delText>
        </w:r>
      </w:del>
      <w:del w:id="93" w:author="Sallie Keller" w:date="2017-04-11T05:42:00Z">
        <w:r w:rsidRPr="004D21E5" w:rsidDel="004D21E5">
          <w:rPr>
            <w:rFonts w:ascii="Times New Roman" w:eastAsia="Times New Roman" w:hAnsi="Times New Roman" w:cs="Times New Roman"/>
            <w:strike/>
            <w:rPrChange w:id="94" w:author="Sallie Keller" w:date="2017-04-11T05:44:00Z">
              <w:rPr>
                <w:rFonts w:ascii="Times New Roman" w:eastAsia="Times New Roman" w:hAnsi="Times New Roman" w:cs="Times New Roman"/>
              </w:rPr>
            </w:rPrChange>
          </w:rPr>
          <w:delText>projects should be scaled to a level where a team of 3–4 students can make significant progress over 10 weeks, with good likelihood of arriving at some definitive result.</w:delText>
        </w:r>
      </w:del>
      <w:del w:id="95" w:author="Sallie Keller" w:date="2017-04-11T05:43:00Z">
        <w:r w:rsidRPr="004D21E5" w:rsidDel="004D21E5">
          <w:rPr>
            <w:rFonts w:ascii="Times New Roman" w:eastAsia="Times New Roman" w:hAnsi="Times New Roman" w:cs="Times New Roman"/>
            <w:strike/>
            <w:rPrChange w:id="96" w:author="Sallie Keller" w:date="2017-04-11T05:44:00Z">
              <w:rPr>
                <w:rFonts w:ascii="Times New Roman" w:eastAsia="Times New Roman" w:hAnsi="Times New Roman" w:cs="Times New Roman"/>
              </w:rPr>
            </w:rPrChange>
          </w:rPr>
          <w:delText xml:space="preserve"> </w:delText>
        </w:r>
      </w:del>
    </w:p>
    <w:p w14:paraId="6BA6A952" w14:textId="487B2186" w:rsidR="00F27F17" w:rsidRPr="004D21E5" w:rsidRDefault="00F27F17" w:rsidP="00F27F17">
      <w:pPr>
        <w:rPr>
          <w:rFonts w:ascii="Times New Roman" w:eastAsia="Times New Roman" w:hAnsi="Times New Roman" w:cs="Times New Roman"/>
          <w:strike/>
          <w:rPrChange w:id="97" w:author="Sallie Keller" w:date="2017-04-11T05:44:00Z">
            <w:rPr>
              <w:rFonts w:ascii="Times New Roman" w:eastAsia="Times New Roman" w:hAnsi="Times New Roman" w:cs="Times New Roman"/>
            </w:rPr>
          </w:rPrChange>
        </w:rPr>
      </w:pPr>
      <w:r w:rsidRPr="004D21E5">
        <w:rPr>
          <w:rFonts w:ascii="Times New Roman" w:eastAsia="Times New Roman" w:hAnsi="Times New Roman" w:cs="Times New Roman"/>
          <w:strike/>
          <w:rPrChange w:id="98" w:author="Sallie Keller" w:date="2017-04-11T05:44:00Z">
            <w:rPr>
              <w:rFonts w:ascii="Times New Roman" w:eastAsia="Times New Roman" w:hAnsi="Times New Roman" w:cs="Times New Roman"/>
            </w:rPr>
          </w:rPrChange>
        </w:rPr>
        <w:t xml:space="preserve">• Scope. The projects should lend themselves to several different potential solution strategies. Each team will (a) develop project requirements, in consultation with the </w:t>
      </w:r>
      <w:r w:rsidR="008C7DF5" w:rsidRPr="004D21E5">
        <w:rPr>
          <w:rFonts w:ascii="Times New Roman" w:eastAsia="Times New Roman" w:hAnsi="Times New Roman" w:cs="Times New Roman"/>
          <w:strike/>
          <w:rPrChange w:id="99" w:author="Sallie Keller" w:date="2017-04-11T05:44:00Z">
            <w:rPr>
              <w:rFonts w:ascii="Times New Roman" w:eastAsia="Times New Roman" w:hAnsi="Times New Roman" w:cs="Times New Roman"/>
            </w:rPr>
          </w:rPrChange>
        </w:rPr>
        <w:t>proposer</w:t>
      </w:r>
      <w:r w:rsidRPr="004D21E5">
        <w:rPr>
          <w:rFonts w:ascii="Times New Roman" w:eastAsia="Times New Roman" w:hAnsi="Times New Roman" w:cs="Times New Roman"/>
          <w:strike/>
          <w:rPrChange w:id="100" w:author="Sallie Keller" w:date="2017-04-11T05:44:00Z">
            <w:rPr>
              <w:rFonts w:ascii="Times New Roman" w:eastAsia="Times New Roman" w:hAnsi="Times New Roman" w:cs="Times New Roman"/>
            </w:rPr>
          </w:rPrChange>
        </w:rPr>
        <w:t xml:space="preserve">; (b) brainstorm modeling/analysis solutions; (c) score how the solutions meet requirements; (d) select the most suitable solution; (e) implement the solution; (f) present their solution. </w:t>
      </w:r>
    </w:p>
    <w:commentRangeEnd w:id="83"/>
    <w:p w14:paraId="70AEB94F" w14:textId="77777777" w:rsidR="00F27F17" w:rsidRDefault="004D21E5" w:rsidP="00785724">
      <w:pPr>
        <w:rPr>
          <w:rFonts w:ascii="Times New Roman" w:eastAsia="Times New Roman" w:hAnsi="Times New Roman" w:cs="Times New Roman"/>
        </w:rPr>
      </w:pPr>
      <w:r>
        <w:rPr>
          <w:rStyle w:val="CommentReference"/>
        </w:rPr>
        <w:commentReference w:id="83"/>
      </w:r>
    </w:p>
    <w:p w14:paraId="7A07FF4F" w14:textId="13C6A7BB" w:rsidR="00F27F17" w:rsidRPr="000329F0" w:rsidRDefault="00F27F17" w:rsidP="00785724">
      <w:pPr>
        <w:rPr>
          <w:rFonts w:ascii="Times New Roman" w:eastAsia="Times New Roman" w:hAnsi="Times New Roman" w:cs="Times New Roman"/>
          <w:strike/>
          <w:u w:val="single"/>
          <w:rPrChange w:id="101" w:author="Sallie Keller" w:date="2017-04-11T05:46:00Z">
            <w:rPr>
              <w:rFonts w:ascii="Times New Roman" w:eastAsia="Times New Roman" w:hAnsi="Times New Roman" w:cs="Times New Roman"/>
              <w:u w:val="single"/>
            </w:rPr>
          </w:rPrChange>
        </w:rPr>
      </w:pPr>
      <w:commentRangeStart w:id="102"/>
      <w:r w:rsidRPr="000329F0">
        <w:rPr>
          <w:rFonts w:ascii="Times New Roman" w:eastAsia="Times New Roman" w:hAnsi="Times New Roman" w:cs="Times New Roman"/>
          <w:strike/>
          <w:u w:val="single"/>
          <w:rPrChange w:id="103" w:author="Sallie Keller" w:date="2017-04-11T05:46:00Z">
            <w:rPr>
              <w:rFonts w:ascii="Times New Roman" w:eastAsia="Times New Roman" w:hAnsi="Times New Roman" w:cs="Times New Roman"/>
              <w:u w:val="single"/>
            </w:rPr>
          </w:rPrChange>
        </w:rPr>
        <w:t>R</w:t>
      </w:r>
      <w:r w:rsidR="002A323C" w:rsidRPr="000329F0">
        <w:rPr>
          <w:rFonts w:ascii="Times New Roman" w:eastAsia="Times New Roman" w:hAnsi="Times New Roman" w:cs="Times New Roman"/>
          <w:strike/>
          <w:u w:val="single"/>
          <w:rPrChange w:id="104" w:author="Sallie Keller" w:date="2017-04-11T05:46:00Z">
            <w:rPr>
              <w:rFonts w:ascii="Times New Roman" w:eastAsia="Times New Roman" w:hAnsi="Times New Roman" w:cs="Times New Roman"/>
              <w:u w:val="single"/>
            </w:rPr>
          </w:rPrChange>
        </w:rPr>
        <w:t>ESPONSIBILITIES.</w:t>
      </w:r>
    </w:p>
    <w:p w14:paraId="0C9D3C4F" w14:textId="42FA2DB2" w:rsidR="00F27F17" w:rsidRPr="000329F0" w:rsidRDefault="00F27F17" w:rsidP="00785724">
      <w:pPr>
        <w:rPr>
          <w:rFonts w:ascii="Times New Roman" w:eastAsia="Times New Roman" w:hAnsi="Times New Roman" w:cs="Times New Roman"/>
          <w:b/>
          <w:strike/>
          <w:rPrChange w:id="105" w:author="Sallie Keller" w:date="2017-04-11T05:46:00Z">
            <w:rPr>
              <w:rFonts w:ascii="Times New Roman" w:eastAsia="Times New Roman" w:hAnsi="Times New Roman" w:cs="Times New Roman"/>
              <w:b/>
            </w:rPr>
          </w:rPrChange>
        </w:rPr>
      </w:pPr>
      <w:r w:rsidRPr="000329F0">
        <w:rPr>
          <w:rFonts w:ascii="Times New Roman" w:eastAsia="Times New Roman" w:hAnsi="Times New Roman" w:cs="Times New Roman"/>
          <w:b/>
          <w:strike/>
          <w:rPrChange w:id="106" w:author="Sallie Keller" w:date="2017-04-11T05:46:00Z">
            <w:rPr>
              <w:rFonts w:ascii="Times New Roman" w:eastAsia="Times New Roman" w:hAnsi="Times New Roman" w:cs="Times New Roman"/>
              <w:b/>
            </w:rPr>
          </w:rPrChange>
        </w:rPr>
        <w:t>Proposer (Lead):</w:t>
      </w:r>
    </w:p>
    <w:p w14:paraId="4B160ED9" w14:textId="72CD45C5" w:rsidR="00F27F17" w:rsidRPr="000329F0" w:rsidRDefault="00F27F17" w:rsidP="00F27F17">
      <w:pPr>
        <w:rPr>
          <w:rFonts w:ascii="Times New Roman" w:eastAsia="Times New Roman" w:hAnsi="Times New Roman" w:cs="Times New Roman"/>
          <w:strike/>
          <w:rPrChange w:id="107"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08" w:author="Sallie Keller" w:date="2017-04-11T05:46:00Z">
            <w:rPr>
              <w:rFonts w:ascii="Times New Roman" w:eastAsia="Times New Roman" w:hAnsi="Times New Roman" w:cs="Times New Roman"/>
            </w:rPr>
          </w:rPrChange>
        </w:rPr>
        <w:t xml:space="preserve">• Background and Data. The project lead should provide the team with background knowledge about the problem, and </w:t>
      </w:r>
      <w:r w:rsidR="00F94FC4" w:rsidRPr="000329F0">
        <w:rPr>
          <w:rFonts w:ascii="Times New Roman" w:eastAsia="Times New Roman" w:hAnsi="Times New Roman" w:cs="Times New Roman"/>
          <w:strike/>
          <w:rPrChange w:id="109" w:author="Sallie Keller" w:date="2017-04-11T05:46:00Z">
            <w:rPr>
              <w:rFonts w:ascii="Times New Roman" w:eastAsia="Times New Roman" w:hAnsi="Times New Roman" w:cs="Times New Roman"/>
            </w:rPr>
          </w:rPrChange>
        </w:rPr>
        <w:t xml:space="preserve">s/he is </w:t>
      </w:r>
      <w:r w:rsidRPr="000329F0">
        <w:rPr>
          <w:rFonts w:ascii="Times New Roman" w:eastAsia="Times New Roman" w:hAnsi="Times New Roman" w:cs="Times New Roman"/>
          <w:strike/>
          <w:rPrChange w:id="110" w:author="Sallie Keller" w:date="2017-04-11T05:46:00Z">
            <w:rPr>
              <w:rFonts w:ascii="Times New Roman" w:eastAsia="Times New Roman" w:hAnsi="Times New Roman" w:cs="Times New Roman"/>
            </w:rPr>
          </w:rPrChange>
        </w:rPr>
        <w:t xml:space="preserve">responsible for access to </w:t>
      </w:r>
      <w:proofErr w:type="spellStart"/>
      <w:r w:rsidRPr="000329F0">
        <w:rPr>
          <w:rFonts w:ascii="Times New Roman" w:eastAsia="Times New Roman" w:hAnsi="Times New Roman" w:cs="Times New Roman"/>
          <w:strike/>
          <w:rPrChange w:id="111" w:author="Sallie Keller" w:date="2017-04-11T05:46:00Z">
            <w:rPr>
              <w:rFonts w:ascii="Times New Roman" w:eastAsia="Times New Roman" w:hAnsi="Times New Roman" w:cs="Times New Roman"/>
            </w:rPr>
          </w:rPrChange>
        </w:rPr>
        <w:t>lightfoot</w:t>
      </w:r>
      <w:proofErr w:type="spellEnd"/>
      <w:r w:rsidRPr="000329F0">
        <w:rPr>
          <w:rFonts w:ascii="Times New Roman" w:eastAsia="Times New Roman" w:hAnsi="Times New Roman" w:cs="Times New Roman"/>
          <w:strike/>
          <w:rPrChange w:id="112" w:author="Sallie Keller" w:date="2017-04-11T05:46:00Z">
            <w:rPr>
              <w:rFonts w:ascii="Times New Roman" w:eastAsia="Times New Roman" w:hAnsi="Times New Roman" w:cs="Times New Roman"/>
            </w:rPr>
          </w:rPrChange>
        </w:rPr>
        <w:t xml:space="preserve"> folder</w:t>
      </w:r>
      <w:r w:rsidR="00F94FC4" w:rsidRPr="000329F0">
        <w:rPr>
          <w:rFonts w:ascii="Times New Roman" w:eastAsia="Times New Roman" w:hAnsi="Times New Roman" w:cs="Times New Roman"/>
          <w:strike/>
          <w:rPrChange w:id="113" w:author="Sallie Keller" w:date="2017-04-11T05:46:00Z">
            <w:rPr>
              <w:rFonts w:ascii="Times New Roman" w:eastAsia="Times New Roman" w:hAnsi="Times New Roman" w:cs="Times New Roman"/>
            </w:rPr>
          </w:rPrChange>
        </w:rPr>
        <w:t>s</w:t>
      </w:r>
      <w:r w:rsidRPr="000329F0">
        <w:rPr>
          <w:rFonts w:ascii="Times New Roman" w:eastAsia="Times New Roman" w:hAnsi="Times New Roman" w:cs="Times New Roman"/>
          <w:strike/>
          <w:rPrChange w:id="114" w:author="Sallie Keller" w:date="2017-04-11T05:46:00Z">
            <w:rPr>
              <w:rFonts w:ascii="Times New Roman" w:eastAsia="Times New Roman" w:hAnsi="Times New Roman" w:cs="Times New Roman"/>
            </w:rPr>
          </w:rPrChange>
        </w:rPr>
        <w:t xml:space="preserve">/wiki/representative data if it applies. </w:t>
      </w:r>
    </w:p>
    <w:p w14:paraId="370485B5" w14:textId="5A2506CA" w:rsidR="00F27F17" w:rsidRPr="000329F0" w:rsidRDefault="00F27F17" w:rsidP="00785724">
      <w:pPr>
        <w:rPr>
          <w:rFonts w:ascii="Times New Roman" w:eastAsia="Times New Roman" w:hAnsi="Times New Roman" w:cs="Times New Roman"/>
          <w:strike/>
          <w:rPrChange w:id="115"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16" w:author="Sallie Keller" w:date="2017-04-11T05:46:00Z">
            <w:rPr>
              <w:rFonts w:ascii="Times New Roman" w:eastAsia="Times New Roman" w:hAnsi="Times New Roman" w:cs="Times New Roman"/>
            </w:rPr>
          </w:rPrChange>
        </w:rPr>
        <w:t xml:space="preserve">• </w:t>
      </w:r>
      <w:r w:rsidR="00F94FC4" w:rsidRPr="000329F0">
        <w:rPr>
          <w:rFonts w:ascii="Times New Roman" w:eastAsia="Times New Roman" w:hAnsi="Times New Roman" w:cs="Times New Roman"/>
          <w:strike/>
          <w:rPrChange w:id="117" w:author="Sallie Keller" w:date="2017-04-11T05:46:00Z">
            <w:rPr>
              <w:rFonts w:ascii="Times New Roman" w:eastAsia="Times New Roman" w:hAnsi="Times New Roman" w:cs="Times New Roman"/>
            </w:rPr>
          </w:rPrChange>
        </w:rPr>
        <w:t>Project meetings. The project lead</w:t>
      </w:r>
      <w:r w:rsidRPr="000329F0">
        <w:rPr>
          <w:rFonts w:ascii="Times New Roman" w:eastAsia="Times New Roman" w:hAnsi="Times New Roman" w:cs="Times New Roman"/>
          <w:strike/>
          <w:rPrChange w:id="118" w:author="Sallie Keller" w:date="2017-04-11T05:46:00Z">
            <w:rPr>
              <w:rFonts w:ascii="Times New Roman" w:eastAsia="Times New Roman" w:hAnsi="Times New Roman" w:cs="Times New Roman"/>
            </w:rPr>
          </w:rPrChange>
        </w:rPr>
        <w:t xml:space="preserve"> should be available to meet with the team at least once every two weeks. </w:t>
      </w:r>
    </w:p>
    <w:p w14:paraId="7EB1B1BD" w14:textId="50631780" w:rsidR="00F94FC4" w:rsidRPr="000329F0" w:rsidRDefault="00F94FC4" w:rsidP="00785724">
      <w:pPr>
        <w:rPr>
          <w:rFonts w:ascii="Times New Roman" w:eastAsia="Times New Roman" w:hAnsi="Times New Roman" w:cs="Times New Roman"/>
          <w:b/>
          <w:strike/>
          <w:rPrChange w:id="119" w:author="Sallie Keller" w:date="2017-04-11T05:46:00Z">
            <w:rPr>
              <w:rFonts w:ascii="Times New Roman" w:eastAsia="Times New Roman" w:hAnsi="Times New Roman" w:cs="Times New Roman"/>
              <w:b/>
            </w:rPr>
          </w:rPrChange>
        </w:rPr>
      </w:pPr>
      <w:r w:rsidRPr="000329F0">
        <w:rPr>
          <w:rFonts w:ascii="Times New Roman" w:eastAsia="Times New Roman" w:hAnsi="Times New Roman" w:cs="Times New Roman"/>
          <w:b/>
          <w:strike/>
          <w:rPrChange w:id="120" w:author="Sallie Keller" w:date="2017-04-11T05:46:00Z">
            <w:rPr>
              <w:rFonts w:ascii="Times New Roman" w:eastAsia="Times New Roman" w:hAnsi="Times New Roman" w:cs="Times New Roman"/>
              <w:b/>
            </w:rPr>
          </w:rPrChange>
        </w:rPr>
        <w:t>Graduate Student:</w:t>
      </w:r>
    </w:p>
    <w:p w14:paraId="3F6897A0" w14:textId="6DFD6F16" w:rsidR="00410B30" w:rsidRPr="000329F0" w:rsidRDefault="00410B30" w:rsidP="00410B30">
      <w:pPr>
        <w:rPr>
          <w:rFonts w:ascii="Times New Roman" w:eastAsia="Times New Roman" w:hAnsi="Times New Roman" w:cs="Times New Roman"/>
          <w:strike/>
          <w:rPrChange w:id="121"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22" w:author="Sallie Keller" w:date="2017-04-11T05:46:00Z">
            <w:rPr>
              <w:rFonts w:ascii="Times New Roman" w:eastAsia="Times New Roman" w:hAnsi="Times New Roman" w:cs="Times New Roman"/>
            </w:rPr>
          </w:rPrChange>
        </w:rPr>
        <w:t xml:space="preserve">• </w:t>
      </w:r>
      <w:r w:rsidR="00F94FC4" w:rsidRPr="000329F0">
        <w:rPr>
          <w:rFonts w:ascii="Times New Roman" w:eastAsia="Times New Roman" w:hAnsi="Times New Roman" w:cs="Times New Roman"/>
          <w:strike/>
          <w:rPrChange w:id="123" w:author="Sallie Keller" w:date="2017-04-11T05:46:00Z">
            <w:rPr>
              <w:rFonts w:ascii="Times New Roman" w:eastAsia="Times New Roman" w:hAnsi="Times New Roman" w:cs="Times New Roman"/>
            </w:rPr>
          </w:rPrChange>
        </w:rPr>
        <w:t xml:space="preserve">Responsible for </w:t>
      </w:r>
      <w:r w:rsidRPr="000329F0">
        <w:rPr>
          <w:rFonts w:ascii="Times New Roman" w:eastAsia="Times New Roman" w:hAnsi="Times New Roman" w:cs="Times New Roman"/>
          <w:strike/>
          <w:rPrChange w:id="124" w:author="Sallie Keller" w:date="2017-04-11T05:46:00Z">
            <w:rPr>
              <w:rFonts w:ascii="Times New Roman" w:eastAsia="Times New Roman" w:hAnsi="Times New Roman" w:cs="Times New Roman"/>
            </w:rPr>
          </w:rPrChange>
        </w:rPr>
        <w:t>production of timely deliverables according to the project timeline, notifying any problems to the project lead and DSPG leads.</w:t>
      </w:r>
    </w:p>
    <w:p w14:paraId="54380AE7" w14:textId="59824BA6" w:rsidR="00410B30" w:rsidRPr="000329F0" w:rsidRDefault="00410B30" w:rsidP="00785724">
      <w:pPr>
        <w:rPr>
          <w:rFonts w:ascii="Times New Roman" w:eastAsia="Times New Roman" w:hAnsi="Times New Roman" w:cs="Times New Roman"/>
          <w:strike/>
          <w:rPrChange w:id="125"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26" w:author="Sallie Keller" w:date="2017-04-11T05:46:00Z">
            <w:rPr>
              <w:rFonts w:ascii="Times New Roman" w:eastAsia="Times New Roman" w:hAnsi="Times New Roman" w:cs="Times New Roman"/>
            </w:rPr>
          </w:rPrChange>
        </w:rPr>
        <w:lastRenderedPageBreak/>
        <w:t>• This mentor will meet with the team frequently, to provide technical insight to support the solution strategy and to point the team toward techniques, algorithms, or software.</w:t>
      </w:r>
    </w:p>
    <w:p w14:paraId="267E19FF" w14:textId="7FBA0A2B" w:rsidR="00F27F17" w:rsidRPr="000329F0" w:rsidRDefault="00F27F17" w:rsidP="00785724">
      <w:pPr>
        <w:rPr>
          <w:rFonts w:ascii="Times New Roman" w:eastAsia="Times New Roman" w:hAnsi="Times New Roman" w:cs="Times New Roman"/>
          <w:b/>
          <w:strike/>
          <w:rPrChange w:id="127" w:author="Sallie Keller" w:date="2017-04-11T05:46:00Z">
            <w:rPr>
              <w:rFonts w:ascii="Times New Roman" w:eastAsia="Times New Roman" w:hAnsi="Times New Roman" w:cs="Times New Roman"/>
              <w:b/>
            </w:rPr>
          </w:rPrChange>
        </w:rPr>
      </w:pPr>
      <w:r w:rsidRPr="000329F0">
        <w:rPr>
          <w:rFonts w:ascii="Times New Roman" w:eastAsia="Times New Roman" w:hAnsi="Times New Roman" w:cs="Times New Roman"/>
          <w:b/>
          <w:strike/>
          <w:rPrChange w:id="128" w:author="Sallie Keller" w:date="2017-04-11T05:46:00Z">
            <w:rPr>
              <w:rFonts w:ascii="Times New Roman" w:eastAsia="Times New Roman" w:hAnsi="Times New Roman" w:cs="Times New Roman"/>
              <w:b/>
            </w:rPr>
          </w:rPrChange>
        </w:rPr>
        <w:t>Students:</w:t>
      </w:r>
    </w:p>
    <w:p w14:paraId="22A304BF" w14:textId="1CCB8EFB" w:rsidR="00F27F17" w:rsidRPr="000329F0" w:rsidRDefault="00410B30" w:rsidP="00785724">
      <w:pPr>
        <w:rPr>
          <w:rFonts w:ascii="Times New Roman" w:eastAsia="Times New Roman" w:hAnsi="Times New Roman" w:cs="Times New Roman"/>
          <w:strike/>
          <w:rPrChange w:id="129"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30" w:author="Sallie Keller" w:date="2017-04-11T05:46:00Z">
            <w:rPr>
              <w:rFonts w:ascii="Times New Roman" w:eastAsia="Times New Roman" w:hAnsi="Times New Roman" w:cs="Times New Roman"/>
            </w:rPr>
          </w:rPrChange>
        </w:rPr>
        <w:t xml:space="preserve">• </w:t>
      </w:r>
      <w:r w:rsidR="007D6E3D" w:rsidRPr="000329F0">
        <w:rPr>
          <w:rFonts w:ascii="Times New Roman" w:eastAsia="Times New Roman" w:hAnsi="Times New Roman" w:cs="Times New Roman"/>
          <w:strike/>
          <w:rPrChange w:id="131" w:author="Sallie Keller" w:date="2017-04-11T05:46:00Z">
            <w:rPr>
              <w:rFonts w:ascii="Times New Roman" w:eastAsia="Times New Roman" w:hAnsi="Times New Roman" w:cs="Times New Roman"/>
            </w:rPr>
          </w:rPrChange>
        </w:rPr>
        <w:t xml:space="preserve">Weekly updates. </w:t>
      </w:r>
      <w:r w:rsidR="00F27F17" w:rsidRPr="000329F0">
        <w:rPr>
          <w:rFonts w:ascii="Times New Roman" w:eastAsia="Times New Roman" w:hAnsi="Times New Roman" w:cs="Times New Roman"/>
          <w:strike/>
          <w:rPrChange w:id="132" w:author="Sallie Keller" w:date="2017-04-11T05:46:00Z">
            <w:rPr>
              <w:rFonts w:ascii="Times New Roman" w:eastAsia="Times New Roman" w:hAnsi="Times New Roman" w:cs="Times New Roman"/>
            </w:rPr>
          </w:rPrChange>
        </w:rPr>
        <w:t xml:space="preserve">Teams will give weekly informal presentations (every </w:t>
      </w:r>
      <w:r w:rsidR="0085464C" w:rsidRPr="000329F0">
        <w:rPr>
          <w:rFonts w:ascii="Times New Roman" w:eastAsia="Times New Roman" w:hAnsi="Times New Roman" w:cs="Times New Roman"/>
          <w:strike/>
          <w:rPrChange w:id="133" w:author="Sallie Keller" w:date="2017-04-11T05:46:00Z">
            <w:rPr>
              <w:rFonts w:ascii="Times New Roman" w:eastAsia="Times New Roman" w:hAnsi="Times New Roman" w:cs="Times New Roman"/>
            </w:rPr>
          </w:rPrChange>
        </w:rPr>
        <w:t>Friday</w:t>
      </w:r>
      <w:r w:rsidR="007D6E3D" w:rsidRPr="000329F0">
        <w:rPr>
          <w:rFonts w:ascii="Times New Roman" w:eastAsia="Times New Roman" w:hAnsi="Times New Roman" w:cs="Times New Roman"/>
          <w:strike/>
          <w:rPrChange w:id="134" w:author="Sallie Keller" w:date="2017-04-11T05:46:00Z">
            <w:rPr>
              <w:rFonts w:ascii="Times New Roman" w:eastAsia="Times New Roman" w:hAnsi="Times New Roman" w:cs="Times New Roman"/>
            </w:rPr>
          </w:rPrChange>
        </w:rPr>
        <w:t>).</w:t>
      </w:r>
    </w:p>
    <w:p w14:paraId="21D673E9" w14:textId="64B9E3E2" w:rsidR="00010D69" w:rsidRPr="000329F0" w:rsidRDefault="00410B30" w:rsidP="00410B30">
      <w:pPr>
        <w:rPr>
          <w:rFonts w:ascii="Times New Roman" w:eastAsia="Times New Roman" w:hAnsi="Times New Roman" w:cs="Times New Roman"/>
          <w:strike/>
          <w:rPrChange w:id="135"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36" w:author="Sallie Keller" w:date="2017-04-11T05:46:00Z">
            <w:rPr>
              <w:rFonts w:ascii="Times New Roman" w:eastAsia="Times New Roman" w:hAnsi="Times New Roman" w:cs="Times New Roman"/>
            </w:rPr>
          </w:rPrChange>
        </w:rPr>
        <w:t xml:space="preserve">• Final presentation. At the end of the semester, each team will summarize their findings in a </w:t>
      </w:r>
      <w:r w:rsidR="00010D69" w:rsidRPr="000329F0">
        <w:rPr>
          <w:rFonts w:ascii="Times New Roman" w:eastAsia="Times New Roman" w:hAnsi="Times New Roman" w:cs="Times New Roman"/>
          <w:strike/>
          <w:rPrChange w:id="137" w:author="Sallie Keller" w:date="2017-04-11T05:46:00Z">
            <w:rPr>
              <w:rFonts w:ascii="Times New Roman" w:eastAsia="Times New Roman" w:hAnsi="Times New Roman" w:cs="Times New Roman"/>
            </w:rPr>
          </w:rPrChange>
        </w:rPr>
        <w:t>poster session</w:t>
      </w:r>
      <w:r w:rsidRPr="000329F0">
        <w:rPr>
          <w:rFonts w:ascii="Times New Roman" w:eastAsia="Times New Roman" w:hAnsi="Times New Roman" w:cs="Times New Roman"/>
          <w:strike/>
          <w:rPrChange w:id="138" w:author="Sallie Keller" w:date="2017-04-11T05:46:00Z">
            <w:rPr>
              <w:rFonts w:ascii="Times New Roman" w:eastAsia="Times New Roman" w:hAnsi="Times New Roman" w:cs="Times New Roman"/>
            </w:rPr>
          </w:rPrChange>
        </w:rPr>
        <w:t xml:space="preserve">. </w:t>
      </w:r>
      <w:r w:rsidR="00010D69" w:rsidRPr="000329F0">
        <w:rPr>
          <w:rFonts w:ascii="Times New Roman" w:eastAsia="Times New Roman" w:hAnsi="Times New Roman" w:cs="Times New Roman"/>
          <w:strike/>
          <w:rPrChange w:id="139" w:author="Sallie Keller" w:date="2017-04-11T05:46:00Z">
            <w:rPr>
              <w:rFonts w:ascii="Times New Roman" w:eastAsia="Times New Roman" w:hAnsi="Times New Roman" w:cs="Times New Roman"/>
            </w:rPr>
          </w:rPrChange>
        </w:rPr>
        <w:t>Sponsors/collaborators and SDAL friends</w:t>
      </w:r>
      <w:r w:rsidRPr="000329F0">
        <w:rPr>
          <w:rFonts w:ascii="Times New Roman" w:eastAsia="Times New Roman" w:hAnsi="Times New Roman" w:cs="Times New Roman"/>
          <w:strike/>
          <w:rPrChange w:id="140" w:author="Sallie Keller" w:date="2017-04-11T05:46:00Z">
            <w:rPr>
              <w:rFonts w:ascii="Times New Roman" w:eastAsia="Times New Roman" w:hAnsi="Times New Roman" w:cs="Times New Roman"/>
            </w:rPr>
          </w:rPrChange>
        </w:rPr>
        <w:t xml:space="preserve"> are invite</w:t>
      </w:r>
      <w:r w:rsidR="00010D69" w:rsidRPr="000329F0">
        <w:rPr>
          <w:rFonts w:ascii="Times New Roman" w:eastAsia="Times New Roman" w:hAnsi="Times New Roman" w:cs="Times New Roman"/>
          <w:strike/>
          <w:rPrChange w:id="141" w:author="Sallie Keller" w:date="2017-04-11T05:46:00Z">
            <w:rPr>
              <w:rFonts w:ascii="Times New Roman" w:eastAsia="Times New Roman" w:hAnsi="Times New Roman" w:cs="Times New Roman"/>
            </w:rPr>
          </w:rPrChange>
        </w:rPr>
        <w:t>d to attend these presentations</w:t>
      </w:r>
      <w:r w:rsidRPr="000329F0">
        <w:rPr>
          <w:rFonts w:ascii="Times New Roman" w:eastAsia="Times New Roman" w:hAnsi="Times New Roman" w:cs="Times New Roman"/>
          <w:strike/>
          <w:rPrChange w:id="142" w:author="Sallie Keller" w:date="2017-04-11T05:46:00Z">
            <w:rPr>
              <w:rFonts w:ascii="Times New Roman" w:eastAsia="Times New Roman" w:hAnsi="Times New Roman" w:cs="Times New Roman"/>
            </w:rPr>
          </w:rPrChange>
        </w:rPr>
        <w:t>.</w:t>
      </w:r>
    </w:p>
    <w:p w14:paraId="4CF9E4C8" w14:textId="4838E742" w:rsidR="00410B30" w:rsidRPr="000329F0" w:rsidRDefault="00410B30" w:rsidP="00785724">
      <w:pPr>
        <w:rPr>
          <w:rFonts w:ascii="Times New Roman" w:eastAsia="Times New Roman" w:hAnsi="Times New Roman" w:cs="Times New Roman"/>
          <w:strike/>
          <w:rPrChange w:id="143" w:author="Sallie Keller" w:date="2017-04-11T05:46:00Z">
            <w:rPr>
              <w:rFonts w:ascii="Times New Roman" w:eastAsia="Times New Roman" w:hAnsi="Times New Roman" w:cs="Times New Roman"/>
            </w:rPr>
          </w:rPrChange>
        </w:rPr>
      </w:pPr>
      <w:r w:rsidRPr="000329F0">
        <w:rPr>
          <w:rFonts w:ascii="Times New Roman" w:eastAsia="Times New Roman" w:hAnsi="Times New Roman" w:cs="Times New Roman"/>
          <w:strike/>
          <w:rPrChange w:id="144" w:author="Sallie Keller" w:date="2017-04-11T05:46:00Z">
            <w:rPr>
              <w:rFonts w:ascii="Times New Roman" w:eastAsia="Times New Roman" w:hAnsi="Times New Roman" w:cs="Times New Roman"/>
            </w:rPr>
          </w:rPrChange>
        </w:rPr>
        <w:t xml:space="preserve">• </w:t>
      </w:r>
      <w:r w:rsidR="007D6E3D" w:rsidRPr="000329F0">
        <w:rPr>
          <w:rFonts w:ascii="Times New Roman" w:eastAsia="Times New Roman" w:hAnsi="Times New Roman" w:cs="Times New Roman"/>
          <w:strike/>
          <w:rPrChange w:id="145" w:author="Sallie Keller" w:date="2017-04-11T05:46:00Z">
            <w:rPr>
              <w:rFonts w:ascii="Times New Roman" w:eastAsia="Times New Roman" w:hAnsi="Times New Roman" w:cs="Times New Roman"/>
            </w:rPr>
          </w:rPrChange>
        </w:rPr>
        <w:t>Reports</w:t>
      </w:r>
      <w:r w:rsidRPr="000329F0">
        <w:rPr>
          <w:rFonts w:ascii="Times New Roman" w:eastAsia="Times New Roman" w:hAnsi="Times New Roman" w:cs="Times New Roman"/>
          <w:strike/>
          <w:rPrChange w:id="146" w:author="Sallie Keller" w:date="2017-04-11T05:46:00Z">
            <w:rPr>
              <w:rFonts w:ascii="Times New Roman" w:eastAsia="Times New Roman" w:hAnsi="Times New Roman" w:cs="Times New Roman"/>
            </w:rPr>
          </w:rPrChange>
        </w:rPr>
        <w:t xml:space="preserve">. Each team will also develop a </w:t>
      </w:r>
      <w:r w:rsidR="007D6E3D" w:rsidRPr="000329F0">
        <w:rPr>
          <w:rFonts w:ascii="Times New Roman" w:eastAsia="Times New Roman" w:hAnsi="Times New Roman" w:cs="Times New Roman"/>
          <w:strike/>
          <w:rPrChange w:id="147" w:author="Sallie Keller" w:date="2017-04-11T05:46:00Z">
            <w:rPr>
              <w:rFonts w:ascii="Times New Roman" w:eastAsia="Times New Roman" w:hAnsi="Times New Roman" w:cs="Times New Roman"/>
            </w:rPr>
          </w:rPrChange>
        </w:rPr>
        <w:t xml:space="preserve">mid-term and a </w:t>
      </w:r>
      <w:r w:rsidRPr="000329F0">
        <w:rPr>
          <w:rFonts w:ascii="Times New Roman" w:eastAsia="Times New Roman" w:hAnsi="Times New Roman" w:cs="Times New Roman"/>
          <w:strike/>
          <w:rPrChange w:id="148" w:author="Sallie Keller" w:date="2017-04-11T05:46:00Z">
            <w:rPr>
              <w:rFonts w:ascii="Times New Roman" w:eastAsia="Times New Roman" w:hAnsi="Times New Roman" w:cs="Times New Roman"/>
            </w:rPr>
          </w:rPrChange>
        </w:rPr>
        <w:t xml:space="preserve">final report that summarizes </w:t>
      </w:r>
      <w:r w:rsidR="00010D69" w:rsidRPr="000329F0">
        <w:rPr>
          <w:rFonts w:ascii="Times New Roman" w:eastAsia="Times New Roman" w:hAnsi="Times New Roman" w:cs="Times New Roman"/>
          <w:strike/>
          <w:rPrChange w:id="149" w:author="Sallie Keller" w:date="2017-04-11T05:46:00Z">
            <w:rPr>
              <w:rFonts w:ascii="Times New Roman" w:eastAsia="Times New Roman" w:hAnsi="Times New Roman" w:cs="Times New Roman"/>
            </w:rPr>
          </w:rPrChange>
        </w:rPr>
        <w:t xml:space="preserve">background, limits of current practice, </w:t>
      </w:r>
      <w:r w:rsidRPr="000329F0">
        <w:rPr>
          <w:rFonts w:ascii="Times New Roman" w:eastAsia="Times New Roman" w:hAnsi="Times New Roman" w:cs="Times New Roman"/>
          <w:strike/>
          <w:rPrChange w:id="150" w:author="Sallie Keller" w:date="2017-04-11T05:46:00Z">
            <w:rPr>
              <w:rFonts w:ascii="Times New Roman" w:eastAsia="Times New Roman" w:hAnsi="Times New Roman" w:cs="Times New Roman"/>
            </w:rPr>
          </w:rPrChange>
        </w:rPr>
        <w:t>their problem-solving process</w:t>
      </w:r>
      <w:r w:rsidR="00010D69" w:rsidRPr="000329F0">
        <w:rPr>
          <w:rFonts w:ascii="Times New Roman" w:eastAsia="Times New Roman" w:hAnsi="Times New Roman" w:cs="Times New Roman"/>
          <w:strike/>
          <w:rPrChange w:id="151" w:author="Sallie Keller" w:date="2017-04-11T05:46:00Z">
            <w:rPr>
              <w:rFonts w:ascii="Times New Roman" w:eastAsia="Times New Roman" w:hAnsi="Times New Roman" w:cs="Times New Roman"/>
            </w:rPr>
          </w:rPrChange>
        </w:rPr>
        <w:t>, novelty of the approach,</w:t>
      </w:r>
      <w:r w:rsidRPr="000329F0">
        <w:rPr>
          <w:rFonts w:ascii="Times New Roman" w:eastAsia="Times New Roman" w:hAnsi="Times New Roman" w:cs="Times New Roman"/>
          <w:strike/>
          <w:rPrChange w:id="152" w:author="Sallie Keller" w:date="2017-04-11T05:46:00Z">
            <w:rPr>
              <w:rFonts w:ascii="Times New Roman" w:eastAsia="Times New Roman" w:hAnsi="Times New Roman" w:cs="Times New Roman"/>
            </w:rPr>
          </w:rPrChange>
        </w:rPr>
        <w:t xml:space="preserve"> </w:t>
      </w:r>
      <w:r w:rsidR="00010D69" w:rsidRPr="000329F0">
        <w:rPr>
          <w:rFonts w:ascii="Times New Roman" w:eastAsia="Times New Roman" w:hAnsi="Times New Roman" w:cs="Times New Roman"/>
          <w:strike/>
          <w:rPrChange w:id="153" w:author="Sallie Keller" w:date="2017-04-11T05:46:00Z">
            <w:rPr>
              <w:rFonts w:ascii="Times New Roman" w:eastAsia="Times New Roman" w:hAnsi="Times New Roman" w:cs="Times New Roman"/>
            </w:rPr>
          </w:rPrChange>
        </w:rPr>
        <w:t>and presents the final results.</w:t>
      </w:r>
    </w:p>
    <w:commentRangeEnd w:id="102"/>
    <w:p w14:paraId="03D0053C" w14:textId="77777777" w:rsidR="00785724" w:rsidRPr="00B05BD0" w:rsidRDefault="000329F0" w:rsidP="00B05BD0">
      <w:pPr>
        <w:rPr>
          <w:rFonts w:ascii="Times New Roman" w:eastAsia="Times New Roman" w:hAnsi="Times New Roman" w:cs="Times New Roman"/>
        </w:rPr>
      </w:pPr>
      <w:r>
        <w:rPr>
          <w:rStyle w:val="CommentReference"/>
        </w:rPr>
        <w:commentReference w:id="102"/>
      </w:r>
    </w:p>
    <w:p w14:paraId="11C45787" w14:textId="77777777" w:rsidR="00C82A77" w:rsidRDefault="00C82A77" w:rsidP="00C82A77">
      <w:pPr>
        <w:jc w:val="center"/>
        <w:rPr>
          <w:rFonts w:ascii="Times New Roman" w:eastAsia="Times New Roman" w:hAnsi="Times New Roman" w:cs="Times New Roman"/>
          <w:b/>
        </w:rPr>
      </w:pPr>
      <w:r w:rsidRPr="00C82A77">
        <w:rPr>
          <w:rFonts w:ascii="Times New Roman" w:eastAsia="Times New Roman" w:hAnsi="Times New Roman" w:cs="Times New Roman"/>
          <w:b/>
        </w:rPr>
        <w:t>PROPOSAL ELEMENTS</w:t>
      </w:r>
    </w:p>
    <w:p w14:paraId="3881CB83" w14:textId="77777777" w:rsidR="00697898" w:rsidRPr="00C82A77" w:rsidRDefault="00697898" w:rsidP="00C82A77">
      <w:pPr>
        <w:jc w:val="center"/>
        <w:rPr>
          <w:rFonts w:ascii="Times New Roman" w:eastAsia="Times New Roman" w:hAnsi="Times New Roman" w:cs="Times New Roman"/>
          <w:b/>
        </w:rPr>
      </w:pPr>
    </w:p>
    <w:p w14:paraId="5B0E59B7" w14:textId="30C31EC1" w:rsidR="00697898" w:rsidRDefault="00697898" w:rsidP="00697898">
      <w:pPr>
        <w:pStyle w:val="ListParagraph"/>
        <w:numPr>
          <w:ilvl w:val="0"/>
          <w:numId w:val="1"/>
        </w:numPr>
        <w:rPr>
          <w:rFonts w:ascii="Times New Roman" w:eastAsia="Times New Roman" w:hAnsi="Times New Roman" w:cs="Times New Roman"/>
        </w:rPr>
      </w:pPr>
      <w:r w:rsidRPr="00697898">
        <w:rPr>
          <w:rFonts w:ascii="Times New Roman" w:eastAsia="Times New Roman" w:hAnsi="Times New Roman" w:cs="Times New Roman"/>
        </w:rPr>
        <w:t>Project Sponsor/Collaborator (e.g., Arlington County Police Department). List the sponsoring organization and the individual point-of-contact</w:t>
      </w:r>
      <w:r>
        <w:rPr>
          <w:rFonts w:ascii="Times New Roman" w:eastAsia="Times New Roman" w:hAnsi="Times New Roman" w:cs="Times New Roman"/>
        </w:rPr>
        <w:t>(s)</w:t>
      </w:r>
      <w:r w:rsidRPr="00697898">
        <w:rPr>
          <w:rFonts w:ascii="Times New Roman" w:eastAsia="Times New Roman" w:hAnsi="Times New Roman" w:cs="Times New Roman"/>
        </w:rPr>
        <w:t xml:space="preserve">. </w:t>
      </w:r>
    </w:p>
    <w:p w14:paraId="1262498F" w14:textId="77777777" w:rsidR="00F67765" w:rsidRDefault="00F67765" w:rsidP="00F67765">
      <w:pPr>
        <w:pStyle w:val="ListParagraph"/>
        <w:rPr>
          <w:rFonts w:ascii="Times New Roman" w:eastAsia="Times New Roman" w:hAnsi="Times New Roman" w:cs="Times New Roman"/>
        </w:rPr>
      </w:pPr>
    </w:p>
    <w:p w14:paraId="601DD1B2" w14:textId="1A5A3827" w:rsidR="001F569A" w:rsidRDefault="001F569A" w:rsidP="00697898">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Proposed SDAL Team</w:t>
      </w:r>
      <w:r w:rsidR="00F67765">
        <w:rPr>
          <w:rFonts w:ascii="Times New Roman" w:eastAsia="Times New Roman" w:hAnsi="Times New Roman" w:cs="Times New Roman"/>
        </w:rPr>
        <w:t xml:space="preserve"> (i.e., faculty/postdoc</w:t>
      </w:r>
      <w:commentRangeStart w:id="154"/>
      <w:r w:rsidR="00F67765" w:rsidRPr="000329F0">
        <w:rPr>
          <w:rFonts w:ascii="Times New Roman" w:eastAsia="Times New Roman" w:hAnsi="Times New Roman" w:cs="Times New Roman"/>
          <w:strike/>
          <w:rPrChange w:id="155" w:author="Sallie Keller" w:date="2017-04-11T05:49:00Z">
            <w:rPr>
              <w:rFonts w:ascii="Times New Roman" w:eastAsia="Times New Roman" w:hAnsi="Times New Roman" w:cs="Times New Roman"/>
            </w:rPr>
          </w:rPrChange>
        </w:rPr>
        <w:t>/ex</w:t>
      </w:r>
      <w:r w:rsidR="00834CB9" w:rsidRPr="000329F0">
        <w:rPr>
          <w:rFonts w:ascii="Times New Roman" w:eastAsia="Times New Roman" w:hAnsi="Times New Roman" w:cs="Times New Roman"/>
          <w:strike/>
          <w:rPrChange w:id="156" w:author="Sallie Keller" w:date="2017-04-11T05:49:00Z">
            <w:rPr>
              <w:rFonts w:ascii="Times New Roman" w:eastAsia="Times New Roman" w:hAnsi="Times New Roman" w:cs="Times New Roman"/>
            </w:rPr>
          </w:rPrChange>
        </w:rPr>
        <w:t>-</w:t>
      </w:r>
      <w:r w:rsidR="00F67765" w:rsidRPr="000329F0">
        <w:rPr>
          <w:rFonts w:ascii="Times New Roman" w:eastAsia="Times New Roman" w:hAnsi="Times New Roman" w:cs="Times New Roman"/>
          <w:strike/>
          <w:rPrChange w:id="157" w:author="Sallie Keller" w:date="2017-04-11T05:49:00Z">
            <w:rPr>
              <w:rFonts w:ascii="Times New Roman" w:eastAsia="Times New Roman" w:hAnsi="Times New Roman" w:cs="Times New Roman"/>
            </w:rPr>
          </w:rPrChange>
        </w:rPr>
        <w:t>DSPG</w:t>
      </w:r>
      <w:commentRangeEnd w:id="154"/>
      <w:r w:rsidR="000329F0">
        <w:rPr>
          <w:rStyle w:val="CommentReference"/>
        </w:rPr>
        <w:commentReference w:id="154"/>
      </w:r>
      <w:r w:rsidR="00F67765">
        <w:rPr>
          <w:rFonts w:ascii="Times New Roman" w:eastAsia="Times New Roman" w:hAnsi="Times New Roman" w:cs="Times New Roman"/>
        </w:rPr>
        <w:t>)</w:t>
      </w:r>
    </w:p>
    <w:p w14:paraId="7FFD584C" w14:textId="77777777" w:rsidR="00F67765" w:rsidRPr="00F67765" w:rsidRDefault="00F67765" w:rsidP="00F67765">
      <w:pPr>
        <w:rPr>
          <w:rFonts w:ascii="Times New Roman" w:eastAsia="Times New Roman" w:hAnsi="Times New Roman" w:cs="Times New Roman"/>
        </w:rPr>
      </w:pPr>
    </w:p>
    <w:p w14:paraId="3B8C6C3E" w14:textId="1083BCB4" w:rsidR="00410B30" w:rsidRPr="00410B30" w:rsidRDefault="00697898" w:rsidP="00410B30">
      <w:pPr>
        <w:pStyle w:val="ListParagraph"/>
        <w:numPr>
          <w:ilvl w:val="0"/>
          <w:numId w:val="1"/>
        </w:numPr>
        <w:rPr>
          <w:rFonts w:ascii="Times New Roman" w:eastAsia="Times New Roman" w:hAnsi="Times New Roman" w:cs="Times New Roman"/>
        </w:rPr>
      </w:pPr>
      <w:r w:rsidRPr="00697898">
        <w:rPr>
          <w:rFonts w:ascii="Times New Roman" w:eastAsia="Times New Roman" w:hAnsi="Times New Roman" w:cs="Times New Roman"/>
        </w:rPr>
        <w:t xml:space="preserve">Project Summary. Give a concise (1–2 sentence) summary of the project (i.e., the “question” or “challenge”). </w:t>
      </w:r>
      <w:r w:rsidR="00410B30" w:rsidRPr="00410B30">
        <w:rPr>
          <w:rFonts w:ascii="Times New Roman" w:eastAsia="Times New Roman" w:hAnsi="Times New Roman" w:cs="Times New Roman"/>
        </w:rPr>
        <w:t xml:space="preserve">It could be </w:t>
      </w:r>
      <w:r w:rsidR="00410B30">
        <w:rPr>
          <w:rFonts w:ascii="Times New Roman" w:eastAsia="Times New Roman" w:hAnsi="Times New Roman" w:cs="Times New Roman"/>
        </w:rPr>
        <w:t>a concise question (</w:t>
      </w:r>
      <w:r w:rsidR="00410B30" w:rsidRPr="00410B30">
        <w:rPr>
          <w:rFonts w:ascii="Times New Roman" w:eastAsia="Times New Roman" w:hAnsi="Times New Roman" w:cs="Times New Roman"/>
        </w:rPr>
        <w:t>“How can our animal shelter adopt out more dogs?” “How should we best deplo</w:t>
      </w:r>
      <w:r w:rsidR="00870ACA">
        <w:rPr>
          <w:rFonts w:ascii="Times New Roman" w:eastAsia="Times New Roman" w:hAnsi="Times New Roman" w:cs="Times New Roman"/>
        </w:rPr>
        <w:t>y medical workers to reach the vulnerable</w:t>
      </w:r>
      <w:r w:rsidR="00410B30" w:rsidRPr="00410B30">
        <w:rPr>
          <w:rFonts w:ascii="Times New Roman" w:eastAsia="Times New Roman" w:hAnsi="Times New Roman" w:cs="Times New Roman"/>
        </w:rPr>
        <w:t xml:space="preserve"> population?”</w:t>
      </w:r>
      <w:r w:rsidR="00410B30">
        <w:rPr>
          <w:rFonts w:ascii="Times New Roman" w:eastAsia="Times New Roman" w:hAnsi="Times New Roman" w:cs="Times New Roman"/>
        </w:rPr>
        <w:t>) or</w:t>
      </w:r>
      <w:r w:rsidR="00410B30" w:rsidRPr="00410B30">
        <w:rPr>
          <w:rFonts w:ascii="Times New Roman" w:eastAsia="Times New Roman" w:hAnsi="Times New Roman" w:cs="Times New Roman"/>
        </w:rPr>
        <w:t xml:space="preserve"> </w:t>
      </w:r>
      <w:r w:rsidR="00870ACA">
        <w:rPr>
          <w:rFonts w:ascii="Times New Roman" w:eastAsia="Times New Roman" w:hAnsi="Times New Roman" w:cs="Times New Roman"/>
        </w:rPr>
        <w:t>an open-ended challenge (</w:t>
      </w:r>
      <w:r w:rsidR="00410B30" w:rsidRPr="00410B30">
        <w:rPr>
          <w:rFonts w:ascii="Times New Roman" w:eastAsia="Times New Roman" w:hAnsi="Times New Roman" w:cs="Times New Roman"/>
        </w:rPr>
        <w:t>“Develop an algorithm to advise students how to choose among campus dining options according to personal food preferences and daily dietary targets.”</w:t>
      </w:r>
      <w:r w:rsidR="00870ACA">
        <w:rPr>
          <w:rFonts w:ascii="Times New Roman" w:eastAsia="Times New Roman" w:hAnsi="Times New Roman" w:cs="Times New Roman"/>
        </w:rPr>
        <w:t xml:space="preserve">) </w:t>
      </w:r>
      <w:r w:rsidR="00410B30" w:rsidRPr="00410B30">
        <w:rPr>
          <w:rFonts w:ascii="Times New Roman" w:eastAsia="Times New Roman" w:hAnsi="Times New Roman" w:cs="Times New Roman"/>
        </w:rPr>
        <w:t xml:space="preserve">Projects must not be prescriptive about methodology. For example, “Use support vector machines to classify this brain tumor data set” does not give the team sufficient freedom to identify, assess, and select </w:t>
      </w:r>
      <w:r w:rsidR="00870ACA">
        <w:rPr>
          <w:rFonts w:ascii="Times New Roman" w:eastAsia="Times New Roman" w:hAnsi="Times New Roman" w:cs="Times New Roman"/>
        </w:rPr>
        <w:t>a solution strategy.</w:t>
      </w:r>
    </w:p>
    <w:p w14:paraId="5DA46BC7" w14:textId="77777777" w:rsidR="00F67765" w:rsidRPr="00F67765" w:rsidRDefault="00F67765" w:rsidP="00F67765">
      <w:pPr>
        <w:rPr>
          <w:rFonts w:ascii="Times New Roman" w:eastAsia="Times New Roman" w:hAnsi="Times New Roman" w:cs="Times New Roman"/>
        </w:rPr>
      </w:pPr>
    </w:p>
    <w:p w14:paraId="30072B8C" w14:textId="083147CE" w:rsidR="00F35102" w:rsidRDefault="00697898" w:rsidP="00697898">
      <w:pPr>
        <w:pStyle w:val="ListParagraph"/>
        <w:numPr>
          <w:ilvl w:val="0"/>
          <w:numId w:val="1"/>
        </w:numPr>
        <w:rPr>
          <w:rFonts w:ascii="Times New Roman" w:eastAsia="Times New Roman" w:hAnsi="Times New Roman" w:cs="Times New Roman"/>
        </w:rPr>
      </w:pPr>
      <w:r w:rsidRPr="00697898">
        <w:rPr>
          <w:rFonts w:ascii="Times New Roman" w:eastAsia="Times New Roman" w:hAnsi="Times New Roman" w:cs="Times New Roman"/>
        </w:rPr>
        <w:t xml:space="preserve">Project Description. Provide a more detailed description. This should not be lengthy, but it should address </w:t>
      </w:r>
      <w:r w:rsidR="00706892">
        <w:rPr>
          <w:rFonts w:ascii="Times New Roman" w:eastAsia="Times New Roman" w:hAnsi="Times New Roman" w:cs="Times New Roman"/>
        </w:rPr>
        <w:t xml:space="preserve">each of </w:t>
      </w:r>
      <w:r w:rsidRPr="00697898">
        <w:rPr>
          <w:rFonts w:ascii="Times New Roman" w:eastAsia="Times New Roman" w:hAnsi="Times New Roman" w:cs="Times New Roman"/>
        </w:rPr>
        <w:t xml:space="preserve">the following elements. </w:t>
      </w:r>
    </w:p>
    <w:p w14:paraId="0EF66679" w14:textId="77777777" w:rsidR="00F35102" w:rsidRPr="00F35102" w:rsidRDefault="00F35102" w:rsidP="00F35102">
      <w:pPr>
        <w:rPr>
          <w:rFonts w:ascii="Times New Roman" w:eastAsia="Times New Roman" w:hAnsi="Times New Roman" w:cs="Times New Roman"/>
        </w:rPr>
      </w:pPr>
    </w:p>
    <w:p w14:paraId="0AF71503" w14:textId="77777777" w:rsidR="00F35102" w:rsidRDefault="00697898" w:rsidP="00F35102">
      <w:pPr>
        <w:pStyle w:val="ListParagraph"/>
        <w:rPr>
          <w:rFonts w:ascii="Times New Roman" w:eastAsia="Times New Roman" w:hAnsi="Times New Roman" w:cs="Times New Roman"/>
        </w:rPr>
      </w:pPr>
      <w:r w:rsidRPr="00697898">
        <w:rPr>
          <w:rFonts w:ascii="Times New Roman" w:eastAsia="Times New Roman" w:hAnsi="Times New Roman" w:cs="Times New Roman"/>
        </w:rPr>
        <w:t>(</w:t>
      </w:r>
      <w:proofErr w:type="spellStart"/>
      <w:r w:rsidRPr="00697898">
        <w:rPr>
          <w:rFonts w:ascii="Times New Roman" w:eastAsia="Times New Roman" w:hAnsi="Times New Roman" w:cs="Times New Roman"/>
        </w:rPr>
        <w:t>a</w:t>
      </w:r>
      <w:proofErr w:type="spellEnd"/>
      <w:r w:rsidRPr="00697898">
        <w:rPr>
          <w:rFonts w:ascii="Times New Roman" w:eastAsia="Times New Roman" w:hAnsi="Times New Roman" w:cs="Times New Roman"/>
        </w:rPr>
        <w:t xml:space="preserve">) Elaborate upon the question/challenge. Delineate the scope as much as possible. </w:t>
      </w:r>
    </w:p>
    <w:p w14:paraId="4D697467" w14:textId="77777777" w:rsidR="00F35102" w:rsidRDefault="00697898" w:rsidP="00F35102">
      <w:pPr>
        <w:pStyle w:val="ListParagraph"/>
        <w:rPr>
          <w:rFonts w:ascii="Times New Roman" w:eastAsia="Times New Roman" w:hAnsi="Times New Roman" w:cs="Times New Roman"/>
        </w:rPr>
      </w:pPr>
      <w:r w:rsidRPr="00697898">
        <w:rPr>
          <w:rFonts w:ascii="Times New Roman" w:eastAsia="Times New Roman" w:hAnsi="Times New Roman" w:cs="Times New Roman"/>
        </w:rPr>
        <w:t xml:space="preserve">(b) </w:t>
      </w:r>
      <w:r w:rsidR="00F35102">
        <w:rPr>
          <w:rFonts w:ascii="Times New Roman" w:eastAsia="Times New Roman" w:hAnsi="Times New Roman" w:cs="Times New Roman"/>
        </w:rPr>
        <w:t>Why is the project important to the sponsor/collaborator?</w:t>
      </w:r>
    </w:p>
    <w:p w14:paraId="7BF58BAC" w14:textId="75A82449" w:rsidR="00F35102" w:rsidRPr="00F35102" w:rsidRDefault="00F35102" w:rsidP="00F35102">
      <w:pPr>
        <w:pStyle w:val="ListParagraph"/>
        <w:rPr>
          <w:rFonts w:ascii="Times New Roman" w:eastAsia="Times New Roman" w:hAnsi="Times New Roman" w:cs="Times New Roman"/>
        </w:rPr>
      </w:pPr>
      <w:r>
        <w:rPr>
          <w:rFonts w:ascii="Times New Roman" w:eastAsia="Times New Roman" w:hAnsi="Times New Roman" w:cs="Times New Roman"/>
        </w:rPr>
        <w:t xml:space="preserve">(c) </w:t>
      </w:r>
      <w:r w:rsidRPr="00F35102">
        <w:rPr>
          <w:rFonts w:ascii="Times New Roman" w:eastAsia="Times New Roman" w:hAnsi="Times New Roman" w:cs="Times New Roman"/>
        </w:rPr>
        <w:t>Why is the project important to SDAL (e.g., potential funding) and</w:t>
      </w:r>
    </w:p>
    <w:p w14:paraId="628A248C" w14:textId="5E4153E7" w:rsidR="00F35102" w:rsidRDefault="00F35102" w:rsidP="00F35102">
      <w:pPr>
        <w:pStyle w:val="ListParagraph"/>
        <w:rPr>
          <w:rFonts w:ascii="Times New Roman" w:eastAsia="Times New Roman" w:hAnsi="Times New Roman" w:cs="Times New Roman"/>
        </w:rPr>
      </w:pPr>
      <w:r>
        <w:rPr>
          <w:rFonts w:ascii="Times New Roman" w:eastAsia="Times New Roman" w:hAnsi="Times New Roman" w:cs="Times New Roman"/>
        </w:rPr>
        <w:t>(d</w:t>
      </w:r>
      <w:r w:rsidR="00697898" w:rsidRPr="00697898">
        <w:rPr>
          <w:rFonts w:ascii="Times New Roman" w:eastAsia="Times New Roman" w:hAnsi="Times New Roman" w:cs="Times New Roman"/>
        </w:rPr>
        <w:t>) What</w:t>
      </w:r>
      <w:r>
        <w:rPr>
          <w:rFonts w:ascii="Times New Roman" w:eastAsia="Times New Roman" w:hAnsi="Times New Roman" w:cs="Times New Roman"/>
        </w:rPr>
        <w:t xml:space="preserve"> (if any)</w:t>
      </w:r>
      <w:r w:rsidR="00697898" w:rsidRPr="00697898">
        <w:rPr>
          <w:rFonts w:ascii="Times New Roman" w:eastAsia="Times New Roman" w:hAnsi="Times New Roman" w:cs="Times New Roman"/>
        </w:rPr>
        <w:t xml:space="preserve"> prior work has been done on this project?</w:t>
      </w:r>
      <w:r w:rsidRPr="00F35102">
        <w:rPr>
          <w:rFonts w:ascii="Times New Roman" w:eastAsia="Times New Roman" w:hAnsi="Times New Roman" w:cs="Times New Roman"/>
        </w:rPr>
        <w:t xml:space="preserve"> </w:t>
      </w:r>
    </w:p>
    <w:p w14:paraId="337546E1" w14:textId="32ED8442" w:rsidR="00F35102" w:rsidRPr="000329F0" w:rsidRDefault="00F35102" w:rsidP="00F35102">
      <w:pPr>
        <w:pStyle w:val="ListParagraph"/>
        <w:rPr>
          <w:rFonts w:ascii="Times New Roman" w:eastAsia="Times New Roman" w:hAnsi="Times New Roman" w:cs="Times New Roman"/>
          <w:strike/>
          <w:rPrChange w:id="158" w:author="Sallie Keller" w:date="2017-04-11T05:53:00Z">
            <w:rPr>
              <w:rFonts w:ascii="Times New Roman" w:eastAsia="Times New Roman" w:hAnsi="Times New Roman" w:cs="Times New Roman"/>
            </w:rPr>
          </w:rPrChange>
        </w:rPr>
      </w:pPr>
      <w:commentRangeStart w:id="159"/>
      <w:r w:rsidRPr="000329F0">
        <w:rPr>
          <w:rFonts w:ascii="Times New Roman" w:eastAsia="Times New Roman" w:hAnsi="Times New Roman" w:cs="Times New Roman"/>
          <w:strike/>
          <w:rPrChange w:id="160" w:author="Sallie Keller" w:date="2017-04-11T05:53:00Z">
            <w:rPr>
              <w:rFonts w:ascii="Times New Roman" w:eastAsia="Times New Roman" w:hAnsi="Times New Roman" w:cs="Times New Roman"/>
            </w:rPr>
          </w:rPrChange>
        </w:rPr>
        <w:t>(e) What data sets or existing models can you provide to the students?</w:t>
      </w:r>
      <w:r w:rsidR="00697898" w:rsidRPr="000329F0">
        <w:rPr>
          <w:rFonts w:ascii="Times New Roman" w:eastAsia="Times New Roman" w:hAnsi="Times New Roman" w:cs="Times New Roman"/>
          <w:strike/>
          <w:rPrChange w:id="161" w:author="Sallie Keller" w:date="2017-04-11T05:53:00Z">
            <w:rPr>
              <w:rFonts w:ascii="Times New Roman" w:eastAsia="Times New Roman" w:hAnsi="Times New Roman" w:cs="Times New Roman"/>
            </w:rPr>
          </w:rPrChange>
        </w:rPr>
        <w:t xml:space="preserve"> </w:t>
      </w:r>
      <w:commentRangeEnd w:id="159"/>
      <w:r w:rsidR="000329F0">
        <w:rPr>
          <w:rStyle w:val="CommentReference"/>
        </w:rPr>
        <w:commentReference w:id="159"/>
      </w:r>
    </w:p>
    <w:p w14:paraId="62A4FEA9" w14:textId="0ED43995" w:rsidR="00F35102" w:rsidRPr="00F35102" w:rsidRDefault="00F35102" w:rsidP="00F35102">
      <w:pPr>
        <w:pStyle w:val="ListParagraph"/>
        <w:rPr>
          <w:rFonts w:ascii="Times New Roman" w:eastAsia="Times New Roman" w:hAnsi="Times New Roman" w:cs="Times New Roman"/>
        </w:rPr>
      </w:pPr>
      <w:r>
        <w:rPr>
          <w:rFonts w:ascii="Times New Roman" w:eastAsia="Times New Roman" w:hAnsi="Times New Roman" w:cs="Times New Roman"/>
        </w:rPr>
        <w:t xml:space="preserve">(f) What are students expected to do? (e.g., literature review, data discovery, modeling) </w:t>
      </w:r>
      <w:commentRangeStart w:id="162"/>
      <w:r w:rsidRPr="000329F0">
        <w:rPr>
          <w:rFonts w:ascii="Times New Roman" w:eastAsia="Times New Roman" w:hAnsi="Times New Roman" w:cs="Times New Roman"/>
          <w:strike/>
          <w:rPrChange w:id="163" w:author="Sallie Keller" w:date="2017-04-11T05:53:00Z">
            <w:rPr>
              <w:rFonts w:ascii="Times New Roman" w:eastAsia="Times New Roman" w:hAnsi="Times New Roman" w:cs="Times New Roman"/>
            </w:rPr>
          </w:rPrChange>
        </w:rPr>
        <w:t xml:space="preserve">Please provide the work plan </w:t>
      </w:r>
      <w:r w:rsidR="00F94FC4" w:rsidRPr="000329F0">
        <w:rPr>
          <w:rFonts w:ascii="Times New Roman" w:eastAsia="Times New Roman" w:hAnsi="Times New Roman" w:cs="Times New Roman"/>
          <w:strike/>
          <w:rPrChange w:id="164" w:author="Sallie Keller" w:date="2017-04-11T05:53:00Z">
            <w:rPr>
              <w:rFonts w:ascii="Times New Roman" w:eastAsia="Times New Roman" w:hAnsi="Times New Roman" w:cs="Times New Roman"/>
            </w:rPr>
          </w:rPrChange>
        </w:rPr>
        <w:t>and estimated timeline</w:t>
      </w:r>
      <w:commentRangeEnd w:id="162"/>
      <w:r w:rsidR="000329F0">
        <w:rPr>
          <w:rStyle w:val="CommentReference"/>
        </w:rPr>
        <w:commentReference w:id="162"/>
      </w:r>
      <w:r w:rsidR="00F94FC4">
        <w:rPr>
          <w:rFonts w:ascii="Times New Roman" w:eastAsia="Times New Roman" w:hAnsi="Times New Roman" w:cs="Times New Roman"/>
        </w:rPr>
        <w:t>.</w:t>
      </w:r>
    </w:p>
    <w:p w14:paraId="2C6C331B" w14:textId="4BCDC173" w:rsidR="00F35102" w:rsidRDefault="00F35102" w:rsidP="00F35102">
      <w:pPr>
        <w:pStyle w:val="ListParagraph"/>
        <w:rPr>
          <w:rFonts w:ascii="Times New Roman" w:eastAsia="Times New Roman" w:hAnsi="Times New Roman" w:cs="Times New Roman"/>
        </w:rPr>
      </w:pPr>
      <w:r>
        <w:rPr>
          <w:rFonts w:ascii="Times New Roman" w:eastAsia="Times New Roman" w:hAnsi="Times New Roman" w:cs="Times New Roman"/>
        </w:rPr>
        <w:t>(f</w:t>
      </w:r>
      <w:r w:rsidR="00697898" w:rsidRPr="00697898">
        <w:rPr>
          <w:rFonts w:ascii="Times New Roman" w:eastAsia="Times New Roman" w:hAnsi="Times New Roman" w:cs="Times New Roman"/>
        </w:rPr>
        <w:t xml:space="preserve">) </w:t>
      </w:r>
      <w:r>
        <w:rPr>
          <w:rFonts w:ascii="Times New Roman" w:eastAsia="Times New Roman" w:hAnsi="Times New Roman" w:cs="Times New Roman"/>
        </w:rPr>
        <w:t xml:space="preserve">What is the minimum number of students requested? </w:t>
      </w:r>
      <w:r w:rsidR="00697898" w:rsidRPr="00697898">
        <w:rPr>
          <w:rFonts w:ascii="Times New Roman" w:eastAsia="Times New Roman" w:hAnsi="Times New Roman" w:cs="Times New Roman"/>
        </w:rPr>
        <w:t xml:space="preserve">Do the students require special skills (e.g., facility with a specific programming language or software platform; background in biology, economics, </w:t>
      </w:r>
      <w:proofErr w:type="spellStart"/>
      <w:r w:rsidR="00742B4A">
        <w:rPr>
          <w:rFonts w:ascii="Times New Roman" w:eastAsia="Times New Roman" w:hAnsi="Times New Roman" w:cs="Times New Roman"/>
        </w:rPr>
        <w:t>webscraping</w:t>
      </w:r>
      <w:proofErr w:type="spellEnd"/>
      <w:r w:rsidR="00742B4A">
        <w:rPr>
          <w:rFonts w:ascii="Times New Roman" w:eastAsia="Times New Roman" w:hAnsi="Times New Roman" w:cs="Times New Roman"/>
        </w:rPr>
        <w:t xml:space="preserve">, </w:t>
      </w:r>
      <w:r w:rsidR="00697898" w:rsidRPr="00697898">
        <w:rPr>
          <w:rFonts w:ascii="Times New Roman" w:eastAsia="Times New Roman" w:hAnsi="Times New Roman" w:cs="Times New Roman"/>
        </w:rPr>
        <w:t xml:space="preserve">etc.)? </w:t>
      </w:r>
    </w:p>
    <w:p w14:paraId="2F83243B" w14:textId="77777777" w:rsidR="00742B4A" w:rsidRDefault="00742B4A" w:rsidP="00F35102">
      <w:pPr>
        <w:rPr>
          <w:rFonts w:ascii="Times New Roman" w:eastAsia="Times New Roman" w:hAnsi="Times New Roman" w:cs="Times New Roman"/>
        </w:rPr>
      </w:pPr>
    </w:p>
    <w:p w14:paraId="740B701A" w14:textId="03DC1619" w:rsidR="00697898" w:rsidRPr="00410B30" w:rsidRDefault="00697898" w:rsidP="00E20DBE">
      <w:pPr>
        <w:rPr>
          <w:rFonts w:ascii="Times New Roman" w:eastAsia="Times New Roman" w:hAnsi="Times New Roman" w:cs="Times New Roman"/>
        </w:rPr>
      </w:pPr>
      <w:r w:rsidRPr="00F35102">
        <w:rPr>
          <w:rFonts w:ascii="Times New Roman" w:eastAsia="Times New Roman" w:hAnsi="Times New Roman" w:cs="Times New Roman"/>
        </w:rPr>
        <w:t>5. Expectations. Describe what you expect from a successful project. Beyond the final project report and presenta</w:t>
      </w:r>
      <w:bookmarkStart w:id="165" w:name="_GoBack"/>
      <w:bookmarkEnd w:id="165"/>
      <w:r w:rsidRPr="00F35102">
        <w:rPr>
          <w:rFonts w:ascii="Times New Roman" w:eastAsia="Times New Roman" w:hAnsi="Times New Roman" w:cs="Times New Roman"/>
        </w:rPr>
        <w:t>tion, do you seek any other deliverable</w:t>
      </w:r>
      <w:r w:rsidR="00010D69">
        <w:rPr>
          <w:rFonts w:ascii="Times New Roman" w:eastAsia="Times New Roman" w:hAnsi="Times New Roman" w:cs="Times New Roman"/>
        </w:rPr>
        <w:t xml:space="preserve"> (e.g., annotated bibliography, draft paper)</w:t>
      </w:r>
    </w:p>
    <w:sectPr w:rsidR="00697898" w:rsidRPr="00410B30" w:rsidSect="001542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Sallie Keller" w:date="2017-04-11T05:32:00Z" w:initials="SAK">
    <w:p w14:paraId="68C40A85" w14:textId="43D47505" w:rsidR="0009798C" w:rsidRDefault="0009798C">
      <w:pPr>
        <w:pStyle w:val="CommentText"/>
      </w:pPr>
      <w:r>
        <w:rPr>
          <w:rStyle w:val="CommentReference"/>
        </w:rPr>
        <w:annotationRef/>
      </w:r>
    </w:p>
  </w:comment>
  <w:comment w:id="13" w:author="Sallie Keller" w:date="2017-04-11T05:32:00Z" w:initials="SAK">
    <w:p w14:paraId="5BB5686D" w14:textId="1B8C96C0" w:rsidR="0009798C" w:rsidRDefault="0009798C">
      <w:pPr>
        <w:pStyle w:val="CommentText"/>
      </w:pPr>
      <w:r>
        <w:rPr>
          <w:rStyle w:val="CommentReference"/>
        </w:rPr>
        <w:annotationRef/>
      </w:r>
      <w:r w:rsidR="004D21E5">
        <w:t>I would slide everything back a week and suggest this be April 29</w:t>
      </w:r>
      <w:r w:rsidR="004D21E5" w:rsidRPr="004D21E5">
        <w:rPr>
          <w:vertAlign w:val="superscript"/>
        </w:rPr>
        <w:t>th</w:t>
      </w:r>
      <w:r w:rsidR="004D21E5">
        <w:t xml:space="preserve"> – give folks a little more time.</w:t>
      </w:r>
      <w:r w:rsidR="00A900A0">
        <w:t xml:space="preserve"> </w:t>
      </w:r>
    </w:p>
  </w:comment>
  <w:comment w:id="17" w:author="Sallie Keller" w:date="2017-04-11T05:37:00Z" w:initials="SAK">
    <w:p w14:paraId="447025ED" w14:textId="341CD0EF" w:rsidR="004D21E5" w:rsidRDefault="004D21E5">
      <w:pPr>
        <w:pStyle w:val="CommentText"/>
      </w:pPr>
      <w:r>
        <w:rPr>
          <w:rStyle w:val="CommentReference"/>
        </w:rPr>
        <w:annotationRef/>
      </w:r>
      <w:r>
        <w:t>I would put this whole document in the form of a memo from you and Aaron and also in the body of an email.</w:t>
      </w:r>
    </w:p>
  </w:comment>
  <w:comment w:id="38" w:author="Sallie Keller" w:date="2017-04-11T05:41:00Z" w:initials="SAK">
    <w:p w14:paraId="4F99B24A" w14:textId="5770E1F1" w:rsidR="004D21E5" w:rsidRDefault="004D21E5" w:rsidP="004D21E5">
      <w:pPr>
        <w:pStyle w:val="CommentText"/>
      </w:pPr>
      <w:r>
        <w:rPr>
          <w:rStyle w:val="CommentReference"/>
        </w:rPr>
        <w:annotationRef/>
      </w:r>
      <w:r>
        <w:t xml:space="preserve">Put this in a separate </w:t>
      </w:r>
      <w:r w:rsidR="000329F0">
        <w:t xml:space="preserve">process </w:t>
      </w:r>
      <w:r>
        <w:t>document to be discussed at a separate meeting (brown bag) – one that lays out the whole program, schedule, and your expectations.</w:t>
      </w:r>
    </w:p>
    <w:p w14:paraId="2B28E588" w14:textId="5AFA4E46" w:rsidR="004D21E5" w:rsidRDefault="004D21E5">
      <w:pPr>
        <w:pStyle w:val="CommentText"/>
      </w:pPr>
    </w:p>
  </w:comment>
  <w:comment w:id="83" w:author="Sallie Keller" w:date="2017-04-11T05:44:00Z" w:initials="SAK">
    <w:p w14:paraId="763B3E6B" w14:textId="175CBA14" w:rsidR="004D21E5" w:rsidRDefault="004D21E5">
      <w:pPr>
        <w:pStyle w:val="CommentText"/>
      </w:pPr>
      <w:r>
        <w:rPr>
          <w:rStyle w:val="CommentReference"/>
        </w:rPr>
        <w:annotationRef/>
      </w:r>
      <w:r>
        <w:t>I don’t fully understand thi</w:t>
      </w:r>
      <w:r w:rsidR="000329F0">
        <w:t>s. There is not data mentioned and no lit review and it is not clear to me that a list of solutions can always be developed. This process may work for some projects but not all. You could include this as an exemplar in the separate document I mentioned above.</w:t>
      </w:r>
    </w:p>
  </w:comment>
  <w:comment w:id="102" w:author="Sallie Keller" w:date="2017-04-11T05:46:00Z" w:initials="SAK">
    <w:p w14:paraId="5B5B530D" w14:textId="3A89E708" w:rsidR="000329F0" w:rsidRDefault="000329F0">
      <w:pPr>
        <w:pStyle w:val="CommentText"/>
      </w:pPr>
      <w:r>
        <w:rPr>
          <w:rStyle w:val="CommentReference"/>
        </w:rPr>
        <w:annotationRef/>
      </w:r>
      <w:r>
        <w:t xml:space="preserve">I would include all of this in the separate document I mentioned.  I would suggest you draft this second process document and share it with folks as a draft at a brown bag. Get input and reactions and then finalize. </w:t>
      </w:r>
    </w:p>
  </w:comment>
  <w:comment w:id="154" w:author="Sallie Keller" w:date="2017-04-11T05:49:00Z" w:initials="SAK">
    <w:p w14:paraId="2098B1B2" w14:textId="5AFCAD30" w:rsidR="000329F0" w:rsidRDefault="000329F0">
      <w:pPr>
        <w:pStyle w:val="CommentText"/>
      </w:pPr>
      <w:r>
        <w:rPr>
          <w:rStyle w:val="CommentReference"/>
        </w:rPr>
        <w:annotationRef/>
      </w:r>
      <w:r>
        <w:t xml:space="preserve">Keep this to our permanent folks. Maddie is the only ex </w:t>
      </w:r>
      <w:proofErr w:type="spellStart"/>
      <w:r>
        <w:t>DSPGer</w:t>
      </w:r>
      <w:proofErr w:type="spellEnd"/>
      <w:r>
        <w:t xml:space="preserve"> that will be available. Adrian will be working on ARI.</w:t>
      </w:r>
    </w:p>
  </w:comment>
  <w:comment w:id="159" w:author="Sallie Keller" w:date="2017-04-11T05:53:00Z" w:initials="SAK">
    <w:p w14:paraId="7646305C" w14:textId="6864AD5C" w:rsidR="000329F0" w:rsidRDefault="000329F0">
      <w:pPr>
        <w:pStyle w:val="CommentText"/>
      </w:pPr>
      <w:r>
        <w:rPr>
          <w:rStyle w:val="CommentReference"/>
        </w:rPr>
        <w:annotationRef/>
      </w:r>
      <w:r>
        <w:t>Data discovery is an important part of most of our projects. This was relevant for CMDA, but not here.</w:t>
      </w:r>
    </w:p>
  </w:comment>
  <w:comment w:id="162" w:author="Sallie Keller" w:date="2017-04-11T05:53:00Z" w:initials="SAK">
    <w:p w14:paraId="795B810E" w14:textId="79A661CA" w:rsidR="000329F0" w:rsidRDefault="000329F0">
      <w:pPr>
        <w:pStyle w:val="CommentText"/>
      </w:pPr>
      <w:r>
        <w:rPr>
          <w:rStyle w:val="CommentReference"/>
        </w:rPr>
        <w:annotationRef/>
      </w:r>
      <w:r>
        <w:t xml:space="preserve">Not needed for us. You can ask that this be done a week or so into the summer for each project.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C40A85" w15:done="0"/>
  <w15:commentEx w15:paraId="5BB5686D" w15:paraIdParent="68C40A85" w15:done="0"/>
  <w15:commentEx w15:paraId="447025ED" w15:done="0"/>
  <w15:commentEx w15:paraId="2B28E588" w15:done="0"/>
  <w15:commentEx w15:paraId="763B3E6B" w15:done="0"/>
  <w15:commentEx w15:paraId="5B5B530D" w15:done="0"/>
  <w15:commentEx w15:paraId="2098B1B2" w15:done="0"/>
  <w15:commentEx w15:paraId="7646305C" w15:done="0"/>
  <w15:commentEx w15:paraId="795B810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llie Keller">
    <w15:presenceInfo w15:providerId="None" w15:userId="Sallie Kel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BE"/>
    <w:rsid w:val="00010D69"/>
    <w:rsid w:val="000329F0"/>
    <w:rsid w:val="000907C5"/>
    <w:rsid w:val="0009798C"/>
    <w:rsid w:val="00147A92"/>
    <w:rsid w:val="001542D8"/>
    <w:rsid w:val="00171065"/>
    <w:rsid w:val="001C310B"/>
    <w:rsid w:val="001F569A"/>
    <w:rsid w:val="002A323C"/>
    <w:rsid w:val="002B5F50"/>
    <w:rsid w:val="00410B30"/>
    <w:rsid w:val="0043761B"/>
    <w:rsid w:val="00452DEC"/>
    <w:rsid w:val="004A2828"/>
    <w:rsid w:val="004D21E5"/>
    <w:rsid w:val="005F5298"/>
    <w:rsid w:val="005F700D"/>
    <w:rsid w:val="0060049A"/>
    <w:rsid w:val="006604D4"/>
    <w:rsid w:val="00697898"/>
    <w:rsid w:val="00706892"/>
    <w:rsid w:val="00742B4A"/>
    <w:rsid w:val="00785724"/>
    <w:rsid w:val="007D6E3D"/>
    <w:rsid w:val="00834CB9"/>
    <w:rsid w:val="0085464C"/>
    <w:rsid w:val="00870ACA"/>
    <w:rsid w:val="008C7DF5"/>
    <w:rsid w:val="00A900A0"/>
    <w:rsid w:val="00B05BD0"/>
    <w:rsid w:val="00BC0C0A"/>
    <w:rsid w:val="00C82A77"/>
    <w:rsid w:val="00CA5FF4"/>
    <w:rsid w:val="00D861EC"/>
    <w:rsid w:val="00E20DBE"/>
    <w:rsid w:val="00F27F17"/>
    <w:rsid w:val="00F319F8"/>
    <w:rsid w:val="00F35102"/>
    <w:rsid w:val="00F67765"/>
    <w:rsid w:val="00F94FC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2A0C2D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05BD0"/>
    <w:rPr>
      <w:color w:val="0000FF"/>
      <w:u w:val="single"/>
    </w:rPr>
  </w:style>
  <w:style w:type="paragraph" w:styleId="ListParagraph">
    <w:name w:val="List Paragraph"/>
    <w:basedOn w:val="Normal"/>
    <w:uiPriority w:val="34"/>
    <w:qFormat/>
    <w:rsid w:val="00697898"/>
    <w:pPr>
      <w:ind w:left="720"/>
      <w:contextualSpacing/>
    </w:pPr>
  </w:style>
  <w:style w:type="paragraph" w:styleId="BalloonText">
    <w:name w:val="Balloon Text"/>
    <w:basedOn w:val="Normal"/>
    <w:link w:val="BalloonTextChar"/>
    <w:uiPriority w:val="99"/>
    <w:semiHidden/>
    <w:unhideWhenUsed/>
    <w:rsid w:val="0009798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9798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9798C"/>
    <w:rPr>
      <w:sz w:val="18"/>
      <w:szCs w:val="18"/>
    </w:rPr>
  </w:style>
  <w:style w:type="paragraph" w:styleId="CommentText">
    <w:name w:val="annotation text"/>
    <w:basedOn w:val="Normal"/>
    <w:link w:val="CommentTextChar"/>
    <w:uiPriority w:val="99"/>
    <w:semiHidden/>
    <w:unhideWhenUsed/>
    <w:rsid w:val="0009798C"/>
  </w:style>
  <w:style w:type="character" w:customStyle="1" w:styleId="CommentTextChar">
    <w:name w:val="Comment Text Char"/>
    <w:basedOn w:val="DefaultParagraphFont"/>
    <w:link w:val="CommentText"/>
    <w:uiPriority w:val="99"/>
    <w:semiHidden/>
    <w:rsid w:val="0009798C"/>
  </w:style>
  <w:style w:type="paragraph" w:styleId="CommentSubject">
    <w:name w:val="annotation subject"/>
    <w:basedOn w:val="CommentText"/>
    <w:next w:val="CommentText"/>
    <w:link w:val="CommentSubjectChar"/>
    <w:uiPriority w:val="99"/>
    <w:semiHidden/>
    <w:unhideWhenUsed/>
    <w:rsid w:val="0009798C"/>
    <w:rPr>
      <w:b/>
      <w:bCs/>
      <w:sz w:val="20"/>
      <w:szCs w:val="20"/>
    </w:rPr>
  </w:style>
  <w:style w:type="character" w:customStyle="1" w:styleId="CommentSubjectChar">
    <w:name w:val="Comment Subject Char"/>
    <w:basedOn w:val="CommentTextChar"/>
    <w:link w:val="CommentSubject"/>
    <w:uiPriority w:val="99"/>
    <w:semiHidden/>
    <w:rsid w:val="000979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06714">
      <w:bodyDiv w:val="1"/>
      <w:marLeft w:val="0"/>
      <w:marRight w:val="0"/>
      <w:marTop w:val="0"/>
      <w:marBottom w:val="0"/>
      <w:divBdr>
        <w:top w:val="none" w:sz="0" w:space="0" w:color="auto"/>
        <w:left w:val="none" w:sz="0" w:space="0" w:color="auto"/>
        <w:bottom w:val="none" w:sz="0" w:space="0" w:color="auto"/>
        <w:right w:val="none" w:sz="0" w:space="0" w:color="auto"/>
      </w:divBdr>
    </w:div>
    <w:div w:id="391973102">
      <w:bodyDiv w:val="1"/>
      <w:marLeft w:val="0"/>
      <w:marRight w:val="0"/>
      <w:marTop w:val="0"/>
      <w:marBottom w:val="0"/>
      <w:divBdr>
        <w:top w:val="none" w:sz="0" w:space="0" w:color="auto"/>
        <w:left w:val="none" w:sz="0" w:space="0" w:color="auto"/>
        <w:bottom w:val="none" w:sz="0" w:space="0" w:color="auto"/>
        <w:right w:val="none" w:sz="0" w:space="0" w:color="auto"/>
      </w:divBdr>
    </w:div>
    <w:div w:id="403337614">
      <w:bodyDiv w:val="1"/>
      <w:marLeft w:val="0"/>
      <w:marRight w:val="0"/>
      <w:marTop w:val="0"/>
      <w:marBottom w:val="0"/>
      <w:divBdr>
        <w:top w:val="none" w:sz="0" w:space="0" w:color="auto"/>
        <w:left w:val="none" w:sz="0" w:space="0" w:color="auto"/>
        <w:bottom w:val="none" w:sz="0" w:space="0" w:color="auto"/>
        <w:right w:val="none" w:sz="0" w:space="0" w:color="auto"/>
      </w:divBdr>
    </w:div>
    <w:div w:id="1287469197">
      <w:bodyDiv w:val="1"/>
      <w:marLeft w:val="0"/>
      <w:marRight w:val="0"/>
      <w:marTop w:val="0"/>
      <w:marBottom w:val="0"/>
      <w:divBdr>
        <w:top w:val="none" w:sz="0" w:space="0" w:color="auto"/>
        <w:left w:val="none" w:sz="0" w:space="0" w:color="auto"/>
        <w:bottom w:val="none" w:sz="0" w:space="0" w:color="auto"/>
        <w:right w:val="none" w:sz="0" w:space="0" w:color="auto"/>
      </w:divBdr>
    </w:div>
    <w:div w:id="1466893639">
      <w:bodyDiv w:val="1"/>
      <w:marLeft w:val="0"/>
      <w:marRight w:val="0"/>
      <w:marTop w:val="0"/>
      <w:marBottom w:val="0"/>
      <w:divBdr>
        <w:top w:val="none" w:sz="0" w:space="0" w:color="auto"/>
        <w:left w:val="none" w:sz="0" w:space="0" w:color="auto"/>
        <w:bottom w:val="none" w:sz="0" w:space="0" w:color="auto"/>
        <w:right w:val="none" w:sz="0" w:space="0" w:color="auto"/>
      </w:divBdr>
    </w:div>
    <w:div w:id="1564947177">
      <w:bodyDiv w:val="1"/>
      <w:marLeft w:val="0"/>
      <w:marRight w:val="0"/>
      <w:marTop w:val="0"/>
      <w:marBottom w:val="0"/>
      <w:divBdr>
        <w:top w:val="none" w:sz="0" w:space="0" w:color="auto"/>
        <w:left w:val="none" w:sz="0" w:space="0" w:color="auto"/>
        <w:bottom w:val="none" w:sz="0" w:space="0" w:color="auto"/>
        <w:right w:val="none" w:sz="0" w:space="0" w:color="auto"/>
      </w:divBdr>
    </w:div>
    <w:div w:id="1790007355">
      <w:bodyDiv w:val="1"/>
      <w:marLeft w:val="0"/>
      <w:marRight w:val="0"/>
      <w:marTop w:val="0"/>
      <w:marBottom w:val="0"/>
      <w:divBdr>
        <w:top w:val="none" w:sz="0" w:space="0" w:color="auto"/>
        <w:left w:val="none" w:sz="0" w:space="0" w:color="auto"/>
        <w:bottom w:val="none" w:sz="0" w:space="0" w:color="auto"/>
        <w:right w:val="none" w:sz="0" w:space="0" w:color="auto"/>
      </w:divBdr>
    </w:div>
    <w:div w:id="18182587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fontTable" Target="fontTable.xml"/><Relationship Id="rId8" Type="http://schemas.microsoft.com/office/2011/relationships/people" Target="peop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882</Words>
  <Characters>5031</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Sallie Keller</cp:lastModifiedBy>
  <cp:revision>3</cp:revision>
  <dcterms:created xsi:type="dcterms:W3CDTF">2017-04-11T09:29:00Z</dcterms:created>
  <dcterms:modified xsi:type="dcterms:W3CDTF">2017-04-11T09:54:00Z</dcterms:modified>
</cp:coreProperties>
</file>