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89303" w14:textId="77777777" w:rsidR="004563E6" w:rsidRPr="002512E1" w:rsidRDefault="004563E6" w:rsidP="004563E6">
      <w:pPr>
        <w:rPr>
          <w:rFonts w:ascii="Garamond" w:hAnsi="Garamond"/>
          <w:b/>
          <w:bCs/>
        </w:rPr>
      </w:pPr>
      <w:r w:rsidRPr="002512E1">
        <w:rPr>
          <w:rFonts w:ascii="Garamond" w:hAnsi="Garamond"/>
          <w:b/>
          <w:bCs/>
        </w:rPr>
        <w:t xml:space="preserve">Draft </w:t>
      </w:r>
      <w:r w:rsidR="0005420A" w:rsidRPr="002512E1">
        <w:rPr>
          <w:rFonts w:ascii="Garamond" w:hAnsi="Garamond"/>
          <w:b/>
          <w:bCs/>
        </w:rPr>
        <w:t>May 19</w:t>
      </w:r>
      <w:r w:rsidRPr="002512E1">
        <w:rPr>
          <w:rFonts w:ascii="Garamond" w:hAnsi="Garamond"/>
          <w:b/>
          <w:bCs/>
        </w:rPr>
        <w:t xml:space="preserve">, 2017 – </w:t>
      </w:r>
      <w:r w:rsidR="00DC38EA">
        <w:rPr>
          <w:rFonts w:ascii="Garamond" w:hAnsi="Garamond"/>
          <w:b/>
          <w:bCs/>
        </w:rPr>
        <w:t>DSPG</w:t>
      </w:r>
      <w:r w:rsidRPr="002512E1">
        <w:rPr>
          <w:rFonts w:ascii="Garamond" w:hAnsi="Garamond"/>
          <w:b/>
          <w:bCs/>
        </w:rPr>
        <w:t xml:space="preserve"> project</w:t>
      </w:r>
    </w:p>
    <w:p w14:paraId="5D7CAF22" w14:textId="77777777" w:rsidR="004563E6" w:rsidRPr="002512E1" w:rsidRDefault="004563E6" w:rsidP="004563E6">
      <w:pPr>
        <w:rPr>
          <w:rFonts w:ascii="Garamond" w:hAnsi="Garamond"/>
          <w:b/>
          <w:bCs/>
        </w:rPr>
      </w:pPr>
    </w:p>
    <w:p w14:paraId="13578B6A" w14:textId="77777777" w:rsidR="008664AB" w:rsidRPr="002512E1" w:rsidRDefault="0005420A" w:rsidP="00864D64">
      <w:pPr>
        <w:rPr>
          <w:rFonts w:ascii="Garamond" w:hAnsi="Garamond"/>
          <w:b/>
        </w:rPr>
      </w:pPr>
      <w:r w:rsidRPr="002512E1">
        <w:rPr>
          <w:rFonts w:ascii="Garamond" w:hAnsi="Garamond"/>
          <w:b/>
        </w:rPr>
        <w:t>Measuring the Economic Value of Open Source Software</w:t>
      </w:r>
    </w:p>
    <w:p w14:paraId="208C0FBE" w14:textId="77777777" w:rsidR="008664AB" w:rsidRPr="002512E1" w:rsidRDefault="008664AB" w:rsidP="00864D64">
      <w:pPr>
        <w:rPr>
          <w:rFonts w:ascii="Garamond" w:hAnsi="Garamond"/>
          <w:b/>
        </w:rPr>
      </w:pPr>
    </w:p>
    <w:p w14:paraId="3844A246"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 xml:space="preserve">Project Sponsor/Collaborator </w:t>
      </w:r>
    </w:p>
    <w:p w14:paraId="3C121E63" w14:textId="77777777" w:rsidR="00864D64" w:rsidRPr="002512E1" w:rsidRDefault="00864D64" w:rsidP="00864D64">
      <w:pPr>
        <w:rPr>
          <w:rFonts w:ascii="Garamond" w:hAnsi="Garamond"/>
        </w:rPr>
      </w:pPr>
    </w:p>
    <w:p w14:paraId="1E249655" w14:textId="77777777" w:rsidR="008664AB" w:rsidRPr="002512E1" w:rsidRDefault="008664AB" w:rsidP="00864D64">
      <w:pPr>
        <w:rPr>
          <w:rFonts w:ascii="Garamond" w:hAnsi="Garamond"/>
        </w:rPr>
      </w:pPr>
      <w:r w:rsidRPr="002512E1">
        <w:rPr>
          <w:rFonts w:ascii="Garamond" w:hAnsi="Garamond"/>
        </w:rPr>
        <w:t xml:space="preserve">NSF National Center for Science and Engineering Statistics (NCSES) is responsible for the collection, interpretation, analysis, and dissemination of objective data on the science and engineering enterprise: </w:t>
      </w:r>
    </w:p>
    <w:p w14:paraId="7CA7F099" w14:textId="77777777" w:rsidR="008664AB" w:rsidRPr="001D1958" w:rsidRDefault="008664AB" w:rsidP="001D1958">
      <w:pPr>
        <w:numPr>
          <w:ilvl w:val="0"/>
          <w:numId w:val="4"/>
        </w:numPr>
        <w:rPr>
          <w:rFonts w:ascii="Garamond" w:hAnsi="Garamond"/>
        </w:rPr>
      </w:pPr>
      <w:r w:rsidRPr="001D1958">
        <w:rPr>
          <w:rFonts w:ascii="Garamond" w:hAnsi="Garamond"/>
        </w:rPr>
        <w:t>Research and Development, and Innovation</w:t>
      </w:r>
    </w:p>
    <w:p w14:paraId="51C626DA" w14:textId="77777777" w:rsidR="008664AB" w:rsidRPr="001D1958" w:rsidRDefault="008664AB" w:rsidP="00864D64">
      <w:pPr>
        <w:numPr>
          <w:ilvl w:val="0"/>
          <w:numId w:val="4"/>
        </w:numPr>
        <w:rPr>
          <w:rFonts w:ascii="Garamond" w:hAnsi="Garamond"/>
        </w:rPr>
      </w:pPr>
      <w:r w:rsidRPr="001D1958">
        <w:rPr>
          <w:rFonts w:ascii="Garamond" w:hAnsi="Garamond"/>
        </w:rPr>
        <w:t>The science and engineering workforce</w:t>
      </w:r>
    </w:p>
    <w:p w14:paraId="39CD4A0B" w14:textId="77777777" w:rsidR="008664AB" w:rsidRPr="001D1958" w:rsidRDefault="008664AB" w:rsidP="00864D64">
      <w:pPr>
        <w:numPr>
          <w:ilvl w:val="0"/>
          <w:numId w:val="4"/>
        </w:numPr>
        <w:rPr>
          <w:rFonts w:ascii="Garamond" w:hAnsi="Garamond"/>
        </w:rPr>
      </w:pPr>
      <w:r w:rsidRPr="001D1958">
        <w:rPr>
          <w:rFonts w:ascii="Garamond" w:hAnsi="Garamond"/>
        </w:rPr>
        <w:t>U.S. competitiveness in science, engineering, technology, and R&amp;D</w:t>
      </w:r>
    </w:p>
    <w:p w14:paraId="139E6177" w14:textId="77777777" w:rsidR="008664AB" w:rsidRPr="001D1958" w:rsidRDefault="008664AB" w:rsidP="00864D64">
      <w:pPr>
        <w:numPr>
          <w:ilvl w:val="0"/>
          <w:numId w:val="4"/>
        </w:numPr>
        <w:rPr>
          <w:rFonts w:ascii="Garamond" w:hAnsi="Garamond"/>
        </w:rPr>
      </w:pPr>
      <w:r w:rsidRPr="001D1958">
        <w:rPr>
          <w:rFonts w:ascii="Garamond" w:hAnsi="Garamond"/>
        </w:rPr>
        <w:t>The condition and progress of STEM education in the United States</w:t>
      </w:r>
    </w:p>
    <w:p w14:paraId="3E0DC110" w14:textId="77777777" w:rsidR="00E54882" w:rsidRPr="002512E1" w:rsidRDefault="00E54882" w:rsidP="00864D64">
      <w:pPr>
        <w:rPr>
          <w:rFonts w:ascii="Garamond" w:hAnsi="Garamond"/>
        </w:rPr>
      </w:pPr>
    </w:p>
    <w:p w14:paraId="30B44A72" w14:textId="77777777" w:rsidR="002512E1" w:rsidRPr="002512E1" w:rsidRDefault="002512E1" w:rsidP="002512E1">
      <w:pPr>
        <w:rPr>
          <w:rFonts w:ascii="Garamond" w:eastAsia="Times New Roman" w:hAnsi="Garamond" w:cs="Times New Roman"/>
          <w:i/>
        </w:rPr>
      </w:pPr>
      <w:r w:rsidRPr="002512E1">
        <w:rPr>
          <w:rFonts w:ascii="Garamond" w:eastAsia="Times New Roman" w:hAnsi="Garamond" w:cs="Arial"/>
          <w:i/>
          <w:color w:val="222222"/>
          <w:shd w:val="clear" w:color="auto" w:fill="FFFFFF"/>
        </w:rPr>
        <w:t xml:space="preserve">Robert Solow's 1987 quip, "You can see the </w:t>
      </w:r>
      <w:r w:rsidRPr="002512E1">
        <w:rPr>
          <w:rFonts w:ascii="Garamond" w:eastAsia="Times New Roman" w:hAnsi="Garamond" w:cs="Arial"/>
          <w:bCs/>
          <w:i/>
          <w:color w:val="222222"/>
          <w:shd w:val="clear" w:color="auto" w:fill="FFFFFF"/>
        </w:rPr>
        <w:t>computer</w:t>
      </w:r>
      <w:r w:rsidRPr="002512E1">
        <w:rPr>
          <w:rFonts w:ascii="Garamond" w:eastAsia="Times New Roman" w:hAnsi="Garamond" w:cs="Arial"/>
          <w:i/>
          <w:color w:val="222222"/>
          <w:shd w:val="clear" w:color="auto" w:fill="FFFFFF"/>
        </w:rPr>
        <w:t> age everywhere but in the productivity statistics."</w:t>
      </w:r>
    </w:p>
    <w:p w14:paraId="0F98C3C5" w14:textId="77777777" w:rsidR="002512E1" w:rsidRPr="002512E1" w:rsidRDefault="002512E1" w:rsidP="00864D64">
      <w:pPr>
        <w:rPr>
          <w:rFonts w:ascii="Garamond" w:hAnsi="Garamond"/>
        </w:rPr>
      </w:pPr>
    </w:p>
    <w:p w14:paraId="729B1390" w14:textId="77777777" w:rsidR="00E54882" w:rsidRPr="002512E1" w:rsidRDefault="0005420A" w:rsidP="00864D64">
      <w:pPr>
        <w:rPr>
          <w:rFonts w:ascii="Garamond" w:hAnsi="Garamond"/>
        </w:rPr>
      </w:pPr>
      <w:r w:rsidRPr="002512E1">
        <w:rPr>
          <w:rFonts w:ascii="Garamond" w:hAnsi="Garamond"/>
        </w:rPr>
        <w:t xml:space="preserve">NCSES is interested in measuring intangibles in the economy.  An intangible is something that creates value but is not measured </w:t>
      </w:r>
      <w:r w:rsidR="002512E1">
        <w:rPr>
          <w:rFonts w:ascii="Garamond" w:hAnsi="Garamond"/>
        </w:rPr>
        <w:t>through market transactions</w:t>
      </w:r>
      <w:r w:rsidRPr="002512E1">
        <w:rPr>
          <w:rFonts w:ascii="Garamond" w:hAnsi="Garamond"/>
        </w:rPr>
        <w:t xml:space="preserve">.  From a company perspective, examples of intangible assets are goodwill, copyrights, or patents.  From the perspective of the economy, </w:t>
      </w:r>
      <w:r w:rsidR="002512E1">
        <w:rPr>
          <w:rFonts w:ascii="Garamond" w:hAnsi="Garamond"/>
        </w:rPr>
        <w:t>examples of intangible assets are</w:t>
      </w:r>
      <w:r w:rsidRPr="002512E1">
        <w:rPr>
          <w:rFonts w:ascii="Garamond" w:hAnsi="Garamond"/>
        </w:rPr>
        <w:t xml:space="preserve"> open source software</w:t>
      </w:r>
      <w:r w:rsidR="002512E1">
        <w:rPr>
          <w:rFonts w:ascii="Garamond" w:hAnsi="Garamond"/>
        </w:rPr>
        <w:t xml:space="preserve">, </w:t>
      </w:r>
      <w:r w:rsidRPr="002512E1">
        <w:rPr>
          <w:rFonts w:ascii="Garamond" w:hAnsi="Garamond"/>
        </w:rPr>
        <w:t>other free content obtained from the internet</w:t>
      </w:r>
      <w:r w:rsidR="002512E1">
        <w:rPr>
          <w:rFonts w:ascii="Garamond" w:hAnsi="Garamond"/>
        </w:rPr>
        <w:t>, and free innovations, e.g. medical devices or other tools that individuals create and share to meet a specific need</w:t>
      </w:r>
      <w:r w:rsidRPr="002512E1">
        <w:rPr>
          <w:rFonts w:ascii="Garamond" w:hAnsi="Garamond"/>
        </w:rPr>
        <w:t xml:space="preserve">.  </w:t>
      </w:r>
    </w:p>
    <w:p w14:paraId="424A6197" w14:textId="77777777" w:rsidR="008664AB" w:rsidRPr="002512E1" w:rsidRDefault="008664AB" w:rsidP="00864D64">
      <w:pPr>
        <w:rPr>
          <w:rFonts w:ascii="Garamond" w:hAnsi="Garamond"/>
        </w:rPr>
      </w:pPr>
    </w:p>
    <w:p w14:paraId="3A8EB573"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Proposed SDAL Team (i.e., faculty/postdoc), and externa</w:t>
      </w:r>
      <w:r w:rsidR="00C351A9" w:rsidRPr="001D1958">
        <w:rPr>
          <w:rFonts w:ascii="Garamond" w:hAnsi="Garamond"/>
          <w:b/>
        </w:rPr>
        <w:t>l (non-SDAL) colleagues, if any</w:t>
      </w:r>
    </w:p>
    <w:p w14:paraId="0FD3BD38" w14:textId="77777777" w:rsidR="00A35A8C" w:rsidRPr="002512E1" w:rsidRDefault="00A35A8C" w:rsidP="00864D64">
      <w:pPr>
        <w:rPr>
          <w:rFonts w:ascii="Garamond" w:hAnsi="Garamond"/>
          <w:b/>
        </w:rPr>
      </w:pPr>
    </w:p>
    <w:p w14:paraId="490EC8E9" w14:textId="77777777" w:rsidR="008664AB" w:rsidRPr="002512E1" w:rsidRDefault="00183FF9" w:rsidP="00864D64">
      <w:pPr>
        <w:rPr>
          <w:rFonts w:ascii="Garamond" w:hAnsi="Garamond"/>
        </w:rPr>
      </w:pPr>
      <w:r w:rsidRPr="002512E1">
        <w:rPr>
          <w:rFonts w:ascii="Garamond" w:hAnsi="Garamond"/>
        </w:rPr>
        <w:t xml:space="preserve">SDAL </w:t>
      </w:r>
      <w:r w:rsidR="007B1DE6" w:rsidRPr="002512E1">
        <w:rPr>
          <w:rFonts w:ascii="Garamond" w:hAnsi="Garamond"/>
        </w:rPr>
        <w:t>–</w:t>
      </w:r>
      <w:r w:rsidR="000C3496" w:rsidRPr="002512E1">
        <w:rPr>
          <w:rFonts w:ascii="Garamond" w:hAnsi="Garamond"/>
        </w:rPr>
        <w:t xml:space="preserve"> </w:t>
      </w:r>
      <w:r w:rsidRPr="002512E1">
        <w:rPr>
          <w:rFonts w:ascii="Garamond" w:hAnsi="Garamond"/>
        </w:rPr>
        <w:t>Gizem Korkmaz</w:t>
      </w:r>
      <w:r w:rsidR="000C3496" w:rsidRPr="002512E1">
        <w:rPr>
          <w:rFonts w:ascii="Garamond" w:hAnsi="Garamond"/>
        </w:rPr>
        <w:t>, Sallie Keller, Stephanie Shipp,</w:t>
      </w:r>
      <w:ins w:id="0" w:author="Gizem Korkmaz" w:date="2017-05-19T10:28:00Z">
        <w:r w:rsidR="00CF115B">
          <w:rPr>
            <w:rFonts w:ascii="Garamond" w:hAnsi="Garamond"/>
          </w:rPr>
          <w:t xml:space="preserve"> Joshua Goldstein</w:t>
        </w:r>
      </w:ins>
    </w:p>
    <w:p w14:paraId="1327A7F4" w14:textId="4526BC1D" w:rsidR="00FE4795" w:rsidRDefault="00183FF9" w:rsidP="00864D64">
      <w:pPr>
        <w:rPr>
          <w:rFonts w:ascii="Garamond" w:hAnsi="Garamond"/>
          <w:b/>
        </w:rPr>
      </w:pPr>
      <w:r w:rsidRPr="002512E1">
        <w:rPr>
          <w:rFonts w:ascii="Garamond" w:hAnsi="Garamond"/>
        </w:rPr>
        <w:t xml:space="preserve">NCSES – </w:t>
      </w:r>
      <w:del w:id="1" w:author="Gizem Korkmaz" w:date="2017-05-19T10:29:00Z">
        <w:r w:rsidRPr="002512E1" w:rsidDel="00CF115B">
          <w:rPr>
            <w:rFonts w:ascii="Garamond" w:hAnsi="Garamond"/>
          </w:rPr>
          <w:delText>Pat Ruggles</w:delText>
        </w:r>
      </w:del>
      <w:ins w:id="2" w:author="Gizem Korkmaz" w:date="2017-05-19T10:29:00Z">
        <w:r w:rsidR="00CF115B">
          <w:rPr>
            <w:rFonts w:ascii="Garamond" w:hAnsi="Garamond"/>
          </w:rPr>
          <w:t>Carol Robbins</w:t>
        </w:r>
      </w:ins>
    </w:p>
    <w:p w14:paraId="7362E599" w14:textId="3063FE08" w:rsidR="002512E1" w:rsidRPr="002512E1" w:rsidRDefault="00E94B3A" w:rsidP="00864D64">
      <w:pPr>
        <w:rPr>
          <w:rFonts w:ascii="Garamond" w:hAnsi="Garamond"/>
          <w:b/>
        </w:rPr>
      </w:pPr>
      <w:ins w:id="3" w:author="Gizem Korkmaz" w:date="2017-05-19T10:31:00Z">
        <w:r>
          <w:rPr>
            <w:rFonts w:ascii="Garamond" w:hAnsi="Garamond"/>
            <w:b/>
            <w:highlight w:val="yellow"/>
          </w:rPr>
          <w:t>DSPG -</w:t>
        </w:r>
        <w:r w:rsidR="00F14780">
          <w:rPr>
            <w:rFonts w:ascii="Garamond" w:hAnsi="Garamond"/>
            <w:b/>
            <w:highlight w:val="yellow"/>
          </w:rPr>
          <w:t xml:space="preserve"> </w:t>
        </w:r>
      </w:ins>
      <w:commentRangeStart w:id="4"/>
      <w:r w:rsidR="002512E1" w:rsidRPr="002512E1">
        <w:rPr>
          <w:rFonts w:ascii="Garamond" w:hAnsi="Garamond"/>
          <w:b/>
          <w:highlight w:val="yellow"/>
        </w:rPr>
        <w:t xml:space="preserve">1 graduate student + 2 undergraduates </w:t>
      </w:r>
      <w:commentRangeEnd w:id="4"/>
      <w:r w:rsidR="00CF115B">
        <w:rPr>
          <w:rStyle w:val="CommentReference"/>
        </w:rPr>
        <w:commentReference w:id="4"/>
      </w:r>
    </w:p>
    <w:p w14:paraId="340F13FF" w14:textId="77777777" w:rsidR="00A35A8C" w:rsidRDefault="00A35A8C" w:rsidP="00864D64">
      <w:pPr>
        <w:rPr>
          <w:ins w:id="5" w:author="Gizem Korkmaz" w:date="2017-05-19T10:31:00Z"/>
          <w:rFonts w:ascii="Garamond" w:hAnsi="Garamond"/>
        </w:rPr>
      </w:pPr>
    </w:p>
    <w:p w14:paraId="07154ACF" w14:textId="1A80B39F" w:rsidR="00E94B3A" w:rsidRDefault="00E94B3A" w:rsidP="001D1958">
      <w:pPr>
        <w:pStyle w:val="ListParagraph"/>
        <w:numPr>
          <w:ilvl w:val="0"/>
          <w:numId w:val="13"/>
        </w:numPr>
        <w:rPr>
          <w:ins w:id="6" w:author="Gizem Korkmaz" w:date="2017-05-19T10:32:00Z"/>
          <w:rFonts w:ascii="Garamond" w:hAnsi="Garamond"/>
        </w:rPr>
      </w:pPr>
      <w:ins w:id="7" w:author="Gizem Korkmaz" w:date="2017-05-19T10:31:00Z">
        <w:r>
          <w:rPr>
            <w:rFonts w:ascii="Garamond" w:hAnsi="Garamond"/>
          </w:rPr>
          <w:t>Project Summary</w:t>
        </w:r>
      </w:ins>
      <w:ins w:id="8" w:author="Gizem Korkmaz" w:date="2017-05-19T10:41:00Z">
        <w:r w:rsidR="001D1958">
          <w:rPr>
            <w:rFonts w:ascii="Garamond" w:hAnsi="Garamond"/>
          </w:rPr>
          <w:t xml:space="preserve"> (one sentence)</w:t>
        </w:r>
      </w:ins>
    </w:p>
    <w:p w14:paraId="7B38F730" w14:textId="77777777" w:rsidR="00E94B3A" w:rsidRDefault="00E94B3A" w:rsidP="001D1958">
      <w:pPr>
        <w:rPr>
          <w:ins w:id="9" w:author="Gizem Korkmaz" w:date="2017-05-19T10:32:00Z"/>
          <w:rFonts w:ascii="Garamond" w:hAnsi="Garamond"/>
        </w:rPr>
      </w:pPr>
    </w:p>
    <w:p w14:paraId="37DE916F" w14:textId="77777777" w:rsidR="00E94B3A" w:rsidRPr="001D1958" w:rsidRDefault="00E94B3A" w:rsidP="001D1958">
      <w:pPr>
        <w:rPr>
          <w:ins w:id="10" w:author="Gizem Korkmaz" w:date="2017-05-19T10:32:00Z"/>
          <w:rFonts w:ascii="Garamond" w:hAnsi="Garamond"/>
        </w:rPr>
      </w:pPr>
      <w:ins w:id="11" w:author="Gizem Korkmaz" w:date="2017-05-19T10:32:00Z">
        <w:r w:rsidRPr="001D1958">
          <w:rPr>
            <w:rFonts w:ascii="Garamond" w:hAnsi="Garamond"/>
          </w:rPr>
          <w:t>How do we measure the impact of open source software (OSS)?</w:t>
        </w:r>
      </w:ins>
    </w:p>
    <w:p w14:paraId="63A6B69A" w14:textId="77777777" w:rsidR="00E94B3A" w:rsidRPr="001D1958" w:rsidDel="00E94B3A" w:rsidRDefault="00E94B3A" w:rsidP="00E94B3A">
      <w:pPr>
        <w:rPr>
          <w:del w:id="12" w:author="Gizem Korkmaz" w:date="2017-05-19T10:32:00Z"/>
          <w:rFonts w:ascii="Garamond" w:hAnsi="Garamond"/>
        </w:rPr>
      </w:pPr>
    </w:p>
    <w:p w14:paraId="417EE964" w14:textId="61016B44" w:rsidR="00635E73" w:rsidRPr="002512E1" w:rsidDel="00E94B3A" w:rsidRDefault="00635E73" w:rsidP="00864D64">
      <w:pPr>
        <w:rPr>
          <w:del w:id="13" w:author="Gizem Korkmaz" w:date="2017-05-19T10:32:00Z"/>
          <w:rFonts w:ascii="Garamond" w:hAnsi="Garamond"/>
          <w:b/>
        </w:rPr>
      </w:pPr>
      <w:del w:id="14" w:author="Gizem Korkmaz" w:date="2017-05-19T10:32:00Z">
        <w:r w:rsidRPr="002512E1" w:rsidDel="00E94B3A">
          <w:rPr>
            <w:rFonts w:ascii="Garamond" w:hAnsi="Garamond"/>
            <w:b/>
          </w:rPr>
          <w:delText>Research Questions</w:delText>
        </w:r>
      </w:del>
    </w:p>
    <w:p w14:paraId="3CCC6D4E" w14:textId="6CAA620A" w:rsidR="00813C03" w:rsidRPr="00DD198F" w:rsidDel="00E94B3A" w:rsidRDefault="00DD198F" w:rsidP="00DD198F">
      <w:pPr>
        <w:pStyle w:val="ListParagraph"/>
        <w:numPr>
          <w:ilvl w:val="0"/>
          <w:numId w:val="5"/>
        </w:numPr>
        <w:rPr>
          <w:del w:id="15" w:author="Gizem Korkmaz" w:date="2017-05-19T10:32:00Z"/>
          <w:rFonts w:ascii="Garamond" w:hAnsi="Garamond"/>
        </w:rPr>
      </w:pPr>
      <w:del w:id="16" w:author="Gizem Korkmaz" w:date="2017-05-19T10:32:00Z">
        <w:r w:rsidRPr="00DD198F" w:rsidDel="00E94B3A">
          <w:rPr>
            <w:rFonts w:ascii="Garamond" w:hAnsi="Garamond"/>
          </w:rPr>
          <w:delText xml:space="preserve">What sources of data and variables could serve as proxies for measuring economic value of open source software? </w:delText>
        </w:r>
      </w:del>
    </w:p>
    <w:p w14:paraId="098A2A39" w14:textId="4F6F03DE" w:rsidR="00DD198F" w:rsidRPr="00DD198F" w:rsidDel="00E94B3A" w:rsidRDefault="00DD198F" w:rsidP="00DD198F">
      <w:pPr>
        <w:pStyle w:val="ListParagraph"/>
        <w:numPr>
          <w:ilvl w:val="0"/>
          <w:numId w:val="5"/>
        </w:numPr>
        <w:rPr>
          <w:del w:id="17" w:author="Gizem Korkmaz" w:date="2017-05-19T10:32:00Z"/>
          <w:rFonts w:ascii="Garamond" w:hAnsi="Garamond"/>
        </w:rPr>
      </w:pPr>
      <w:del w:id="18" w:author="Gizem Korkmaz" w:date="2017-05-19T10:32:00Z">
        <w:r w:rsidRPr="00DD198F" w:rsidDel="00E94B3A">
          <w:rPr>
            <w:rFonts w:ascii="Garamond" w:hAnsi="Garamond"/>
          </w:rPr>
          <w:delText>How accessible are these data sources and variables from a repeatability and reliability perspective?</w:delText>
        </w:r>
      </w:del>
    </w:p>
    <w:p w14:paraId="14827ADE" w14:textId="62DDBF98" w:rsidR="00DD198F" w:rsidRPr="00DD198F" w:rsidDel="00E94B3A" w:rsidRDefault="00DD198F" w:rsidP="00DD198F">
      <w:pPr>
        <w:pStyle w:val="ListParagraph"/>
        <w:numPr>
          <w:ilvl w:val="0"/>
          <w:numId w:val="5"/>
        </w:numPr>
        <w:rPr>
          <w:del w:id="19" w:author="Gizem Korkmaz" w:date="2017-05-19T10:32:00Z"/>
          <w:rFonts w:ascii="Garamond" w:hAnsi="Garamond"/>
        </w:rPr>
      </w:pPr>
      <w:del w:id="20" w:author="Gizem Korkmaz" w:date="2017-05-19T10:32:00Z">
        <w:r w:rsidRPr="00DD198F" w:rsidDel="00E94B3A">
          <w:rPr>
            <w:rFonts w:ascii="Garamond" w:hAnsi="Garamond"/>
          </w:rPr>
          <w:delText>What indicators</w:delText>
        </w:r>
        <w:r w:rsidDel="00E94B3A">
          <w:rPr>
            <w:rFonts w:ascii="Garamond" w:hAnsi="Garamond"/>
          </w:rPr>
          <w:delText xml:space="preserve"> or models</w:delText>
        </w:r>
        <w:r w:rsidRPr="00DD198F" w:rsidDel="00E94B3A">
          <w:rPr>
            <w:rFonts w:ascii="Garamond" w:hAnsi="Garamond"/>
          </w:rPr>
          <w:delText xml:space="preserve"> could be created to measure economic value qualitatively? </w:delText>
        </w:r>
      </w:del>
    </w:p>
    <w:p w14:paraId="6CB045ED" w14:textId="1968F516" w:rsidR="00DD198F" w:rsidRPr="00DD198F" w:rsidDel="00E94B3A" w:rsidRDefault="00DD198F" w:rsidP="00DD198F">
      <w:pPr>
        <w:pStyle w:val="ListParagraph"/>
        <w:numPr>
          <w:ilvl w:val="0"/>
          <w:numId w:val="5"/>
        </w:numPr>
        <w:rPr>
          <w:del w:id="21" w:author="Gizem Korkmaz" w:date="2017-05-19T10:32:00Z"/>
          <w:rFonts w:ascii="Garamond" w:hAnsi="Garamond"/>
        </w:rPr>
      </w:pPr>
      <w:del w:id="22" w:author="Gizem Korkmaz" w:date="2017-05-19T10:32:00Z">
        <w:r w:rsidRPr="00DD198F" w:rsidDel="00E94B3A">
          <w:rPr>
            <w:rFonts w:ascii="Garamond" w:hAnsi="Garamond"/>
          </w:rPr>
          <w:delText>Is it possible to translate these indicators to a monetary value?</w:delText>
        </w:r>
      </w:del>
    </w:p>
    <w:p w14:paraId="4177868A" w14:textId="0EEEA0C8" w:rsidR="00DD198F" w:rsidRPr="00DD198F" w:rsidDel="00E94B3A" w:rsidRDefault="00DD198F" w:rsidP="00DD198F">
      <w:pPr>
        <w:pStyle w:val="ListParagraph"/>
        <w:numPr>
          <w:ilvl w:val="0"/>
          <w:numId w:val="5"/>
        </w:numPr>
        <w:rPr>
          <w:del w:id="23" w:author="Gizem Korkmaz" w:date="2017-05-19T10:32:00Z"/>
          <w:rFonts w:ascii="Garamond" w:hAnsi="Garamond"/>
        </w:rPr>
      </w:pPr>
      <w:del w:id="24" w:author="Gizem Korkmaz" w:date="2017-05-19T10:32:00Z">
        <w:r w:rsidRPr="00DD198F" w:rsidDel="00E94B3A">
          <w:rPr>
            <w:rFonts w:ascii="Garamond" w:hAnsi="Garamond"/>
          </w:rPr>
          <w:delText>What are gaps or limitations in the proposed approaches?</w:delText>
        </w:r>
      </w:del>
    </w:p>
    <w:p w14:paraId="21713646" w14:textId="77777777" w:rsidR="002512E1" w:rsidRDefault="002512E1" w:rsidP="00864D64">
      <w:pPr>
        <w:rPr>
          <w:rFonts w:ascii="Garamond" w:hAnsi="Garamond"/>
          <w:b/>
        </w:rPr>
      </w:pPr>
    </w:p>
    <w:p w14:paraId="0F3BE29D" w14:textId="080CBEF2" w:rsidR="00170AB8" w:rsidRPr="001D1958" w:rsidRDefault="00A35A8C" w:rsidP="001D1958">
      <w:pPr>
        <w:pStyle w:val="ListParagraph"/>
        <w:numPr>
          <w:ilvl w:val="0"/>
          <w:numId w:val="13"/>
        </w:numPr>
        <w:rPr>
          <w:rFonts w:ascii="Garamond" w:hAnsi="Garamond"/>
          <w:i/>
        </w:rPr>
      </w:pPr>
      <w:r w:rsidRPr="001D1958">
        <w:rPr>
          <w:rFonts w:ascii="Garamond" w:hAnsi="Garamond"/>
          <w:b/>
        </w:rPr>
        <w:t>Project Description</w:t>
      </w:r>
      <w:r w:rsidRPr="001D1958">
        <w:rPr>
          <w:rFonts w:ascii="Garamond" w:hAnsi="Garamond"/>
        </w:rPr>
        <w:t xml:space="preserve">. </w:t>
      </w:r>
    </w:p>
    <w:p w14:paraId="7E49CBCE" w14:textId="2E188184" w:rsidR="00F34494" w:rsidRPr="001D1958" w:rsidRDefault="001B79AE" w:rsidP="001D1958">
      <w:pPr>
        <w:rPr>
          <w:ins w:id="25" w:author="Gizem Korkmaz" w:date="2017-05-19T10:34:00Z"/>
          <w:rFonts w:ascii="Garamond" w:hAnsi="Garamond" w:cs="Times New Roman"/>
        </w:rPr>
      </w:pPr>
      <w:r w:rsidRPr="002512E1">
        <w:rPr>
          <w:rFonts w:ascii="Garamond" w:hAnsi="Garamond" w:cs="Times New Roman"/>
        </w:rPr>
        <w:t xml:space="preserve">Current </w:t>
      </w:r>
      <w:r w:rsidR="00DD198F">
        <w:rPr>
          <w:rFonts w:ascii="Garamond" w:hAnsi="Garamond" w:cs="Times New Roman"/>
        </w:rPr>
        <w:t>NCSES and other economic</w:t>
      </w:r>
      <w:del w:id="26" w:author="Gizem Korkmaz" w:date="2017-05-19T10:32:00Z">
        <w:r w:rsidR="00DD198F" w:rsidDel="00E94B3A">
          <w:rPr>
            <w:rFonts w:ascii="Garamond" w:hAnsi="Garamond" w:cs="Times New Roman"/>
          </w:rPr>
          <w:delText>s</w:delText>
        </w:r>
      </w:del>
      <w:r w:rsidR="00DD198F">
        <w:rPr>
          <w:rFonts w:ascii="Garamond" w:hAnsi="Garamond" w:cs="Times New Roman"/>
        </w:rPr>
        <w:t xml:space="preserve"> indicators do not measure the value of goods and services that do not have market transactions, i.e., they are not captured in surveys are in economics measures such as the Gross Domestic Product (GDP).  Building on research conducted during Fall 2016 and Spring 2017, the </w:t>
      </w:r>
      <w:ins w:id="27" w:author="Gizem Korkmaz" w:date="2017-05-19T10:33:00Z">
        <w:r w:rsidR="00F34494">
          <w:rPr>
            <w:rFonts w:ascii="Garamond" w:hAnsi="Garamond" w:cs="Times New Roman"/>
          </w:rPr>
          <w:t xml:space="preserve">goal is to </w:t>
        </w:r>
      </w:ins>
      <w:ins w:id="28" w:author="Gizem Korkmaz" w:date="2017-05-19T10:34:00Z">
        <w:r w:rsidR="00F34494">
          <w:rPr>
            <w:rFonts w:ascii="Garamond" w:hAnsi="Garamond" w:cs="Times New Roman"/>
          </w:rPr>
          <w:t>t</w:t>
        </w:r>
        <w:r w:rsidR="00F34494" w:rsidRPr="00F34494">
          <w:rPr>
            <w:rFonts w:ascii="Garamond" w:hAnsi="Garamond"/>
          </w:rPr>
          <w:t>est</w:t>
        </w:r>
        <w:r w:rsidR="00F34494" w:rsidRPr="001D1958">
          <w:rPr>
            <w:rFonts w:ascii="Garamond" w:hAnsi="Garamond"/>
          </w:rPr>
          <w:t xml:space="preserve"> the feasibility and </w:t>
        </w:r>
        <w:r w:rsidR="00F34494">
          <w:rPr>
            <w:rFonts w:ascii="Garamond" w:hAnsi="Garamond"/>
          </w:rPr>
          <w:t xml:space="preserve">to </w:t>
        </w:r>
        <w:r w:rsidR="00F34494" w:rsidRPr="001D1958">
          <w:rPr>
            <w:rFonts w:ascii="Garamond" w:hAnsi="Garamond"/>
          </w:rPr>
          <w:t>develop</w:t>
        </w:r>
        <w:r w:rsidR="00F34494">
          <w:rPr>
            <w:rFonts w:ascii="Garamond" w:hAnsi="Garamond"/>
          </w:rPr>
          <w:t xml:space="preserve"> </w:t>
        </w:r>
        <w:r w:rsidR="00F34494" w:rsidRPr="001D1958">
          <w:rPr>
            <w:rFonts w:ascii="Garamond" w:hAnsi="Garamond"/>
          </w:rPr>
          <w:t>methods to measure the impact (e.g., cost and benefit) of open source software (OSS).</w:t>
        </w:r>
      </w:ins>
    </w:p>
    <w:p w14:paraId="3E0FC6C8" w14:textId="77777777" w:rsidR="00F34494" w:rsidRPr="002512E1" w:rsidDel="00F34494" w:rsidRDefault="00F34494" w:rsidP="00864D64">
      <w:pPr>
        <w:rPr>
          <w:del w:id="29" w:author="Gizem Korkmaz" w:date="2017-05-19T10:34:00Z"/>
          <w:rFonts w:ascii="Garamond" w:hAnsi="Garamond"/>
        </w:rPr>
      </w:pPr>
    </w:p>
    <w:p w14:paraId="40C998A3" w14:textId="77777777" w:rsidR="00E94B3A" w:rsidRDefault="00E94B3A" w:rsidP="00E94B3A">
      <w:pPr>
        <w:rPr>
          <w:ins w:id="30" w:author="Gizem Korkmaz" w:date="2017-05-19T10:33:00Z"/>
          <w:rFonts w:ascii="Garamond" w:hAnsi="Garamond"/>
          <w:b/>
        </w:rPr>
      </w:pPr>
    </w:p>
    <w:p w14:paraId="3FA200C9" w14:textId="589D966C" w:rsidR="00E94B3A" w:rsidRPr="001D1958" w:rsidRDefault="00E94B3A" w:rsidP="00E94B3A">
      <w:pPr>
        <w:rPr>
          <w:ins w:id="31" w:author="Gizem Korkmaz" w:date="2017-05-19T10:32:00Z"/>
          <w:rFonts w:ascii="Garamond" w:hAnsi="Garamond"/>
          <w:b/>
        </w:rPr>
      </w:pPr>
      <w:ins w:id="32" w:author="Gizem Korkmaz" w:date="2017-05-19T10:32:00Z">
        <w:r w:rsidRPr="001D1958">
          <w:rPr>
            <w:rFonts w:ascii="Garamond" w:hAnsi="Garamond"/>
            <w:b/>
          </w:rPr>
          <w:t>Research Questions</w:t>
        </w:r>
      </w:ins>
    </w:p>
    <w:p w14:paraId="45050479" w14:textId="77777777" w:rsidR="00E94B3A" w:rsidRPr="00DD198F" w:rsidRDefault="00E94B3A" w:rsidP="00E94B3A">
      <w:pPr>
        <w:pStyle w:val="ListParagraph"/>
        <w:numPr>
          <w:ilvl w:val="0"/>
          <w:numId w:val="15"/>
        </w:numPr>
        <w:rPr>
          <w:ins w:id="33" w:author="Gizem Korkmaz" w:date="2017-05-19T10:32:00Z"/>
          <w:rFonts w:ascii="Garamond" w:hAnsi="Garamond"/>
        </w:rPr>
      </w:pPr>
      <w:ins w:id="34" w:author="Gizem Korkmaz" w:date="2017-05-19T10:32:00Z">
        <w:r w:rsidRPr="00DD198F">
          <w:rPr>
            <w:rFonts w:ascii="Garamond" w:hAnsi="Garamond"/>
          </w:rPr>
          <w:t xml:space="preserve">What sources of data and variables could serve as proxies for measuring economic value of open source software? </w:t>
        </w:r>
      </w:ins>
    </w:p>
    <w:p w14:paraId="6C896D8C" w14:textId="77777777" w:rsidR="00E94B3A" w:rsidRPr="00DD198F" w:rsidRDefault="00E94B3A" w:rsidP="00E94B3A">
      <w:pPr>
        <w:pStyle w:val="ListParagraph"/>
        <w:numPr>
          <w:ilvl w:val="0"/>
          <w:numId w:val="15"/>
        </w:numPr>
        <w:rPr>
          <w:ins w:id="35" w:author="Gizem Korkmaz" w:date="2017-05-19T10:32:00Z"/>
          <w:rFonts w:ascii="Garamond" w:hAnsi="Garamond"/>
        </w:rPr>
      </w:pPr>
      <w:ins w:id="36" w:author="Gizem Korkmaz" w:date="2017-05-19T10:32:00Z">
        <w:r w:rsidRPr="00DD198F">
          <w:rPr>
            <w:rFonts w:ascii="Garamond" w:hAnsi="Garamond"/>
          </w:rPr>
          <w:t>How accessible are these data sources and variables from a repeatability and reliability perspective?</w:t>
        </w:r>
      </w:ins>
    </w:p>
    <w:p w14:paraId="6F3C7AA9" w14:textId="77777777" w:rsidR="00E94B3A" w:rsidRPr="00DD198F" w:rsidRDefault="00E94B3A" w:rsidP="00E94B3A">
      <w:pPr>
        <w:pStyle w:val="ListParagraph"/>
        <w:numPr>
          <w:ilvl w:val="0"/>
          <w:numId w:val="15"/>
        </w:numPr>
        <w:rPr>
          <w:ins w:id="37" w:author="Gizem Korkmaz" w:date="2017-05-19T10:32:00Z"/>
          <w:rFonts w:ascii="Garamond" w:hAnsi="Garamond"/>
        </w:rPr>
      </w:pPr>
      <w:ins w:id="38" w:author="Gizem Korkmaz" w:date="2017-05-19T10:32:00Z">
        <w:r w:rsidRPr="00DD198F">
          <w:rPr>
            <w:rFonts w:ascii="Garamond" w:hAnsi="Garamond"/>
          </w:rPr>
          <w:t>What indicators</w:t>
        </w:r>
        <w:r>
          <w:rPr>
            <w:rFonts w:ascii="Garamond" w:hAnsi="Garamond"/>
          </w:rPr>
          <w:t xml:space="preserve"> or models</w:t>
        </w:r>
        <w:r w:rsidRPr="00DD198F">
          <w:rPr>
            <w:rFonts w:ascii="Garamond" w:hAnsi="Garamond"/>
          </w:rPr>
          <w:t xml:space="preserve"> could be created to measure economic value qualitatively? </w:t>
        </w:r>
      </w:ins>
    </w:p>
    <w:p w14:paraId="7E3A8753" w14:textId="77777777" w:rsidR="00E94B3A" w:rsidRPr="00DD198F" w:rsidRDefault="00E94B3A" w:rsidP="00E94B3A">
      <w:pPr>
        <w:pStyle w:val="ListParagraph"/>
        <w:numPr>
          <w:ilvl w:val="0"/>
          <w:numId w:val="15"/>
        </w:numPr>
        <w:rPr>
          <w:ins w:id="39" w:author="Gizem Korkmaz" w:date="2017-05-19T10:32:00Z"/>
          <w:rFonts w:ascii="Garamond" w:hAnsi="Garamond"/>
        </w:rPr>
      </w:pPr>
      <w:ins w:id="40" w:author="Gizem Korkmaz" w:date="2017-05-19T10:32:00Z">
        <w:r w:rsidRPr="00DD198F">
          <w:rPr>
            <w:rFonts w:ascii="Garamond" w:hAnsi="Garamond"/>
          </w:rPr>
          <w:t>Is it possible to translate these indicators to a monetary value?</w:t>
        </w:r>
      </w:ins>
    </w:p>
    <w:p w14:paraId="26666494" w14:textId="77777777" w:rsidR="00E94B3A" w:rsidRPr="00DD198F" w:rsidRDefault="00E94B3A" w:rsidP="00E94B3A">
      <w:pPr>
        <w:pStyle w:val="ListParagraph"/>
        <w:numPr>
          <w:ilvl w:val="0"/>
          <w:numId w:val="15"/>
        </w:numPr>
        <w:rPr>
          <w:ins w:id="41" w:author="Gizem Korkmaz" w:date="2017-05-19T10:32:00Z"/>
          <w:rFonts w:ascii="Garamond" w:hAnsi="Garamond"/>
        </w:rPr>
      </w:pPr>
      <w:ins w:id="42" w:author="Gizem Korkmaz" w:date="2017-05-19T10:32:00Z">
        <w:r w:rsidRPr="00DD198F">
          <w:rPr>
            <w:rFonts w:ascii="Garamond" w:hAnsi="Garamond"/>
          </w:rPr>
          <w:lastRenderedPageBreak/>
          <w:t>What are gaps or limitations in the proposed approaches?</w:t>
        </w:r>
      </w:ins>
    </w:p>
    <w:p w14:paraId="5D9AFFAC" w14:textId="77777777" w:rsidR="00F27DC6" w:rsidRPr="002512E1" w:rsidRDefault="00F27DC6" w:rsidP="00864D64">
      <w:pPr>
        <w:rPr>
          <w:ins w:id="43" w:author="Gizem Korkmaz" w:date="2017-05-19T10:34:00Z"/>
          <w:rFonts w:ascii="Garamond" w:hAnsi="Garamond"/>
          <w:b/>
        </w:rPr>
      </w:pPr>
    </w:p>
    <w:p w14:paraId="289BEB76" w14:textId="6E650F18" w:rsidR="00A35A8C" w:rsidRPr="002512E1" w:rsidRDefault="00555CD7" w:rsidP="00864D64">
      <w:pPr>
        <w:rPr>
          <w:rFonts w:ascii="Garamond" w:hAnsi="Garamond"/>
        </w:rPr>
      </w:pPr>
      <w:ins w:id="44" w:author="Gizem Korkmaz" w:date="2017-05-19T10:40:00Z">
        <w:r>
          <w:rPr>
            <w:rFonts w:ascii="Garamond" w:hAnsi="Garamond"/>
            <w:b/>
            <w:highlight w:val="yellow"/>
          </w:rPr>
          <w:t xml:space="preserve">Proposed </w:t>
        </w:r>
      </w:ins>
      <w:del w:id="45" w:author="Gizem Korkmaz" w:date="2017-05-19T10:40:00Z">
        <w:r w:rsidR="00A35A8C" w:rsidRPr="00DC38EA" w:rsidDel="00555CD7">
          <w:rPr>
            <w:rFonts w:ascii="Garamond" w:hAnsi="Garamond"/>
            <w:b/>
            <w:highlight w:val="yellow"/>
          </w:rPr>
          <w:delText>What are students expected to do in steps</w:delText>
        </w:r>
      </w:del>
      <w:ins w:id="46" w:author="Gizem Korkmaz" w:date="2017-05-19T10:40:00Z">
        <w:r>
          <w:rPr>
            <w:rFonts w:ascii="Garamond" w:hAnsi="Garamond"/>
            <w:b/>
            <w:highlight w:val="yellow"/>
          </w:rPr>
          <w:t>Timeline</w:t>
        </w:r>
      </w:ins>
      <w:r w:rsidR="00A35A8C" w:rsidRPr="00DC38EA">
        <w:rPr>
          <w:rFonts w:ascii="Garamond" w:hAnsi="Garamond"/>
          <w:highlight w:val="yellow"/>
        </w:rPr>
        <w:t xml:space="preserve"> </w:t>
      </w:r>
    </w:p>
    <w:p w14:paraId="00A4D427" w14:textId="1C9038C5" w:rsidR="00A35A8C" w:rsidRPr="00DD198F" w:rsidRDefault="00DD198F" w:rsidP="00864D64">
      <w:pPr>
        <w:widowControl w:val="0"/>
        <w:autoSpaceDE w:val="0"/>
        <w:autoSpaceDN w:val="0"/>
        <w:adjustRightInd w:val="0"/>
        <w:rPr>
          <w:rFonts w:ascii="Garamond" w:hAnsi="Garamond" w:cs="Times New Roman"/>
          <w:b/>
        </w:rPr>
      </w:pPr>
      <w:r w:rsidRPr="00DD198F">
        <w:rPr>
          <w:rFonts w:ascii="Garamond" w:hAnsi="Garamond" w:cs="Times New Roman"/>
          <w:b/>
        </w:rPr>
        <w:t>Week 1-</w:t>
      </w:r>
      <w:ins w:id="47" w:author="Gizem Korkmaz" w:date="2017-05-19T10:36:00Z">
        <w:r w:rsidR="00EE5665">
          <w:rPr>
            <w:rFonts w:ascii="Garamond" w:hAnsi="Garamond" w:cs="Times New Roman"/>
            <w:b/>
          </w:rPr>
          <w:t>2</w:t>
        </w:r>
      </w:ins>
      <w:del w:id="48" w:author="Gizem Korkmaz" w:date="2017-05-19T10:36:00Z">
        <w:r w:rsidRPr="00DD198F" w:rsidDel="00EE5665">
          <w:rPr>
            <w:rFonts w:ascii="Garamond" w:hAnsi="Garamond" w:cs="Times New Roman"/>
            <w:b/>
          </w:rPr>
          <w:delText>2</w:delText>
        </w:r>
      </w:del>
    </w:p>
    <w:p w14:paraId="4E6B9E2E" w14:textId="77777777" w:rsidR="001B79AE" w:rsidRDefault="001B79AE" w:rsidP="00DD198F">
      <w:pPr>
        <w:pStyle w:val="ListParagraph"/>
        <w:numPr>
          <w:ilvl w:val="0"/>
          <w:numId w:val="11"/>
        </w:numPr>
        <w:rPr>
          <w:rFonts w:ascii="Garamond" w:hAnsi="Garamond"/>
        </w:rPr>
      </w:pPr>
      <w:r w:rsidRPr="002512E1">
        <w:rPr>
          <w:rFonts w:ascii="Garamond" w:hAnsi="Garamond"/>
        </w:rPr>
        <w:t xml:space="preserve">As a starting point, read </w:t>
      </w:r>
      <w:r w:rsidR="00DD198F">
        <w:rPr>
          <w:rFonts w:ascii="Garamond" w:hAnsi="Garamond"/>
        </w:rPr>
        <w:t>CMDA (prior research)</w:t>
      </w:r>
      <w:r w:rsidRPr="002512E1">
        <w:rPr>
          <w:rFonts w:ascii="Garamond" w:hAnsi="Garamond"/>
        </w:rPr>
        <w:t xml:space="preserve"> </w:t>
      </w:r>
      <w:r w:rsidR="00DD198F">
        <w:rPr>
          <w:rFonts w:ascii="Garamond" w:hAnsi="Garamond"/>
        </w:rPr>
        <w:t>deliverables and literature and discuss with team</w:t>
      </w:r>
    </w:p>
    <w:p w14:paraId="11A02587" w14:textId="77777777" w:rsidR="001B79AE" w:rsidRDefault="00DC38EA" w:rsidP="00DD198F">
      <w:pPr>
        <w:pStyle w:val="ListParagraph"/>
        <w:numPr>
          <w:ilvl w:val="0"/>
          <w:numId w:val="12"/>
        </w:numPr>
        <w:rPr>
          <w:rFonts w:ascii="Garamond" w:hAnsi="Garamond"/>
        </w:rPr>
      </w:pPr>
      <w:r>
        <w:rPr>
          <w:rFonts w:ascii="Garamond" w:hAnsi="Garamond"/>
        </w:rPr>
        <w:t xml:space="preserve">End of week 2 - </w:t>
      </w:r>
      <w:r w:rsidR="001B79AE" w:rsidRPr="002512E1">
        <w:rPr>
          <w:rFonts w:ascii="Garamond" w:hAnsi="Garamond"/>
        </w:rPr>
        <w:t>Meet with sponsor to discuss gaps and research questions.</w:t>
      </w:r>
    </w:p>
    <w:p w14:paraId="47CC70AD" w14:textId="77777777" w:rsidR="001B79AE" w:rsidRPr="00DD198F" w:rsidRDefault="00DD198F" w:rsidP="00DD198F">
      <w:pPr>
        <w:pStyle w:val="ListParagraph"/>
        <w:numPr>
          <w:ilvl w:val="0"/>
          <w:numId w:val="12"/>
        </w:numPr>
        <w:rPr>
          <w:rFonts w:ascii="Garamond" w:hAnsi="Garamond"/>
        </w:rPr>
      </w:pPr>
      <w:r w:rsidRPr="00DD198F">
        <w:rPr>
          <w:rFonts w:ascii="Garamond" w:hAnsi="Garamond"/>
        </w:rPr>
        <w:t>Create project plan outlining websites to scrape, network analysis, and modeling</w:t>
      </w:r>
    </w:p>
    <w:p w14:paraId="195C7C78" w14:textId="77777777" w:rsidR="00EE5665" w:rsidRDefault="00EE5665" w:rsidP="001D1958">
      <w:pPr>
        <w:widowControl w:val="0"/>
        <w:autoSpaceDE w:val="0"/>
        <w:autoSpaceDN w:val="0"/>
        <w:adjustRightInd w:val="0"/>
        <w:rPr>
          <w:ins w:id="49" w:author="Gizem Korkmaz" w:date="2017-05-19T10:36:00Z"/>
          <w:rFonts w:ascii="Garamond" w:hAnsi="Garamond" w:cs="Times New Roman"/>
          <w:b/>
        </w:rPr>
      </w:pPr>
    </w:p>
    <w:p w14:paraId="5CD5D0ED" w14:textId="65565B58" w:rsidR="00EE5665" w:rsidRPr="001D1958" w:rsidRDefault="00EE5665" w:rsidP="001D1958">
      <w:pPr>
        <w:widowControl w:val="0"/>
        <w:autoSpaceDE w:val="0"/>
        <w:autoSpaceDN w:val="0"/>
        <w:adjustRightInd w:val="0"/>
        <w:rPr>
          <w:ins w:id="50" w:author="Gizem Korkmaz" w:date="2017-05-19T10:36:00Z"/>
          <w:rFonts w:ascii="Garamond" w:hAnsi="Garamond" w:cs="Times New Roman"/>
          <w:b/>
        </w:rPr>
      </w:pPr>
      <w:ins w:id="51" w:author="Gizem Korkmaz" w:date="2017-05-19T10:36:00Z">
        <w:r w:rsidRPr="00EE5665">
          <w:rPr>
            <w:rFonts w:ascii="Garamond" w:hAnsi="Garamond" w:cs="Times New Roman"/>
            <w:b/>
          </w:rPr>
          <w:t>Week</w:t>
        </w:r>
        <w:r>
          <w:rPr>
            <w:rFonts w:ascii="Garamond" w:hAnsi="Garamond" w:cs="Times New Roman"/>
            <w:b/>
          </w:rPr>
          <w:t>s</w:t>
        </w:r>
        <w:r w:rsidRPr="00EE5665">
          <w:rPr>
            <w:rFonts w:ascii="Garamond" w:hAnsi="Garamond" w:cs="Times New Roman"/>
            <w:b/>
          </w:rPr>
          <w:t xml:space="preserve"> 3</w:t>
        </w:r>
        <w:r w:rsidRPr="001D1958">
          <w:rPr>
            <w:rFonts w:ascii="Garamond" w:hAnsi="Garamond" w:cs="Times New Roman"/>
            <w:b/>
          </w:rPr>
          <w:t>-</w:t>
        </w:r>
        <w:r w:rsidRPr="00EE5665">
          <w:rPr>
            <w:rFonts w:ascii="Garamond" w:hAnsi="Garamond" w:cs="Times New Roman"/>
            <w:b/>
          </w:rPr>
          <w:t>5</w:t>
        </w:r>
      </w:ins>
    </w:p>
    <w:p w14:paraId="67024F9C" w14:textId="65293C30" w:rsidR="0009682C" w:rsidRDefault="0009682C" w:rsidP="00EE5665">
      <w:pPr>
        <w:pStyle w:val="ListParagraph"/>
        <w:numPr>
          <w:ilvl w:val="0"/>
          <w:numId w:val="12"/>
        </w:numPr>
        <w:rPr>
          <w:ins w:id="52" w:author="Gizem Korkmaz" w:date="2017-05-19T10:38:00Z"/>
          <w:rFonts w:ascii="Garamond" w:hAnsi="Garamond"/>
        </w:rPr>
      </w:pPr>
      <w:ins w:id="53" w:author="Gizem Korkmaz" w:date="2017-05-19T10:37:00Z">
        <w:r>
          <w:rPr>
            <w:rFonts w:ascii="Garamond" w:hAnsi="Garamond"/>
          </w:rPr>
          <w:t>Start data collection based on identified sources.</w:t>
        </w:r>
      </w:ins>
    </w:p>
    <w:p w14:paraId="7970A5D9" w14:textId="79F6EF1A" w:rsidR="00EE5665" w:rsidRPr="00DC38EA" w:rsidRDefault="0009682C" w:rsidP="00EE5665">
      <w:pPr>
        <w:pStyle w:val="ListParagraph"/>
        <w:numPr>
          <w:ilvl w:val="0"/>
          <w:numId w:val="12"/>
        </w:numPr>
        <w:rPr>
          <w:ins w:id="54" w:author="Gizem Korkmaz" w:date="2017-05-19T10:37:00Z"/>
          <w:rFonts w:ascii="Garamond" w:hAnsi="Garamond"/>
        </w:rPr>
      </w:pPr>
      <w:ins w:id="55" w:author="Gizem Korkmaz" w:date="2017-05-19T10:38:00Z">
        <w:r>
          <w:rPr>
            <w:rFonts w:ascii="Garamond" w:hAnsi="Garamond"/>
          </w:rPr>
          <w:t>A</w:t>
        </w:r>
      </w:ins>
      <w:ins w:id="56" w:author="Gizem Korkmaz" w:date="2017-05-19T10:37:00Z">
        <w:r w:rsidR="00EE5665" w:rsidRPr="00DC38EA">
          <w:rPr>
            <w:rFonts w:ascii="Garamond" w:hAnsi="Garamond"/>
          </w:rPr>
          <w:t>dapt COCOMO to apply to OSS</w:t>
        </w:r>
      </w:ins>
    </w:p>
    <w:p w14:paraId="71976087" w14:textId="77777777" w:rsidR="00EE5665" w:rsidRPr="00DC38EA" w:rsidRDefault="00EE5665" w:rsidP="00EE5665">
      <w:pPr>
        <w:pStyle w:val="ListParagraph"/>
        <w:numPr>
          <w:ilvl w:val="1"/>
          <w:numId w:val="12"/>
        </w:numPr>
        <w:rPr>
          <w:ins w:id="57" w:author="Gizem Korkmaz" w:date="2017-05-19T10:37:00Z"/>
          <w:rFonts w:ascii="Garamond" w:hAnsi="Garamond"/>
        </w:rPr>
      </w:pPr>
      <w:ins w:id="58" w:author="Gizem Korkmaz" w:date="2017-05-19T10:37:00Z">
        <w:r w:rsidRPr="00DC38EA">
          <w:rPr>
            <w:rFonts w:ascii="Garamond" w:hAnsi="Garamond"/>
          </w:rPr>
          <w:t>Verify new shape parameters</w:t>
        </w:r>
      </w:ins>
    </w:p>
    <w:p w14:paraId="575F0E0F" w14:textId="77777777" w:rsidR="00EE5665" w:rsidRDefault="00EE5665" w:rsidP="00EE5665">
      <w:pPr>
        <w:pStyle w:val="ListParagraph"/>
        <w:numPr>
          <w:ilvl w:val="1"/>
          <w:numId w:val="12"/>
        </w:numPr>
        <w:rPr>
          <w:ins w:id="59" w:author="Gizem Korkmaz" w:date="2017-05-19T10:38:00Z"/>
          <w:rFonts w:ascii="Garamond" w:hAnsi="Garamond"/>
        </w:rPr>
      </w:pPr>
      <w:ins w:id="60" w:author="Gizem Korkmaz" w:date="2017-05-19T10:37:00Z">
        <w:r w:rsidRPr="00DC38EA">
          <w:rPr>
            <w:rFonts w:ascii="Garamond" w:hAnsi="Garamond"/>
          </w:rPr>
          <w:t>Connect heuristic inputs to data</w:t>
        </w:r>
      </w:ins>
    </w:p>
    <w:p w14:paraId="113FA758" w14:textId="03A69FC2" w:rsidR="0009682C" w:rsidRPr="00DC38EA" w:rsidRDefault="0009682C" w:rsidP="001D1958">
      <w:pPr>
        <w:pStyle w:val="ListParagraph"/>
        <w:numPr>
          <w:ilvl w:val="0"/>
          <w:numId w:val="12"/>
        </w:numPr>
        <w:rPr>
          <w:rFonts w:ascii="Garamond" w:hAnsi="Garamond"/>
        </w:rPr>
      </w:pPr>
      <w:r>
        <w:rPr>
          <w:rFonts w:ascii="Garamond" w:hAnsi="Garamond"/>
        </w:rPr>
        <w:t>Midterm presentation</w:t>
      </w:r>
      <w:r w:rsidR="00B66144">
        <w:rPr>
          <w:rFonts w:ascii="Garamond" w:hAnsi="Garamond"/>
        </w:rPr>
        <w:t xml:space="preserve"> on</w:t>
      </w:r>
      <w:r>
        <w:rPr>
          <w:rFonts w:ascii="Garamond" w:hAnsi="Garamond"/>
        </w:rPr>
        <w:t xml:space="preserve"> week 5.</w:t>
      </w:r>
    </w:p>
    <w:p w14:paraId="4FD5A94D" w14:textId="77777777" w:rsidR="00EE5665" w:rsidRDefault="00EE5665" w:rsidP="00DD198F">
      <w:pPr>
        <w:rPr>
          <w:ins w:id="61" w:author="Gizem Korkmaz" w:date="2017-05-19T10:37:00Z"/>
          <w:rFonts w:ascii="Garamond" w:hAnsi="Garamond"/>
          <w:b/>
        </w:rPr>
      </w:pPr>
    </w:p>
    <w:p w14:paraId="1A087644" w14:textId="65BAF1A8" w:rsidR="00DD198F" w:rsidRPr="001D1958" w:rsidRDefault="00DD198F" w:rsidP="00DD198F">
      <w:pPr>
        <w:rPr>
          <w:rFonts w:ascii="Garamond" w:hAnsi="Garamond"/>
          <w:b/>
        </w:rPr>
      </w:pPr>
      <w:r w:rsidRPr="001D1958">
        <w:rPr>
          <w:rFonts w:ascii="Garamond" w:hAnsi="Garamond"/>
          <w:b/>
        </w:rPr>
        <w:t xml:space="preserve">Weeks </w:t>
      </w:r>
      <w:ins w:id="62" w:author="Gizem Korkmaz" w:date="2017-05-19T10:36:00Z">
        <w:r w:rsidR="00EE5665">
          <w:rPr>
            <w:rFonts w:ascii="Garamond" w:hAnsi="Garamond"/>
            <w:b/>
          </w:rPr>
          <w:t>6</w:t>
        </w:r>
      </w:ins>
      <w:bookmarkStart w:id="63" w:name="_GoBack"/>
      <w:del w:id="64" w:author="Gizem Korkmaz" w:date="2017-05-19T10:36:00Z">
        <w:r w:rsidR="00DC38EA" w:rsidRPr="001D1958" w:rsidDel="00EE5665">
          <w:rPr>
            <w:rFonts w:ascii="Garamond" w:hAnsi="Garamond"/>
            <w:b/>
          </w:rPr>
          <w:delText>3</w:delText>
        </w:r>
      </w:del>
      <w:bookmarkEnd w:id="63"/>
      <w:r w:rsidR="00DC38EA" w:rsidRPr="001D1958">
        <w:rPr>
          <w:rFonts w:ascii="Garamond" w:hAnsi="Garamond"/>
          <w:b/>
        </w:rPr>
        <w:t>-8</w:t>
      </w:r>
    </w:p>
    <w:p w14:paraId="720D4F9A"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Extend these models to larger datasets</w:t>
      </w:r>
    </w:p>
    <w:p w14:paraId="03B3BDB6"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Work with Depsy or OpenHub to get access to full data</w:t>
      </w:r>
    </w:p>
    <w:p w14:paraId="21819ED9"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Potentially extending metric from Depsy package developers to OSS developers on OpenHub</w:t>
      </w:r>
    </w:p>
    <w:p w14:paraId="04B7B95C"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OpenHub would be the next data set to delve into because it contains data for:</w:t>
      </w:r>
    </w:p>
    <w:p w14:paraId="174EBFB0"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Networks: Both with OSS that are Related and OSS that are often used together</w:t>
      </w:r>
    </w:p>
    <w:p w14:paraId="431C7E6E" w14:textId="77777777" w:rsidR="00DD198F" w:rsidRPr="00DC38EA" w:rsidRDefault="00DC38EA" w:rsidP="00DD198F">
      <w:pPr>
        <w:pStyle w:val="ListParagraph"/>
        <w:numPr>
          <w:ilvl w:val="1"/>
          <w:numId w:val="12"/>
        </w:numPr>
        <w:rPr>
          <w:rFonts w:ascii="Garamond" w:hAnsi="Garamond"/>
        </w:rPr>
      </w:pPr>
      <w:r w:rsidRPr="00DC38EA">
        <w:rPr>
          <w:rFonts w:ascii="Garamond" w:hAnsi="Garamond"/>
        </w:rPr>
        <w:t>COCOMO: Contains data about specificc project sizes, as well as developer data.</w:t>
      </w:r>
    </w:p>
    <w:p w14:paraId="0D1E0A68" w14:textId="77777777" w:rsidR="00DD198F" w:rsidRPr="001D1958" w:rsidRDefault="00DD198F" w:rsidP="00DD198F">
      <w:pPr>
        <w:rPr>
          <w:rFonts w:ascii="Garamond" w:hAnsi="Garamond"/>
          <w:b/>
        </w:rPr>
      </w:pPr>
      <w:r w:rsidRPr="001D1958">
        <w:rPr>
          <w:rFonts w:ascii="Garamond" w:hAnsi="Garamond"/>
          <w:b/>
        </w:rPr>
        <w:t>Weeks 9-10</w:t>
      </w:r>
    </w:p>
    <w:p w14:paraId="5481E15E" w14:textId="08A77DC2" w:rsidR="001B79AE" w:rsidRPr="00DD198F" w:rsidRDefault="001B79AE" w:rsidP="00DD198F">
      <w:pPr>
        <w:pStyle w:val="ListParagraph"/>
        <w:numPr>
          <w:ilvl w:val="0"/>
          <w:numId w:val="10"/>
        </w:numPr>
        <w:rPr>
          <w:rFonts w:ascii="Garamond" w:hAnsi="Garamond"/>
        </w:rPr>
      </w:pPr>
      <w:r w:rsidRPr="00DD198F">
        <w:rPr>
          <w:rFonts w:ascii="Garamond" w:hAnsi="Garamond"/>
        </w:rPr>
        <w:t>Prepare report and poster documenting above steps</w:t>
      </w:r>
      <w:ins w:id="65" w:author="Gizem Korkmaz" w:date="2017-05-19T10:35:00Z">
        <w:r w:rsidR="00EE5665">
          <w:rPr>
            <w:rFonts w:ascii="Garamond" w:hAnsi="Garamond"/>
          </w:rPr>
          <w:t xml:space="preserve">, </w:t>
        </w:r>
      </w:ins>
      <w:del w:id="66" w:author="Gizem Korkmaz" w:date="2017-05-19T10:35:00Z">
        <w:r w:rsidRPr="00DD198F" w:rsidDel="00EE5665">
          <w:rPr>
            <w:rFonts w:ascii="Garamond" w:hAnsi="Garamond"/>
          </w:rPr>
          <w:delText xml:space="preserve"> and</w:delText>
        </w:r>
      </w:del>
      <w:del w:id="67" w:author="Gizem Korkmaz" w:date="2017-05-19T10:36:00Z">
        <w:r w:rsidRPr="00DD198F" w:rsidDel="00EE5665">
          <w:rPr>
            <w:rFonts w:ascii="Garamond" w:hAnsi="Garamond"/>
          </w:rPr>
          <w:delText xml:space="preserve"> </w:delText>
        </w:r>
      </w:del>
      <w:del w:id="68" w:author="Gizem Korkmaz" w:date="2017-05-19T10:35:00Z">
        <w:r w:rsidRPr="00DD198F" w:rsidDel="00EE5665">
          <w:rPr>
            <w:rFonts w:ascii="Garamond" w:hAnsi="Garamond"/>
          </w:rPr>
          <w:delText xml:space="preserve">proposing diagram of STEM pathways </w:delText>
        </w:r>
      </w:del>
      <w:r w:rsidRPr="00DD198F">
        <w:rPr>
          <w:rFonts w:ascii="Garamond" w:hAnsi="Garamond"/>
        </w:rPr>
        <w:t>and relevant data sources</w:t>
      </w:r>
      <w:ins w:id="69" w:author="Gizem Korkmaz" w:date="2017-05-19T10:36:00Z">
        <w:r w:rsidR="00EE5665">
          <w:rPr>
            <w:rFonts w:ascii="Garamond" w:hAnsi="Garamond"/>
          </w:rPr>
          <w:t>, and findings</w:t>
        </w:r>
      </w:ins>
      <w:r w:rsidRPr="00DD198F">
        <w:rPr>
          <w:rFonts w:ascii="Garamond" w:hAnsi="Garamond"/>
        </w:rPr>
        <w:t xml:space="preserve">. </w:t>
      </w:r>
    </w:p>
    <w:p w14:paraId="15AFA5B9" w14:textId="77777777" w:rsidR="00864D64" w:rsidRPr="002512E1" w:rsidRDefault="00864D64" w:rsidP="00864D64">
      <w:pPr>
        <w:widowControl w:val="0"/>
        <w:autoSpaceDE w:val="0"/>
        <w:autoSpaceDN w:val="0"/>
        <w:adjustRightInd w:val="0"/>
        <w:rPr>
          <w:rFonts w:ascii="Garamond" w:hAnsi="Garamond" w:cs="Times New Roman"/>
        </w:rPr>
      </w:pPr>
    </w:p>
    <w:p w14:paraId="0E756421" w14:textId="6AED7691" w:rsidR="00A35A8C" w:rsidRPr="001D1958" w:rsidRDefault="00A35A8C" w:rsidP="001D1958">
      <w:pPr>
        <w:pStyle w:val="ListParagraph"/>
        <w:widowControl w:val="0"/>
        <w:numPr>
          <w:ilvl w:val="0"/>
          <w:numId w:val="13"/>
        </w:numPr>
        <w:autoSpaceDE w:val="0"/>
        <w:autoSpaceDN w:val="0"/>
        <w:adjustRightInd w:val="0"/>
        <w:rPr>
          <w:rFonts w:ascii="Garamond" w:hAnsi="Garamond" w:cs="Times New Roman"/>
          <w:i/>
        </w:rPr>
      </w:pPr>
      <w:r w:rsidRPr="001D1958">
        <w:rPr>
          <w:rFonts w:ascii="Garamond" w:hAnsi="Garamond" w:cs="Times New Roman"/>
          <w:b/>
        </w:rPr>
        <w:t>Expectations.</w:t>
      </w:r>
      <w:r w:rsidRPr="001D1958">
        <w:rPr>
          <w:rFonts w:ascii="Garamond" w:hAnsi="Garamond" w:cs="Times New Roman"/>
        </w:rPr>
        <w:t xml:space="preserve"> </w:t>
      </w:r>
      <w:r w:rsidRPr="001D1958">
        <w:rPr>
          <w:rFonts w:ascii="Garamond" w:hAnsi="Garamond" w:cs="Times New Roman"/>
          <w:i/>
        </w:rPr>
        <w:t>Describe what you expect from a successful project. Beyond the final project</w:t>
      </w:r>
      <w:r w:rsidR="00934A39" w:rsidRPr="001D1958">
        <w:rPr>
          <w:rFonts w:ascii="Garamond" w:hAnsi="Garamond" w:cs="Times New Roman"/>
          <w:i/>
        </w:rPr>
        <w:t xml:space="preserve"> </w:t>
      </w:r>
      <w:r w:rsidRPr="001D1958">
        <w:rPr>
          <w:rFonts w:ascii="Garamond" w:hAnsi="Garamond" w:cs="Times New Roman"/>
          <w:i/>
        </w:rPr>
        <w:t>report and presentation, do you seek any other deliverable (e.g., annotated bibliography,</w:t>
      </w:r>
      <w:r w:rsidR="00934A39" w:rsidRPr="001D1958">
        <w:rPr>
          <w:rFonts w:ascii="Garamond" w:hAnsi="Garamond" w:cs="Times New Roman"/>
          <w:i/>
        </w:rPr>
        <w:t xml:space="preserve"> </w:t>
      </w:r>
      <w:r w:rsidRPr="001D1958">
        <w:rPr>
          <w:rFonts w:ascii="Garamond" w:hAnsi="Garamond" w:cs="Times New Roman"/>
          <w:i/>
        </w:rPr>
        <w:t>draft paper)</w:t>
      </w:r>
    </w:p>
    <w:p w14:paraId="488F0920" w14:textId="77777777" w:rsidR="00934A39" w:rsidRPr="002512E1" w:rsidRDefault="00934A39" w:rsidP="00864D64">
      <w:pPr>
        <w:widowControl w:val="0"/>
        <w:autoSpaceDE w:val="0"/>
        <w:autoSpaceDN w:val="0"/>
        <w:adjustRightInd w:val="0"/>
        <w:rPr>
          <w:rFonts w:ascii="Garamond" w:hAnsi="Garamond" w:cs="Times New Roman"/>
        </w:rPr>
      </w:pPr>
    </w:p>
    <w:p w14:paraId="325DE0E0" w14:textId="77777777" w:rsidR="00BB36E1" w:rsidRPr="002512E1" w:rsidRDefault="00E63DC7" w:rsidP="00864D64">
      <w:pPr>
        <w:widowControl w:val="0"/>
        <w:autoSpaceDE w:val="0"/>
        <w:autoSpaceDN w:val="0"/>
        <w:adjustRightInd w:val="0"/>
        <w:rPr>
          <w:rFonts w:ascii="Garamond" w:hAnsi="Garamond" w:cs="Times New Roman"/>
        </w:rPr>
      </w:pPr>
      <w:r w:rsidRPr="002512E1">
        <w:rPr>
          <w:rFonts w:ascii="Garamond" w:hAnsi="Garamond" w:cs="Times New Roman"/>
        </w:rPr>
        <w:t>Expected output –</w:t>
      </w:r>
      <w:r w:rsidR="00BB36E1" w:rsidRPr="002512E1">
        <w:rPr>
          <w:rFonts w:ascii="Garamond" w:hAnsi="Garamond" w:cs="Times New Roman"/>
        </w:rPr>
        <w:t xml:space="preserve"> </w:t>
      </w:r>
    </w:p>
    <w:p w14:paraId="5688B974" w14:textId="77777777" w:rsidR="00E54882" w:rsidRPr="002512E1" w:rsidRDefault="00BB36E1"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docu</w:t>
      </w:r>
      <w:r w:rsidR="00DC38EA">
        <w:rPr>
          <w:rFonts w:ascii="Garamond" w:hAnsi="Garamond" w:cs="Times New Roman"/>
        </w:rPr>
        <w:t xml:space="preserve">mentation of </w:t>
      </w:r>
      <w:r w:rsidR="00635E73" w:rsidRPr="002512E1">
        <w:rPr>
          <w:rFonts w:ascii="Garamond" w:hAnsi="Garamond" w:cs="Times New Roman"/>
        </w:rPr>
        <w:t xml:space="preserve">literature review </w:t>
      </w:r>
    </w:p>
    <w:p w14:paraId="563F8D4D" w14:textId="2B00A289" w:rsidR="00635E73" w:rsidRPr="002512E1" w:rsidRDefault="00635E73"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discussion o</w:t>
      </w:r>
      <w:r w:rsidR="00864D64" w:rsidRPr="002512E1">
        <w:rPr>
          <w:rFonts w:ascii="Garamond" w:hAnsi="Garamond" w:cs="Times New Roman"/>
        </w:rPr>
        <w:t xml:space="preserve">f </w:t>
      </w:r>
      <w:r w:rsidR="00DC38EA">
        <w:rPr>
          <w:rFonts w:ascii="Garamond" w:hAnsi="Garamond" w:cs="Times New Roman"/>
        </w:rPr>
        <w:t>data sources</w:t>
      </w:r>
    </w:p>
    <w:p w14:paraId="5F1CADF8" w14:textId="77777777" w:rsidR="00864D64" w:rsidRPr="00DC38EA"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description of models and outputs</w:t>
      </w:r>
    </w:p>
    <w:p w14:paraId="6A4AEB9E" w14:textId="77777777" w:rsidR="00DC38EA" w:rsidRPr="002512E1"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analysis and findings</w:t>
      </w:r>
    </w:p>
    <w:p w14:paraId="573DF526" w14:textId="77777777" w:rsidR="00864D64" w:rsidRPr="002512E1" w:rsidRDefault="00864D64"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proposed next steps</w:t>
      </w:r>
    </w:p>
    <w:sectPr w:rsidR="00864D64" w:rsidRPr="002512E1" w:rsidSect="00851646">
      <w:footerReference w:type="even" r:id="rId9"/>
      <w:footerReference w:type="default" r:id="rId1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Gizem Korkmaz" w:date="2017-05-19T10:29:00Z" w:initials="GK">
    <w:p w14:paraId="0F46EB12" w14:textId="77777777" w:rsidR="00CF115B" w:rsidRDefault="00CF115B">
      <w:pPr>
        <w:pStyle w:val="CommentText"/>
      </w:pPr>
      <w:r>
        <w:rPr>
          <w:rStyle w:val="CommentReference"/>
        </w:rPr>
        <w:annotationRef/>
      </w:r>
      <w:r>
        <w:t>Sounds good!</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46EB12"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5063EF" w14:textId="77777777" w:rsidR="00A36217" w:rsidRDefault="00A36217" w:rsidP="00DC38EA">
      <w:r>
        <w:separator/>
      </w:r>
    </w:p>
  </w:endnote>
  <w:endnote w:type="continuationSeparator" w:id="0">
    <w:p w14:paraId="34FF4901" w14:textId="77777777" w:rsidR="00A36217" w:rsidRDefault="00A36217" w:rsidP="00DC3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4802B"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75DF78" w14:textId="77777777" w:rsidR="00DC38EA" w:rsidRDefault="00DC38EA" w:rsidP="00DC38E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79B12"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36217">
      <w:rPr>
        <w:rStyle w:val="PageNumber"/>
        <w:noProof/>
      </w:rPr>
      <w:t>1</w:t>
    </w:r>
    <w:r>
      <w:rPr>
        <w:rStyle w:val="PageNumber"/>
      </w:rPr>
      <w:fldChar w:fldCharType="end"/>
    </w:r>
  </w:p>
  <w:p w14:paraId="63D4DED3" w14:textId="77777777" w:rsidR="00DC38EA" w:rsidRDefault="00DC38EA" w:rsidP="00DC38E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84D25B" w14:textId="77777777" w:rsidR="00A36217" w:rsidRDefault="00A36217" w:rsidP="00DC38EA">
      <w:r>
        <w:separator/>
      </w:r>
    </w:p>
  </w:footnote>
  <w:footnote w:type="continuationSeparator" w:id="0">
    <w:p w14:paraId="321667E9" w14:textId="77777777" w:rsidR="00A36217" w:rsidRDefault="00A36217" w:rsidP="00DC38E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A0E69"/>
    <w:multiLevelType w:val="hybridMultilevel"/>
    <w:tmpl w:val="AA306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DE1265"/>
    <w:multiLevelType w:val="hybridMultilevel"/>
    <w:tmpl w:val="9EBC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10665"/>
    <w:multiLevelType w:val="hybridMultilevel"/>
    <w:tmpl w:val="C9741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5D41D2"/>
    <w:multiLevelType w:val="hybridMultilevel"/>
    <w:tmpl w:val="82E6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3D3E01"/>
    <w:multiLevelType w:val="hybridMultilevel"/>
    <w:tmpl w:val="FC20DC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7A6648"/>
    <w:multiLevelType w:val="hybridMultilevel"/>
    <w:tmpl w:val="E9A855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nsid w:val="56B34F50"/>
    <w:multiLevelType w:val="hybridMultilevel"/>
    <w:tmpl w:val="E2D4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7DBF4BAA"/>
    <w:multiLevelType w:val="hybridMultilevel"/>
    <w:tmpl w:val="0A968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3"/>
  </w:num>
  <w:num w:numId="4">
    <w:abstractNumId w:val="3"/>
  </w:num>
  <w:num w:numId="5">
    <w:abstractNumId w:val="7"/>
  </w:num>
  <w:num w:numId="6">
    <w:abstractNumId w:val="11"/>
  </w:num>
  <w:num w:numId="7">
    <w:abstractNumId w:val="15"/>
  </w:num>
  <w:num w:numId="8">
    <w:abstractNumId w:val="14"/>
  </w:num>
  <w:num w:numId="9">
    <w:abstractNumId w:val="12"/>
  </w:num>
  <w:num w:numId="10">
    <w:abstractNumId w:val="16"/>
  </w:num>
  <w:num w:numId="11">
    <w:abstractNumId w:val="8"/>
  </w:num>
  <w:num w:numId="12">
    <w:abstractNumId w:val="10"/>
  </w:num>
  <w:num w:numId="13">
    <w:abstractNumId w:val="1"/>
  </w:num>
  <w:num w:numId="14">
    <w:abstractNumId w:val="4"/>
  </w:num>
  <w:num w:numId="15">
    <w:abstractNumId w:val="5"/>
  </w:num>
  <w:num w:numId="16">
    <w:abstractNumId w:val="6"/>
  </w:num>
  <w:num w:numId="17">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izem Korkmaz">
    <w15:presenceInfo w15:providerId="None" w15:userId="Gizem Korkma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5420A"/>
    <w:rsid w:val="0009682C"/>
    <w:rsid w:val="000C3496"/>
    <w:rsid w:val="00170AB8"/>
    <w:rsid w:val="00175D99"/>
    <w:rsid w:val="00183FF9"/>
    <w:rsid w:val="001B79AE"/>
    <w:rsid w:val="001D1958"/>
    <w:rsid w:val="001D4D6C"/>
    <w:rsid w:val="001D6B15"/>
    <w:rsid w:val="002512E1"/>
    <w:rsid w:val="004563E6"/>
    <w:rsid w:val="00555CD7"/>
    <w:rsid w:val="00635E73"/>
    <w:rsid w:val="00756BC0"/>
    <w:rsid w:val="007B1DE6"/>
    <w:rsid w:val="00813C03"/>
    <w:rsid w:val="00851646"/>
    <w:rsid w:val="00864D64"/>
    <w:rsid w:val="008664AB"/>
    <w:rsid w:val="008728F5"/>
    <w:rsid w:val="00880D6D"/>
    <w:rsid w:val="00934A39"/>
    <w:rsid w:val="00A26D46"/>
    <w:rsid w:val="00A35A8C"/>
    <w:rsid w:val="00A36217"/>
    <w:rsid w:val="00B66144"/>
    <w:rsid w:val="00B82E2F"/>
    <w:rsid w:val="00BB36E1"/>
    <w:rsid w:val="00BE2275"/>
    <w:rsid w:val="00C351A9"/>
    <w:rsid w:val="00CF115B"/>
    <w:rsid w:val="00DC38EA"/>
    <w:rsid w:val="00DD198F"/>
    <w:rsid w:val="00E54882"/>
    <w:rsid w:val="00E63DC7"/>
    <w:rsid w:val="00E94B3A"/>
    <w:rsid w:val="00EE5665"/>
    <w:rsid w:val="00EF7924"/>
    <w:rsid w:val="00F14780"/>
    <w:rsid w:val="00F27DC6"/>
    <w:rsid w:val="00F34494"/>
    <w:rsid w:val="00F9066D"/>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AE902B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styleId="Footer">
    <w:name w:val="footer"/>
    <w:basedOn w:val="Normal"/>
    <w:link w:val="FooterChar"/>
    <w:uiPriority w:val="99"/>
    <w:unhideWhenUsed/>
    <w:rsid w:val="00DC38EA"/>
    <w:pPr>
      <w:tabs>
        <w:tab w:val="center" w:pos="4320"/>
        <w:tab w:val="right" w:pos="8640"/>
      </w:tabs>
    </w:pPr>
  </w:style>
  <w:style w:type="character" w:customStyle="1" w:styleId="FooterChar">
    <w:name w:val="Footer Char"/>
    <w:basedOn w:val="DefaultParagraphFont"/>
    <w:link w:val="Footer"/>
    <w:uiPriority w:val="99"/>
    <w:rsid w:val="00DC38EA"/>
  </w:style>
  <w:style w:type="character" w:styleId="PageNumber">
    <w:name w:val="page number"/>
    <w:basedOn w:val="DefaultParagraphFont"/>
    <w:uiPriority w:val="99"/>
    <w:semiHidden/>
    <w:unhideWhenUsed/>
    <w:rsid w:val="00DC38EA"/>
  </w:style>
  <w:style w:type="paragraph" w:styleId="BalloonText">
    <w:name w:val="Balloon Text"/>
    <w:basedOn w:val="Normal"/>
    <w:link w:val="BalloonTextChar"/>
    <w:uiPriority w:val="99"/>
    <w:semiHidden/>
    <w:unhideWhenUsed/>
    <w:rsid w:val="00CF115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F115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F115B"/>
    <w:rPr>
      <w:sz w:val="18"/>
      <w:szCs w:val="18"/>
    </w:rPr>
  </w:style>
  <w:style w:type="paragraph" w:styleId="CommentText">
    <w:name w:val="annotation text"/>
    <w:basedOn w:val="Normal"/>
    <w:link w:val="CommentTextChar"/>
    <w:uiPriority w:val="99"/>
    <w:semiHidden/>
    <w:unhideWhenUsed/>
    <w:rsid w:val="00CF115B"/>
  </w:style>
  <w:style w:type="character" w:customStyle="1" w:styleId="CommentTextChar">
    <w:name w:val="Comment Text Char"/>
    <w:basedOn w:val="DefaultParagraphFont"/>
    <w:link w:val="CommentText"/>
    <w:uiPriority w:val="99"/>
    <w:semiHidden/>
    <w:rsid w:val="00CF115B"/>
  </w:style>
  <w:style w:type="paragraph" w:styleId="CommentSubject">
    <w:name w:val="annotation subject"/>
    <w:basedOn w:val="CommentText"/>
    <w:next w:val="CommentText"/>
    <w:link w:val="CommentSubjectChar"/>
    <w:uiPriority w:val="99"/>
    <w:semiHidden/>
    <w:unhideWhenUsed/>
    <w:rsid w:val="00CF115B"/>
    <w:rPr>
      <w:b/>
      <w:bCs/>
      <w:sz w:val="20"/>
      <w:szCs w:val="20"/>
    </w:rPr>
  </w:style>
  <w:style w:type="character" w:customStyle="1" w:styleId="CommentSubjectChar">
    <w:name w:val="Comment Subject Char"/>
    <w:basedOn w:val="CommentTextChar"/>
    <w:link w:val="CommentSubject"/>
    <w:uiPriority w:val="99"/>
    <w:semiHidden/>
    <w:rsid w:val="00CF115B"/>
    <w:rPr>
      <w:b/>
      <w:bCs/>
      <w:sz w:val="20"/>
      <w:szCs w:val="20"/>
    </w:rPr>
  </w:style>
  <w:style w:type="paragraph" w:styleId="Revision">
    <w:name w:val="Revision"/>
    <w:hidden/>
    <w:uiPriority w:val="99"/>
    <w:semiHidden/>
    <w:rsid w:val="001D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microsoft.com/office/2011/relationships/people" Target="peop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3640</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4270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2</cp:revision>
  <dcterms:created xsi:type="dcterms:W3CDTF">2017-05-19T14:43:00Z</dcterms:created>
  <dcterms:modified xsi:type="dcterms:W3CDTF">2017-05-19T14:43:00Z</dcterms:modified>
</cp:coreProperties>
</file>