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060" w:rsidRDefault="00F75F9A" w:rsidP="005C7B36">
      <w:pPr>
        <w:spacing w:before="20" w:line="403" w:lineRule="auto"/>
        <w:ind w:left="115"/>
        <w:rPr>
          <w:rFonts w:ascii="Arial"/>
          <w:sz w:val="34"/>
        </w:rPr>
        <w:pPrChange w:id="0" w:author="Stephanie S. Shipp" w:date="2018-11-27T11:04:00Z">
          <w:pPr>
            <w:spacing w:before="20" w:line="403" w:lineRule="auto"/>
            <w:ind w:left="120" w:right="8415"/>
          </w:pPr>
        </w:pPrChange>
      </w:pPr>
      <w:del w:id="1" w:author="Stephanie S. Shipp" w:date="2018-11-27T11:03:00Z">
        <w:r w:rsidDel="00F75F9A">
          <w:rPr>
            <w:rFonts w:ascii="Arial"/>
            <w:w w:val="90"/>
            <w:sz w:val="34"/>
          </w:rPr>
          <w:delText>October 30</w:delText>
        </w:r>
      </w:del>
      <w:ins w:id="2" w:author="Stephanie S. Shipp" w:date="2018-11-27T11:03:00Z">
        <w:r>
          <w:rPr>
            <w:rFonts w:ascii="Arial"/>
            <w:w w:val="90"/>
            <w:sz w:val="34"/>
          </w:rPr>
          <w:t>November 28</w:t>
        </w:r>
      </w:ins>
      <w:r>
        <w:rPr>
          <w:rFonts w:ascii="Arial"/>
          <w:w w:val="90"/>
          <w:sz w:val="34"/>
        </w:rPr>
        <w:t>,</w:t>
      </w:r>
      <w:ins w:id="3" w:author="Stephanie S. Shipp" w:date="2018-11-27T11:04:00Z">
        <w:r w:rsidR="005C7B36">
          <w:rPr>
            <w:rFonts w:ascii="Arial"/>
            <w:w w:val="90"/>
            <w:sz w:val="34"/>
          </w:rPr>
          <w:t xml:space="preserve"> </w:t>
        </w:r>
      </w:ins>
      <w:del w:id="4" w:author="Stephanie S. Shipp" w:date="2018-11-27T11:04:00Z">
        <w:r w:rsidDel="005C7B36">
          <w:rPr>
            <w:rFonts w:ascii="Arial"/>
            <w:w w:val="90"/>
            <w:sz w:val="34"/>
          </w:rPr>
          <w:delText xml:space="preserve"> </w:delText>
        </w:r>
      </w:del>
      <w:r>
        <w:rPr>
          <w:rFonts w:ascii="Arial"/>
          <w:w w:val="90"/>
          <w:sz w:val="34"/>
        </w:rPr>
        <w:t xml:space="preserve">2018 </w:t>
      </w:r>
      <w:r>
        <w:rPr>
          <w:rFonts w:ascii="Arial"/>
          <w:w w:val="95"/>
          <w:sz w:val="34"/>
        </w:rPr>
        <w:t>FINAL REPORT</w:t>
      </w:r>
    </w:p>
    <w:p w:rsidR="00194060" w:rsidRDefault="00F75F9A">
      <w:pPr>
        <w:spacing w:before="52" w:line="201" w:lineRule="auto"/>
        <w:ind w:left="120" w:right="1438"/>
        <w:jc w:val="both"/>
        <w:rPr>
          <w:rFonts w:ascii="Arial"/>
          <w:sz w:val="34"/>
        </w:rPr>
      </w:pPr>
      <w:r>
        <w:rPr>
          <w:rFonts w:ascii="Arial"/>
          <w:w w:val="95"/>
          <w:sz w:val="34"/>
        </w:rPr>
        <w:t>Using</w:t>
      </w:r>
      <w:r>
        <w:rPr>
          <w:rFonts w:ascii="Arial"/>
          <w:spacing w:val="-45"/>
          <w:w w:val="95"/>
          <w:sz w:val="34"/>
        </w:rPr>
        <w:t xml:space="preserve"> </w:t>
      </w:r>
      <w:r>
        <w:rPr>
          <w:rFonts w:ascii="Arial"/>
          <w:w w:val="95"/>
          <w:sz w:val="34"/>
        </w:rPr>
        <w:t>Administrative</w:t>
      </w:r>
      <w:r>
        <w:rPr>
          <w:rFonts w:ascii="Arial"/>
          <w:spacing w:val="-44"/>
          <w:w w:val="95"/>
          <w:sz w:val="34"/>
        </w:rPr>
        <w:t xml:space="preserve"> </w:t>
      </w:r>
      <w:r>
        <w:rPr>
          <w:rFonts w:ascii="Arial"/>
          <w:w w:val="95"/>
          <w:sz w:val="34"/>
        </w:rPr>
        <w:t>and</w:t>
      </w:r>
      <w:r>
        <w:rPr>
          <w:rFonts w:ascii="Arial"/>
          <w:spacing w:val="-45"/>
          <w:w w:val="95"/>
          <w:sz w:val="34"/>
        </w:rPr>
        <w:t xml:space="preserve"> </w:t>
      </w:r>
      <w:r>
        <w:rPr>
          <w:rFonts w:ascii="Arial"/>
          <w:w w:val="95"/>
          <w:sz w:val="34"/>
        </w:rPr>
        <w:t>External</w:t>
      </w:r>
      <w:r>
        <w:rPr>
          <w:rFonts w:ascii="Arial"/>
          <w:spacing w:val="-45"/>
          <w:w w:val="95"/>
          <w:sz w:val="34"/>
        </w:rPr>
        <w:t xml:space="preserve"> </w:t>
      </w:r>
      <w:r>
        <w:rPr>
          <w:rFonts w:ascii="Arial"/>
          <w:w w:val="95"/>
          <w:sz w:val="34"/>
        </w:rPr>
        <w:t>Data</w:t>
      </w:r>
      <w:r>
        <w:rPr>
          <w:rFonts w:ascii="Arial"/>
          <w:spacing w:val="-44"/>
          <w:w w:val="95"/>
          <w:sz w:val="34"/>
        </w:rPr>
        <w:t xml:space="preserve"> </w:t>
      </w:r>
      <w:r>
        <w:rPr>
          <w:rFonts w:ascii="Arial"/>
          <w:w w:val="95"/>
          <w:sz w:val="34"/>
        </w:rPr>
        <w:t>Sources</w:t>
      </w:r>
      <w:r>
        <w:rPr>
          <w:rFonts w:ascii="Arial"/>
          <w:spacing w:val="-45"/>
          <w:w w:val="95"/>
          <w:sz w:val="34"/>
        </w:rPr>
        <w:t xml:space="preserve"> </w:t>
      </w:r>
      <w:r>
        <w:rPr>
          <w:rFonts w:ascii="Arial"/>
          <w:w w:val="95"/>
          <w:sz w:val="34"/>
        </w:rPr>
        <w:t>to</w:t>
      </w:r>
      <w:r>
        <w:rPr>
          <w:rFonts w:ascii="Arial"/>
          <w:spacing w:val="-44"/>
          <w:w w:val="95"/>
          <w:sz w:val="34"/>
        </w:rPr>
        <w:t xml:space="preserve"> </w:t>
      </w:r>
      <w:r>
        <w:rPr>
          <w:rFonts w:ascii="Arial"/>
          <w:w w:val="95"/>
          <w:sz w:val="34"/>
        </w:rPr>
        <w:t>Model</w:t>
      </w:r>
      <w:r>
        <w:rPr>
          <w:rFonts w:ascii="Arial"/>
          <w:spacing w:val="-45"/>
          <w:w w:val="95"/>
          <w:sz w:val="34"/>
        </w:rPr>
        <w:t xml:space="preserve"> </w:t>
      </w:r>
      <w:r>
        <w:rPr>
          <w:rFonts w:ascii="Arial"/>
          <w:w w:val="95"/>
          <w:sz w:val="34"/>
        </w:rPr>
        <w:t>First</w:t>
      </w:r>
      <w:r>
        <w:rPr>
          <w:rFonts w:ascii="Arial"/>
          <w:spacing w:val="-44"/>
          <w:w w:val="95"/>
          <w:sz w:val="34"/>
        </w:rPr>
        <w:t xml:space="preserve"> </w:t>
      </w:r>
      <w:r>
        <w:rPr>
          <w:rFonts w:ascii="Arial"/>
          <w:spacing w:val="-7"/>
          <w:w w:val="95"/>
          <w:sz w:val="34"/>
        </w:rPr>
        <w:t xml:space="preserve">Term </w:t>
      </w:r>
      <w:r>
        <w:rPr>
          <w:rFonts w:ascii="Arial"/>
          <w:sz w:val="34"/>
        </w:rPr>
        <w:t>Attrition of Army Enlisted</w:t>
      </w:r>
      <w:r>
        <w:rPr>
          <w:rFonts w:ascii="Arial"/>
          <w:spacing w:val="16"/>
          <w:sz w:val="34"/>
        </w:rPr>
        <w:t xml:space="preserve"> </w:t>
      </w:r>
      <w:r>
        <w:rPr>
          <w:rFonts w:ascii="Arial"/>
          <w:sz w:val="34"/>
        </w:rPr>
        <w:t>Soldiers</w:t>
      </w:r>
    </w:p>
    <w:p w:rsidR="00194060" w:rsidRDefault="00194060">
      <w:pPr>
        <w:pStyle w:val="BodyText"/>
        <w:spacing w:before="1"/>
        <w:rPr>
          <w:rFonts w:ascii="Arial"/>
          <w:sz w:val="30"/>
        </w:rPr>
      </w:pPr>
    </w:p>
    <w:p w:rsidR="00194060" w:rsidRDefault="00F75F9A">
      <w:pPr>
        <w:pStyle w:val="BodyText"/>
        <w:spacing w:before="1" w:line="312" w:lineRule="auto"/>
        <w:ind w:left="120" w:right="1438"/>
        <w:jc w:val="both"/>
      </w:pPr>
      <w:r>
        <w:rPr>
          <w:w w:val="105"/>
        </w:rPr>
        <w:t>Principal Investigator: Sallie Keller, Social &amp; Decision Analytics Division in the Biocomplexity Institute &amp; Initiative of University of Virginia</w:t>
      </w:r>
    </w:p>
    <w:p w:rsidR="00194060" w:rsidRDefault="00F75F9A">
      <w:pPr>
        <w:pStyle w:val="BodyText"/>
        <w:spacing w:line="253" w:lineRule="exact"/>
        <w:ind w:left="120"/>
      </w:pPr>
      <w:r>
        <w:rPr>
          <w:w w:val="105"/>
        </w:rPr>
        <w:t>Research Team:</w:t>
      </w:r>
    </w:p>
    <w:p w:rsidR="00194060" w:rsidRDefault="00F75F9A">
      <w:pPr>
        <w:pStyle w:val="BodyText"/>
        <w:spacing w:before="75" w:line="312" w:lineRule="auto"/>
        <w:ind w:left="120" w:right="1439"/>
        <w:jc w:val="both"/>
      </w:pPr>
      <w:r>
        <w:rPr>
          <w:w w:val="105"/>
        </w:rPr>
        <w:t>Josh Goldstein, Social &amp; Decision Analytics Division in the Biocomplexity Institute &amp; Initiative of University of Virginia</w:t>
      </w:r>
    </w:p>
    <w:p w:rsidR="00194060" w:rsidRDefault="00F75F9A">
      <w:pPr>
        <w:pStyle w:val="BodyText"/>
        <w:spacing w:line="312" w:lineRule="auto"/>
        <w:ind w:left="120" w:right="1441"/>
        <w:jc w:val="both"/>
      </w:pPr>
      <w:r>
        <w:rPr>
          <w:w w:val="105"/>
        </w:rPr>
        <w:t xml:space="preserve">Bianica Pires, Social and Decision Analytics Laboratory in the Biocomplexity Institute of Virginia </w:t>
      </w:r>
      <w:r>
        <w:rPr>
          <w:spacing w:val="-7"/>
          <w:w w:val="105"/>
        </w:rPr>
        <w:t>Tech</w:t>
      </w:r>
    </w:p>
    <w:p w:rsidR="00194060" w:rsidRDefault="00F75F9A">
      <w:pPr>
        <w:pStyle w:val="BodyText"/>
        <w:spacing w:line="312" w:lineRule="auto"/>
        <w:ind w:left="120" w:right="1441"/>
        <w:jc w:val="both"/>
      </w:pPr>
      <w:r>
        <w:rPr>
          <w:spacing w:val="-3"/>
          <w:w w:val="105"/>
        </w:rPr>
        <w:t xml:space="preserve">Dave </w:t>
      </w:r>
      <w:r>
        <w:rPr>
          <w:w w:val="105"/>
        </w:rPr>
        <w:t xml:space="preserve">Higdon, </w:t>
      </w:r>
      <w:bookmarkStart w:id="5" w:name="_GoBack"/>
      <w:bookmarkEnd w:id="5"/>
      <w:del w:id="6" w:author="Stephanie S. Shipp" w:date="2018-11-27T11:05:00Z">
        <w:r w:rsidDel="005C7B36">
          <w:rPr>
            <w:w w:val="105"/>
          </w:rPr>
          <w:delText>S</w:delText>
        </w:r>
      </w:del>
      <w:r>
        <w:rPr>
          <w:w w:val="105"/>
        </w:rPr>
        <w:t xml:space="preserve">Social and Decision Analytics Laboratory in the Biocomplexity Institute of Virginia </w:t>
      </w:r>
      <w:r>
        <w:rPr>
          <w:spacing w:val="-7"/>
          <w:w w:val="105"/>
        </w:rPr>
        <w:t>Tech</w:t>
      </w:r>
    </w:p>
    <w:p w:rsidR="00194060" w:rsidRDefault="00F75F9A">
      <w:pPr>
        <w:pStyle w:val="BodyText"/>
        <w:spacing w:line="312" w:lineRule="auto"/>
        <w:ind w:left="120" w:right="1440"/>
        <w:jc w:val="both"/>
      </w:pPr>
      <w:r>
        <w:rPr>
          <w:w w:val="105"/>
        </w:rPr>
        <w:t>Stephanie Shipp, Social &amp; Decision Analytics Division in the Biocomplexity Institute &amp; Initiative   of University of</w:t>
      </w:r>
      <w:r>
        <w:rPr>
          <w:spacing w:val="41"/>
          <w:w w:val="105"/>
        </w:rPr>
        <w:t xml:space="preserve"> </w:t>
      </w:r>
      <w:r>
        <w:rPr>
          <w:w w:val="105"/>
        </w:rPr>
        <w:t>Virginia</w:t>
      </w:r>
    </w:p>
    <w:p w:rsidR="00194060" w:rsidRDefault="00194060">
      <w:pPr>
        <w:pStyle w:val="BodyText"/>
        <w:spacing w:before="9"/>
        <w:rPr>
          <w:sz w:val="19"/>
        </w:rPr>
      </w:pPr>
    </w:p>
    <w:p w:rsidR="00194060" w:rsidRDefault="00F75F9A">
      <w:pPr>
        <w:pStyle w:val="Heading2"/>
        <w:ind w:left="120" w:firstLine="0"/>
      </w:pPr>
      <w:r>
        <w:rPr>
          <w:w w:val="115"/>
        </w:rPr>
        <w:t>Abstract</w:t>
      </w:r>
    </w:p>
    <w:p w:rsidR="00194060" w:rsidRDefault="00194060">
      <w:pPr>
        <w:pStyle w:val="BodyText"/>
        <w:rPr>
          <w:b/>
          <w:sz w:val="20"/>
        </w:rPr>
      </w:pPr>
    </w:p>
    <w:p w:rsidR="00194060" w:rsidRDefault="00F75F9A">
      <w:pPr>
        <w:spacing w:before="1" w:line="343" w:lineRule="auto"/>
        <w:ind w:left="120" w:right="1435"/>
        <w:jc w:val="both"/>
        <w:rPr>
          <w:sz w:val="20"/>
        </w:rPr>
      </w:pPr>
      <w:r>
        <w:rPr>
          <w:w w:val="105"/>
          <w:sz w:val="20"/>
        </w:rPr>
        <w:t xml:space="preserve">A three-fold strategy is described and executed for carrying out a broad-scale analysis of attrition of first    term Army enlisted Soldiers. This strategy 1) combines a wide </w:t>
      </w:r>
      <w:r>
        <w:rPr>
          <w:spacing w:val="-3"/>
          <w:w w:val="105"/>
          <w:sz w:val="20"/>
        </w:rPr>
        <w:t xml:space="preserve">variety  </w:t>
      </w:r>
      <w:r>
        <w:rPr>
          <w:w w:val="105"/>
          <w:sz w:val="20"/>
        </w:rPr>
        <w:t xml:space="preserve">of DoD, </w:t>
      </w:r>
      <w:r>
        <w:rPr>
          <w:spacing w:val="-3"/>
          <w:w w:val="105"/>
          <w:sz w:val="20"/>
        </w:rPr>
        <w:t>Federal,</w:t>
      </w:r>
      <w:r>
        <w:rPr>
          <w:spacing w:val="46"/>
          <w:w w:val="105"/>
          <w:sz w:val="20"/>
        </w:rPr>
        <w:t xml:space="preserve"> </w:t>
      </w:r>
      <w:r>
        <w:rPr>
          <w:w w:val="105"/>
          <w:sz w:val="20"/>
        </w:rPr>
        <w:t>and open data  sources within the Army Analytics Group (AAG) Research Facilitation Lab’s (RFL) Person-Event</w:t>
      </w:r>
      <w:r>
        <w:rPr>
          <w:spacing w:val="27"/>
          <w:w w:val="105"/>
          <w:sz w:val="20"/>
        </w:rPr>
        <w:t xml:space="preserve"> </w:t>
      </w:r>
      <w:r>
        <w:rPr>
          <w:w w:val="105"/>
          <w:sz w:val="20"/>
        </w:rPr>
        <w:t xml:space="preserve">Data Enclave (PDE) to produce detailed information </w:t>
      </w:r>
      <w:r>
        <w:rPr>
          <w:spacing w:val="-3"/>
          <w:w w:val="105"/>
          <w:sz w:val="20"/>
        </w:rPr>
        <w:t xml:space="preserve">over </w:t>
      </w:r>
      <w:r>
        <w:rPr>
          <w:w w:val="105"/>
          <w:sz w:val="20"/>
        </w:rPr>
        <w:t>a 15-year period (2001–2015), 2) adapts a Bayesian hierarchical</w:t>
      </w:r>
      <w:r>
        <w:rPr>
          <w:spacing w:val="28"/>
          <w:w w:val="105"/>
          <w:sz w:val="20"/>
        </w:rPr>
        <w:t xml:space="preserve"> </w:t>
      </w:r>
      <w:r>
        <w:rPr>
          <w:w w:val="105"/>
          <w:sz w:val="20"/>
        </w:rPr>
        <w:t>discrete-time</w:t>
      </w:r>
      <w:r>
        <w:rPr>
          <w:spacing w:val="28"/>
          <w:w w:val="105"/>
          <w:sz w:val="20"/>
        </w:rPr>
        <w:t xml:space="preserve"> </w:t>
      </w:r>
      <w:r>
        <w:rPr>
          <w:w w:val="105"/>
          <w:sz w:val="20"/>
        </w:rPr>
        <w:t>hazard</w:t>
      </w:r>
      <w:r>
        <w:rPr>
          <w:spacing w:val="28"/>
          <w:w w:val="105"/>
          <w:sz w:val="20"/>
        </w:rPr>
        <w:t xml:space="preserve"> </w:t>
      </w:r>
      <w:r>
        <w:rPr>
          <w:w w:val="105"/>
          <w:sz w:val="20"/>
        </w:rPr>
        <w:t>model</w:t>
      </w:r>
      <w:r>
        <w:rPr>
          <w:spacing w:val="28"/>
          <w:w w:val="105"/>
          <w:sz w:val="20"/>
        </w:rPr>
        <w:t xml:space="preserve"> </w:t>
      </w:r>
      <w:r>
        <w:rPr>
          <w:w w:val="105"/>
          <w:sz w:val="20"/>
        </w:rPr>
        <w:t>to</w:t>
      </w:r>
      <w:r>
        <w:rPr>
          <w:spacing w:val="28"/>
          <w:w w:val="105"/>
          <w:sz w:val="20"/>
        </w:rPr>
        <w:t xml:space="preserve"> </w:t>
      </w:r>
      <w:r>
        <w:rPr>
          <w:w w:val="105"/>
          <w:sz w:val="20"/>
        </w:rPr>
        <w:t>handle</w:t>
      </w:r>
      <w:r>
        <w:rPr>
          <w:spacing w:val="28"/>
          <w:w w:val="105"/>
          <w:sz w:val="20"/>
        </w:rPr>
        <w:t xml:space="preserve"> </w:t>
      </w:r>
      <w:r>
        <w:rPr>
          <w:w w:val="105"/>
          <w:sz w:val="20"/>
        </w:rPr>
        <w:t>these</w:t>
      </w:r>
      <w:r>
        <w:rPr>
          <w:spacing w:val="28"/>
          <w:w w:val="105"/>
          <w:sz w:val="20"/>
        </w:rPr>
        <w:t xml:space="preserve"> </w:t>
      </w:r>
      <w:r>
        <w:rPr>
          <w:w w:val="105"/>
          <w:sz w:val="20"/>
        </w:rPr>
        <w:t>data</w:t>
      </w:r>
      <w:r>
        <w:rPr>
          <w:spacing w:val="29"/>
          <w:w w:val="105"/>
          <w:sz w:val="20"/>
        </w:rPr>
        <w:t xml:space="preserve"> </w:t>
      </w:r>
      <w:r>
        <w:rPr>
          <w:w w:val="105"/>
          <w:sz w:val="20"/>
        </w:rPr>
        <w:t>that</w:t>
      </w:r>
      <w:r>
        <w:rPr>
          <w:spacing w:val="28"/>
          <w:w w:val="105"/>
          <w:sz w:val="20"/>
        </w:rPr>
        <w:t xml:space="preserve"> </w:t>
      </w:r>
      <w:r>
        <w:rPr>
          <w:spacing w:val="-3"/>
          <w:w w:val="105"/>
          <w:sz w:val="20"/>
        </w:rPr>
        <w:t>involves</w:t>
      </w:r>
      <w:r>
        <w:rPr>
          <w:spacing w:val="28"/>
          <w:w w:val="105"/>
          <w:sz w:val="20"/>
        </w:rPr>
        <w:t xml:space="preserve"> </w:t>
      </w:r>
      <w:r>
        <w:rPr>
          <w:spacing w:val="-3"/>
          <w:w w:val="105"/>
          <w:sz w:val="20"/>
        </w:rPr>
        <w:t>over</w:t>
      </w:r>
      <w:r>
        <w:rPr>
          <w:spacing w:val="28"/>
          <w:w w:val="105"/>
          <w:sz w:val="20"/>
        </w:rPr>
        <w:t xml:space="preserve"> </w:t>
      </w:r>
      <w:r>
        <w:rPr>
          <w:w w:val="105"/>
          <w:sz w:val="20"/>
        </w:rPr>
        <w:t>80-million</w:t>
      </w:r>
      <w:r>
        <w:rPr>
          <w:spacing w:val="28"/>
          <w:w w:val="105"/>
          <w:sz w:val="20"/>
        </w:rPr>
        <w:t xml:space="preserve"> </w:t>
      </w:r>
      <w:r>
        <w:rPr>
          <w:w w:val="105"/>
          <w:sz w:val="20"/>
        </w:rPr>
        <w:t>transactions,</w:t>
      </w:r>
      <w:r>
        <w:rPr>
          <w:spacing w:val="29"/>
          <w:w w:val="105"/>
          <w:sz w:val="20"/>
        </w:rPr>
        <w:t xml:space="preserve"> </w:t>
      </w:r>
      <w:r>
        <w:rPr>
          <w:w w:val="105"/>
          <w:sz w:val="20"/>
        </w:rPr>
        <w:t>and</w:t>
      </w:r>
    </w:p>
    <w:p w:rsidR="00194060" w:rsidRDefault="00F75F9A">
      <w:pPr>
        <w:pStyle w:val="ListParagraph"/>
        <w:numPr>
          <w:ilvl w:val="0"/>
          <w:numId w:val="14"/>
        </w:numPr>
        <w:tabs>
          <w:tab w:val="left" w:pos="355"/>
        </w:tabs>
        <w:spacing w:line="343" w:lineRule="auto"/>
        <w:ind w:right="1437" w:firstLine="0"/>
        <w:jc w:val="both"/>
        <w:rPr>
          <w:sz w:val="20"/>
        </w:rPr>
      </w:pPr>
      <w:r>
        <w:rPr>
          <w:w w:val="110"/>
          <w:sz w:val="20"/>
        </w:rPr>
        <w:t xml:space="preserve">produces an analysis of factors that affect attrition </w:t>
      </w:r>
      <w:r>
        <w:rPr>
          <w:spacing w:val="-3"/>
          <w:w w:val="110"/>
          <w:sz w:val="20"/>
        </w:rPr>
        <w:t xml:space="preserve">over </w:t>
      </w:r>
      <w:r>
        <w:rPr>
          <w:w w:val="110"/>
          <w:sz w:val="20"/>
        </w:rPr>
        <w:t>this time period. This effort is substantial in that it has brought together a broad collection of data sources within the PDE to inform the Army about the state</w:t>
      </w:r>
      <w:r>
        <w:rPr>
          <w:spacing w:val="-8"/>
          <w:w w:val="110"/>
          <w:sz w:val="20"/>
        </w:rPr>
        <w:t xml:space="preserve"> </w:t>
      </w:r>
      <w:r>
        <w:rPr>
          <w:w w:val="110"/>
          <w:sz w:val="20"/>
        </w:rPr>
        <w:t>of</w:t>
      </w:r>
      <w:r>
        <w:rPr>
          <w:spacing w:val="-9"/>
          <w:w w:val="110"/>
          <w:sz w:val="20"/>
        </w:rPr>
        <w:t xml:space="preserve"> </w:t>
      </w:r>
      <w:r>
        <w:rPr>
          <w:w w:val="110"/>
          <w:sz w:val="20"/>
        </w:rPr>
        <w:t>attrition</w:t>
      </w:r>
      <w:r>
        <w:rPr>
          <w:spacing w:val="-9"/>
          <w:w w:val="110"/>
          <w:sz w:val="20"/>
        </w:rPr>
        <w:t xml:space="preserve"> </w:t>
      </w:r>
      <w:r>
        <w:rPr>
          <w:w w:val="110"/>
          <w:sz w:val="20"/>
        </w:rPr>
        <w:t>of</w:t>
      </w:r>
      <w:r>
        <w:rPr>
          <w:spacing w:val="-8"/>
          <w:w w:val="110"/>
          <w:sz w:val="20"/>
        </w:rPr>
        <w:t xml:space="preserve"> </w:t>
      </w:r>
      <w:r>
        <w:rPr>
          <w:w w:val="110"/>
          <w:sz w:val="20"/>
        </w:rPr>
        <w:t>enlistees</w:t>
      </w:r>
      <w:r>
        <w:rPr>
          <w:spacing w:val="-8"/>
          <w:w w:val="110"/>
          <w:sz w:val="20"/>
        </w:rPr>
        <w:t xml:space="preserve"> </w:t>
      </w:r>
      <w:r>
        <w:rPr>
          <w:w w:val="110"/>
          <w:sz w:val="20"/>
        </w:rPr>
        <w:t>who</w:t>
      </w:r>
      <w:r>
        <w:rPr>
          <w:spacing w:val="-8"/>
          <w:w w:val="110"/>
          <w:sz w:val="20"/>
        </w:rPr>
        <w:t xml:space="preserve"> </w:t>
      </w:r>
      <w:r>
        <w:rPr>
          <w:spacing w:val="-3"/>
          <w:w w:val="110"/>
          <w:sz w:val="20"/>
        </w:rPr>
        <w:t>leave</w:t>
      </w:r>
      <w:r>
        <w:rPr>
          <w:spacing w:val="-8"/>
          <w:w w:val="110"/>
          <w:sz w:val="20"/>
        </w:rPr>
        <w:t xml:space="preserve"> </w:t>
      </w:r>
      <w:r>
        <w:rPr>
          <w:w w:val="110"/>
          <w:sz w:val="20"/>
        </w:rPr>
        <w:t>before</w:t>
      </w:r>
      <w:r>
        <w:rPr>
          <w:spacing w:val="-8"/>
          <w:w w:val="110"/>
          <w:sz w:val="20"/>
        </w:rPr>
        <w:t xml:space="preserve"> </w:t>
      </w:r>
      <w:r>
        <w:rPr>
          <w:w w:val="110"/>
          <w:sz w:val="20"/>
        </w:rPr>
        <w:t>their</w:t>
      </w:r>
      <w:r>
        <w:rPr>
          <w:spacing w:val="-7"/>
          <w:w w:val="110"/>
          <w:sz w:val="20"/>
        </w:rPr>
        <w:t xml:space="preserve"> </w:t>
      </w:r>
      <w:r>
        <w:rPr>
          <w:w w:val="110"/>
          <w:sz w:val="20"/>
        </w:rPr>
        <w:t>first</w:t>
      </w:r>
      <w:r>
        <w:rPr>
          <w:spacing w:val="-8"/>
          <w:w w:val="110"/>
          <w:sz w:val="20"/>
        </w:rPr>
        <w:t xml:space="preserve"> </w:t>
      </w:r>
      <w:r>
        <w:rPr>
          <w:w w:val="110"/>
          <w:sz w:val="20"/>
        </w:rPr>
        <w:t>term</w:t>
      </w:r>
      <w:r>
        <w:rPr>
          <w:spacing w:val="-8"/>
          <w:w w:val="110"/>
          <w:sz w:val="20"/>
        </w:rPr>
        <w:t xml:space="preserve"> </w:t>
      </w:r>
      <w:r>
        <w:rPr>
          <w:w w:val="110"/>
          <w:sz w:val="20"/>
        </w:rPr>
        <w:t>ends.</w:t>
      </w:r>
      <w:r>
        <w:rPr>
          <w:spacing w:val="11"/>
          <w:w w:val="110"/>
          <w:sz w:val="20"/>
        </w:rPr>
        <w:t xml:space="preserve"> </w:t>
      </w:r>
      <w:r>
        <w:rPr>
          <w:w w:val="110"/>
          <w:sz w:val="20"/>
        </w:rPr>
        <w:t>While</w:t>
      </w:r>
      <w:r>
        <w:rPr>
          <w:spacing w:val="-8"/>
          <w:w w:val="110"/>
          <w:sz w:val="20"/>
        </w:rPr>
        <w:t xml:space="preserve"> </w:t>
      </w:r>
      <w:r>
        <w:rPr>
          <w:w w:val="110"/>
          <w:sz w:val="20"/>
        </w:rPr>
        <w:t>this</w:t>
      </w:r>
      <w:r>
        <w:rPr>
          <w:spacing w:val="-8"/>
          <w:w w:val="110"/>
          <w:sz w:val="20"/>
        </w:rPr>
        <w:t xml:space="preserve"> </w:t>
      </w:r>
      <w:r>
        <w:rPr>
          <w:w w:val="110"/>
          <w:sz w:val="20"/>
        </w:rPr>
        <w:t>collection</w:t>
      </w:r>
      <w:r>
        <w:rPr>
          <w:spacing w:val="-8"/>
          <w:w w:val="110"/>
          <w:sz w:val="20"/>
        </w:rPr>
        <w:t xml:space="preserve"> </w:t>
      </w:r>
      <w:r>
        <w:rPr>
          <w:w w:val="110"/>
          <w:sz w:val="20"/>
        </w:rPr>
        <w:t>of</w:t>
      </w:r>
      <w:r>
        <w:rPr>
          <w:spacing w:val="-8"/>
          <w:w w:val="110"/>
          <w:sz w:val="20"/>
        </w:rPr>
        <w:t xml:space="preserve"> </w:t>
      </w:r>
      <w:r>
        <w:rPr>
          <w:w w:val="110"/>
          <w:sz w:val="20"/>
        </w:rPr>
        <w:t>data</w:t>
      </w:r>
      <w:r>
        <w:rPr>
          <w:spacing w:val="-8"/>
          <w:w w:val="110"/>
          <w:sz w:val="20"/>
        </w:rPr>
        <w:t xml:space="preserve"> </w:t>
      </w:r>
      <w:r>
        <w:rPr>
          <w:w w:val="110"/>
          <w:sz w:val="20"/>
        </w:rPr>
        <w:t>likely</w:t>
      </w:r>
      <w:r>
        <w:rPr>
          <w:spacing w:val="-8"/>
          <w:w w:val="110"/>
          <w:sz w:val="20"/>
        </w:rPr>
        <w:t xml:space="preserve"> </w:t>
      </w:r>
      <w:r>
        <w:rPr>
          <w:w w:val="110"/>
          <w:sz w:val="20"/>
        </w:rPr>
        <w:t>holds rich</w:t>
      </w:r>
      <w:r>
        <w:rPr>
          <w:spacing w:val="-11"/>
          <w:w w:val="110"/>
          <w:sz w:val="20"/>
        </w:rPr>
        <w:t xml:space="preserve"> </w:t>
      </w:r>
      <w:r>
        <w:rPr>
          <w:w w:val="110"/>
          <w:sz w:val="20"/>
        </w:rPr>
        <w:t>detail</w:t>
      </w:r>
      <w:r>
        <w:rPr>
          <w:spacing w:val="-11"/>
          <w:w w:val="110"/>
          <w:sz w:val="20"/>
        </w:rPr>
        <w:t xml:space="preserve"> </w:t>
      </w:r>
      <w:r>
        <w:rPr>
          <w:w w:val="110"/>
          <w:sz w:val="20"/>
        </w:rPr>
        <w:t>regarding</w:t>
      </w:r>
      <w:r>
        <w:rPr>
          <w:spacing w:val="-11"/>
          <w:w w:val="110"/>
          <w:sz w:val="20"/>
        </w:rPr>
        <w:t xml:space="preserve"> </w:t>
      </w:r>
      <w:r>
        <w:rPr>
          <w:w w:val="110"/>
          <w:sz w:val="20"/>
        </w:rPr>
        <w:t>attrition,</w:t>
      </w:r>
      <w:r>
        <w:rPr>
          <w:spacing w:val="-9"/>
          <w:w w:val="110"/>
          <w:sz w:val="20"/>
        </w:rPr>
        <w:t xml:space="preserve"> </w:t>
      </w:r>
      <w:r>
        <w:rPr>
          <w:w w:val="110"/>
          <w:sz w:val="20"/>
        </w:rPr>
        <w:t>its</w:t>
      </w:r>
      <w:r>
        <w:rPr>
          <w:spacing w:val="-11"/>
          <w:w w:val="110"/>
          <w:sz w:val="20"/>
        </w:rPr>
        <w:t xml:space="preserve"> </w:t>
      </w:r>
      <w:r>
        <w:rPr>
          <w:w w:val="110"/>
          <w:sz w:val="20"/>
        </w:rPr>
        <w:t>size</w:t>
      </w:r>
      <w:r>
        <w:rPr>
          <w:spacing w:val="-10"/>
          <w:w w:val="110"/>
          <w:sz w:val="20"/>
        </w:rPr>
        <w:t xml:space="preserve"> </w:t>
      </w:r>
      <w:r>
        <w:rPr>
          <w:w w:val="110"/>
          <w:sz w:val="20"/>
        </w:rPr>
        <w:t>and</w:t>
      </w:r>
      <w:r>
        <w:rPr>
          <w:spacing w:val="-11"/>
          <w:w w:val="110"/>
          <w:sz w:val="20"/>
        </w:rPr>
        <w:t xml:space="preserve"> </w:t>
      </w:r>
      <w:r>
        <w:rPr>
          <w:w w:val="110"/>
          <w:sz w:val="20"/>
        </w:rPr>
        <w:t>structure</w:t>
      </w:r>
      <w:r>
        <w:rPr>
          <w:spacing w:val="-11"/>
          <w:w w:val="110"/>
          <w:sz w:val="20"/>
        </w:rPr>
        <w:t xml:space="preserve"> </w:t>
      </w:r>
      <w:r>
        <w:rPr>
          <w:w w:val="110"/>
          <w:sz w:val="20"/>
        </w:rPr>
        <w:t>makes</w:t>
      </w:r>
      <w:r>
        <w:rPr>
          <w:spacing w:val="-11"/>
          <w:w w:val="110"/>
          <w:sz w:val="20"/>
        </w:rPr>
        <w:t xml:space="preserve"> </w:t>
      </w:r>
      <w:r>
        <w:rPr>
          <w:w w:val="110"/>
          <w:sz w:val="20"/>
        </w:rPr>
        <w:t>it</w:t>
      </w:r>
      <w:r>
        <w:rPr>
          <w:spacing w:val="-10"/>
          <w:w w:val="110"/>
          <w:sz w:val="20"/>
        </w:rPr>
        <w:t xml:space="preserve"> </w:t>
      </w:r>
      <w:r>
        <w:rPr>
          <w:w w:val="110"/>
          <w:sz w:val="20"/>
        </w:rPr>
        <w:t>difficult</w:t>
      </w:r>
      <w:r>
        <w:rPr>
          <w:spacing w:val="-11"/>
          <w:w w:val="110"/>
          <w:sz w:val="20"/>
        </w:rPr>
        <w:t xml:space="preserve"> </w:t>
      </w:r>
      <w:r>
        <w:rPr>
          <w:w w:val="110"/>
          <w:sz w:val="20"/>
        </w:rPr>
        <w:t>to</w:t>
      </w:r>
      <w:r>
        <w:rPr>
          <w:spacing w:val="-11"/>
          <w:w w:val="110"/>
          <w:sz w:val="20"/>
        </w:rPr>
        <w:t xml:space="preserve"> </w:t>
      </w:r>
      <w:r>
        <w:rPr>
          <w:w w:val="110"/>
          <w:sz w:val="20"/>
        </w:rPr>
        <w:t>fully</w:t>
      </w:r>
      <w:r>
        <w:rPr>
          <w:spacing w:val="-11"/>
          <w:w w:val="110"/>
          <w:sz w:val="20"/>
        </w:rPr>
        <w:t xml:space="preserve"> </w:t>
      </w:r>
      <w:r>
        <w:rPr>
          <w:w w:val="110"/>
          <w:sz w:val="20"/>
        </w:rPr>
        <w:t>extract</w:t>
      </w:r>
      <w:r>
        <w:rPr>
          <w:spacing w:val="-10"/>
          <w:w w:val="110"/>
          <w:sz w:val="20"/>
        </w:rPr>
        <w:t xml:space="preserve"> </w:t>
      </w:r>
      <w:r>
        <w:rPr>
          <w:w w:val="110"/>
          <w:sz w:val="20"/>
        </w:rPr>
        <w:t>this</w:t>
      </w:r>
      <w:r>
        <w:rPr>
          <w:spacing w:val="-11"/>
          <w:w w:val="110"/>
          <w:sz w:val="20"/>
        </w:rPr>
        <w:t xml:space="preserve"> </w:t>
      </w:r>
      <w:r>
        <w:rPr>
          <w:w w:val="110"/>
          <w:sz w:val="20"/>
        </w:rPr>
        <w:t>information.</w:t>
      </w:r>
      <w:r>
        <w:rPr>
          <w:spacing w:val="15"/>
          <w:w w:val="110"/>
          <w:sz w:val="20"/>
        </w:rPr>
        <w:t xml:space="preserve"> </w:t>
      </w:r>
      <w:r>
        <w:rPr>
          <w:w w:val="110"/>
          <w:sz w:val="20"/>
        </w:rPr>
        <w:t xml:space="preserve">Hence </w:t>
      </w:r>
      <w:r>
        <w:rPr>
          <w:spacing w:val="-3"/>
          <w:w w:val="110"/>
          <w:sz w:val="20"/>
        </w:rPr>
        <w:t xml:space="preserve">we </w:t>
      </w:r>
      <w:r>
        <w:rPr>
          <w:w w:val="110"/>
          <w:sz w:val="20"/>
        </w:rPr>
        <w:t>use a discrete-time Bayesian hierarchical modeling approach that makes it possible to extract detailed effects from these data while accounting for the uncertainty and dependence within the data. This model</w:t>
      </w:r>
      <w:r>
        <w:rPr>
          <w:spacing w:val="-31"/>
          <w:w w:val="110"/>
          <w:sz w:val="20"/>
        </w:rPr>
        <w:t xml:space="preserve"> </w:t>
      </w:r>
      <w:r>
        <w:rPr>
          <w:w w:val="110"/>
          <w:sz w:val="20"/>
        </w:rPr>
        <w:t>is described</w:t>
      </w:r>
      <w:r>
        <w:rPr>
          <w:spacing w:val="5"/>
          <w:w w:val="110"/>
          <w:sz w:val="20"/>
        </w:rPr>
        <w:t xml:space="preserve"> </w:t>
      </w:r>
      <w:r>
        <w:rPr>
          <w:w w:val="110"/>
          <w:sz w:val="20"/>
        </w:rPr>
        <w:t>and</w:t>
      </w:r>
      <w:r>
        <w:rPr>
          <w:spacing w:val="6"/>
          <w:w w:val="110"/>
          <w:sz w:val="20"/>
        </w:rPr>
        <w:t xml:space="preserve"> </w:t>
      </w:r>
      <w:r>
        <w:rPr>
          <w:w w:val="110"/>
          <w:sz w:val="20"/>
        </w:rPr>
        <w:t>then</w:t>
      </w:r>
      <w:r>
        <w:rPr>
          <w:spacing w:val="6"/>
          <w:w w:val="110"/>
          <w:sz w:val="20"/>
        </w:rPr>
        <w:t xml:space="preserve"> </w:t>
      </w:r>
      <w:r>
        <w:rPr>
          <w:w w:val="110"/>
          <w:sz w:val="20"/>
        </w:rPr>
        <w:t>applied</w:t>
      </w:r>
      <w:r>
        <w:rPr>
          <w:spacing w:val="5"/>
          <w:w w:val="110"/>
          <w:sz w:val="20"/>
        </w:rPr>
        <w:t xml:space="preserve"> </w:t>
      </w:r>
      <w:r>
        <w:rPr>
          <w:w w:val="110"/>
          <w:sz w:val="20"/>
        </w:rPr>
        <w:t>to</w:t>
      </w:r>
      <w:r>
        <w:rPr>
          <w:spacing w:val="6"/>
          <w:w w:val="110"/>
          <w:sz w:val="20"/>
        </w:rPr>
        <w:t xml:space="preserve"> </w:t>
      </w:r>
      <w:r>
        <w:rPr>
          <w:w w:val="110"/>
          <w:sz w:val="20"/>
        </w:rPr>
        <w:t>these</w:t>
      </w:r>
      <w:r>
        <w:rPr>
          <w:spacing w:val="6"/>
          <w:w w:val="110"/>
          <w:sz w:val="20"/>
        </w:rPr>
        <w:t xml:space="preserve"> </w:t>
      </w:r>
      <w:r>
        <w:rPr>
          <w:w w:val="110"/>
          <w:sz w:val="20"/>
        </w:rPr>
        <w:t>data</w:t>
      </w:r>
      <w:r>
        <w:rPr>
          <w:spacing w:val="5"/>
          <w:w w:val="110"/>
          <w:sz w:val="20"/>
        </w:rPr>
        <w:t xml:space="preserve"> </w:t>
      </w:r>
      <w:r>
        <w:rPr>
          <w:w w:val="110"/>
          <w:sz w:val="20"/>
        </w:rPr>
        <w:t>to</w:t>
      </w:r>
      <w:r>
        <w:rPr>
          <w:spacing w:val="6"/>
          <w:w w:val="110"/>
          <w:sz w:val="20"/>
        </w:rPr>
        <w:t xml:space="preserve"> </w:t>
      </w:r>
      <w:r>
        <w:rPr>
          <w:w w:val="110"/>
          <w:sz w:val="20"/>
        </w:rPr>
        <w:t>carry</w:t>
      </w:r>
      <w:r>
        <w:rPr>
          <w:spacing w:val="6"/>
          <w:w w:val="110"/>
          <w:sz w:val="20"/>
        </w:rPr>
        <w:t xml:space="preserve"> </w:t>
      </w:r>
      <w:r>
        <w:rPr>
          <w:w w:val="110"/>
          <w:sz w:val="20"/>
        </w:rPr>
        <w:t>out</w:t>
      </w:r>
      <w:r>
        <w:rPr>
          <w:spacing w:val="6"/>
          <w:w w:val="110"/>
          <w:sz w:val="20"/>
        </w:rPr>
        <w:t xml:space="preserve"> </w:t>
      </w:r>
      <w:r>
        <w:rPr>
          <w:w w:val="110"/>
          <w:sz w:val="20"/>
        </w:rPr>
        <w:t>an</w:t>
      </w:r>
      <w:r>
        <w:rPr>
          <w:spacing w:val="5"/>
          <w:w w:val="110"/>
          <w:sz w:val="20"/>
        </w:rPr>
        <w:t xml:space="preserve"> </w:t>
      </w:r>
      <w:r>
        <w:rPr>
          <w:w w:val="110"/>
          <w:sz w:val="20"/>
        </w:rPr>
        <w:t>analysis</w:t>
      </w:r>
      <w:r>
        <w:rPr>
          <w:spacing w:val="6"/>
          <w:w w:val="110"/>
          <w:sz w:val="20"/>
        </w:rPr>
        <w:t xml:space="preserve"> </w:t>
      </w:r>
      <w:r>
        <w:rPr>
          <w:w w:val="110"/>
          <w:sz w:val="20"/>
        </w:rPr>
        <w:t>of</w:t>
      </w:r>
      <w:r>
        <w:rPr>
          <w:spacing w:val="6"/>
          <w:w w:val="110"/>
          <w:sz w:val="20"/>
        </w:rPr>
        <w:t xml:space="preserve"> </w:t>
      </w:r>
      <w:r>
        <w:rPr>
          <w:w w:val="110"/>
          <w:sz w:val="20"/>
        </w:rPr>
        <w:t>first</w:t>
      </w:r>
      <w:r>
        <w:rPr>
          <w:spacing w:val="5"/>
          <w:w w:val="110"/>
          <w:sz w:val="20"/>
        </w:rPr>
        <w:t xml:space="preserve"> </w:t>
      </w:r>
      <w:r>
        <w:rPr>
          <w:w w:val="110"/>
          <w:sz w:val="20"/>
        </w:rPr>
        <w:t>term</w:t>
      </w:r>
      <w:r>
        <w:rPr>
          <w:spacing w:val="6"/>
          <w:w w:val="110"/>
          <w:sz w:val="20"/>
        </w:rPr>
        <w:t xml:space="preserve"> </w:t>
      </w:r>
      <w:r>
        <w:rPr>
          <w:w w:val="110"/>
          <w:sz w:val="20"/>
        </w:rPr>
        <w:t>attrition</w:t>
      </w:r>
      <w:r>
        <w:rPr>
          <w:spacing w:val="6"/>
          <w:w w:val="110"/>
          <w:sz w:val="20"/>
        </w:rPr>
        <w:t xml:space="preserve"> </w:t>
      </w:r>
      <w:r>
        <w:rPr>
          <w:w w:val="110"/>
          <w:sz w:val="20"/>
        </w:rPr>
        <w:t>of</w:t>
      </w:r>
      <w:r>
        <w:rPr>
          <w:spacing w:val="6"/>
          <w:w w:val="110"/>
          <w:sz w:val="20"/>
        </w:rPr>
        <w:t xml:space="preserve"> </w:t>
      </w:r>
      <w:r>
        <w:rPr>
          <w:w w:val="110"/>
          <w:sz w:val="20"/>
        </w:rPr>
        <w:t>Army</w:t>
      </w:r>
      <w:r>
        <w:rPr>
          <w:spacing w:val="5"/>
          <w:w w:val="110"/>
          <w:sz w:val="20"/>
        </w:rPr>
        <w:t xml:space="preserve"> </w:t>
      </w:r>
      <w:r>
        <w:rPr>
          <w:w w:val="110"/>
          <w:sz w:val="20"/>
        </w:rPr>
        <w:t>enlistees.</w:t>
      </w:r>
    </w:p>
    <w:p w:rsidR="00194060" w:rsidRDefault="00F75F9A">
      <w:pPr>
        <w:spacing w:before="111"/>
        <w:ind w:left="120"/>
        <w:jc w:val="both"/>
        <w:rPr>
          <w:sz w:val="20"/>
        </w:rPr>
      </w:pPr>
      <w:r>
        <w:rPr>
          <w:w w:val="110"/>
          <w:sz w:val="20"/>
        </w:rPr>
        <w:t>Keywords:</w:t>
      </w:r>
      <w:r>
        <w:rPr>
          <w:spacing w:val="6"/>
          <w:w w:val="110"/>
          <w:sz w:val="20"/>
        </w:rPr>
        <w:t xml:space="preserve"> </w:t>
      </w:r>
      <w:r>
        <w:rPr>
          <w:w w:val="110"/>
          <w:sz w:val="20"/>
        </w:rPr>
        <w:t>proportional</w:t>
      </w:r>
      <w:r>
        <w:rPr>
          <w:spacing w:val="-10"/>
          <w:w w:val="110"/>
          <w:sz w:val="20"/>
        </w:rPr>
        <w:t xml:space="preserve"> </w:t>
      </w:r>
      <w:r>
        <w:rPr>
          <w:w w:val="110"/>
          <w:sz w:val="20"/>
        </w:rPr>
        <w:t>hazards,</w:t>
      </w:r>
      <w:r>
        <w:rPr>
          <w:spacing w:val="-10"/>
          <w:w w:val="110"/>
          <w:sz w:val="20"/>
        </w:rPr>
        <w:t xml:space="preserve"> </w:t>
      </w:r>
      <w:r>
        <w:rPr>
          <w:w w:val="110"/>
          <w:sz w:val="20"/>
        </w:rPr>
        <w:t>Markov</w:t>
      </w:r>
      <w:r>
        <w:rPr>
          <w:spacing w:val="-10"/>
          <w:w w:val="110"/>
          <w:sz w:val="20"/>
        </w:rPr>
        <w:t xml:space="preserve"> </w:t>
      </w:r>
      <w:r>
        <w:rPr>
          <w:w w:val="110"/>
          <w:sz w:val="20"/>
        </w:rPr>
        <w:t>Chain</w:t>
      </w:r>
      <w:r>
        <w:rPr>
          <w:spacing w:val="-10"/>
          <w:w w:val="110"/>
          <w:sz w:val="20"/>
        </w:rPr>
        <w:t xml:space="preserve"> </w:t>
      </w:r>
      <w:r>
        <w:rPr>
          <w:w w:val="110"/>
          <w:sz w:val="20"/>
        </w:rPr>
        <w:t>Monte</w:t>
      </w:r>
      <w:r>
        <w:rPr>
          <w:spacing w:val="-10"/>
          <w:w w:val="110"/>
          <w:sz w:val="20"/>
        </w:rPr>
        <w:t xml:space="preserve"> </w:t>
      </w:r>
      <w:r>
        <w:rPr>
          <w:w w:val="110"/>
          <w:sz w:val="20"/>
        </w:rPr>
        <w:t>Carlo,</w:t>
      </w:r>
      <w:r>
        <w:rPr>
          <w:spacing w:val="-9"/>
          <w:w w:val="110"/>
          <w:sz w:val="20"/>
        </w:rPr>
        <w:t xml:space="preserve"> </w:t>
      </w:r>
      <w:r>
        <w:rPr>
          <w:w w:val="110"/>
          <w:sz w:val="20"/>
        </w:rPr>
        <w:t>administrative</w:t>
      </w:r>
      <w:r>
        <w:rPr>
          <w:spacing w:val="-10"/>
          <w:w w:val="110"/>
          <w:sz w:val="20"/>
        </w:rPr>
        <w:t xml:space="preserve"> </w:t>
      </w:r>
      <w:r>
        <w:rPr>
          <w:w w:val="110"/>
          <w:sz w:val="20"/>
        </w:rPr>
        <w:t>data,</w:t>
      </w:r>
      <w:r>
        <w:rPr>
          <w:spacing w:val="-10"/>
          <w:w w:val="110"/>
          <w:sz w:val="20"/>
        </w:rPr>
        <w:t xml:space="preserve"> </w:t>
      </w:r>
      <w:r>
        <w:rPr>
          <w:w w:val="110"/>
          <w:sz w:val="20"/>
        </w:rPr>
        <w:t>non-parametric</w:t>
      </w:r>
      <w:r>
        <w:rPr>
          <w:spacing w:val="-10"/>
          <w:w w:val="110"/>
          <w:sz w:val="20"/>
        </w:rPr>
        <w:t xml:space="preserve"> </w:t>
      </w:r>
      <w:r>
        <w:rPr>
          <w:w w:val="110"/>
          <w:sz w:val="20"/>
        </w:rPr>
        <w:t>effects.</w:t>
      </w:r>
    </w:p>
    <w:p w:rsidR="00194060" w:rsidRDefault="00194060">
      <w:pPr>
        <w:jc w:val="both"/>
        <w:rPr>
          <w:sz w:val="20"/>
        </w:rPr>
        <w:sectPr w:rsidR="00194060">
          <w:footerReference w:type="default" r:id="rId7"/>
          <w:type w:val="continuous"/>
          <w:pgSz w:w="12240" w:h="15840"/>
          <w:pgMar w:top="1340" w:right="0" w:bottom="1600" w:left="1320" w:header="720" w:footer="1404" w:gutter="0"/>
          <w:pgNumType w:start="1"/>
          <w:cols w:space="720"/>
        </w:sectPr>
      </w:pPr>
    </w:p>
    <w:p w:rsidR="00194060" w:rsidRDefault="00F75F9A">
      <w:pPr>
        <w:pStyle w:val="BodyText"/>
        <w:spacing w:before="33" w:line="312" w:lineRule="auto"/>
        <w:ind w:left="120" w:right="1437"/>
        <w:jc w:val="both"/>
      </w:pPr>
      <w:r>
        <w:rPr>
          <w:w w:val="110"/>
        </w:rPr>
        <w:lastRenderedPageBreak/>
        <w:t xml:space="preserve">Using Administrative and External Data Sources to Model First </w:t>
      </w:r>
      <w:r>
        <w:rPr>
          <w:spacing w:val="-5"/>
          <w:w w:val="110"/>
        </w:rPr>
        <w:t xml:space="preserve">Term </w:t>
      </w:r>
      <w:r>
        <w:rPr>
          <w:w w:val="110"/>
        </w:rPr>
        <w:t>Attrition of Army</w:t>
      </w:r>
      <w:r>
        <w:rPr>
          <w:spacing w:val="-17"/>
          <w:w w:val="110"/>
        </w:rPr>
        <w:t xml:space="preserve"> </w:t>
      </w:r>
      <w:r>
        <w:rPr>
          <w:w w:val="110"/>
        </w:rPr>
        <w:t>Enlisted Soldiers</w:t>
      </w:r>
    </w:p>
    <w:p w:rsidR="00194060" w:rsidRDefault="00194060">
      <w:pPr>
        <w:pStyle w:val="BodyText"/>
      </w:pPr>
    </w:p>
    <w:p w:rsidR="00194060" w:rsidRDefault="00F75F9A">
      <w:pPr>
        <w:pStyle w:val="Heading1"/>
        <w:spacing w:before="162"/>
        <w:ind w:firstLine="0"/>
      </w:pPr>
      <w:r>
        <w:rPr>
          <w:w w:val="120"/>
        </w:rPr>
        <w:t>EXECUTIVE SUMMARY</w:t>
      </w:r>
    </w:p>
    <w:p w:rsidR="00194060" w:rsidRDefault="00194060">
      <w:pPr>
        <w:pStyle w:val="BodyText"/>
        <w:spacing w:before="3"/>
        <w:rPr>
          <w:b/>
          <w:sz w:val="24"/>
        </w:rPr>
      </w:pPr>
    </w:p>
    <w:p w:rsidR="00194060" w:rsidRDefault="00F75F9A">
      <w:pPr>
        <w:pStyle w:val="Heading3"/>
        <w:ind w:left="120" w:firstLine="0"/>
      </w:pPr>
      <w:r>
        <w:rPr>
          <w:w w:val="115"/>
        </w:rPr>
        <w:t>Research Requirement</w:t>
      </w:r>
    </w:p>
    <w:p w:rsidR="00194060" w:rsidRDefault="00194060">
      <w:pPr>
        <w:pStyle w:val="BodyText"/>
        <w:spacing w:before="10"/>
        <w:rPr>
          <w:b/>
          <w:sz w:val="18"/>
        </w:rPr>
      </w:pPr>
    </w:p>
    <w:p w:rsidR="00194060" w:rsidRDefault="00F75F9A">
      <w:pPr>
        <w:pStyle w:val="BodyText"/>
        <w:spacing w:line="312" w:lineRule="auto"/>
        <w:ind w:left="120" w:right="1437"/>
        <w:jc w:val="both"/>
      </w:pPr>
      <w:r>
        <w:rPr>
          <w:w w:val="110"/>
        </w:rPr>
        <w:t>This</w:t>
      </w:r>
      <w:r>
        <w:rPr>
          <w:spacing w:val="-17"/>
          <w:w w:val="110"/>
        </w:rPr>
        <w:t xml:space="preserve"> </w:t>
      </w:r>
      <w:r>
        <w:rPr>
          <w:w w:val="110"/>
        </w:rPr>
        <w:t>effort</w:t>
      </w:r>
      <w:r>
        <w:rPr>
          <w:spacing w:val="-17"/>
          <w:w w:val="110"/>
        </w:rPr>
        <w:t xml:space="preserve"> </w:t>
      </w:r>
      <w:r>
        <w:rPr>
          <w:w w:val="110"/>
        </w:rPr>
        <w:t>develops</w:t>
      </w:r>
      <w:r>
        <w:rPr>
          <w:spacing w:val="-17"/>
          <w:w w:val="110"/>
        </w:rPr>
        <w:t xml:space="preserve"> </w:t>
      </w:r>
      <w:r>
        <w:rPr>
          <w:w w:val="110"/>
        </w:rPr>
        <w:t>research</w:t>
      </w:r>
      <w:r>
        <w:rPr>
          <w:spacing w:val="-16"/>
          <w:w w:val="110"/>
        </w:rPr>
        <w:t xml:space="preserve"> </w:t>
      </w:r>
      <w:r>
        <w:rPr>
          <w:w w:val="110"/>
        </w:rPr>
        <w:t>approaches</w:t>
      </w:r>
      <w:r>
        <w:rPr>
          <w:spacing w:val="-17"/>
          <w:w w:val="110"/>
        </w:rPr>
        <w:t xml:space="preserve"> </w:t>
      </w:r>
      <w:r>
        <w:rPr>
          <w:w w:val="110"/>
        </w:rPr>
        <w:t>to</w:t>
      </w:r>
      <w:r>
        <w:rPr>
          <w:spacing w:val="-17"/>
          <w:w w:val="110"/>
        </w:rPr>
        <w:t xml:space="preserve"> </w:t>
      </w:r>
      <w:r>
        <w:rPr>
          <w:w w:val="110"/>
        </w:rPr>
        <w:t>combine</w:t>
      </w:r>
      <w:r>
        <w:rPr>
          <w:spacing w:val="-16"/>
          <w:w w:val="110"/>
        </w:rPr>
        <w:t xml:space="preserve"> </w:t>
      </w:r>
      <w:r>
        <w:rPr>
          <w:spacing w:val="-3"/>
          <w:w w:val="110"/>
        </w:rPr>
        <w:t>available</w:t>
      </w:r>
      <w:r>
        <w:rPr>
          <w:spacing w:val="-18"/>
          <w:w w:val="110"/>
        </w:rPr>
        <w:t xml:space="preserve"> </w:t>
      </w:r>
      <w:r>
        <w:rPr>
          <w:w w:val="110"/>
        </w:rPr>
        <w:t>DoD</w:t>
      </w:r>
      <w:r>
        <w:rPr>
          <w:spacing w:val="-16"/>
          <w:w w:val="110"/>
        </w:rPr>
        <w:t xml:space="preserve"> </w:t>
      </w:r>
      <w:r>
        <w:rPr>
          <w:w w:val="110"/>
        </w:rPr>
        <w:t>transactional</w:t>
      </w:r>
      <w:r>
        <w:rPr>
          <w:spacing w:val="-17"/>
          <w:w w:val="110"/>
        </w:rPr>
        <w:t xml:space="preserve"> </w:t>
      </w:r>
      <w:r>
        <w:rPr>
          <w:w w:val="110"/>
        </w:rPr>
        <w:t>records</w:t>
      </w:r>
      <w:r>
        <w:rPr>
          <w:spacing w:val="-17"/>
          <w:w w:val="110"/>
        </w:rPr>
        <w:t xml:space="preserve"> </w:t>
      </w:r>
      <w:r>
        <w:rPr>
          <w:w w:val="110"/>
        </w:rPr>
        <w:t>with</w:t>
      </w:r>
      <w:r>
        <w:rPr>
          <w:spacing w:val="-16"/>
          <w:w w:val="110"/>
        </w:rPr>
        <w:t xml:space="preserve"> </w:t>
      </w:r>
      <w:r>
        <w:rPr>
          <w:w w:val="110"/>
        </w:rPr>
        <w:t>fed- eral and other open data sources to provide insights that go beyond those typically obtained</w:t>
      </w:r>
      <w:r>
        <w:rPr>
          <w:spacing w:val="-30"/>
          <w:w w:val="110"/>
        </w:rPr>
        <w:t xml:space="preserve"> </w:t>
      </w:r>
      <w:r>
        <w:rPr>
          <w:w w:val="110"/>
        </w:rPr>
        <w:t>from single-source</w:t>
      </w:r>
      <w:r>
        <w:rPr>
          <w:spacing w:val="-18"/>
          <w:w w:val="110"/>
        </w:rPr>
        <w:t xml:space="preserve"> </w:t>
      </w:r>
      <w:r>
        <w:rPr>
          <w:w w:val="110"/>
        </w:rPr>
        <w:t>analyses</w:t>
      </w:r>
      <w:r>
        <w:rPr>
          <w:spacing w:val="-18"/>
          <w:w w:val="110"/>
        </w:rPr>
        <w:t xml:space="preserve"> </w:t>
      </w:r>
      <w:r>
        <w:rPr>
          <w:w w:val="110"/>
        </w:rPr>
        <w:t>based</w:t>
      </w:r>
      <w:r>
        <w:rPr>
          <w:spacing w:val="-19"/>
          <w:w w:val="110"/>
        </w:rPr>
        <w:t xml:space="preserve"> </w:t>
      </w:r>
      <w:r>
        <w:rPr>
          <w:w w:val="110"/>
        </w:rPr>
        <w:t>on</w:t>
      </w:r>
      <w:r>
        <w:rPr>
          <w:spacing w:val="-18"/>
          <w:w w:val="110"/>
        </w:rPr>
        <w:t xml:space="preserve"> </w:t>
      </w:r>
      <w:r>
        <w:rPr>
          <w:w w:val="110"/>
        </w:rPr>
        <w:t>a</w:t>
      </w:r>
      <w:r>
        <w:rPr>
          <w:spacing w:val="-18"/>
          <w:w w:val="110"/>
        </w:rPr>
        <w:t xml:space="preserve"> </w:t>
      </w:r>
      <w:r>
        <w:rPr>
          <w:w w:val="110"/>
        </w:rPr>
        <w:t>restricted</w:t>
      </w:r>
      <w:r>
        <w:rPr>
          <w:spacing w:val="-18"/>
          <w:w w:val="110"/>
        </w:rPr>
        <w:t xml:space="preserve"> </w:t>
      </w:r>
      <w:r>
        <w:rPr>
          <w:w w:val="110"/>
        </w:rPr>
        <w:t>collection</w:t>
      </w:r>
      <w:r>
        <w:rPr>
          <w:spacing w:val="-18"/>
          <w:w w:val="110"/>
        </w:rPr>
        <w:t xml:space="preserve"> </w:t>
      </w:r>
      <w:r>
        <w:rPr>
          <w:w w:val="110"/>
        </w:rPr>
        <w:t>of</w:t>
      </w:r>
      <w:r>
        <w:rPr>
          <w:spacing w:val="-18"/>
          <w:w w:val="110"/>
        </w:rPr>
        <w:t xml:space="preserve"> </w:t>
      </w:r>
      <w:r>
        <w:rPr>
          <w:w w:val="110"/>
        </w:rPr>
        <w:t>Soldiers.</w:t>
      </w:r>
      <w:r>
        <w:rPr>
          <w:spacing w:val="-3"/>
          <w:w w:val="110"/>
        </w:rPr>
        <w:t xml:space="preserve"> </w:t>
      </w:r>
      <w:r>
        <w:rPr>
          <w:w w:val="110"/>
        </w:rPr>
        <w:t>This</w:t>
      </w:r>
      <w:r>
        <w:rPr>
          <w:spacing w:val="-18"/>
          <w:w w:val="110"/>
        </w:rPr>
        <w:t xml:space="preserve"> </w:t>
      </w:r>
      <w:r>
        <w:rPr>
          <w:w w:val="110"/>
        </w:rPr>
        <w:t>research</w:t>
      </w:r>
      <w:r>
        <w:rPr>
          <w:spacing w:val="-18"/>
          <w:w w:val="110"/>
        </w:rPr>
        <w:t xml:space="preserve"> </w:t>
      </w:r>
      <w:r>
        <w:rPr>
          <w:spacing w:val="-3"/>
          <w:w w:val="110"/>
        </w:rPr>
        <w:t>was</w:t>
      </w:r>
      <w:r>
        <w:rPr>
          <w:spacing w:val="-18"/>
          <w:w w:val="110"/>
        </w:rPr>
        <w:t xml:space="preserve"> </w:t>
      </w:r>
      <w:r>
        <w:rPr>
          <w:w w:val="110"/>
        </w:rPr>
        <w:t xml:space="preserve">demonstrated on a large-scale study of first-term attrition for enlisted Army Soldiers. This effort includes data </w:t>
      </w:r>
      <w:r>
        <w:rPr>
          <w:spacing w:val="-4"/>
          <w:w w:val="110"/>
        </w:rPr>
        <w:t xml:space="preserve">discovery, </w:t>
      </w:r>
      <w:r>
        <w:rPr>
          <w:w w:val="110"/>
        </w:rPr>
        <w:t>data quality and fitness assessment, creation of intermediate data products, and devel- opment of statistical modeling approaches to handle this broad collection of</w:t>
      </w:r>
      <w:r>
        <w:rPr>
          <w:spacing w:val="1"/>
          <w:w w:val="110"/>
        </w:rPr>
        <w:t xml:space="preserve"> </w:t>
      </w:r>
      <w:r>
        <w:rPr>
          <w:w w:val="110"/>
        </w:rPr>
        <w:t>data.</w:t>
      </w:r>
    </w:p>
    <w:p w:rsidR="00194060" w:rsidRDefault="00194060">
      <w:pPr>
        <w:pStyle w:val="BodyText"/>
        <w:spacing w:before="7"/>
        <w:rPr>
          <w:sz w:val="25"/>
        </w:rPr>
      </w:pPr>
    </w:p>
    <w:p w:rsidR="00194060" w:rsidRDefault="00F75F9A">
      <w:pPr>
        <w:pStyle w:val="Heading3"/>
        <w:ind w:left="120" w:firstLine="0"/>
      </w:pPr>
      <w:r>
        <w:rPr>
          <w:w w:val="115"/>
        </w:rPr>
        <w:t>Procedure</w:t>
      </w:r>
    </w:p>
    <w:p w:rsidR="00194060" w:rsidRDefault="00194060">
      <w:pPr>
        <w:pStyle w:val="BodyText"/>
        <w:spacing w:before="10"/>
        <w:rPr>
          <w:b/>
          <w:sz w:val="18"/>
        </w:rPr>
      </w:pPr>
    </w:p>
    <w:p w:rsidR="00194060" w:rsidRDefault="00F75F9A">
      <w:pPr>
        <w:pStyle w:val="BodyText"/>
        <w:spacing w:line="312" w:lineRule="auto"/>
        <w:ind w:left="120" w:right="1440"/>
        <w:jc w:val="both"/>
      </w:pPr>
      <w:r>
        <w:rPr>
          <w:w w:val="105"/>
        </w:rPr>
        <w:t>A three-fold strategy is executed for carrying out a broad-scale analysis of attrition of first term Army enlisted Soldiers. This</w:t>
      </w:r>
      <w:r>
        <w:rPr>
          <w:spacing w:val="27"/>
          <w:w w:val="105"/>
        </w:rPr>
        <w:t xml:space="preserve"> </w:t>
      </w:r>
      <w:r>
        <w:rPr>
          <w:w w:val="105"/>
        </w:rPr>
        <w:t>strategy</w:t>
      </w:r>
    </w:p>
    <w:p w:rsidR="00194060" w:rsidRDefault="00F75F9A">
      <w:pPr>
        <w:pStyle w:val="ListParagraph"/>
        <w:numPr>
          <w:ilvl w:val="1"/>
          <w:numId w:val="14"/>
        </w:numPr>
        <w:tabs>
          <w:tab w:val="left" w:pos="666"/>
        </w:tabs>
        <w:spacing w:before="130" w:line="312" w:lineRule="auto"/>
        <w:ind w:right="1437"/>
        <w:jc w:val="both"/>
      </w:pPr>
      <w:r>
        <w:rPr>
          <w:w w:val="110"/>
        </w:rPr>
        <w:t>combines</w:t>
      </w:r>
      <w:r>
        <w:rPr>
          <w:spacing w:val="-4"/>
          <w:w w:val="110"/>
        </w:rPr>
        <w:t xml:space="preserve"> </w:t>
      </w:r>
      <w:r>
        <w:rPr>
          <w:w w:val="110"/>
        </w:rPr>
        <w:t>a</w:t>
      </w:r>
      <w:r>
        <w:rPr>
          <w:spacing w:val="-4"/>
          <w:w w:val="110"/>
        </w:rPr>
        <w:t xml:space="preserve"> </w:t>
      </w:r>
      <w:r>
        <w:rPr>
          <w:w w:val="110"/>
        </w:rPr>
        <w:t>wide</w:t>
      </w:r>
      <w:r>
        <w:rPr>
          <w:spacing w:val="-4"/>
          <w:w w:val="110"/>
        </w:rPr>
        <w:t xml:space="preserve"> </w:t>
      </w:r>
      <w:r>
        <w:rPr>
          <w:spacing w:val="-3"/>
          <w:w w:val="110"/>
        </w:rPr>
        <w:t xml:space="preserve">variety </w:t>
      </w:r>
      <w:r>
        <w:rPr>
          <w:w w:val="110"/>
        </w:rPr>
        <w:t>of</w:t>
      </w:r>
      <w:r>
        <w:rPr>
          <w:spacing w:val="-4"/>
          <w:w w:val="110"/>
        </w:rPr>
        <w:t xml:space="preserve"> </w:t>
      </w:r>
      <w:r>
        <w:rPr>
          <w:w w:val="110"/>
        </w:rPr>
        <w:t>DoD,</w:t>
      </w:r>
      <w:r>
        <w:rPr>
          <w:spacing w:val="-4"/>
          <w:w w:val="110"/>
        </w:rPr>
        <w:t xml:space="preserve"> </w:t>
      </w:r>
      <w:r>
        <w:rPr>
          <w:spacing w:val="-3"/>
          <w:w w:val="110"/>
        </w:rPr>
        <w:t xml:space="preserve">Federal, </w:t>
      </w:r>
      <w:r>
        <w:rPr>
          <w:w w:val="110"/>
        </w:rPr>
        <w:t>and</w:t>
      </w:r>
      <w:r>
        <w:rPr>
          <w:spacing w:val="-3"/>
          <w:w w:val="110"/>
        </w:rPr>
        <w:t xml:space="preserve"> </w:t>
      </w:r>
      <w:r>
        <w:rPr>
          <w:w w:val="110"/>
        </w:rPr>
        <w:t>open</w:t>
      </w:r>
      <w:r>
        <w:rPr>
          <w:spacing w:val="-4"/>
          <w:w w:val="110"/>
        </w:rPr>
        <w:t xml:space="preserve"> </w:t>
      </w:r>
      <w:r>
        <w:rPr>
          <w:w w:val="110"/>
        </w:rPr>
        <w:t>data</w:t>
      </w:r>
      <w:r>
        <w:rPr>
          <w:spacing w:val="-4"/>
          <w:w w:val="110"/>
        </w:rPr>
        <w:t xml:space="preserve"> </w:t>
      </w:r>
      <w:r>
        <w:rPr>
          <w:w w:val="110"/>
        </w:rPr>
        <w:t>sources</w:t>
      </w:r>
      <w:r>
        <w:rPr>
          <w:spacing w:val="-4"/>
          <w:w w:val="110"/>
        </w:rPr>
        <w:t xml:space="preserve"> </w:t>
      </w:r>
      <w:r>
        <w:rPr>
          <w:w w:val="110"/>
        </w:rPr>
        <w:t>within</w:t>
      </w:r>
      <w:r>
        <w:rPr>
          <w:spacing w:val="-3"/>
          <w:w w:val="110"/>
        </w:rPr>
        <w:t xml:space="preserve"> </w:t>
      </w:r>
      <w:r>
        <w:rPr>
          <w:w w:val="110"/>
        </w:rPr>
        <w:t>the</w:t>
      </w:r>
      <w:r>
        <w:rPr>
          <w:spacing w:val="-4"/>
          <w:w w:val="110"/>
        </w:rPr>
        <w:t xml:space="preserve"> </w:t>
      </w:r>
      <w:r>
        <w:rPr>
          <w:w w:val="110"/>
        </w:rPr>
        <w:t>Army</w:t>
      </w:r>
      <w:r>
        <w:rPr>
          <w:spacing w:val="-4"/>
          <w:w w:val="110"/>
        </w:rPr>
        <w:t xml:space="preserve"> </w:t>
      </w:r>
      <w:r>
        <w:rPr>
          <w:w w:val="110"/>
        </w:rPr>
        <w:t>Analytics Group</w:t>
      </w:r>
      <w:r>
        <w:rPr>
          <w:spacing w:val="-24"/>
          <w:w w:val="110"/>
        </w:rPr>
        <w:t xml:space="preserve"> </w:t>
      </w:r>
      <w:r>
        <w:rPr>
          <w:w w:val="110"/>
        </w:rPr>
        <w:t>(AAG)</w:t>
      </w:r>
      <w:r>
        <w:rPr>
          <w:spacing w:val="-24"/>
          <w:w w:val="110"/>
        </w:rPr>
        <w:t xml:space="preserve"> </w:t>
      </w:r>
      <w:r>
        <w:rPr>
          <w:w w:val="110"/>
        </w:rPr>
        <w:t>Research</w:t>
      </w:r>
      <w:r>
        <w:rPr>
          <w:spacing w:val="-24"/>
          <w:w w:val="110"/>
        </w:rPr>
        <w:t xml:space="preserve"> </w:t>
      </w:r>
      <w:r>
        <w:rPr>
          <w:w w:val="110"/>
        </w:rPr>
        <w:t>Facilitation</w:t>
      </w:r>
      <w:r>
        <w:rPr>
          <w:spacing w:val="-24"/>
          <w:w w:val="110"/>
        </w:rPr>
        <w:t xml:space="preserve"> </w:t>
      </w:r>
      <w:r>
        <w:rPr>
          <w:w w:val="110"/>
        </w:rPr>
        <w:t>Lab</w:t>
      </w:r>
      <w:r>
        <w:rPr>
          <w:spacing w:val="-24"/>
          <w:w w:val="110"/>
        </w:rPr>
        <w:t xml:space="preserve"> </w:t>
      </w:r>
      <w:r>
        <w:rPr>
          <w:w w:val="110"/>
        </w:rPr>
        <w:t>(RFL)</w:t>
      </w:r>
      <w:r>
        <w:rPr>
          <w:spacing w:val="-24"/>
          <w:w w:val="110"/>
        </w:rPr>
        <w:t xml:space="preserve"> </w:t>
      </w:r>
      <w:r>
        <w:rPr>
          <w:w w:val="110"/>
        </w:rPr>
        <w:t>Person-Event</w:t>
      </w:r>
      <w:r>
        <w:rPr>
          <w:spacing w:val="-24"/>
          <w:w w:val="110"/>
        </w:rPr>
        <w:t xml:space="preserve"> </w:t>
      </w:r>
      <w:r>
        <w:rPr>
          <w:w w:val="110"/>
        </w:rPr>
        <w:t>Data</w:t>
      </w:r>
      <w:r>
        <w:rPr>
          <w:spacing w:val="-23"/>
          <w:w w:val="110"/>
        </w:rPr>
        <w:t xml:space="preserve"> </w:t>
      </w:r>
      <w:r>
        <w:rPr>
          <w:w w:val="110"/>
        </w:rPr>
        <w:t>Enclave</w:t>
      </w:r>
      <w:r>
        <w:rPr>
          <w:spacing w:val="-24"/>
          <w:w w:val="110"/>
        </w:rPr>
        <w:t xml:space="preserve"> </w:t>
      </w:r>
      <w:r>
        <w:rPr>
          <w:w w:val="110"/>
        </w:rPr>
        <w:t>(PDE)</w:t>
      </w:r>
      <w:r>
        <w:rPr>
          <w:spacing w:val="-24"/>
          <w:w w:val="110"/>
        </w:rPr>
        <w:t xml:space="preserve"> </w:t>
      </w:r>
      <w:r>
        <w:rPr>
          <w:w w:val="110"/>
        </w:rPr>
        <w:t>to</w:t>
      </w:r>
      <w:r>
        <w:rPr>
          <w:spacing w:val="-24"/>
          <w:w w:val="110"/>
        </w:rPr>
        <w:t xml:space="preserve"> </w:t>
      </w:r>
      <w:r>
        <w:rPr>
          <w:w w:val="110"/>
        </w:rPr>
        <w:t xml:space="preserve">produce detailed information </w:t>
      </w:r>
      <w:r>
        <w:rPr>
          <w:spacing w:val="-3"/>
          <w:w w:val="110"/>
        </w:rPr>
        <w:t xml:space="preserve">over </w:t>
      </w:r>
      <w:r>
        <w:rPr>
          <w:w w:val="110"/>
        </w:rPr>
        <w:t>a 7-year period</w:t>
      </w:r>
      <w:r>
        <w:rPr>
          <w:spacing w:val="48"/>
          <w:w w:val="110"/>
        </w:rPr>
        <w:t xml:space="preserve"> </w:t>
      </w:r>
      <w:r>
        <w:rPr>
          <w:w w:val="110"/>
        </w:rPr>
        <w:t>(2009–2015),</w:t>
      </w:r>
    </w:p>
    <w:p w:rsidR="00194060" w:rsidRDefault="00F75F9A">
      <w:pPr>
        <w:pStyle w:val="ListParagraph"/>
        <w:numPr>
          <w:ilvl w:val="1"/>
          <w:numId w:val="14"/>
        </w:numPr>
        <w:tabs>
          <w:tab w:val="left" w:pos="666"/>
        </w:tabs>
        <w:spacing w:before="159" w:line="312" w:lineRule="auto"/>
        <w:ind w:right="1436"/>
        <w:jc w:val="both"/>
      </w:pPr>
      <w:r>
        <w:rPr>
          <w:w w:val="110"/>
        </w:rPr>
        <w:t>adapts</w:t>
      </w:r>
      <w:r>
        <w:rPr>
          <w:spacing w:val="-8"/>
          <w:w w:val="110"/>
        </w:rPr>
        <w:t xml:space="preserve"> </w:t>
      </w:r>
      <w:r>
        <w:rPr>
          <w:w w:val="110"/>
        </w:rPr>
        <w:t>a</w:t>
      </w:r>
      <w:r>
        <w:rPr>
          <w:spacing w:val="-7"/>
          <w:w w:val="110"/>
        </w:rPr>
        <w:t xml:space="preserve"> </w:t>
      </w:r>
      <w:r>
        <w:rPr>
          <w:w w:val="110"/>
        </w:rPr>
        <w:t>Bayesian</w:t>
      </w:r>
      <w:r>
        <w:rPr>
          <w:spacing w:val="-7"/>
          <w:w w:val="110"/>
        </w:rPr>
        <w:t xml:space="preserve"> </w:t>
      </w:r>
      <w:r>
        <w:rPr>
          <w:w w:val="110"/>
        </w:rPr>
        <w:t>hierarchical</w:t>
      </w:r>
      <w:r>
        <w:rPr>
          <w:spacing w:val="-7"/>
          <w:w w:val="110"/>
        </w:rPr>
        <w:t xml:space="preserve"> </w:t>
      </w:r>
      <w:r>
        <w:rPr>
          <w:w w:val="110"/>
        </w:rPr>
        <w:t>discrete-time</w:t>
      </w:r>
      <w:r>
        <w:rPr>
          <w:spacing w:val="-7"/>
          <w:w w:val="110"/>
        </w:rPr>
        <w:t xml:space="preserve"> </w:t>
      </w:r>
      <w:r>
        <w:rPr>
          <w:w w:val="110"/>
        </w:rPr>
        <w:t>hazard</w:t>
      </w:r>
      <w:r>
        <w:rPr>
          <w:spacing w:val="-7"/>
          <w:w w:val="110"/>
        </w:rPr>
        <w:t xml:space="preserve"> </w:t>
      </w:r>
      <w:r>
        <w:rPr>
          <w:w w:val="110"/>
        </w:rPr>
        <w:t>model</w:t>
      </w:r>
      <w:r>
        <w:rPr>
          <w:spacing w:val="-7"/>
          <w:w w:val="110"/>
        </w:rPr>
        <w:t xml:space="preserve"> </w:t>
      </w:r>
      <w:r>
        <w:rPr>
          <w:w w:val="110"/>
        </w:rPr>
        <w:t>to</w:t>
      </w:r>
      <w:r>
        <w:rPr>
          <w:spacing w:val="-7"/>
          <w:w w:val="110"/>
        </w:rPr>
        <w:t xml:space="preserve"> </w:t>
      </w:r>
      <w:r>
        <w:rPr>
          <w:w w:val="110"/>
        </w:rPr>
        <w:t>handle</w:t>
      </w:r>
      <w:r>
        <w:rPr>
          <w:spacing w:val="-7"/>
          <w:w w:val="110"/>
        </w:rPr>
        <w:t xml:space="preserve"> </w:t>
      </w:r>
      <w:r>
        <w:rPr>
          <w:w w:val="110"/>
        </w:rPr>
        <w:t>these</w:t>
      </w:r>
      <w:r>
        <w:rPr>
          <w:spacing w:val="-7"/>
          <w:w w:val="110"/>
        </w:rPr>
        <w:t xml:space="preserve"> </w:t>
      </w:r>
      <w:r>
        <w:rPr>
          <w:w w:val="110"/>
        </w:rPr>
        <w:t>data</w:t>
      </w:r>
      <w:r>
        <w:rPr>
          <w:spacing w:val="-7"/>
          <w:w w:val="110"/>
        </w:rPr>
        <w:t xml:space="preserve"> </w:t>
      </w:r>
      <w:r>
        <w:rPr>
          <w:w w:val="110"/>
        </w:rPr>
        <w:t>that</w:t>
      </w:r>
      <w:r>
        <w:rPr>
          <w:spacing w:val="-7"/>
          <w:w w:val="110"/>
        </w:rPr>
        <w:t xml:space="preserve"> </w:t>
      </w:r>
      <w:r>
        <w:rPr>
          <w:spacing w:val="-3"/>
          <w:w w:val="110"/>
        </w:rPr>
        <w:t xml:space="preserve">involves </w:t>
      </w:r>
      <w:r>
        <w:rPr>
          <w:spacing w:val="-4"/>
          <w:w w:val="110"/>
        </w:rPr>
        <w:t xml:space="preserve">over </w:t>
      </w:r>
      <w:r>
        <w:rPr>
          <w:w w:val="110"/>
        </w:rPr>
        <w:t>80-million transactions,</w:t>
      </w:r>
      <w:r>
        <w:rPr>
          <w:spacing w:val="34"/>
          <w:w w:val="110"/>
        </w:rPr>
        <w:t xml:space="preserve"> </w:t>
      </w:r>
      <w:r>
        <w:rPr>
          <w:w w:val="110"/>
        </w:rPr>
        <w:t>and</w:t>
      </w:r>
    </w:p>
    <w:p w:rsidR="00194060" w:rsidRDefault="00F75F9A">
      <w:pPr>
        <w:pStyle w:val="ListParagraph"/>
        <w:numPr>
          <w:ilvl w:val="1"/>
          <w:numId w:val="14"/>
        </w:numPr>
        <w:tabs>
          <w:tab w:val="left" w:pos="666"/>
        </w:tabs>
        <w:spacing w:before="159"/>
      </w:pPr>
      <w:r>
        <w:rPr>
          <w:w w:val="105"/>
        </w:rPr>
        <w:t>produces</w:t>
      </w:r>
      <w:r>
        <w:rPr>
          <w:spacing w:val="17"/>
          <w:w w:val="105"/>
        </w:rPr>
        <w:t xml:space="preserve"> </w:t>
      </w:r>
      <w:r>
        <w:rPr>
          <w:w w:val="105"/>
        </w:rPr>
        <w:t>an</w:t>
      </w:r>
      <w:r>
        <w:rPr>
          <w:spacing w:val="17"/>
          <w:w w:val="105"/>
        </w:rPr>
        <w:t xml:space="preserve"> </w:t>
      </w:r>
      <w:r>
        <w:rPr>
          <w:w w:val="105"/>
        </w:rPr>
        <w:t>analysis</w:t>
      </w:r>
      <w:r>
        <w:rPr>
          <w:spacing w:val="18"/>
          <w:w w:val="105"/>
        </w:rPr>
        <w:t xml:space="preserve"> </w:t>
      </w:r>
      <w:r>
        <w:rPr>
          <w:w w:val="105"/>
        </w:rPr>
        <w:t>of</w:t>
      </w:r>
      <w:r>
        <w:rPr>
          <w:spacing w:val="17"/>
          <w:w w:val="105"/>
        </w:rPr>
        <w:t xml:space="preserve"> </w:t>
      </w:r>
      <w:r>
        <w:rPr>
          <w:w w:val="105"/>
        </w:rPr>
        <w:t>factors</w:t>
      </w:r>
      <w:r>
        <w:rPr>
          <w:spacing w:val="17"/>
          <w:w w:val="105"/>
        </w:rPr>
        <w:t xml:space="preserve"> </w:t>
      </w:r>
      <w:r>
        <w:rPr>
          <w:w w:val="105"/>
        </w:rPr>
        <w:t>that</w:t>
      </w:r>
      <w:r>
        <w:rPr>
          <w:spacing w:val="19"/>
          <w:w w:val="105"/>
        </w:rPr>
        <w:t xml:space="preserve"> </w:t>
      </w:r>
      <w:r>
        <w:rPr>
          <w:w w:val="105"/>
        </w:rPr>
        <w:t>affect</w:t>
      </w:r>
      <w:r>
        <w:rPr>
          <w:spacing w:val="17"/>
          <w:w w:val="105"/>
        </w:rPr>
        <w:t xml:space="preserve"> </w:t>
      </w:r>
      <w:r>
        <w:rPr>
          <w:w w:val="105"/>
        </w:rPr>
        <w:t>attrition</w:t>
      </w:r>
      <w:r>
        <w:rPr>
          <w:spacing w:val="17"/>
          <w:w w:val="105"/>
        </w:rPr>
        <w:t xml:space="preserve"> </w:t>
      </w:r>
      <w:r>
        <w:rPr>
          <w:spacing w:val="-4"/>
          <w:w w:val="105"/>
        </w:rPr>
        <w:t>over</w:t>
      </w:r>
      <w:r>
        <w:rPr>
          <w:spacing w:val="18"/>
          <w:w w:val="105"/>
        </w:rPr>
        <w:t xml:space="preserve"> </w:t>
      </w:r>
      <w:r>
        <w:rPr>
          <w:w w:val="105"/>
        </w:rPr>
        <w:t>this</w:t>
      </w:r>
      <w:r>
        <w:rPr>
          <w:spacing w:val="17"/>
          <w:w w:val="105"/>
        </w:rPr>
        <w:t xml:space="preserve"> </w:t>
      </w:r>
      <w:r>
        <w:rPr>
          <w:w w:val="105"/>
        </w:rPr>
        <w:t>time</w:t>
      </w:r>
      <w:r>
        <w:rPr>
          <w:spacing w:val="19"/>
          <w:w w:val="105"/>
        </w:rPr>
        <w:t xml:space="preserve"> </w:t>
      </w:r>
      <w:r>
        <w:rPr>
          <w:w w:val="105"/>
        </w:rPr>
        <w:t>period.</w:t>
      </w:r>
    </w:p>
    <w:p w:rsidR="00194060" w:rsidRDefault="00194060">
      <w:pPr>
        <w:pStyle w:val="BodyText"/>
        <w:spacing w:before="11"/>
        <w:rPr>
          <w:sz w:val="17"/>
        </w:rPr>
      </w:pPr>
    </w:p>
    <w:p w:rsidR="00194060" w:rsidRDefault="00F75F9A">
      <w:pPr>
        <w:pStyle w:val="BodyText"/>
        <w:spacing w:line="312" w:lineRule="auto"/>
        <w:ind w:left="120" w:right="1437"/>
        <w:jc w:val="both"/>
      </w:pPr>
      <w:r>
        <w:rPr>
          <w:w w:val="105"/>
        </w:rPr>
        <w:t xml:space="preserve">This effort is substantial in that it has brought together a broad collection of data sources within     the PDE to inform the Army about the state of attrition of enlistees who </w:t>
      </w:r>
      <w:r>
        <w:rPr>
          <w:spacing w:val="-3"/>
          <w:w w:val="105"/>
        </w:rPr>
        <w:t xml:space="preserve">leave  </w:t>
      </w:r>
      <w:r>
        <w:rPr>
          <w:w w:val="105"/>
        </w:rPr>
        <w:t xml:space="preserve">before their first   term ends. While this collection of data likely holds rich detail regarding attrition, its size and structure makes it difficult to fully extract this information. Hence </w:t>
      </w:r>
      <w:r>
        <w:rPr>
          <w:spacing w:val="-3"/>
          <w:w w:val="105"/>
        </w:rPr>
        <w:t xml:space="preserve">we </w:t>
      </w:r>
      <w:r>
        <w:rPr>
          <w:w w:val="105"/>
        </w:rPr>
        <w:t>use a discrete-time Bayesian hierarchical modeling approach that makes it possible to extract detailed effects from these data while</w:t>
      </w:r>
      <w:r>
        <w:rPr>
          <w:spacing w:val="17"/>
          <w:w w:val="105"/>
        </w:rPr>
        <w:t xml:space="preserve"> </w:t>
      </w:r>
      <w:r>
        <w:rPr>
          <w:w w:val="105"/>
        </w:rPr>
        <w:t>accounting</w:t>
      </w:r>
      <w:r>
        <w:rPr>
          <w:spacing w:val="17"/>
          <w:w w:val="105"/>
        </w:rPr>
        <w:t xml:space="preserve"> </w:t>
      </w:r>
      <w:r>
        <w:rPr>
          <w:w w:val="105"/>
        </w:rPr>
        <w:t>for</w:t>
      </w:r>
      <w:r>
        <w:rPr>
          <w:spacing w:val="18"/>
          <w:w w:val="105"/>
        </w:rPr>
        <w:t xml:space="preserve"> </w:t>
      </w:r>
      <w:r>
        <w:rPr>
          <w:w w:val="105"/>
        </w:rPr>
        <w:t>the</w:t>
      </w:r>
      <w:r>
        <w:rPr>
          <w:spacing w:val="17"/>
          <w:w w:val="105"/>
        </w:rPr>
        <w:t xml:space="preserve"> </w:t>
      </w:r>
      <w:r>
        <w:rPr>
          <w:w w:val="105"/>
        </w:rPr>
        <w:t>uncertainty</w:t>
      </w:r>
      <w:r>
        <w:rPr>
          <w:spacing w:val="18"/>
          <w:w w:val="105"/>
        </w:rPr>
        <w:t xml:space="preserve"> </w:t>
      </w:r>
      <w:r>
        <w:rPr>
          <w:w w:val="105"/>
        </w:rPr>
        <w:t>and</w:t>
      </w:r>
      <w:r>
        <w:rPr>
          <w:spacing w:val="17"/>
          <w:w w:val="105"/>
        </w:rPr>
        <w:t xml:space="preserve"> </w:t>
      </w:r>
      <w:r>
        <w:rPr>
          <w:w w:val="105"/>
        </w:rPr>
        <w:t>dependence</w:t>
      </w:r>
      <w:r>
        <w:rPr>
          <w:spacing w:val="18"/>
          <w:w w:val="105"/>
        </w:rPr>
        <w:t xml:space="preserve"> </w:t>
      </w:r>
      <w:r>
        <w:rPr>
          <w:w w:val="105"/>
        </w:rPr>
        <w:t>within</w:t>
      </w:r>
      <w:r>
        <w:rPr>
          <w:spacing w:val="17"/>
          <w:w w:val="105"/>
        </w:rPr>
        <w:t xml:space="preserve"> </w:t>
      </w:r>
      <w:r>
        <w:rPr>
          <w:w w:val="105"/>
        </w:rPr>
        <w:t>the</w:t>
      </w:r>
      <w:r>
        <w:rPr>
          <w:spacing w:val="18"/>
          <w:w w:val="105"/>
        </w:rPr>
        <w:t xml:space="preserve"> </w:t>
      </w:r>
      <w:r>
        <w:rPr>
          <w:w w:val="105"/>
        </w:rPr>
        <w:t>data.</w:t>
      </w:r>
    </w:p>
    <w:p w:rsidR="00194060" w:rsidRDefault="00194060">
      <w:pPr>
        <w:pStyle w:val="BodyText"/>
        <w:spacing w:before="7"/>
        <w:rPr>
          <w:sz w:val="25"/>
        </w:rPr>
      </w:pPr>
    </w:p>
    <w:p w:rsidR="00194060" w:rsidRDefault="00F75F9A">
      <w:pPr>
        <w:pStyle w:val="Heading3"/>
        <w:spacing w:before="1"/>
        <w:ind w:left="120" w:firstLine="0"/>
      </w:pPr>
      <w:r>
        <w:rPr>
          <w:w w:val="115"/>
        </w:rPr>
        <w:t>Findings</w:t>
      </w:r>
    </w:p>
    <w:p w:rsidR="00194060" w:rsidRDefault="00194060">
      <w:pPr>
        <w:pStyle w:val="BodyText"/>
        <w:spacing w:before="9"/>
        <w:rPr>
          <w:b/>
          <w:sz w:val="18"/>
        </w:rPr>
      </w:pPr>
    </w:p>
    <w:p w:rsidR="00194060" w:rsidRDefault="00F75F9A">
      <w:pPr>
        <w:pStyle w:val="BodyText"/>
        <w:spacing w:line="312" w:lineRule="auto"/>
        <w:ind w:left="120" w:right="1437"/>
        <w:jc w:val="both"/>
      </w:pPr>
      <w:r>
        <w:rPr>
          <w:w w:val="110"/>
        </w:rPr>
        <w:t>It is feasible to leverage a broad array of data sources (from DoD and beyond) for addressing particular</w:t>
      </w:r>
      <w:r>
        <w:rPr>
          <w:spacing w:val="-12"/>
          <w:w w:val="110"/>
        </w:rPr>
        <w:t xml:space="preserve"> </w:t>
      </w:r>
      <w:r>
        <w:rPr>
          <w:w w:val="110"/>
        </w:rPr>
        <w:t>research</w:t>
      </w:r>
      <w:r>
        <w:rPr>
          <w:spacing w:val="-12"/>
          <w:w w:val="110"/>
        </w:rPr>
        <w:t xml:space="preserve"> </w:t>
      </w:r>
      <w:r>
        <w:rPr>
          <w:w w:val="110"/>
        </w:rPr>
        <w:t>questions.</w:t>
      </w:r>
      <w:r>
        <w:rPr>
          <w:spacing w:val="5"/>
          <w:w w:val="110"/>
        </w:rPr>
        <w:t xml:space="preserve"> </w:t>
      </w:r>
      <w:r>
        <w:rPr>
          <w:w w:val="110"/>
        </w:rPr>
        <w:t>A</w:t>
      </w:r>
      <w:r>
        <w:rPr>
          <w:spacing w:val="-12"/>
          <w:w w:val="110"/>
        </w:rPr>
        <w:t xml:space="preserve"> </w:t>
      </w:r>
      <w:r>
        <w:rPr>
          <w:w w:val="110"/>
        </w:rPr>
        <w:t>number</w:t>
      </w:r>
      <w:r>
        <w:rPr>
          <w:spacing w:val="-12"/>
          <w:w w:val="110"/>
        </w:rPr>
        <w:t xml:space="preserve"> </w:t>
      </w:r>
      <w:r>
        <w:rPr>
          <w:w w:val="110"/>
        </w:rPr>
        <w:t>of</w:t>
      </w:r>
      <w:r>
        <w:rPr>
          <w:spacing w:val="-12"/>
          <w:w w:val="110"/>
        </w:rPr>
        <w:t xml:space="preserve"> </w:t>
      </w:r>
      <w:r>
        <w:rPr>
          <w:w w:val="110"/>
        </w:rPr>
        <w:t>new</w:t>
      </w:r>
      <w:r>
        <w:rPr>
          <w:spacing w:val="-12"/>
          <w:w w:val="110"/>
        </w:rPr>
        <w:t xml:space="preserve"> </w:t>
      </w:r>
      <w:r>
        <w:rPr>
          <w:w w:val="110"/>
        </w:rPr>
        <w:t>processess</w:t>
      </w:r>
      <w:r>
        <w:rPr>
          <w:spacing w:val="-12"/>
          <w:w w:val="110"/>
        </w:rPr>
        <w:t xml:space="preserve"> </w:t>
      </w:r>
      <w:r>
        <w:rPr>
          <w:spacing w:val="-3"/>
          <w:w w:val="110"/>
        </w:rPr>
        <w:t>have</w:t>
      </w:r>
      <w:r>
        <w:rPr>
          <w:spacing w:val="-12"/>
          <w:w w:val="110"/>
        </w:rPr>
        <w:t xml:space="preserve"> </w:t>
      </w:r>
      <w:r>
        <w:rPr>
          <w:w w:val="110"/>
        </w:rPr>
        <w:t>been</w:t>
      </w:r>
      <w:r>
        <w:rPr>
          <w:spacing w:val="-12"/>
          <w:w w:val="110"/>
        </w:rPr>
        <w:t xml:space="preserve"> </w:t>
      </w:r>
      <w:r>
        <w:rPr>
          <w:w w:val="110"/>
        </w:rPr>
        <w:t>established</w:t>
      </w:r>
      <w:r>
        <w:rPr>
          <w:spacing w:val="-12"/>
          <w:w w:val="110"/>
        </w:rPr>
        <w:t xml:space="preserve"> </w:t>
      </w:r>
      <w:r>
        <w:rPr>
          <w:w w:val="110"/>
        </w:rPr>
        <w:t>within</w:t>
      </w:r>
      <w:r>
        <w:rPr>
          <w:spacing w:val="-12"/>
          <w:w w:val="110"/>
        </w:rPr>
        <w:t xml:space="preserve"> </w:t>
      </w:r>
      <w:r>
        <w:rPr>
          <w:w w:val="110"/>
        </w:rPr>
        <w:t>the</w:t>
      </w:r>
      <w:r>
        <w:rPr>
          <w:spacing w:val="-11"/>
          <w:w w:val="110"/>
        </w:rPr>
        <w:t xml:space="preserve"> </w:t>
      </w:r>
      <w:r>
        <w:rPr>
          <w:w w:val="110"/>
        </w:rPr>
        <w:t xml:space="preserve">Army Analytics Group (AAG) Research </w:t>
      </w:r>
      <w:r>
        <w:rPr>
          <w:spacing w:val="-4"/>
          <w:w w:val="110"/>
        </w:rPr>
        <w:t xml:space="preserve">Facility </w:t>
      </w:r>
      <w:r>
        <w:rPr>
          <w:w w:val="110"/>
        </w:rPr>
        <w:t>Lab (RFL) to streamline the ingestion of new data sources</w:t>
      </w:r>
      <w:r>
        <w:rPr>
          <w:spacing w:val="-32"/>
          <w:w w:val="110"/>
        </w:rPr>
        <w:t xml:space="preserve"> </w:t>
      </w:r>
      <w:r>
        <w:rPr>
          <w:w w:val="110"/>
        </w:rPr>
        <w:t>in</w:t>
      </w:r>
      <w:r>
        <w:rPr>
          <w:spacing w:val="-31"/>
          <w:w w:val="110"/>
        </w:rPr>
        <w:t xml:space="preserve"> </w:t>
      </w:r>
      <w:r>
        <w:rPr>
          <w:w w:val="110"/>
        </w:rPr>
        <w:t>their</w:t>
      </w:r>
      <w:r>
        <w:rPr>
          <w:spacing w:val="-32"/>
          <w:w w:val="110"/>
        </w:rPr>
        <w:t xml:space="preserve"> </w:t>
      </w:r>
      <w:r>
        <w:rPr>
          <w:w w:val="110"/>
        </w:rPr>
        <w:t>Person-Event</w:t>
      </w:r>
      <w:r>
        <w:rPr>
          <w:spacing w:val="-31"/>
          <w:w w:val="110"/>
        </w:rPr>
        <w:t xml:space="preserve"> </w:t>
      </w:r>
      <w:r>
        <w:rPr>
          <w:w w:val="110"/>
        </w:rPr>
        <w:t>Data</w:t>
      </w:r>
      <w:r>
        <w:rPr>
          <w:spacing w:val="-32"/>
          <w:w w:val="110"/>
        </w:rPr>
        <w:t xml:space="preserve"> </w:t>
      </w:r>
      <w:r>
        <w:rPr>
          <w:w w:val="110"/>
        </w:rPr>
        <w:t>Enclave</w:t>
      </w:r>
      <w:r>
        <w:rPr>
          <w:spacing w:val="-31"/>
          <w:w w:val="110"/>
        </w:rPr>
        <w:t xml:space="preserve"> </w:t>
      </w:r>
      <w:r>
        <w:rPr>
          <w:w w:val="110"/>
        </w:rPr>
        <w:t>(PDE).</w:t>
      </w:r>
      <w:r>
        <w:rPr>
          <w:spacing w:val="-32"/>
          <w:w w:val="110"/>
        </w:rPr>
        <w:t xml:space="preserve"> </w:t>
      </w:r>
      <w:r>
        <w:rPr>
          <w:w w:val="110"/>
        </w:rPr>
        <w:t>Assessing</w:t>
      </w:r>
      <w:r>
        <w:rPr>
          <w:spacing w:val="-31"/>
          <w:w w:val="110"/>
        </w:rPr>
        <w:t xml:space="preserve"> </w:t>
      </w:r>
      <w:r>
        <w:rPr>
          <w:w w:val="110"/>
        </w:rPr>
        <w:t>fitness</w:t>
      </w:r>
      <w:r>
        <w:rPr>
          <w:spacing w:val="-32"/>
          <w:w w:val="110"/>
        </w:rPr>
        <w:t xml:space="preserve"> </w:t>
      </w:r>
      <w:r>
        <w:rPr>
          <w:w w:val="110"/>
        </w:rPr>
        <w:t>for</w:t>
      </w:r>
      <w:r>
        <w:rPr>
          <w:spacing w:val="-31"/>
          <w:w w:val="110"/>
        </w:rPr>
        <w:t xml:space="preserve"> </w:t>
      </w:r>
      <w:r>
        <w:rPr>
          <w:w w:val="110"/>
        </w:rPr>
        <w:t>use</w:t>
      </w:r>
      <w:r>
        <w:rPr>
          <w:spacing w:val="-32"/>
          <w:w w:val="110"/>
        </w:rPr>
        <w:t xml:space="preserve"> </w:t>
      </w:r>
      <w:r>
        <w:rPr>
          <w:w w:val="110"/>
        </w:rPr>
        <w:t>of</w:t>
      </w:r>
      <w:r>
        <w:rPr>
          <w:spacing w:val="-31"/>
          <w:w w:val="110"/>
        </w:rPr>
        <w:t xml:space="preserve"> </w:t>
      </w:r>
      <w:r>
        <w:rPr>
          <w:w w:val="110"/>
        </w:rPr>
        <w:t>different</w:t>
      </w:r>
      <w:r>
        <w:rPr>
          <w:spacing w:val="-32"/>
          <w:w w:val="110"/>
        </w:rPr>
        <w:t xml:space="preserve"> </w:t>
      </w:r>
      <w:r>
        <w:rPr>
          <w:w w:val="110"/>
        </w:rPr>
        <w:t>data</w:t>
      </w:r>
      <w:r>
        <w:rPr>
          <w:spacing w:val="-31"/>
          <w:w w:val="110"/>
        </w:rPr>
        <w:t xml:space="preserve"> </w:t>
      </w:r>
      <w:r>
        <w:rPr>
          <w:w w:val="110"/>
        </w:rPr>
        <w:t>sources is labor intensive, and typically depends on the specific</w:t>
      </w:r>
      <w:r>
        <w:rPr>
          <w:spacing w:val="2"/>
          <w:w w:val="110"/>
        </w:rPr>
        <w:t xml:space="preserve"> </w:t>
      </w:r>
      <w:r>
        <w:rPr>
          <w:w w:val="110"/>
        </w:rPr>
        <w:t>use-case.</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9" w:firstLine="338"/>
        <w:jc w:val="both"/>
      </w:pPr>
      <w:r>
        <w:rPr>
          <w:w w:val="110"/>
        </w:rPr>
        <w:lastRenderedPageBreak/>
        <w:t xml:space="preserve">Software and computing infrastructure now exists within the </w:t>
      </w:r>
      <w:r>
        <w:rPr>
          <w:spacing w:val="-3"/>
          <w:w w:val="110"/>
        </w:rPr>
        <w:t xml:space="preserve">AAG </w:t>
      </w:r>
      <w:r>
        <w:rPr>
          <w:w w:val="110"/>
        </w:rPr>
        <w:t>RFL PDE to carry out rather</w:t>
      </w:r>
      <w:r>
        <w:rPr>
          <w:spacing w:val="-9"/>
          <w:w w:val="110"/>
        </w:rPr>
        <w:t xml:space="preserve"> </w:t>
      </w:r>
      <w:r>
        <w:rPr>
          <w:w w:val="110"/>
        </w:rPr>
        <w:t>complex</w:t>
      </w:r>
      <w:r>
        <w:rPr>
          <w:spacing w:val="-8"/>
          <w:w w:val="110"/>
        </w:rPr>
        <w:t xml:space="preserve"> </w:t>
      </w:r>
      <w:r>
        <w:rPr>
          <w:w w:val="110"/>
        </w:rPr>
        <w:t>statistical</w:t>
      </w:r>
      <w:r>
        <w:rPr>
          <w:spacing w:val="-8"/>
          <w:w w:val="110"/>
        </w:rPr>
        <w:t xml:space="preserve"> </w:t>
      </w:r>
      <w:r>
        <w:rPr>
          <w:w w:val="110"/>
        </w:rPr>
        <w:t>analyses</w:t>
      </w:r>
      <w:r>
        <w:rPr>
          <w:spacing w:val="-8"/>
          <w:w w:val="110"/>
        </w:rPr>
        <w:t xml:space="preserve"> </w:t>
      </w:r>
      <w:r>
        <w:rPr>
          <w:w w:val="110"/>
        </w:rPr>
        <w:t>using</w:t>
      </w:r>
      <w:r>
        <w:rPr>
          <w:spacing w:val="-8"/>
          <w:w w:val="110"/>
        </w:rPr>
        <w:t xml:space="preserve"> </w:t>
      </w:r>
      <w:r>
        <w:rPr>
          <w:w w:val="110"/>
        </w:rPr>
        <w:t>these</w:t>
      </w:r>
      <w:r>
        <w:rPr>
          <w:spacing w:val="-8"/>
          <w:w w:val="110"/>
        </w:rPr>
        <w:t xml:space="preserve"> </w:t>
      </w:r>
      <w:r>
        <w:rPr>
          <w:w w:val="110"/>
        </w:rPr>
        <w:t>combined</w:t>
      </w:r>
      <w:r>
        <w:rPr>
          <w:spacing w:val="-9"/>
          <w:w w:val="110"/>
        </w:rPr>
        <w:t xml:space="preserve"> </w:t>
      </w:r>
      <w:r>
        <w:rPr>
          <w:w w:val="110"/>
        </w:rPr>
        <w:t>data</w:t>
      </w:r>
      <w:r>
        <w:rPr>
          <w:spacing w:val="-8"/>
          <w:w w:val="110"/>
        </w:rPr>
        <w:t xml:space="preserve"> </w:t>
      </w:r>
      <w:r>
        <w:rPr>
          <w:w w:val="110"/>
        </w:rPr>
        <w:t>sources.</w:t>
      </w:r>
      <w:r>
        <w:rPr>
          <w:spacing w:val="11"/>
          <w:w w:val="110"/>
        </w:rPr>
        <w:t xml:space="preserve"> </w:t>
      </w:r>
      <w:r>
        <w:rPr>
          <w:w w:val="110"/>
        </w:rPr>
        <w:t>The</w:t>
      </w:r>
      <w:r>
        <w:rPr>
          <w:spacing w:val="-8"/>
          <w:w w:val="110"/>
        </w:rPr>
        <w:t xml:space="preserve"> </w:t>
      </w:r>
      <w:r>
        <w:rPr>
          <w:w w:val="110"/>
        </w:rPr>
        <w:t>special</w:t>
      </w:r>
      <w:r>
        <w:rPr>
          <w:spacing w:val="-8"/>
          <w:w w:val="110"/>
        </w:rPr>
        <w:t xml:space="preserve"> </w:t>
      </w:r>
      <w:r>
        <w:rPr>
          <w:w w:val="110"/>
        </w:rPr>
        <w:t>nature</w:t>
      </w:r>
      <w:r>
        <w:rPr>
          <w:spacing w:val="-8"/>
          <w:w w:val="110"/>
        </w:rPr>
        <w:t xml:space="preserve"> </w:t>
      </w:r>
      <w:r>
        <w:rPr>
          <w:w w:val="110"/>
        </w:rPr>
        <w:t>of</w:t>
      </w:r>
      <w:r>
        <w:rPr>
          <w:spacing w:val="-8"/>
          <w:w w:val="110"/>
        </w:rPr>
        <w:t xml:space="preserve"> </w:t>
      </w:r>
      <w:r>
        <w:rPr>
          <w:w w:val="110"/>
        </w:rPr>
        <w:t>these data</w:t>
      </w:r>
      <w:r>
        <w:rPr>
          <w:spacing w:val="6"/>
          <w:w w:val="110"/>
        </w:rPr>
        <w:t xml:space="preserve"> </w:t>
      </w:r>
      <w:r>
        <w:rPr>
          <w:w w:val="110"/>
        </w:rPr>
        <w:t>sources</w:t>
      </w:r>
      <w:r>
        <w:rPr>
          <w:spacing w:val="7"/>
          <w:w w:val="110"/>
        </w:rPr>
        <w:t xml:space="preserve"> </w:t>
      </w:r>
      <w:r>
        <w:rPr>
          <w:w w:val="110"/>
        </w:rPr>
        <w:t>can</w:t>
      </w:r>
      <w:r>
        <w:rPr>
          <w:spacing w:val="7"/>
          <w:w w:val="110"/>
        </w:rPr>
        <w:t xml:space="preserve"> </w:t>
      </w:r>
      <w:r>
        <w:rPr>
          <w:w w:val="110"/>
        </w:rPr>
        <w:t>make</w:t>
      </w:r>
      <w:r>
        <w:rPr>
          <w:spacing w:val="7"/>
          <w:w w:val="110"/>
        </w:rPr>
        <w:t xml:space="preserve"> </w:t>
      </w:r>
      <w:r>
        <w:rPr>
          <w:w w:val="110"/>
        </w:rPr>
        <w:t>the</w:t>
      </w:r>
      <w:r>
        <w:rPr>
          <w:spacing w:val="7"/>
          <w:w w:val="110"/>
        </w:rPr>
        <w:t xml:space="preserve"> </w:t>
      </w:r>
      <w:r>
        <w:rPr>
          <w:w w:val="110"/>
        </w:rPr>
        <w:t>details</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statistical</w:t>
      </w:r>
      <w:r>
        <w:rPr>
          <w:spacing w:val="7"/>
          <w:w w:val="110"/>
        </w:rPr>
        <w:t xml:space="preserve"> </w:t>
      </w:r>
      <w:r>
        <w:rPr>
          <w:w w:val="110"/>
        </w:rPr>
        <w:t>modeling</w:t>
      </w:r>
      <w:r>
        <w:rPr>
          <w:spacing w:val="7"/>
          <w:w w:val="110"/>
        </w:rPr>
        <w:t xml:space="preserve"> </w:t>
      </w:r>
      <w:r>
        <w:rPr>
          <w:w w:val="110"/>
        </w:rPr>
        <w:t>quite</w:t>
      </w:r>
      <w:r>
        <w:rPr>
          <w:spacing w:val="8"/>
          <w:w w:val="110"/>
        </w:rPr>
        <w:t xml:space="preserve"> </w:t>
      </w:r>
      <w:r>
        <w:rPr>
          <w:w w:val="110"/>
        </w:rPr>
        <w:t>complex.</w:t>
      </w:r>
    </w:p>
    <w:p w:rsidR="00194060" w:rsidRDefault="00F75F9A">
      <w:pPr>
        <w:pStyle w:val="BodyText"/>
        <w:spacing w:line="312" w:lineRule="auto"/>
        <w:ind w:left="120" w:right="1438" w:firstLine="338"/>
        <w:jc w:val="both"/>
      </w:pPr>
      <w:r>
        <w:rPr>
          <w:w w:val="110"/>
        </w:rPr>
        <w:t xml:space="preserve">The demonstration analysis on attrition has found a slight, but increasing temporal trend in the attrition risk </w:t>
      </w:r>
      <w:r>
        <w:rPr>
          <w:spacing w:val="-4"/>
          <w:w w:val="110"/>
        </w:rPr>
        <w:t xml:space="preserve">over </w:t>
      </w:r>
      <w:r>
        <w:rPr>
          <w:w w:val="110"/>
        </w:rPr>
        <w:t xml:space="preserve">this 7-year period. </w:t>
      </w:r>
      <w:r>
        <w:rPr>
          <w:spacing w:val="-4"/>
          <w:w w:val="110"/>
        </w:rPr>
        <w:t xml:space="preserve">At </w:t>
      </w:r>
      <w:r>
        <w:rPr>
          <w:w w:val="110"/>
        </w:rPr>
        <w:t>the individual level, length of service, number of deployments, and rank show a strong association with attrition; disciplinary actions (e.g. Article 15, letters of reprimand) were also positively associated with attrition. Effects related station location</w:t>
      </w:r>
      <w:r>
        <w:rPr>
          <w:spacing w:val="-6"/>
          <w:w w:val="110"/>
        </w:rPr>
        <w:t xml:space="preserve"> </w:t>
      </w:r>
      <w:r>
        <w:rPr>
          <w:w w:val="110"/>
        </w:rPr>
        <w:t>(base)</w:t>
      </w:r>
      <w:r>
        <w:rPr>
          <w:spacing w:val="-5"/>
          <w:w w:val="110"/>
        </w:rPr>
        <w:t xml:space="preserve"> </w:t>
      </w:r>
      <w:r>
        <w:rPr>
          <w:w w:val="110"/>
        </w:rPr>
        <w:t>as</w:t>
      </w:r>
      <w:r>
        <w:rPr>
          <w:spacing w:val="-5"/>
          <w:w w:val="110"/>
        </w:rPr>
        <w:t xml:space="preserve"> </w:t>
      </w:r>
      <w:r>
        <w:rPr>
          <w:w w:val="110"/>
        </w:rPr>
        <w:t>well</w:t>
      </w:r>
      <w:r>
        <w:rPr>
          <w:spacing w:val="-5"/>
          <w:w w:val="110"/>
        </w:rPr>
        <w:t xml:space="preserve"> </w:t>
      </w:r>
      <w:r>
        <w:rPr>
          <w:w w:val="110"/>
        </w:rPr>
        <w:t>as</w:t>
      </w:r>
      <w:r>
        <w:rPr>
          <w:spacing w:val="-5"/>
          <w:w w:val="110"/>
        </w:rPr>
        <w:t xml:space="preserve"> </w:t>
      </w:r>
      <w:r>
        <w:rPr>
          <w:w w:val="110"/>
        </w:rPr>
        <w:t>unit</w:t>
      </w:r>
      <w:r>
        <w:rPr>
          <w:spacing w:val="-6"/>
          <w:w w:val="110"/>
        </w:rPr>
        <w:t xml:space="preserve"> </w:t>
      </w:r>
      <w:r>
        <w:rPr>
          <w:w w:val="110"/>
        </w:rPr>
        <w:t>associations</w:t>
      </w:r>
      <w:r>
        <w:rPr>
          <w:spacing w:val="-5"/>
          <w:w w:val="110"/>
        </w:rPr>
        <w:t xml:space="preserve"> </w:t>
      </w:r>
      <w:r>
        <w:rPr>
          <w:w w:val="110"/>
        </w:rPr>
        <w:t>also</w:t>
      </w:r>
      <w:r>
        <w:rPr>
          <w:spacing w:val="-5"/>
          <w:w w:val="110"/>
        </w:rPr>
        <w:t xml:space="preserve"> </w:t>
      </w:r>
      <w:r>
        <w:rPr>
          <w:w w:val="110"/>
        </w:rPr>
        <w:t>show</w:t>
      </w:r>
      <w:r>
        <w:rPr>
          <w:spacing w:val="-5"/>
          <w:w w:val="110"/>
        </w:rPr>
        <w:t xml:space="preserve"> </w:t>
      </w:r>
      <w:r>
        <w:rPr>
          <w:w w:val="110"/>
        </w:rPr>
        <w:t>an</w:t>
      </w:r>
      <w:r>
        <w:rPr>
          <w:spacing w:val="-5"/>
          <w:w w:val="110"/>
        </w:rPr>
        <w:t xml:space="preserve"> </w:t>
      </w:r>
      <w:r>
        <w:rPr>
          <w:w w:val="110"/>
        </w:rPr>
        <w:t>association</w:t>
      </w:r>
      <w:r>
        <w:rPr>
          <w:spacing w:val="-5"/>
          <w:w w:val="110"/>
        </w:rPr>
        <w:t xml:space="preserve"> </w:t>
      </w:r>
      <w:r>
        <w:rPr>
          <w:w w:val="110"/>
        </w:rPr>
        <w:t>to</w:t>
      </w:r>
      <w:r>
        <w:rPr>
          <w:spacing w:val="-6"/>
          <w:w w:val="110"/>
        </w:rPr>
        <w:t xml:space="preserve"> </w:t>
      </w:r>
      <w:r>
        <w:rPr>
          <w:w w:val="110"/>
        </w:rPr>
        <w:t>attrition,</w:t>
      </w:r>
      <w:r>
        <w:rPr>
          <w:spacing w:val="-4"/>
          <w:w w:val="110"/>
        </w:rPr>
        <w:t xml:space="preserve"> </w:t>
      </w:r>
      <w:r>
        <w:rPr>
          <w:w w:val="110"/>
        </w:rPr>
        <w:t>albeit</w:t>
      </w:r>
      <w:r>
        <w:rPr>
          <w:spacing w:val="-5"/>
          <w:w w:val="110"/>
        </w:rPr>
        <w:t xml:space="preserve"> </w:t>
      </w:r>
      <w:r>
        <w:rPr>
          <w:w w:val="110"/>
        </w:rPr>
        <w:t>at</w:t>
      </w:r>
      <w:r>
        <w:rPr>
          <w:spacing w:val="-5"/>
          <w:w w:val="110"/>
        </w:rPr>
        <w:t xml:space="preserve"> </w:t>
      </w:r>
      <w:r>
        <w:rPr>
          <w:w w:val="110"/>
        </w:rPr>
        <w:t>a</w:t>
      </w:r>
      <w:r>
        <w:rPr>
          <w:spacing w:val="-6"/>
          <w:w w:val="110"/>
        </w:rPr>
        <w:t xml:space="preserve"> </w:t>
      </w:r>
      <w:r>
        <w:rPr>
          <w:spacing w:val="-3"/>
          <w:w w:val="110"/>
        </w:rPr>
        <w:t xml:space="preserve">weaker </w:t>
      </w:r>
      <w:r>
        <w:rPr>
          <w:w w:val="110"/>
        </w:rPr>
        <w:t>level.</w:t>
      </w:r>
      <w:r>
        <w:rPr>
          <w:spacing w:val="20"/>
          <w:w w:val="110"/>
        </w:rPr>
        <w:t xml:space="preserve"> </w:t>
      </w:r>
      <w:r>
        <w:rPr>
          <w:w w:val="110"/>
        </w:rPr>
        <w:t>The</w:t>
      </w:r>
      <w:r>
        <w:rPr>
          <w:spacing w:val="-7"/>
          <w:w w:val="110"/>
        </w:rPr>
        <w:t xml:space="preserve"> </w:t>
      </w:r>
      <w:r>
        <w:rPr>
          <w:w w:val="110"/>
        </w:rPr>
        <w:t>proportion</w:t>
      </w:r>
      <w:r>
        <w:rPr>
          <w:spacing w:val="-7"/>
          <w:w w:val="110"/>
        </w:rPr>
        <w:t xml:space="preserve"> </w:t>
      </w:r>
      <w:r>
        <w:rPr>
          <w:w w:val="110"/>
        </w:rPr>
        <w:t>of</w:t>
      </w:r>
      <w:r>
        <w:rPr>
          <w:spacing w:val="-7"/>
          <w:w w:val="110"/>
        </w:rPr>
        <w:t xml:space="preserve"> </w:t>
      </w:r>
      <w:r>
        <w:rPr>
          <w:spacing w:val="-3"/>
          <w:w w:val="110"/>
        </w:rPr>
        <w:t>Veterans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duty</w:t>
      </w:r>
      <w:r>
        <w:rPr>
          <w:spacing w:val="-7"/>
          <w:w w:val="110"/>
        </w:rPr>
        <w:t xml:space="preserve"> </w:t>
      </w:r>
      <w:r>
        <w:rPr>
          <w:w w:val="110"/>
        </w:rPr>
        <w:t>station</w:t>
      </w:r>
      <w:r>
        <w:rPr>
          <w:spacing w:val="-7"/>
          <w:w w:val="110"/>
        </w:rPr>
        <w:t xml:space="preserve"> </w:t>
      </w:r>
      <w:r>
        <w:rPr>
          <w:w w:val="110"/>
        </w:rPr>
        <w:t>location</w:t>
      </w:r>
      <w:r>
        <w:rPr>
          <w:spacing w:val="-7"/>
          <w:w w:val="110"/>
        </w:rPr>
        <w:t xml:space="preserve"> </w:t>
      </w:r>
      <w:r>
        <w:rPr>
          <w:w w:val="110"/>
        </w:rPr>
        <w:t>is</w:t>
      </w:r>
      <w:r>
        <w:rPr>
          <w:spacing w:val="-8"/>
          <w:w w:val="110"/>
        </w:rPr>
        <w:t xml:space="preserve"> </w:t>
      </w:r>
      <w:r>
        <w:rPr>
          <w:w w:val="110"/>
        </w:rPr>
        <w:t>negatively</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attrition</w:t>
      </w:r>
      <w:r>
        <w:rPr>
          <w:spacing w:val="-7"/>
          <w:w w:val="110"/>
        </w:rPr>
        <w:t xml:space="preserve"> </w:t>
      </w:r>
      <w:r>
        <w:rPr>
          <w:w w:val="110"/>
        </w:rPr>
        <w:t xml:space="preserve">rate; the proportion of households receiving SNAP </w:t>
      </w:r>
      <w:r>
        <w:rPr>
          <w:spacing w:val="-3"/>
          <w:w w:val="110"/>
        </w:rPr>
        <w:t xml:space="preserve">was was </w:t>
      </w:r>
      <w:r>
        <w:rPr>
          <w:w w:val="110"/>
        </w:rPr>
        <w:t>positively related to attrition rate (Figure 13).</w:t>
      </w:r>
    </w:p>
    <w:p w:rsidR="00194060" w:rsidRDefault="00194060">
      <w:pPr>
        <w:pStyle w:val="BodyText"/>
        <w:spacing w:before="5"/>
        <w:rPr>
          <w:sz w:val="26"/>
        </w:rPr>
      </w:pPr>
    </w:p>
    <w:p w:rsidR="00194060" w:rsidRDefault="00F75F9A">
      <w:pPr>
        <w:pStyle w:val="Heading3"/>
        <w:ind w:left="120" w:firstLine="0"/>
      </w:pPr>
      <w:r>
        <w:rPr>
          <w:w w:val="115"/>
        </w:rPr>
        <w:t>Utilization and Dissemination of Findings</w:t>
      </w:r>
    </w:p>
    <w:p w:rsidR="00194060" w:rsidRDefault="00194060">
      <w:pPr>
        <w:pStyle w:val="BodyText"/>
        <w:spacing w:before="9"/>
        <w:rPr>
          <w:b/>
          <w:sz w:val="18"/>
        </w:rPr>
      </w:pPr>
    </w:p>
    <w:p w:rsidR="00194060" w:rsidRDefault="00F75F9A">
      <w:pPr>
        <w:pStyle w:val="BodyText"/>
        <w:spacing w:before="1" w:line="312" w:lineRule="auto"/>
        <w:ind w:left="120" w:right="1438"/>
        <w:jc w:val="both"/>
      </w:pPr>
      <w:r>
        <w:rPr>
          <w:w w:val="105"/>
        </w:rPr>
        <w:t xml:space="preserve">Data and derived data products from this effort are now </w:t>
      </w:r>
      <w:r>
        <w:rPr>
          <w:spacing w:val="-3"/>
          <w:w w:val="105"/>
        </w:rPr>
        <w:t xml:space="preserve">available  </w:t>
      </w:r>
      <w:r>
        <w:rPr>
          <w:w w:val="105"/>
        </w:rPr>
        <w:t xml:space="preserve">for all researchers within the   </w:t>
      </w:r>
      <w:r>
        <w:rPr>
          <w:spacing w:val="-3"/>
          <w:w w:val="105"/>
        </w:rPr>
        <w:t xml:space="preserve">AAG </w:t>
      </w:r>
      <w:r>
        <w:rPr>
          <w:w w:val="105"/>
        </w:rPr>
        <w:t>RFL PDE. Majors A. Smith and J. Shingleton from TRADOC were able to access these resources</w:t>
      </w:r>
      <w:r>
        <w:rPr>
          <w:spacing w:val="15"/>
          <w:w w:val="105"/>
        </w:rPr>
        <w:t xml:space="preserve"> </w:t>
      </w:r>
      <w:r>
        <w:rPr>
          <w:w w:val="105"/>
        </w:rPr>
        <w:t>for</w:t>
      </w:r>
      <w:r>
        <w:rPr>
          <w:spacing w:val="16"/>
          <w:w w:val="105"/>
        </w:rPr>
        <w:t xml:space="preserve"> </w:t>
      </w:r>
      <w:r>
        <w:rPr>
          <w:w w:val="105"/>
        </w:rPr>
        <w:t>their</w:t>
      </w:r>
      <w:r>
        <w:rPr>
          <w:spacing w:val="16"/>
          <w:w w:val="105"/>
        </w:rPr>
        <w:t xml:space="preserve"> </w:t>
      </w:r>
      <w:r>
        <w:rPr>
          <w:w w:val="105"/>
        </w:rPr>
        <w:t>study</w:t>
      </w:r>
      <w:r>
        <w:rPr>
          <w:spacing w:val="15"/>
          <w:w w:val="105"/>
        </w:rPr>
        <w:t xml:space="preserve"> </w:t>
      </w:r>
      <w:r>
        <w:rPr>
          <w:w w:val="105"/>
        </w:rPr>
        <w:t>within</w:t>
      </w:r>
      <w:r>
        <w:rPr>
          <w:spacing w:val="16"/>
          <w:w w:val="105"/>
        </w:rPr>
        <w:t xml:space="preserve"> </w:t>
      </w:r>
      <w:r>
        <w:rPr>
          <w:w w:val="105"/>
        </w:rPr>
        <w:t>the</w:t>
      </w:r>
      <w:r>
        <w:rPr>
          <w:spacing w:val="16"/>
          <w:w w:val="105"/>
        </w:rPr>
        <w:t xml:space="preserve"> </w:t>
      </w:r>
      <w:r>
        <w:rPr>
          <w:w w:val="105"/>
        </w:rPr>
        <w:t>PDE.</w:t>
      </w:r>
    </w:p>
    <w:p w:rsidR="00194060" w:rsidRDefault="00F75F9A">
      <w:pPr>
        <w:pStyle w:val="BodyText"/>
        <w:spacing w:line="312" w:lineRule="auto"/>
        <w:ind w:left="120" w:right="1439" w:firstLine="338"/>
        <w:jc w:val="both"/>
      </w:pPr>
      <w:r>
        <w:rPr>
          <w:w w:val="105"/>
        </w:rPr>
        <w:t>Results from this effort have been presented at 2018 Research and Policy Conference of the Federal Committee on Statistical Methodology on March 8, 2018.</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Heading1"/>
        <w:ind w:firstLine="0"/>
      </w:pPr>
      <w:r>
        <w:rPr>
          <w:w w:val="120"/>
        </w:rPr>
        <w:lastRenderedPageBreak/>
        <w:t>Contents</w:t>
      </w:r>
    </w:p>
    <w:sdt>
      <w:sdtPr>
        <w:rPr>
          <w:b w:val="0"/>
          <w:bCs w:val="0"/>
        </w:rPr>
        <w:id w:val="45572395"/>
        <w:docPartObj>
          <w:docPartGallery w:val="Table of Contents"/>
          <w:docPartUnique/>
        </w:docPartObj>
      </w:sdtPr>
      <w:sdtContent>
        <w:p w:rsidR="00194060" w:rsidRDefault="00F75F9A">
          <w:pPr>
            <w:pStyle w:val="TOC2"/>
            <w:numPr>
              <w:ilvl w:val="0"/>
              <w:numId w:val="13"/>
            </w:numPr>
            <w:tabs>
              <w:tab w:val="left" w:pos="447"/>
              <w:tab w:val="left" w:pos="448"/>
              <w:tab w:val="right" w:pos="9479"/>
            </w:tabs>
            <w:spacing w:before="281"/>
            <w:ind w:hanging="327"/>
          </w:pPr>
          <w:hyperlink w:anchor="_TOC_250006" w:history="1">
            <w:r>
              <w:rPr>
                <w:w w:val="115"/>
              </w:rPr>
              <w:t>Introduction</w:t>
            </w:r>
            <w:r>
              <w:rPr>
                <w:w w:val="115"/>
              </w:rPr>
              <w:tab/>
              <w:t>6</w:t>
            </w:r>
          </w:hyperlink>
        </w:p>
        <w:p w:rsidR="00194060" w:rsidRDefault="00F75F9A">
          <w:pPr>
            <w:pStyle w:val="TOC2"/>
            <w:numPr>
              <w:ilvl w:val="0"/>
              <w:numId w:val="13"/>
            </w:numPr>
            <w:tabs>
              <w:tab w:val="left" w:pos="447"/>
              <w:tab w:val="left" w:pos="448"/>
              <w:tab w:val="right" w:pos="9479"/>
            </w:tabs>
            <w:ind w:hanging="327"/>
          </w:pPr>
          <w:hyperlink w:anchor="_TOC_250005" w:history="1">
            <w:r>
              <w:rPr>
                <w:w w:val="115"/>
              </w:rPr>
              <w:t>Overview of Literature</w:t>
            </w:r>
            <w:r>
              <w:rPr>
                <w:spacing w:val="58"/>
                <w:w w:val="115"/>
              </w:rPr>
              <w:t xml:space="preserve"> </w:t>
            </w:r>
            <w:r>
              <w:rPr>
                <w:w w:val="115"/>
              </w:rPr>
              <w:t>on</w:t>
            </w:r>
            <w:r>
              <w:rPr>
                <w:spacing w:val="20"/>
                <w:w w:val="115"/>
              </w:rPr>
              <w:t xml:space="preserve"> </w:t>
            </w:r>
            <w:r>
              <w:rPr>
                <w:w w:val="115"/>
              </w:rPr>
              <w:t>Attrition</w:t>
            </w:r>
            <w:r>
              <w:rPr>
                <w:w w:val="115"/>
              </w:rPr>
              <w:tab/>
              <w:t>6</w:t>
            </w:r>
          </w:hyperlink>
        </w:p>
        <w:p w:rsidR="00194060" w:rsidRDefault="00F75F9A">
          <w:pPr>
            <w:pStyle w:val="TOC2"/>
            <w:numPr>
              <w:ilvl w:val="0"/>
              <w:numId w:val="13"/>
            </w:numPr>
            <w:tabs>
              <w:tab w:val="left" w:pos="447"/>
              <w:tab w:val="left" w:pos="448"/>
              <w:tab w:val="right" w:pos="9482"/>
            </w:tabs>
            <w:ind w:hanging="327"/>
          </w:pPr>
          <w:hyperlink w:anchor="_TOC_250004" w:history="1">
            <w:r>
              <w:rPr>
                <w:w w:val="115"/>
              </w:rPr>
              <w:t>A</w:t>
            </w:r>
            <w:r>
              <w:rPr>
                <w:spacing w:val="21"/>
                <w:w w:val="115"/>
              </w:rPr>
              <w:t xml:space="preserve"> </w:t>
            </w:r>
            <w:r>
              <w:rPr>
                <w:w w:val="115"/>
              </w:rPr>
              <w:t>Stylized</w:t>
            </w:r>
            <w:r>
              <w:rPr>
                <w:spacing w:val="22"/>
                <w:w w:val="115"/>
              </w:rPr>
              <w:t xml:space="preserve"> </w:t>
            </w:r>
            <w:r>
              <w:rPr>
                <w:w w:val="115"/>
              </w:rPr>
              <w:t>Simulation</w:t>
            </w:r>
            <w:r>
              <w:rPr>
                <w:spacing w:val="22"/>
                <w:w w:val="115"/>
              </w:rPr>
              <w:t xml:space="preserve"> </w:t>
            </w:r>
            <w:r>
              <w:rPr>
                <w:w w:val="115"/>
              </w:rPr>
              <w:t>Model</w:t>
            </w:r>
            <w:r>
              <w:rPr>
                <w:spacing w:val="21"/>
                <w:w w:val="115"/>
              </w:rPr>
              <w:t xml:space="preserve"> </w:t>
            </w:r>
            <w:r>
              <w:rPr>
                <w:w w:val="115"/>
              </w:rPr>
              <w:t>and</w:t>
            </w:r>
            <w:r>
              <w:rPr>
                <w:spacing w:val="22"/>
                <w:w w:val="115"/>
              </w:rPr>
              <w:t xml:space="preserve"> </w:t>
            </w:r>
            <w:r>
              <w:rPr>
                <w:w w:val="115"/>
              </w:rPr>
              <w:t>Statistical</w:t>
            </w:r>
            <w:r>
              <w:rPr>
                <w:spacing w:val="22"/>
                <w:w w:val="115"/>
              </w:rPr>
              <w:t xml:space="preserve"> </w:t>
            </w:r>
            <w:r>
              <w:rPr>
                <w:w w:val="115"/>
              </w:rPr>
              <w:t>Analysis</w:t>
            </w:r>
            <w:r>
              <w:rPr>
                <w:spacing w:val="22"/>
                <w:w w:val="115"/>
              </w:rPr>
              <w:t xml:space="preserve"> </w:t>
            </w:r>
            <w:r>
              <w:rPr>
                <w:w w:val="115"/>
              </w:rPr>
              <w:t>of</w:t>
            </w:r>
            <w:r>
              <w:rPr>
                <w:spacing w:val="21"/>
                <w:w w:val="115"/>
              </w:rPr>
              <w:t xml:space="preserve"> </w:t>
            </w:r>
            <w:r>
              <w:rPr>
                <w:w w:val="115"/>
              </w:rPr>
              <w:t>Attrition</w:t>
            </w:r>
            <w:r>
              <w:rPr>
                <w:w w:val="115"/>
              </w:rPr>
              <w:tab/>
              <w:t>8</w:t>
            </w:r>
          </w:hyperlink>
        </w:p>
        <w:p w:rsidR="00194060" w:rsidRDefault="00F75F9A">
          <w:pPr>
            <w:pStyle w:val="TOC2"/>
            <w:numPr>
              <w:ilvl w:val="0"/>
              <w:numId w:val="13"/>
            </w:numPr>
            <w:tabs>
              <w:tab w:val="left" w:pos="447"/>
              <w:tab w:val="left" w:pos="448"/>
              <w:tab w:val="right" w:pos="9479"/>
            </w:tabs>
            <w:ind w:hanging="327"/>
          </w:pPr>
          <w:hyperlink w:anchor="_TOC_250003" w:history="1">
            <w:r>
              <w:rPr>
                <w:w w:val="115"/>
              </w:rPr>
              <w:t>Application</w:t>
            </w:r>
            <w:r>
              <w:rPr>
                <w:spacing w:val="20"/>
                <w:w w:val="115"/>
              </w:rPr>
              <w:t xml:space="preserve"> </w:t>
            </w:r>
            <w:r>
              <w:rPr>
                <w:w w:val="115"/>
              </w:rPr>
              <w:t>to</w:t>
            </w:r>
            <w:r>
              <w:rPr>
                <w:spacing w:val="20"/>
                <w:w w:val="115"/>
              </w:rPr>
              <w:t xml:space="preserve"> </w:t>
            </w:r>
            <w:r>
              <w:rPr>
                <w:w w:val="115"/>
              </w:rPr>
              <w:t>first</w:t>
            </w:r>
            <w:r>
              <w:rPr>
                <w:spacing w:val="21"/>
                <w:w w:val="115"/>
              </w:rPr>
              <w:t xml:space="preserve"> </w:t>
            </w:r>
            <w:r>
              <w:rPr>
                <w:w w:val="115"/>
              </w:rPr>
              <w:t>term</w:t>
            </w:r>
            <w:r>
              <w:rPr>
                <w:spacing w:val="20"/>
                <w:w w:val="115"/>
              </w:rPr>
              <w:t xml:space="preserve"> </w:t>
            </w:r>
            <w:r>
              <w:rPr>
                <w:w w:val="115"/>
              </w:rPr>
              <w:t>attrition</w:t>
            </w:r>
            <w:r>
              <w:rPr>
                <w:spacing w:val="21"/>
                <w:w w:val="115"/>
              </w:rPr>
              <w:t xml:space="preserve"> </w:t>
            </w:r>
            <w:r>
              <w:rPr>
                <w:w w:val="115"/>
              </w:rPr>
              <w:t>of</w:t>
            </w:r>
            <w:r>
              <w:rPr>
                <w:spacing w:val="20"/>
                <w:w w:val="115"/>
              </w:rPr>
              <w:t xml:space="preserve"> </w:t>
            </w:r>
            <w:r>
              <w:rPr>
                <w:w w:val="115"/>
              </w:rPr>
              <w:t>enlisted</w:t>
            </w:r>
            <w:r>
              <w:rPr>
                <w:spacing w:val="21"/>
                <w:w w:val="115"/>
              </w:rPr>
              <w:t xml:space="preserve"> </w:t>
            </w:r>
            <w:r>
              <w:rPr>
                <w:w w:val="115"/>
              </w:rPr>
              <w:t>soldiers</w:t>
            </w:r>
            <w:r>
              <w:rPr>
                <w:w w:val="115"/>
              </w:rPr>
              <w:tab/>
              <w:t>17</w:t>
            </w:r>
          </w:hyperlink>
        </w:p>
        <w:p w:rsidR="00194060" w:rsidRDefault="00F75F9A">
          <w:pPr>
            <w:pStyle w:val="TOC2"/>
            <w:numPr>
              <w:ilvl w:val="0"/>
              <w:numId w:val="13"/>
            </w:numPr>
            <w:tabs>
              <w:tab w:val="left" w:pos="447"/>
              <w:tab w:val="left" w:pos="448"/>
              <w:tab w:val="right" w:pos="9479"/>
            </w:tabs>
            <w:ind w:hanging="327"/>
          </w:pPr>
          <w:hyperlink w:anchor="_TOC_250002" w:history="1">
            <w:r>
              <w:rPr>
                <w:w w:val="115"/>
              </w:rPr>
              <w:t>Discussion</w:t>
            </w:r>
            <w:r>
              <w:rPr>
                <w:w w:val="115"/>
              </w:rPr>
              <w:tab/>
              <w:t>27</w:t>
            </w:r>
          </w:hyperlink>
        </w:p>
        <w:p w:rsidR="00194060" w:rsidRDefault="00F75F9A">
          <w:pPr>
            <w:pStyle w:val="TOC2"/>
            <w:numPr>
              <w:ilvl w:val="1"/>
              <w:numId w:val="13"/>
            </w:numPr>
            <w:tabs>
              <w:tab w:val="left" w:pos="448"/>
              <w:tab w:val="right" w:pos="9480"/>
            </w:tabs>
            <w:ind w:hanging="327"/>
          </w:pPr>
          <w:hyperlink w:anchor="_TOC_250001" w:history="1">
            <w:r>
              <w:rPr>
                <w:w w:val="115"/>
              </w:rPr>
              <w:t xml:space="preserve">Accessing and Using the Person-event </w:t>
            </w:r>
            <w:r>
              <w:rPr>
                <w:spacing w:val="39"/>
                <w:w w:val="115"/>
              </w:rPr>
              <w:t xml:space="preserve"> </w:t>
            </w:r>
            <w:r>
              <w:rPr>
                <w:w w:val="115"/>
              </w:rPr>
              <w:t>Data</w:t>
            </w:r>
            <w:r>
              <w:rPr>
                <w:spacing w:val="20"/>
                <w:w w:val="115"/>
              </w:rPr>
              <w:t xml:space="preserve"> </w:t>
            </w:r>
            <w:r>
              <w:rPr>
                <w:w w:val="115"/>
              </w:rPr>
              <w:t>Environment</w:t>
            </w:r>
            <w:r>
              <w:rPr>
                <w:w w:val="115"/>
              </w:rPr>
              <w:tab/>
              <w:t>36</w:t>
            </w:r>
          </w:hyperlink>
        </w:p>
        <w:p w:rsidR="00194060" w:rsidRDefault="00F75F9A">
          <w:pPr>
            <w:pStyle w:val="TOC2"/>
            <w:numPr>
              <w:ilvl w:val="1"/>
              <w:numId w:val="13"/>
            </w:numPr>
            <w:tabs>
              <w:tab w:val="left" w:pos="448"/>
              <w:tab w:val="right" w:pos="9479"/>
            </w:tabs>
            <w:ind w:hanging="327"/>
          </w:pPr>
          <w:hyperlink w:anchor="_TOC_250000" w:history="1">
            <w:r>
              <w:rPr>
                <w:w w:val="115"/>
              </w:rPr>
              <w:t>Review</w:t>
            </w:r>
            <w:r>
              <w:rPr>
                <w:spacing w:val="20"/>
                <w:w w:val="115"/>
              </w:rPr>
              <w:t xml:space="preserve"> </w:t>
            </w:r>
            <w:r>
              <w:rPr>
                <w:w w:val="115"/>
              </w:rPr>
              <w:t>of</w:t>
            </w:r>
            <w:r>
              <w:rPr>
                <w:spacing w:val="21"/>
                <w:w w:val="115"/>
              </w:rPr>
              <w:t xml:space="preserve"> </w:t>
            </w:r>
            <w:r>
              <w:rPr>
                <w:w w:val="115"/>
              </w:rPr>
              <w:t>Literature</w:t>
            </w:r>
            <w:r>
              <w:rPr>
                <w:spacing w:val="20"/>
                <w:w w:val="115"/>
              </w:rPr>
              <w:t xml:space="preserve"> </w:t>
            </w:r>
            <w:r>
              <w:rPr>
                <w:w w:val="115"/>
              </w:rPr>
              <w:t>on</w:t>
            </w:r>
            <w:r>
              <w:rPr>
                <w:spacing w:val="21"/>
                <w:w w:val="115"/>
              </w:rPr>
              <w:t xml:space="preserve"> </w:t>
            </w:r>
            <w:r>
              <w:rPr>
                <w:w w:val="115"/>
              </w:rPr>
              <w:t>Attrition</w:t>
            </w:r>
            <w:r>
              <w:rPr>
                <w:spacing w:val="20"/>
                <w:w w:val="115"/>
              </w:rPr>
              <w:t xml:space="preserve"> </w:t>
            </w:r>
            <w:r>
              <w:rPr>
                <w:w w:val="115"/>
              </w:rPr>
              <w:t>and</w:t>
            </w:r>
            <w:r>
              <w:rPr>
                <w:spacing w:val="21"/>
                <w:w w:val="115"/>
              </w:rPr>
              <w:t xml:space="preserve"> </w:t>
            </w:r>
            <w:r>
              <w:rPr>
                <w:w w:val="115"/>
              </w:rPr>
              <w:t>Related</w:t>
            </w:r>
            <w:r>
              <w:rPr>
                <w:spacing w:val="20"/>
                <w:w w:val="115"/>
              </w:rPr>
              <w:t xml:space="preserve"> </w:t>
            </w:r>
            <w:r>
              <w:rPr>
                <w:spacing w:val="-4"/>
                <w:w w:val="115"/>
              </w:rPr>
              <w:t>Topics</w:t>
            </w:r>
            <w:r>
              <w:rPr>
                <w:spacing w:val="-4"/>
                <w:w w:val="115"/>
              </w:rPr>
              <w:tab/>
            </w:r>
            <w:r>
              <w:rPr>
                <w:w w:val="115"/>
              </w:rPr>
              <w:t>40</w:t>
            </w:r>
          </w:hyperlink>
        </w:p>
        <w:p w:rsidR="00194060" w:rsidRDefault="00F75F9A">
          <w:pPr>
            <w:pStyle w:val="TOC1"/>
          </w:pPr>
          <w:r>
            <w:rPr>
              <w:w w:val="115"/>
            </w:rPr>
            <w:t>List of Figures</w:t>
          </w:r>
        </w:p>
        <w:p w:rsidR="00194060" w:rsidRDefault="00F75F9A">
          <w:pPr>
            <w:pStyle w:val="TOC3"/>
            <w:numPr>
              <w:ilvl w:val="2"/>
              <w:numId w:val="13"/>
            </w:numPr>
            <w:tabs>
              <w:tab w:val="left" w:pos="949"/>
              <w:tab w:val="left" w:pos="950"/>
              <w:tab w:val="right" w:leader="dot" w:pos="9480"/>
            </w:tabs>
            <w:spacing w:before="278"/>
          </w:pPr>
          <w:r>
            <w:rPr>
              <w:w w:val="105"/>
            </w:rPr>
            <w:t>Trajectories</w:t>
          </w:r>
          <w:r>
            <w:rPr>
              <w:spacing w:val="16"/>
              <w:w w:val="105"/>
            </w:rPr>
            <w:t xml:space="preserve"> </w:t>
          </w:r>
          <w:r>
            <w:rPr>
              <w:w w:val="105"/>
            </w:rPr>
            <w:t>of</w:t>
          </w:r>
          <w:r>
            <w:rPr>
              <w:spacing w:val="15"/>
              <w:w w:val="105"/>
            </w:rPr>
            <w:t xml:space="preserve"> </w:t>
          </w:r>
          <w:r>
            <w:rPr>
              <w:w w:val="105"/>
            </w:rPr>
            <w:t>individual</w:t>
          </w:r>
          <w:r>
            <w:rPr>
              <w:spacing w:val="15"/>
              <w:w w:val="105"/>
            </w:rPr>
            <w:t xml:space="preserve"> </w:t>
          </w:r>
          <w:r>
            <w:rPr>
              <w:w w:val="105"/>
            </w:rPr>
            <w:t>enlistees</w:t>
          </w:r>
          <w:r>
            <w:rPr>
              <w:spacing w:val="16"/>
              <w:w w:val="105"/>
            </w:rPr>
            <w:t xml:space="preserve"> </w:t>
          </w:r>
          <w:r>
            <w:rPr>
              <w:w w:val="105"/>
            </w:rPr>
            <w:t>in</w:t>
          </w:r>
          <w:r>
            <w:rPr>
              <w:spacing w:val="16"/>
              <w:w w:val="105"/>
            </w:rPr>
            <w:t xml:space="preserve"> </w:t>
          </w:r>
          <w:r>
            <w:rPr>
              <w:w w:val="105"/>
            </w:rPr>
            <w:t>this</w:t>
          </w:r>
          <w:r>
            <w:rPr>
              <w:spacing w:val="15"/>
              <w:w w:val="105"/>
            </w:rPr>
            <w:t xml:space="preserve"> </w:t>
          </w:r>
          <w:r>
            <w:rPr>
              <w:w w:val="105"/>
            </w:rPr>
            <w:t>agent-based</w:t>
          </w:r>
          <w:r>
            <w:rPr>
              <w:spacing w:val="17"/>
              <w:w w:val="105"/>
            </w:rPr>
            <w:t xml:space="preserve"> </w:t>
          </w:r>
          <w:r>
            <w:rPr>
              <w:w w:val="105"/>
            </w:rPr>
            <w:t>model.</w:t>
          </w:r>
          <w:r>
            <w:rPr>
              <w:w w:val="105"/>
            </w:rPr>
            <w:tab/>
            <w:t>9</w:t>
          </w:r>
        </w:p>
        <w:p w:rsidR="00194060" w:rsidRDefault="00F75F9A">
          <w:pPr>
            <w:pStyle w:val="TOC3"/>
            <w:numPr>
              <w:ilvl w:val="2"/>
              <w:numId w:val="13"/>
            </w:numPr>
            <w:tabs>
              <w:tab w:val="left" w:pos="949"/>
              <w:tab w:val="left" w:pos="950"/>
              <w:tab w:val="right" w:leader="dot" w:pos="9478"/>
            </w:tabs>
            <w:spacing w:before="75"/>
          </w:pPr>
          <w:r>
            <w:rPr>
              <w:w w:val="105"/>
            </w:rPr>
            <w:t>Specified</w:t>
          </w:r>
          <w:r>
            <w:rPr>
              <w:spacing w:val="14"/>
              <w:w w:val="105"/>
            </w:rPr>
            <w:t xml:space="preserve"> </w:t>
          </w:r>
          <w:r>
            <w:rPr>
              <w:w w:val="105"/>
            </w:rPr>
            <w:t>term</w:t>
          </w:r>
          <w:r>
            <w:rPr>
              <w:spacing w:val="15"/>
              <w:w w:val="105"/>
            </w:rPr>
            <w:t xml:space="preserve"> </w:t>
          </w:r>
          <w:r>
            <w:rPr>
              <w:w w:val="105"/>
            </w:rPr>
            <w:t>effect</w:t>
          </w:r>
          <w:r>
            <w:rPr>
              <w:spacing w:val="14"/>
              <w:w w:val="105"/>
            </w:rPr>
            <w:t xml:space="preserve"> </w:t>
          </w:r>
          <w:r>
            <w:rPr>
              <w:w w:val="105"/>
            </w:rPr>
            <w:t>encoded</w:t>
          </w:r>
          <w:r>
            <w:rPr>
              <w:spacing w:val="15"/>
              <w:w w:val="105"/>
            </w:rPr>
            <w:t xml:space="preserve"> </w:t>
          </w:r>
          <w:r>
            <w:rPr>
              <w:w w:val="105"/>
            </w:rPr>
            <w:t>in</w:t>
          </w:r>
          <w:r>
            <w:rPr>
              <w:spacing w:val="15"/>
              <w:w w:val="105"/>
            </w:rPr>
            <w:t xml:space="preserve"> </w:t>
          </w:r>
          <w:r>
            <w:rPr>
              <w:i/>
              <w:w w:val="105"/>
            </w:rPr>
            <w:t>β</w:t>
          </w:r>
          <w:r>
            <w:rPr>
              <w:rFonts w:ascii="Arial" w:hAnsi="Arial"/>
              <w:w w:val="105"/>
              <w:vertAlign w:val="subscript"/>
            </w:rPr>
            <w:t>2</w:t>
          </w:r>
          <w:r>
            <w:rPr>
              <w:rFonts w:ascii="Arial" w:hAnsi="Arial"/>
              <w:spacing w:val="18"/>
              <w:w w:val="105"/>
            </w:rPr>
            <w:t xml:space="preserve"> </w:t>
          </w:r>
          <w:r>
            <w:rPr>
              <w:w w:val="105"/>
            </w:rPr>
            <w:t>of</w:t>
          </w:r>
          <w:r>
            <w:rPr>
              <w:spacing w:val="14"/>
              <w:w w:val="105"/>
            </w:rPr>
            <w:t xml:space="preserve"> </w:t>
          </w:r>
          <w:r>
            <w:rPr>
              <w:w w:val="105"/>
            </w:rPr>
            <w:t>the</w:t>
          </w:r>
          <w:r>
            <w:rPr>
              <w:spacing w:val="16"/>
              <w:w w:val="105"/>
            </w:rPr>
            <w:t xml:space="preserve"> </w:t>
          </w:r>
          <w:r>
            <w:rPr>
              <w:w w:val="105"/>
            </w:rPr>
            <w:t>attrition</w:t>
          </w:r>
          <w:r>
            <w:rPr>
              <w:spacing w:val="15"/>
              <w:w w:val="105"/>
            </w:rPr>
            <w:t xml:space="preserve"> </w:t>
          </w:r>
          <w:r>
            <w:rPr>
              <w:w w:val="105"/>
            </w:rPr>
            <w:t>ABM.</w:t>
          </w:r>
          <w:r>
            <w:rPr>
              <w:w w:val="105"/>
            </w:rPr>
            <w:tab/>
            <w:t>11</w:t>
          </w:r>
        </w:p>
        <w:p w:rsidR="00194060" w:rsidRDefault="00F75F9A">
          <w:pPr>
            <w:pStyle w:val="TOC3"/>
            <w:numPr>
              <w:ilvl w:val="2"/>
              <w:numId w:val="13"/>
            </w:numPr>
            <w:tabs>
              <w:tab w:val="left" w:pos="949"/>
              <w:tab w:val="left" w:pos="950"/>
              <w:tab w:val="right" w:leader="dot" w:pos="9477"/>
            </w:tabs>
          </w:pPr>
          <w:r>
            <w:rPr>
              <w:w w:val="110"/>
            </w:rPr>
            <w:t xml:space="preserve">Crude attrition calculated from the entire </w:t>
          </w:r>
          <w:r>
            <w:rPr>
              <w:spacing w:val="1"/>
              <w:w w:val="110"/>
            </w:rPr>
            <w:t xml:space="preserve"> </w:t>
          </w:r>
          <w:r>
            <w:rPr>
              <w:w w:val="110"/>
            </w:rPr>
            <w:t>ABM</w:t>
          </w:r>
          <w:r>
            <w:rPr>
              <w:spacing w:val="10"/>
              <w:w w:val="110"/>
            </w:rPr>
            <w:t xml:space="preserve"> </w:t>
          </w:r>
          <w:r>
            <w:rPr>
              <w:w w:val="110"/>
            </w:rPr>
            <w:t>output.</w:t>
          </w:r>
          <w:r>
            <w:rPr>
              <w:w w:val="110"/>
            </w:rPr>
            <w:tab/>
            <w:t>12</w:t>
          </w:r>
        </w:p>
        <w:p w:rsidR="00194060" w:rsidRDefault="00F75F9A">
          <w:pPr>
            <w:pStyle w:val="TOC3"/>
            <w:numPr>
              <w:ilvl w:val="2"/>
              <w:numId w:val="13"/>
            </w:numPr>
            <w:tabs>
              <w:tab w:val="left" w:pos="949"/>
              <w:tab w:val="left" w:pos="950"/>
              <w:tab w:val="right" w:leader="dot" w:pos="9480"/>
            </w:tabs>
          </w:pPr>
          <w:r>
            <w:rPr>
              <w:w w:val="105"/>
            </w:rPr>
            <w:t xml:space="preserve">Five posterior realizations produced </w:t>
          </w:r>
          <w:r>
            <w:rPr>
              <w:spacing w:val="-3"/>
              <w:w w:val="105"/>
            </w:rPr>
            <w:t xml:space="preserve">by  </w:t>
          </w:r>
          <w:r>
            <w:rPr>
              <w:w w:val="105"/>
            </w:rPr>
            <w:t>the</w:t>
          </w:r>
          <w:r>
            <w:rPr>
              <w:spacing w:val="41"/>
              <w:w w:val="105"/>
            </w:rPr>
            <w:t xml:space="preserve"> </w:t>
          </w:r>
          <w:r>
            <w:rPr>
              <w:w w:val="105"/>
            </w:rPr>
            <w:t>MCMC</w:t>
          </w:r>
          <w:r>
            <w:rPr>
              <w:spacing w:val="15"/>
              <w:w w:val="105"/>
            </w:rPr>
            <w:t xml:space="preserve"> </w:t>
          </w:r>
          <w:r>
            <w:rPr>
              <w:w w:val="105"/>
            </w:rPr>
            <w:t>scheme.</w:t>
          </w:r>
          <w:r>
            <w:rPr>
              <w:w w:val="105"/>
            </w:rPr>
            <w:tab/>
            <w:t>15</w:t>
          </w:r>
        </w:p>
        <w:p w:rsidR="00194060" w:rsidRDefault="00F75F9A">
          <w:pPr>
            <w:pStyle w:val="TOC3"/>
            <w:numPr>
              <w:ilvl w:val="2"/>
              <w:numId w:val="13"/>
            </w:numPr>
            <w:tabs>
              <w:tab w:val="left" w:pos="949"/>
              <w:tab w:val="left" w:pos="950"/>
              <w:tab w:val="right" w:leader="dot" w:pos="9478"/>
            </w:tabs>
            <w:spacing w:before="75"/>
          </w:pPr>
          <w:r>
            <w:rPr>
              <w:w w:val="110"/>
            </w:rPr>
            <w:t xml:space="preserve">Posterior 95% </w:t>
          </w:r>
          <w:r>
            <w:rPr>
              <w:spacing w:val="-3"/>
              <w:w w:val="110"/>
            </w:rPr>
            <w:t xml:space="preserve">intervals </w:t>
          </w:r>
          <w:r>
            <w:rPr>
              <w:w w:val="110"/>
            </w:rPr>
            <w:t>for the unit effects and the term effects of</w:t>
          </w:r>
          <w:r>
            <w:rPr>
              <w:spacing w:val="35"/>
              <w:w w:val="110"/>
            </w:rPr>
            <w:t xml:space="preserve"> </w:t>
          </w:r>
          <w:r>
            <w:rPr>
              <w:w w:val="110"/>
            </w:rPr>
            <w:t>the</w:t>
          </w:r>
          <w:r>
            <w:rPr>
              <w:spacing w:val="3"/>
              <w:w w:val="110"/>
            </w:rPr>
            <w:t xml:space="preserve"> </w:t>
          </w:r>
          <w:r>
            <w:rPr>
              <w:w w:val="110"/>
            </w:rPr>
            <w:t>ABM.</w:t>
          </w:r>
          <w:r>
            <w:rPr>
              <w:w w:val="110"/>
            </w:rPr>
            <w:tab/>
            <w:t>16</w:t>
          </w:r>
        </w:p>
        <w:p w:rsidR="00194060" w:rsidRDefault="00F75F9A">
          <w:pPr>
            <w:pStyle w:val="TOC3"/>
            <w:numPr>
              <w:ilvl w:val="2"/>
              <w:numId w:val="13"/>
            </w:numPr>
            <w:tabs>
              <w:tab w:val="left" w:pos="949"/>
              <w:tab w:val="left" w:pos="950"/>
              <w:tab w:val="right" w:leader="dot" w:pos="9479"/>
            </w:tabs>
          </w:pPr>
          <w:r>
            <w:rPr>
              <w:w w:val="110"/>
            </w:rPr>
            <w:t xml:space="preserve">Fitted relative hazard rate for gender, race, education tier, </w:t>
          </w:r>
          <w:r>
            <w:rPr>
              <w:spacing w:val="16"/>
              <w:w w:val="110"/>
            </w:rPr>
            <w:t xml:space="preserve"> </w:t>
          </w:r>
          <w:r>
            <w:rPr>
              <w:w w:val="110"/>
            </w:rPr>
            <w:t>and</w:t>
          </w:r>
          <w:r>
            <w:rPr>
              <w:spacing w:val="8"/>
              <w:w w:val="110"/>
            </w:rPr>
            <w:t xml:space="preserve"> </w:t>
          </w:r>
          <w:r>
            <w:rPr>
              <w:w w:val="110"/>
            </w:rPr>
            <w:t>age.</w:t>
          </w:r>
          <w:r>
            <w:rPr>
              <w:w w:val="110"/>
            </w:rPr>
            <w:tab/>
            <w:t>20</w:t>
          </w:r>
        </w:p>
        <w:p w:rsidR="00194060" w:rsidRDefault="00F75F9A">
          <w:pPr>
            <w:pStyle w:val="TOC3"/>
            <w:numPr>
              <w:ilvl w:val="2"/>
              <w:numId w:val="13"/>
            </w:numPr>
            <w:tabs>
              <w:tab w:val="left" w:pos="949"/>
              <w:tab w:val="left" w:pos="950"/>
              <w:tab w:val="right" w:leader="dot" w:pos="9480"/>
            </w:tabs>
          </w:pPr>
          <w:r>
            <w:rPr>
              <w:w w:val="110"/>
            </w:rPr>
            <w:t>Fitted relative hazard rate</w:t>
          </w:r>
          <w:r>
            <w:rPr>
              <w:spacing w:val="44"/>
              <w:w w:val="110"/>
            </w:rPr>
            <w:t xml:space="preserve"> </w:t>
          </w:r>
          <w:r>
            <w:rPr>
              <w:w w:val="110"/>
            </w:rPr>
            <w:t>for</w:t>
          </w:r>
          <w:r>
            <w:rPr>
              <w:spacing w:val="12"/>
              <w:w w:val="110"/>
            </w:rPr>
            <w:t xml:space="preserve"> </w:t>
          </w:r>
          <w:r>
            <w:rPr>
              <w:w w:val="110"/>
            </w:rPr>
            <w:t>rank.</w:t>
          </w:r>
          <w:r>
            <w:rPr>
              <w:w w:val="110"/>
            </w:rPr>
            <w:tab/>
            <w:t>21</w:t>
          </w:r>
        </w:p>
        <w:p w:rsidR="00194060" w:rsidRDefault="00F75F9A">
          <w:pPr>
            <w:pStyle w:val="TOC3"/>
            <w:numPr>
              <w:ilvl w:val="2"/>
              <w:numId w:val="13"/>
            </w:numPr>
            <w:tabs>
              <w:tab w:val="left" w:pos="949"/>
              <w:tab w:val="left" w:pos="950"/>
              <w:tab w:val="right" w:leader="dot" w:pos="9479"/>
            </w:tabs>
          </w:pPr>
          <w:r>
            <w:rPr>
              <w:w w:val="105"/>
            </w:rPr>
            <w:t>Fitted</w:t>
          </w:r>
          <w:r>
            <w:rPr>
              <w:spacing w:val="18"/>
              <w:w w:val="105"/>
            </w:rPr>
            <w:t xml:space="preserve"> </w:t>
          </w:r>
          <w:r>
            <w:rPr>
              <w:w w:val="105"/>
            </w:rPr>
            <w:t>relative</w:t>
          </w:r>
          <w:r>
            <w:rPr>
              <w:spacing w:val="18"/>
              <w:w w:val="105"/>
            </w:rPr>
            <w:t xml:space="preserve"> </w:t>
          </w:r>
          <w:r>
            <w:rPr>
              <w:w w:val="105"/>
            </w:rPr>
            <w:t>hazard</w:t>
          </w:r>
          <w:r>
            <w:rPr>
              <w:spacing w:val="19"/>
              <w:w w:val="105"/>
            </w:rPr>
            <w:t xml:space="preserve"> </w:t>
          </w:r>
          <w:r>
            <w:rPr>
              <w:w w:val="105"/>
            </w:rPr>
            <w:t>rate</w:t>
          </w:r>
          <w:r>
            <w:rPr>
              <w:spacing w:val="18"/>
              <w:w w:val="105"/>
            </w:rPr>
            <w:t xml:space="preserve"> </w:t>
          </w:r>
          <w:r>
            <w:rPr>
              <w:w w:val="105"/>
            </w:rPr>
            <w:t>for</w:t>
          </w:r>
          <w:r>
            <w:rPr>
              <w:spacing w:val="20"/>
              <w:w w:val="105"/>
            </w:rPr>
            <w:t xml:space="preserve"> </w:t>
          </w:r>
          <w:r>
            <w:rPr>
              <w:w w:val="105"/>
            </w:rPr>
            <w:t>years</w:t>
          </w:r>
          <w:r>
            <w:rPr>
              <w:spacing w:val="18"/>
              <w:w w:val="105"/>
            </w:rPr>
            <w:t xml:space="preserve"> </w:t>
          </w:r>
          <w:r>
            <w:rPr>
              <w:w w:val="105"/>
            </w:rPr>
            <w:t>of</w:t>
          </w:r>
          <w:r>
            <w:rPr>
              <w:spacing w:val="18"/>
              <w:w w:val="105"/>
            </w:rPr>
            <w:t xml:space="preserve"> </w:t>
          </w:r>
          <w:r>
            <w:rPr>
              <w:w w:val="105"/>
            </w:rPr>
            <w:t>active</w:t>
          </w:r>
          <w:r>
            <w:rPr>
              <w:spacing w:val="19"/>
              <w:w w:val="105"/>
            </w:rPr>
            <w:t xml:space="preserve"> </w:t>
          </w:r>
          <w:r>
            <w:rPr>
              <w:w w:val="105"/>
            </w:rPr>
            <w:t>service,</w:t>
          </w:r>
          <w:r>
            <w:rPr>
              <w:spacing w:val="18"/>
              <w:w w:val="105"/>
            </w:rPr>
            <w:t xml:space="preserve"> </w:t>
          </w:r>
          <w:r>
            <w:rPr>
              <w:w w:val="105"/>
            </w:rPr>
            <w:t>calendar</w:t>
          </w:r>
          <w:r>
            <w:rPr>
              <w:spacing w:val="19"/>
              <w:w w:val="105"/>
            </w:rPr>
            <w:t xml:space="preserve"> </w:t>
          </w:r>
          <w:r>
            <w:rPr>
              <w:w w:val="105"/>
            </w:rPr>
            <w:t>year,</w:t>
          </w:r>
          <w:r>
            <w:rPr>
              <w:spacing w:val="18"/>
              <w:w w:val="105"/>
            </w:rPr>
            <w:t xml:space="preserve"> </w:t>
          </w:r>
          <w:r>
            <w:rPr>
              <w:w w:val="105"/>
            </w:rPr>
            <w:t>and</w:t>
          </w:r>
          <w:r>
            <w:rPr>
              <w:spacing w:val="19"/>
              <w:w w:val="105"/>
            </w:rPr>
            <w:t xml:space="preserve"> </w:t>
          </w:r>
          <w:r>
            <w:rPr>
              <w:w w:val="105"/>
            </w:rPr>
            <w:t>MOS</w:t>
          </w:r>
          <w:r>
            <w:rPr>
              <w:w w:val="105"/>
            </w:rPr>
            <w:tab/>
            <w:t>21</w:t>
          </w:r>
        </w:p>
        <w:p w:rsidR="00194060" w:rsidRDefault="00F75F9A">
          <w:pPr>
            <w:pStyle w:val="TOC3"/>
            <w:numPr>
              <w:ilvl w:val="2"/>
              <w:numId w:val="13"/>
            </w:numPr>
            <w:tabs>
              <w:tab w:val="left" w:pos="949"/>
              <w:tab w:val="left" w:pos="950"/>
              <w:tab w:val="right" w:leader="dot" w:pos="9479"/>
            </w:tabs>
            <w:spacing w:before="75"/>
          </w:pPr>
          <w:r>
            <w:rPr>
              <w:w w:val="110"/>
            </w:rPr>
            <w:t>Fitted relative hazard rate for</w:t>
          </w:r>
          <w:r>
            <w:rPr>
              <w:spacing w:val="18"/>
              <w:w w:val="110"/>
            </w:rPr>
            <w:t xml:space="preserve"> </w:t>
          </w:r>
          <w:r>
            <w:rPr>
              <w:w w:val="110"/>
            </w:rPr>
            <w:t xml:space="preserve">AFQT, APFT, and </w:t>
          </w:r>
          <w:r>
            <w:rPr>
              <w:spacing w:val="3"/>
              <w:w w:val="110"/>
            </w:rPr>
            <w:t xml:space="preserve">body </w:t>
          </w:r>
          <w:r>
            <w:rPr>
              <w:w w:val="110"/>
            </w:rPr>
            <w:t>composition</w:t>
          </w:r>
          <w:r>
            <w:rPr>
              <w:spacing w:val="9"/>
              <w:w w:val="110"/>
            </w:rPr>
            <w:t xml:space="preserve"> </w:t>
          </w:r>
          <w:r>
            <w:rPr>
              <w:w w:val="110"/>
            </w:rPr>
            <w:t>test.</w:t>
          </w:r>
          <w:r>
            <w:rPr>
              <w:w w:val="110"/>
            </w:rPr>
            <w:tab/>
            <w:t>21</w:t>
          </w:r>
        </w:p>
        <w:p w:rsidR="00194060" w:rsidRDefault="00F75F9A">
          <w:pPr>
            <w:pStyle w:val="TOC3"/>
            <w:numPr>
              <w:ilvl w:val="2"/>
              <w:numId w:val="13"/>
            </w:numPr>
            <w:tabs>
              <w:tab w:val="left" w:pos="949"/>
              <w:tab w:val="left" w:pos="950"/>
            </w:tabs>
          </w:pPr>
          <w:r>
            <w:rPr>
              <w:w w:val="110"/>
            </w:rPr>
            <w:t>Fitted</w:t>
          </w:r>
          <w:r>
            <w:rPr>
              <w:spacing w:val="19"/>
              <w:w w:val="110"/>
            </w:rPr>
            <w:t xml:space="preserve"> </w:t>
          </w:r>
          <w:r>
            <w:rPr>
              <w:w w:val="110"/>
            </w:rPr>
            <w:t>relative</w:t>
          </w:r>
          <w:r>
            <w:rPr>
              <w:spacing w:val="19"/>
              <w:w w:val="110"/>
            </w:rPr>
            <w:t xml:space="preserve"> </w:t>
          </w:r>
          <w:r>
            <w:rPr>
              <w:w w:val="110"/>
            </w:rPr>
            <w:t>hazard</w:t>
          </w:r>
          <w:r>
            <w:rPr>
              <w:spacing w:val="19"/>
              <w:w w:val="110"/>
            </w:rPr>
            <w:t xml:space="preserve"> </w:t>
          </w:r>
          <w:r>
            <w:rPr>
              <w:w w:val="110"/>
            </w:rPr>
            <w:t>rate</w:t>
          </w:r>
          <w:r>
            <w:rPr>
              <w:spacing w:val="19"/>
              <w:w w:val="110"/>
            </w:rPr>
            <w:t xml:space="preserve"> </w:t>
          </w:r>
          <w:r>
            <w:rPr>
              <w:w w:val="110"/>
            </w:rPr>
            <w:t>for</w:t>
          </w:r>
          <w:r>
            <w:rPr>
              <w:spacing w:val="19"/>
              <w:w w:val="110"/>
            </w:rPr>
            <w:t xml:space="preserve"> </w:t>
          </w:r>
          <w:r>
            <w:rPr>
              <w:w w:val="110"/>
            </w:rPr>
            <w:t>Courts</w:t>
          </w:r>
          <w:r>
            <w:rPr>
              <w:spacing w:val="19"/>
              <w:w w:val="110"/>
            </w:rPr>
            <w:t xml:space="preserve"> </w:t>
          </w:r>
          <w:r>
            <w:rPr>
              <w:w w:val="110"/>
            </w:rPr>
            <w:t>Martial,</w:t>
          </w:r>
          <w:r>
            <w:rPr>
              <w:spacing w:val="22"/>
              <w:w w:val="110"/>
            </w:rPr>
            <w:t xml:space="preserve"> </w:t>
          </w:r>
          <w:r>
            <w:rPr>
              <w:w w:val="110"/>
            </w:rPr>
            <w:t>Article</w:t>
          </w:r>
          <w:r>
            <w:rPr>
              <w:spacing w:val="19"/>
              <w:w w:val="110"/>
            </w:rPr>
            <w:t xml:space="preserve"> </w:t>
          </w:r>
          <w:r>
            <w:rPr>
              <w:w w:val="110"/>
            </w:rPr>
            <w:t>15</w:t>
          </w:r>
          <w:r>
            <w:rPr>
              <w:spacing w:val="19"/>
              <w:w w:val="110"/>
            </w:rPr>
            <w:t xml:space="preserve"> </w:t>
          </w:r>
          <w:r>
            <w:rPr>
              <w:w w:val="110"/>
            </w:rPr>
            <w:t>proceedings,</w:t>
          </w:r>
          <w:r>
            <w:rPr>
              <w:spacing w:val="22"/>
              <w:w w:val="110"/>
            </w:rPr>
            <w:t xml:space="preserve"> </w:t>
          </w:r>
          <w:r>
            <w:rPr>
              <w:w w:val="110"/>
            </w:rPr>
            <w:t>and</w:t>
          </w:r>
          <w:r>
            <w:rPr>
              <w:spacing w:val="19"/>
              <w:w w:val="110"/>
            </w:rPr>
            <w:t xml:space="preserve"> </w:t>
          </w:r>
          <w:r>
            <w:rPr>
              <w:w w:val="110"/>
            </w:rPr>
            <w:t>Letters</w:t>
          </w:r>
        </w:p>
        <w:p w:rsidR="00194060" w:rsidRDefault="00F75F9A">
          <w:pPr>
            <w:pStyle w:val="TOC4"/>
            <w:tabs>
              <w:tab w:val="right" w:leader="dot" w:pos="9478"/>
            </w:tabs>
          </w:pPr>
          <w:r>
            <w:rPr>
              <w:w w:val="105"/>
            </w:rPr>
            <w:t>of</w:t>
          </w:r>
          <w:r>
            <w:rPr>
              <w:spacing w:val="14"/>
              <w:w w:val="105"/>
            </w:rPr>
            <w:t xml:space="preserve"> </w:t>
          </w:r>
          <w:r>
            <w:rPr>
              <w:w w:val="105"/>
            </w:rPr>
            <w:t>Reprimand.</w:t>
          </w:r>
          <w:r>
            <w:rPr>
              <w:w w:val="105"/>
            </w:rPr>
            <w:tab/>
            <w:t>22</w:t>
          </w:r>
        </w:p>
        <w:p w:rsidR="00194060" w:rsidRDefault="00F75F9A">
          <w:pPr>
            <w:pStyle w:val="TOC3"/>
            <w:numPr>
              <w:ilvl w:val="2"/>
              <w:numId w:val="13"/>
            </w:numPr>
            <w:tabs>
              <w:tab w:val="left" w:pos="949"/>
              <w:tab w:val="left" w:pos="950"/>
            </w:tabs>
            <w:spacing w:before="75"/>
          </w:pPr>
          <w:r>
            <w:rPr>
              <w:w w:val="105"/>
            </w:rPr>
            <w:t>Fitted</w:t>
          </w:r>
          <w:r>
            <w:rPr>
              <w:spacing w:val="16"/>
              <w:w w:val="105"/>
            </w:rPr>
            <w:t xml:space="preserve"> </w:t>
          </w:r>
          <w:r>
            <w:rPr>
              <w:w w:val="105"/>
            </w:rPr>
            <w:t>relative</w:t>
          </w:r>
          <w:r>
            <w:rPr>
              <w:spacing w:val="16"/>
              <w:w w:val="105"/>
            </w:rPr>
            <w:t xml:space="preserve"> </w:t>
          </w:r>
          <w:r>
            <w:rPr>
              <w:w w:val="105"/>
            </w:rPr>
            <w:t>hazard</w:t>
          </w:r>
          <w:r>
            <w:rPr>
              <w:spacing w:val="16"/>
              <w:w w:val="105"/>
            </w:rPr>
            <w:t xml:space="preserve"> </w:t>
          </w:r>
          <w:r>
            <w:rPr>
              <w:w w:val="105"/>
            </w:rPr>
            <w:t>rate</w:t>
          </w:r>
          <w:r>
            <w:rPr>
              <w:spacing w:val="17"/>
              <w:w w:val="105"/>
            </w:rPr>
            <w:t xml:space="preserve"> </w:t>
          </w:r>
          <w:r>
            <w:rPr>
              <w:w w:val="105"/>
            </w:rPr>
            <w:t>for</w:t>
          </w:r>
          <w:r>
            <w:rPr>
              <w:spacing w:val="16"/>
              <w:w w:val="105"/>
            </w:rPr>
            <w:t xml:space="preserve"> </w:t>
          </w:r>
          <w:r>
            <w:rPr>
              <w:w w:val="105"/>
            </w:rPr>
            <w:t>the</w:t>
          </w:r>
          <w:r>
            <w:rPr>
              <w:spacing w:val="16"/>
              <w:w w:val="105"/>
            </w:rPr>
            <w:t xml:space="preserve"> </w:t>
          </w:r>
          <w:r>
            <w:rPr>
              <w:w w:val="105"/>
            </w:rPr>
            <w:t>number</w:t>
          </w:r>
          <w:r>
            <w:rPr>
              <w:spacing w:val="16"/>
              <w:w w:val="105"/>
            </w:rPr>
            <w:t xml:space="preserve"> </w:t>
          </w:r>
          <w:r>
            <w:rPr>
              <w:w w:val="105"/>
            </w:rPr>
            <w:t>of</w:t>
          </w:r>
          <w:r>
            <w:rPr>
              <w:spacing w:val="17"/>
              <w:w w:val="105"/>
            </w:rPr>
            <w:t xml:space="preserve"> </w:t>
          </w:r>
          <w:r>
            <w:rPr>
              <w:w w:val="105"/>
            </w:rPr>
            <w:t>times,</w:t>
          </w:r>
          <w:r>
            <w:rPr>
              <w:spacing w:val="17"/>
              <w:w w:val="105"/>
            </w:rPr>
            <w:t xml:space="preserve"> </w:t>
          </w:r>
          <w:r>
            <w:rPr>
              <w:w w:val="105"/>
            </w:rPr>
            <w:t>and</w:t>
          </w:r>
          <w:r>
            <w:rPr>
              <w:spacing w:val="16"/>
              <w:w w:val="105"/>
            </w:rPr>
            <w:t xml:space="preserve"> </w:t>
          </w:r>
          <w:r>
            <w:rPr>
              <w:w w:val="105"/>
            </w:rPr>
            <w:t>cumulative</w:t>
          </w:r>
          <w:r>
            <w:rPr>
              <w:spacing w:val="17"/>
              <w:w w:val="105"/>
            </w:rPr>
            <w:t xml:space="preserve"> </w:t>
          </w:r>
          <w:r>
            <w:rPr>
              <w:w w:val="105"/>
            </w:rPr>
            <w:t>number</w:t>
          </w:r>
          <w:r>
            <w:rPr>
              <w:spacing w:val="16"/>
              <w:w w:val="105"/>
            </w:rPr>
            <w:t xml:space="preserve"> </w:t>
          </w:r>
          <w:r>
            <w:rPr>
              <w:w w:val="105"/>
            </w:rPr>
            <w:t>of</w:t>
          </w:r>
          <w:r>
            <w:rPr>
              <w:spacing w:val="16"/>
              <w:w w:val="105"/>
            </w:rPr>
            <w:t xml:space="preserve"> </w:t>
          </w:r>
          <w:r>
            <w:rPr>
              <w:w w:val="105"/>
            </w:rPr>
            <w:t>days</w:t>
          </w:r>
        </w:p>
        <w:p w:rsidR="00194060" w:rsidRDefault="00F75F9A">
          <w:pPr>
            <w:pStyle w:val="TOC4"/>
            <w:tabs>
              <w:tab w:val="right" w:leader="dot" w:pos="9479"/>
            </w:tabs>
          </w:pPr>
          <w:r>
            <w:rPr>
              <w:w w:val="105"/>
            </w:rPr>
            <w:t>a Soldier has</w:t>
          </w:r>
          <w:r>
            <w:rPr>
              <w:spacing w:val="43"/>
              <w:w w:val="105"/>
            </w:rPr>
            <w:t xml:space="preserve"> </w:t>
          </w:r>
          <w:r>
            <w:rPr>
              <w:w w:val="105"/>
            </w:rPr>
            <w:t>been</w:t>
          </w:r>
          <w:r>
            <w:rPr>
              <w:spacing w:val="13"/>
              <w:w w:val="105"/>
            </w:rPr>
            <w:t xml:space="preserve"> </w:t>
          </w:r>
          <w:r>
            <w:rPr>
              <w:w w:val="105"/>
            </w:rPr>
            <w:t>deployed.</w:t>
          </w:r>
          <w:r>
            <w:rPr>
              <w:w w:val="105"/>
            </w:rPr>
            <w:tab/>
            <w:t>22</w:t>
          </w:r>
        </w:p>
        <w:p w:rsidR="00194060" w:rsidRDefault="00F75F9A">
          <w:pPr>
            <w:pStyle w:val="TOC3"/>
            <w:numPr>
              <w:ilvl w:val="2"/>
              <w:numId w:val="13"/>
            </w:numPr>
            <w:tabs>
              <w:tab w:val="left" w:pos="949"/>
              <w:tab w:val="left" w:pos="950"/>
              <w:tab w:val="right" w:leader="dot" w:pos="9480"/>
            </w:tabs>
          </w:pPr>
          <w:r>
            <w:rPr>
              <w:w w:val="110"/>
            </w:rPr>
            <w:t xml:space="preserve">Fitted relative hazard rate for the unit to which a Soldier </w:t>
          </w:r>
          <w:r>
            <w:rPr>
              <w:spacing w:val="6"/>
              <w:w w:val="110"/>
            </w:rPr>
            <w:t xml:space="preserve"> </w:t>
          </w:r>
          <w:r>
            <w:rPr>
              <w:w w:val="110"/>
            </w:rPr>
            <w:t>currently</w:t>
          </w:r>
          <w:r>
            <w:rPr>
              <w:spacing w:val="6"/>
              <w:w w:val="110"/>
            </w:rPr>
            <w:t xml:space="preserve"> </w:t>
          </w:r>
          <w:r>
            <w:rPr>
              <w:w w:val="110"/>
            </w:rPr>
            <w:t>belongs.</w:t>
          </w:r>
          <w:r>
            <w:rPr>
              <w:w w:val="110"/>
            </w:rPr>
            <w:tab/>
            <w:t>23</w:t>
          </w:r>
        </w:p>
        <w:p w:rsidR="00194060" w:rsidRDefault="00F75F9A">
          <w:pPr>
            <w:pStyle w:val="TOC3"/>
            <w:numPr>
              <w:ilvl w:val="2"/>
              <w:numId w:val="13"/>
            </w:numPr>
            <w:tabs>
              <w:tab w:val="left" w:pos="949"/>
              <w:tab w:val="left" w:pos="950"/>
            </w:tabs>
          </w:pPr>
          <w:r>
            <w:rPr>
              <w:w w:val="105"/>
            </w:rPr>
            <w:t>Fitted relative hazard rate for effects of the community surrounding the duty</w:t>
          </w:r>
          <w:r>
            <w:rPr>
              <w:spacing w:val="-27"/>
              <w:w w:val="105"/>
            </w:rPr>
            <w:t xml:space="preserve"> </w:t>
          </w:r>
          <w:r>
            <w:rPr>
              <w:w w:val="105"/>
            </w:rPr>
            <w:t>location</w:t>
          </w:r>
        </w:p>
        <w:p w:rsidR="00194060" w:rsidRDefault="00F75F9A">
          <w:pPr>
            <w:pStyle w:val="TOC4"/>
            <w:tabs>
              <w:tab w:val="right" w:leader="dot" w:pos="9480"/>
            </w:tabs>
            <w:spacing w:before="75"/>
          </w:pPr>
          <w:r>
            <w:rPr>
              <w:w w:val="105"/>
            </w:rPr>
            <w:t>of</w:t>
          </w:r>
          <w:r>
            <w:rPr>
              <w:spacing w:val="13"/>
              <w:w w:val="105"/>
            </w:rPr>
            <w:t xml:space="preserve"> </w:t>
          </w:r>
          <w:r>
            <w:rPr>
              <w:w w:val="105"/>
            </w:rPr>
            <w:t>a</w:t>
          </w:r>
          <w:r>
            <w:rPr>
              <w:spacing w:val="14"/>
              <w:w w:val="105"/>
            </w:rPr>
            <w:t xml:space="preserve"> </w:t>
          </w:r>
          <w:r>
            <w:rPr>
              <w:w w:val="105"/>
            </w:rPr>
            <w:t>Soldier</w:t>
          </w:r>
          <w:r>
            <w:rPr>
              <w:w w:val="105"/>
            </w:rPr>
            <w:tab/>
            <w:t>24</w:t>
          </w:r>
        </w:p>
        <w:p w:rsidR="00194060" w:rsidRDefault="00F75F9A">
          <w:pPr>
            <w:pStyle w:val="TOC3"/>
            <w:numPr>
              <w:ilvl w:val="2"/>
              <w:numId w:val="13"/>
            </w:numPr>
            <w:tabs>
              <w:tab w:val="left" w:pos="949"/>
              <w:tab w:val="left" w:pos="950"/>
            </w:tabs>
            <w:spacing w:before="75"/>
          </w:pPr>
          <w:r>
            <w:rPr>
              <w:w w:val="105"/>
            </w:rPr>
            <w:t xml:space="preserve">Posterior density estimate for the standard deviation </w:t>
          </w:r>
          <w:r>
            <w:rPr>
              <w:i/>
              <w:spacing w:val="3"/>
              <w:w w:val="105"/>
            </w:rPr>
            <w:t>σ</w:t>
          </w:r>
          <w:r>
            <w:rPr>
              <w:rFonts w:ascii="Arial" w:hAnsi="Arial"/>
              <w:spacing w:val="3"/>
              <w:w w:val="105"/>
              <w:vertAlign w:val="subscript"/>
            </w:rPr>
            <w:t>1</w:t>
          </w:r>
          <w:r>
            <w:rPr>
              <w:spacing w:val="3"/>
              <w:w w:val="105"/>
            </w:rPr>
            <w:t xml:space="preserve">, </w:t>
          </w:r>
          <w:r>
            <w:rPr>
              <w:w w:val="105"/>
            </w:rPr>
            <w:t>corresponding to</w:t>
          </w:r>
          <w:r>
            <w:rPr>
              <w:spacing w:val="44"/>
              <w:w w:val="105"/>
            </w:rPr>
            <w:t xml:space="preserve"> </w:t>
          </w:r>
          <w:r>
            <w:rPr>
              <w:w w:val="105"/>
            </w:rPr>
            <w:t>the ran-</w:t>
          </w:r>
        </w:p>
        <w:p w:rsidR="00194060" w:rsidRDefault="00F75F9A">
          <w:pPr>
            <w:pStyle w:val="TOC4"/>
            <w:tabs>
              <w:tab w:val="right" w:leader="dot" w:pos="9480"/>
            </w:tabs>
          </w:pPr>
          <w:r>
            <w:t>dom  effect</w:t>
          </w:r>
          <w:r>
            <w:rPr>
              <w:spacing w:val="-20"/>
            </w:rPr>
            <w:t xml:space="preserve"> </w:t>
          </w:r>
          <w:r>
            <w:t>for</w:t>
          </w:r>
          <w:r>
            <w:rPr>
              <w:spacing w:val="17"/>
            </w:rPr>
            <w:t xml:space="preserve"> </w:t>
          </w:r>
          <w:r>
            <w:t>Soldiers.</w:t>
          </w:r>
          <w:r>
            <w:tab/>
            <w:t>24</w:t>
          </w:r>
        </w:p>
        <w:p w:rsidR="00194060" w:rsidRDefault="00F75F9A">
          <w:pPr>
            <w:pStyle w:val="TOC3"/>
            <w:numPr>
              <w:ilvl w:val="2"/>
              <w:numId w:val="13"/>
            </w:numPr>
            <w:tabs>
              <w:tab w:val="left" w:pos="949"/>
              <w:tab w:val="left" w:pos="950"/>
              <w:tab w:val="right" w:leader="dot" w:pos="9480"/>
            </w:tabs>
          </w:pPr>
          <w:r>
            <w:rPr>
              <w:w w:val="105"/>
            </w:rPr>
            <w:t>Data</w:t>
          </w:r>
          <w:r>
            <w:rPr>
              <w:spacing w:val="14"/>
              <w:w w:val="105"/>
            </w:rPr>
            <w:t xml:space="preserve"> </w:t>
          </w:r>
          <w:r>
            <w:rPr>
              <w:w w:val="105"/>
            </w:rPr>
            <w:t>Science</w:t>
          </w:r>
          <w:r>
            <w:rPr>
              <w:spacing w:val="15"/>
              <w:w w:val="105"/>
            </w:rPr>
            <w:t xml:space="preserve"> </w:t>
          </w:r>
          <w:r>
            <w:rPr>
              <w:spacing w:val="-3"/>
              <w:w w:val="105"/>
            </w:rPr>
            <w:t>Framework</w:t>
          </w:r>
          <w:r>
            <w:rPr>
              <w:spacing w:val="-3"/>
              <w:w w:val="105"/>
            </w:rPr>
            <w:tab/>
          </w:r>
          <w:r>
            <w:rPr>
              <w:w w:val="105"/>
            </w:rPr>
            <w:t>40</w:t>
          </w:r>
        </w:p>
        <w:p w:rsidR="00194060" w:rsidRDefault="00F75F9A">
          <w:pPr>
            <w:pStyle w:val="TOC3"/>
            <w:numPr>
              <w:ilvl w:val="2"/>
              <w:numId w:val="13"/>
            </w:numPr>
            <w:tabs>
              <w:tab w:val="left" w:pos="949"/>
              <w:tab w:val="left" w:pos="950"/>
              <w:tab w:val="right" w:leader="dot" w:pos="9480"/>
            </w:tabs>
            <w:spacing w:before="75"/>
          </w:pPr>
          <w:r>
            <w:rPr>
              <w:w w:val="105"/>
            </w:rPr>
            <w:t>Data</w:t>
          </w:r>
          <w:r>
            <w:rPr>
              <w:spacing w:val="14"/>
              <w:w w:val="105"/>
            </w:rPr>
            <w:t xml:space="preserve"> </w:t>
          </w:r>
          <w:r>
            <w:rPr>
              <w:w w:val="105"/>
            </w:rPr>
            <w:t>Source</w:t>
          </w:r>
          <w:r>
            <w:rPr>
              <w:spacing w:val="15"/>
              <w:w w:val="105"/>
            </w:rPr>
            <w:t xml:space="preserve"> </w:t>
          </w:r>
          <w:r>
            <w:rPr>
              <w:w w:val="105"/>
            </w:rPr>
            <w:t>Map</w:t>
          </w:r>
          <w:r>
            <w:rPr>
              <w:w w:val="105"/>
            </w:rPr>
            <w:tab/>
            <w:t>42</w:t>
          </w:r>
        </w:p>
        <w:p w:rsidR="00194060" w:rsidRDefault="00F75F9A">
          <w:pPr>
            <w:pStyle w:val="TOC3"/>
            <w:numPr>
              <w:ilvl w:val="2"/>
              <w:numId w:val="13"/>
            </w:numPr>
            <w:tabs>
              <w:tab w:val="left" w:pos="949"/>
              <w:tab w:val="left" w:pos="950"/>
              <w:tab w:val="right" w:leader="dot" w:pos="9480"/>
            </w:tabs>
          </w:pPr>
          <w:r>
            <w:rPr>
              <w:w w:val="110"/>
            </w:rPr>
            <w:t>Data Profiling Example showing distribution</w:t>
          </w:r>
          <w:r>
            <w:rPr>
              <w:spacing w:val="41"/>
              <w:w w:val="110"/>
            </w:rPr>
            <w:t xml:space="preserve"> </w:t>
          </w:r>
          <w:r>
            <w:rPr>
              <w:w w:val="110"/>
            </w:rPr>
            <w:t>of</w:t>
          </w:r>
          <w:r>
            <w:rPr>
              <w:spacing w:val="8"/>
              <w:w w:val="110"/>
            </w:rPr>
            <w:t xml:space="preserve"> </w:t>
          </w:r>
          <w:r>
            <w:rPr>
              <w:w w:val="110"/>
            </w:rPr>
            <w:t>rank.</w:t>
          </w:r>
          <w:r>
            <w:rPr>
              <w:w w:val="110"/>
            </w:rPr>
            <w:tab/>
            <w:t>43</w:t>
          </w:r>
        </w:p>
      </w:sdtContent>
    </w:sdt>
    <w:p w:rsidR="00194060" w:rsidRDefault="00194060">
      <w:pPr>
        <w:sectPr w:rsidR="00194060">
          <w:pgSz w:w="12240" w:h="15840"/>
          <w:pgMar w:top="1360" w:right="0" w:bottom="1600" w:left="1320" w:header="0" w:footer="1404" w:gutter="0"/>
          <w:cols w:space="720"/>
        </w:sectPr>
      </w:pPr>
    </w:p>
    <w:p w:rsidR="00194060" w:rsidRDefault="00F75F9A">
      <w:pPr>
        <w:spacing w:before="37"/>
        <w:ind w:left="120"/>
        <w:rPr>
          <w:b/>
          <w:sz w:val="28"/>
        </w:rPr>
      </w:pPr>
      <w:r>
        <w:rPr>
          <w:b/>
          <w:w w:val="115"/>
          <w:sz w:val="28"/>
        </w:rPr>
        <w:lastRenderedPageBreak/>
        <w:t>List of Tables</w:t>
      </w:r>
    </w:p>
    <w:p w:rsidR="00194060" w:rsidRDefault="00194060">
      <w:pPr>
        <w:pStyle w:val="BodyText"/>
        <w:spacing w:before="3"/>
        <w:rPr>
          <w:b/>
          <w:sz w:val="24"/>
        </w:rPr>
      </w:pPr>
    </w:p>
    <w:p w:rsidR="00194060" w:rsidRDefault="00F75F9A">
      <w:pPr>
        <w:pStyle w:val="ListParagraph"/>
        <w:numPr>
          <w:ilvl w:val="0"/>
          <w:numId w:val="12"/>
        </w:numPr>
        <w:tabs>
          <w:tab w:val="left" w:pos="949"/>
          <w:tab w:val="left" w:pos="950"/>
          <w:tab w:val="left" w:leader="dot" w:pos="9260"/>
        </w:tabs>
      </w:pPr>
      <w:r>
        <w:rPr>
          <w:w w:val="105"/>
        </w:rPr>
        <w:t>Structure  of  agent-based  model  output</w:t>
      </w:r>
      <w:r>
        <w:rPr>
          <w:spacing w:val="-8"/>
          <w:w w:val="105"/>
        </w:rPr>
        <w:t xml:space="preserve"> </w:t>
      </w:r>
      <w:r>
        <w:rPr>
          <w:w w:val="105"/>
        </w:rPr>
        <w:t>simulating</w:t>
      </w:r>
      <w:r>
        <w:rPr>
          <w:spacing w:val="45"/>
          <w:w w:val="105"/>
        </w:rPr>
        <w:t xml:space="preserve"> </w:t>
      </w:r>
      <w:r>
        <w:rPr>
          <w:w w:val="105"/>
        </w:rPr>
        <w:t>attrition.</w:t>
      </w:r>
      <w:r>
        <w:rPr>
          <w:w w:val="105"/>
        </w:rPr>
        <w:tab/>
        <w:t>10</w:t>
      </w:r>
    </w:p>
    <w:p w:rsidR="00194060" w:rsidRDefault="00F75F9A">
      <w:pPr>
        <w:pStyle w:val="ListParagraph"/>
        <w:numPr>
          <w:ilvl w:val="0"/>
          <w:numId w:val="12"/>
        </w:numPr>
        <w:tabs>
          <w:tab w:val="left" w:pos="949"/>
          <w:tab w:val="left" w:pos="950"/>
          <w:tab w:val="left" w:leader="dot" w:pos="9263"/>
        </w:tabs>
        <w:spacing w:before="76"/>
      </w:pPr>
      <w:r>
        <w:rPr>
          <w:w w:val="110"/>
        </w:rPr>
        <w:t xml:space="preserve">Structure of the transaction table </w:t>
      </w:r>
      <w:r>
        <w:rPr>
          <w:spacing w:val="17"/>
          <w:w w:val="110"/>
        </w:rPr>
        <w:t xml:space="preserve"> </w:t>
      </w:r>
      <w:r>
        <w:rPr>
          <w:w w:val="110"/>
        </w:rPr>
        <w:t>data</w:t>
      </w:r>
      <w:r>
        <w:rPr>
          <w:spacing w:val="17"/>
          <w:w w:val="110"/>
        </w:rPr>
        <w:t xml:space="preserve"> </w:t>
      </w:r>
      <w:r>
        <w:rPr>
          <w:w w:val="110"/>
        </w:rPr>
        <w:t>product.</w:t>
      </w:r>
      <w:r>
        <w:rPr>
          <w:w w:val="110"/>
        </w:rPr>
        <w:tab/>
        <w:t>18</w:t>
      </w:r>
    </w:p>
    <w:p w:rsidR="00194060" w:rsidRDefault="00F75F9A">
      <w:pPr>
        <w:pStyle w:val="ListParagraph"/>
        <w:numPr>
          <w:ilvl w:val="0"/>
          <w:numId w:val="12"/>
        </w:numPr>
        <w:tabs>
          <w:tab w:val="left" w:pos="949"/>
          <w:tab w:val="left" w:pos="950"/>
        </w:tabs>
        <w:spacing w:before="76" w:line="312" w:lineRule="auto"/>
        <w:ind w:right="1996"/>
      </w:pPr>
      <w:r>
        <w:rPr>
          <w:spacing w:val="-4"/>
          <w:w w:val="110"/>
        </w:rPr>
        <w:t>Table</w:t>
      </w:r>
      <w:r>
        <w:rPr>
          <w:spacing w:val="-30"/>
          <w:w w:val="110"/>
        </w:rPr>
        <w:t xml:space="preserve"> </w:t>
      </w:r>
      <w:r>
        <w:rPr>
          <w:w w:val="110"/>
        </w:rPr>
        <w:t>of</w:t>
      </w:r>
      <w:r>
        <w:rPr>
          <w:spacing w:val="-30"/>
          <w:w w:val="110"/>
        </w:rPr>
        <w:t xml:space="preserve"> </w:t>
      </w:r>
      <w:r>
        <w:rPr>
          <w:w w:val="110"/>
        </w:rPr>
        <w:t>fitted</w:t>
      </w:r>
      <w:r>
        <w:rPr>
          <w:spacing w:val="-29"/>
          <w:w w:val="110"/>
        </w:rPr>
        <w:t xml:space="preserve"> </w:t>
      </w:r>
      <w:r>
        <w:rPr>
          <w:w w:val="110"/>
        </w:rPr>
        <w:t>covariates</w:t>
      </w:r>
      <w:r>
        <w:rPr>
          <w:spacing w:val="-30"/>
          <w:w w:val="110"/>
        </w:rPr>
        <w:t xml:space="preserve"> </w:t>
      </w:r>
      <w:r>
        <w:rPr>
          <w:w w:val="110"/>
        </w:rPr>
        <w:t>for</w:t>
      </w:r>
      <w:r>
        <w:rPr>
          <w:spacing w:val="-29"/>
          <w:w w:val="110"/>
        </w:rPr>
        <w:t xml:space="preserve"> </w:t>
      </w:r>
      <w:r>
        <w:rPr>
          <w:w w:val="110"/>
        </w:rPr>
        <w:t>the</w:t>
      </w:r>
      <w:r>
        <w:rPr>
          <w:spacing w:val="-29"/>
          <w:w w:val="110"/>
        </w:rPr>
        <w:t xml:space="preserve"> </w:t>
      </w:r>
      <w:r>
        <w:rPr>
          <w:w w:val="110"/>
        </w:rPr>
        <w:t>baseline</w:t>
      </w:r>
      <w:r>
        <w:rPr>
          <w:spacing w:val="-29"/>
          <w:w w:val="110"/>
        </w:rPr>
        <w:t xml:space="preserve"> </w:t>
      </w:r>
      <w:r>
        <w:rPr>
          <w:spacing w:val="-3"/>
          <w:w w:val="110"/>
        </w:rPr>
        <w:t>Cox</w:t>
      </w:r>
      <w:r>
        <w:rPr>
          <w:spacing w:val="-29"/>
          <w:w w:val="110"/>
        </w:rPr>
        <w:t xml:space="preserve"> </w:t>
      </w:r>
      <w:r>
        <w:rPr>
          <w:w w:val="110"/>
        </w:rPr>
        <w:t>Proportional</w:t>
      </w:r>
      <w:r>
        <w:rPr>
          <w:spacing w:val="-30"/>
          <w:w w:val="110"/>
        </w:rPr>
        <w:t xml:space="preserve"> </w:t>
      </w:r>
      <w:r>
        <w:rPr>
          <w:w w:val="110"/>
        </w:rPr>
        <w:t>Hazards</w:t>
      </w:r>
      <w:r>
        <w:rPr>
          <w:spacing w:val="-30"/>
          <w:w w:val="110"/>
        </w:rPr>
        <w:t xml:space="preserve"> </w:t>
      </w:r>
      <w:r>
        <w:rPr>
          <w:w w:val="110"/>
        </w:rPr>
        <w:t>model.</w:t>
      </w:r>
      <w:r>
        <w:rPr>
          <w:spacing w:val="-3"/>
          <w:w w:val="110"/>
        </w:rPr>
        <w:t xml:space="preserve"> </w:t>
      </w:r>
      <w:r>
        <w:rPr>
          <w:w w:val="110"/>
        </w:rPr>
        <w:t>Estimates and</w:t>
      </w:r>
      <w:r>
        <w:rPr>
          <w:spacing w:val="-34"/>
          <w:w w:val="110"/>
        </w:rPr>
        <w:t xml:space="preserve"> </w:t>
      </w:r>
      <w:r>
        <w:rPr>
          <w:w w:val="110"/>
        </w:rPr>
        <w:t>95%</w:t>
      </w:r>
      <w:r>
        <w:rPr>
          <w:spacing w:val="-34"/>
          <w:w w:val="110"/>
        </w:rPr>
        <w:t xml:space="preserve"> </w:t>
      </w:r>
      <w:r>
        <w:rPr>
          <w:w w:val="110"/>
        </w:rPr>
        <w:t>confidence</w:t>
      </w:r>
      <w:r>
        <w:rPr>
          <w:spacing w:val="-34"/>
          <w:w w:val="110"/>
        </w:rPr>
        <w:t xml:space="preserve"> </w:t>
      </w:r>
      <w:r>
        <w:rPr>
          <w:spacing w:val="-3"/>
          <w:w w:val="110"/>
        </w:rPr>
        <w:t>intervals</w:t>
      </w:r>
      <w:r>
        <w:rPr>
          <w:spacing w:val="-34"/>
          <w:w w:val="110"/>
        </w:rPr>
        <w:t xml:space="preserve"> </w:t>
      </w:r>
      <w:r>
        <w:rPr>
          <w:w w:val="110"/>
        </w:rPr>
        <w:t>are</w:t>
      </w:r>
      <w:r>
        <w:rPr>
          <w:spacing w:val="-34"/>
          <w:w w:val="110"/>
        </w:rPr>
        <w:t xml:space="preserve"> </w:t>
      </w:r>
      <w:r>
        <w:rPr>
          <w:w w:val="110"/>
        </w:rPr>
        <w:t>reported.</w:t>
      </w:r>
      <w:r>
        <w:rPr>
          <w:spacing w:val="-16"/>
          <w:w w:val="110"/>
        </w:rPr>
        <w:t xml:space="preserve"> </w:t>
      </w:r>
      <w:r>
        <w:rPr>
          <w:w w:val="110"/>
        </w:rPr>
        <w:t>Coefficients</w:t>
      </w:r>
      <w:r>
        <w:rPr>
          <w:spacing w:val="-33"/>
          <w:w w:val="110"/>
        </w:rPr>
        <w:t xml:space="preserve"> </w:t>
      </w:r>
      <w:r>
        <w:rPr>
          <w:spacing w:val="-3"/>
          <w:w w:val="110"/>
        </w:rPr>
        <w:t>have</w:t>
      </w:r>
      <w:r>
        <w:rPr>
          <w:spacing w:val="-34"/>
          <w:w w:val="110"/>
        </w:rPr>
        <w:t xml:space="preserve"> </w:t>
      </w:r>
      <w:r>
        <w:rPr>
          <w:w w:val="110"/>
        </w:rPr>
        <w:t>a</w:t>
      </w:r>
      <w:r>
        <w:rPr>
          <w:spacing w:val="-34"/>
          <w:w w:val="110"/>
        </w:rPr>
        <w:t xml:space="preserve"> </w:t>
      </w:r>
      <w:r>
        <w:rPr>
          <w:w w:val="110"/>
        </w:rPr>
        <w:t>statistically</w:t>
      </w:r>
      <w:r>
        <w:rPr>
          <w:spacing w:val="-34"/>
          <w:w w:val="110"/>
        </w:rPr>
        <w:t xml:space="preserve"> </w:t>
      </w:r>
      <w:r>
        <w:rPr>
          <w:w w:val="110"/>
        </w:rPr>
        <w:t>significant</w:t>
      </w:r>
    </w:p>
    <w:p w:rsidR="00194060" w:rsidRDefault="00F75F9A">
      <w:pPr>
        <w:pStyle w:val="BodyText"/>
        <w:tabs>
          <w:tab w:val="left" w:leader="dot" w:pos="9260"/>
        </w:tabs>
        <w:spacing w:line="253" w:lineRule="exact"/>
        <w:ind w:left="949"/>
      </w:pPr>
      <w:r>
        <w:rPr>
          <w:w w:val="110"/>
        </w:rPr>
        <w:t xml:space="preserve">impact on the attrition hazard when the confidence </w:t>
      </w:r>
      <w:r>
        <w:rPr>
          <w:spacing w:val="-3"/>
          <w:w w:val="110"/>
        </w:rPr>
        <w:t>interval</w:t>
      </w:r>
      <w:r>
        <w:rPr>
          <w:spacing w:val="-8"/>
          <w:w w:val="110"/>
        </w:rPr>
        <w:t xml:space="preserve"> </w:t>
      </w:r>
      <w:r>
        <w:rPr>
          <w:w w:val="110"/>
        </w:rPr>
        <w:t>excludes</w:t>
      </w:r>
      <w:r>
        <w:rPr>
          <w:spacing w:val="-1"/>
          <w:w w:val="110"/>
        </w:rPr>
        <w:t xml:space="preserve"> </w:t>
      </w:r>
      <w:r>
        <w:rPr>
          <w:w w:val="110"/>
        </w:rPr>
        <w:t>1.</w:t>
      </w:r>
      <w:r>
        <w:rPr>
          <w:w w:val="110"/>
        </w:rPr>
        <w:tab/>
        <w:t>26</w:t>
      </w:r>
    </w:p>
    <w:p w:rsidR="00194060" w:rsidRDefault="00F75F9A">
      <w:pPr>
        <w:pStyle w:val="ListParagraph"/>
        <w:numPr>
          <w:ilvl w:val="0"/>
          <w:numId w:val="12"/>
        </w:numPr>
        <w:tabs>
          <w:tab w:val="left" w:pos="949"/>
          <w:tab w:val="left" w:pos="950"/>
          <w:tab w:val="left" w:leader="dot" w:pos="9260"/>
        </w:tabs>
        <w:spacing w:before="75"/>
      </w:pPr>
      <w:r>
        <w:rPr>
          <w:w w:val="105"/>
        </w:rPr>
        <w:t>Data</w:t>
      </w:r>
      <w:r>
        <w:rPr>
          <w:spacing w:val="22"/>
          <w:w w:val="105"/>
        </w:rPr>
        <w:t xml:space="preserve"> </w:t>
      </w:r>
      <w:r>
        <w:rPr>
          <w:w w:val="105"/>
        </w:rPr>
        <w:t>Sources</w:t>
      </w:r>
      <w:r>
        <w:rPr>
          <w:spacing w:val="23"/>
          <w:w w:val="105"/>
        </w:rPr>
        <w:t xml:space="preserve"> </w:t>
      </w:r>
      <w:r>
        <w:rPr>
          <w:w w:val="105"/>
        </w:rPr>
        <w:t>acquired</w:t>
      </w:r>
      <w:r>
        <w:rPr>
          <w:spacing w:val="22"/>
          <w:w w:val="105"/>
        </w:rPr>
        <w:t xml:space="preserve"> </w:t>
      </w:r>
      <w:r>
        <w:rPr>
          <w:w w:val="105"/>
        </w:rPr>
        <w:t>for</w:t>
      </w:r>
      <w:r>
        <w:rPr>
          <w:spacing w:val="22"/>
          <w:w w:val="105"/>
        </w:rPr>
        <w:t xml:space="preserve"> </w:t>
      </w:r>
      <w:r>
        <w:rPr>
          <w:w w:val="105"/>
        </w:rPr>
        <w:t>research</w:t>
      </w:r>
      <w:r>
        <w:rPr>
          <w:spacing w:val="24"/>
          <w:w w:val="105"/>
        </w:rPr>
        <w:t xml:space="preserve"> </w:t>
      </w:r>
      <w:r>
        <w:rPr>
          <w:w w:val="105"/>
        </w:rPr>
        <w:t>to</w:t>
      </w:r>
      <w:r>
        <w:rPr>
          <w:spacing w:val="22"/>
          <w:w w:val="105"/>
        </w:rPr>
        <w:t xml:space="preserve"> </w:t>
      </w:r>
      <w:r>
        <w:rPr>
          <w:w w:val="105"/>
        </w:rPr>
        <w:t>model</w:t>
      </w:r>
      <w:r>
        <w:rPr>
          <w:spacing w:val="22"/>
          <w:w w:val="105"/>
        </w:rPr>
        <w:t xml:space="preserve"> </w:t>
      </w:r>
      <w:r>
        <w:rPr>
          <w:w w:val="105"/>
        </w:rPr>
        <w:t>attrition</w:t>
      </w:r>
      <w:r>
        <w:rPr>
          <w:spacing w:val="22"/>
          <w:w w:val="105"/>
        </w:rPr>
        <w:t xml:space="preserve"> </w:t>
      </w:r>
      <w:r>
        <w:rPr>
          <w:w w:val="105"/>
        </w:rPr>
        <w:t>of</w:t>
      </w:r>
      <w:r>
        <w:rPr>
          <w:spacing w:val="23"/>
          <w:w w:val="105"/>
        </w:rPr>
        <w:t xml:space="preserve"> </w:t>
      </w:r>
      <w:r>
        <w:rPr>
          <w:w w:val="105"/>
        </w:rPr>
        <w:t>enlisted</w:t>
      </w:r>
      <w:r>
        <w:rPr>
          <w:spacing w:val="22"/>
          <w:w w:val="105"/>
        </w:rPr>
        <w:t xml:space="preserve"> </w:t>
      </w:r>
      <w:r>
        <w:rPr>
          <w:w w:val="105"/>
        </w:rPr>
        <w:t>Soldiers.</w:t>
      </w:r>
      <w:r>
        <w:rPr>
          <w:w w:val="105"/>
        </w:rPr>
        <w:tab/>
        <w:t>41</w:t>
      </w:r>
    </w:p>
    <w:p w:rsidR="00194060" w:rsidRDefault="00F75F9A">
      <w:pPr>
        <w:pStyle w:val="ListParagraph"/>
        <w:numPr>
          <w:ilvl w:val="0"/>
          <w:numId w:val="12"/>
        </w:numPr>
        <w:tabs>
          <w:tab w:val="left" w:pos="949"/>
          <w:tab w:val="left" w:pos="950"/>
          <w:tab w:val="left" w:leader="dot" w:pos="9260"/>
        </w:tabs>
        <w:spacing w:before="76"/>
      </w:pPr>
      <w:r>
        <w:rPr>
          <w:w w:val="105"/>
        </w:rPr>
        <w:t>Positive  Correlates</w:t>
      </w:r>
      <w:r>
        <w:rPr>
          <w:spacing w:val="8"/>
          <w:w w:val="105"/>
        </w:rPr>
        <w:t xml:space="preserve"> </w:t>
      </w:r>
      <w:r>
        <w:rPr>
          <w:w w:val="105"/>
        </w:rPr>
        <w:t>for</w:t>
      </w:r>
      <w:r>
        <w:rPr>
          <w:spacing w:val="33"/>
          <w:w w:val="105"/>
        </w:rPr>
        <w:t xml:space="preserve"> </w:t>
      </w:r>
      <w:r>
        <w:rPr>
          <w:w w:val="105"/>
        </w:rPr>
        <w:t>Burnout.</w:t>
      </w:r>
      <w:r>
        <w:rPr>
          <w:w w:val="105"/>
        </w:rPr>
        <w:tab/>
        <w:t>45</w:t>
      </w:r>
    </w:p>
    <w:p w:rsidR="00194060" w:rsidRDefault="00F75F9A">
      <w:pPr>
        <w:pStyle w:val="ListParagraph"/>
        <w:numPr>
          <w:ilvl w:val="0"/>
          <w:numId w:val="12"/>
        </w:numPr>
        <w:tabs>
          <w:tab w:val="left" w:pos="949"/>
          <w:tab w:val="left" w:pos="950"/>
          <w:tab w:val="left" w:leader="dot" w:pos="9261"/>
        </w:tabs>
        <w:spacing w:before="76"/>
      </w:pPr>
      <w:r>
        <w:rPr>
          <w:w w:val="105"/>
        </w:rPr>
        <w:t>Correlates</w:t>
      </w:r>
      <w:r>
        <w:rPr>
          <w:spacing w:val="34"/>
          <w:w w:val="105"/>
        </w:rPr>
        <w:t xml:space="preserve"> </w:t>
      </w:r>
      <w:r>
        <w:rPr>
          <w:w w:val="105"/>
        </w:rPr>
        <w:t>of</w:t>
      </w:r>
      <w:r>
        <w:rPr>
          <w:spacing w:val="35"/>
          <w:w w:val="105"/>
        </w:rPr>
        <w:t xml:space="preserve"> </w:t>
      </w:r>
      <w:r>
        <w:rPr>
          <w:spacing w:val="-4"/>
          <w:w w:val="105"/>
        </w:rPr>
        <w:t>Turnover.</w:t>
      </w:r>
      <w:r>
        <w:rPr>
          <w:spacing w:val="-4"/>
          <w:w w:val="105"/>
        </w:rPr>
        <w:tab/>
      </w:r>
      <w:r>
        <w:rPr>
          <w:w w:val="105"/>
        </w:rPr>
        <w:t>48</w:t>
      </w:r>
    </w:p>
    <w:p w:rsidR="00194060" w:rsidRDefault="00194060">
      <w:pPr>
        <w:sectPr w:rsidR="00194060">
          <w:pgSz w:w="12240" w:h="15840"/>
          <w:pgMar w:top="1360" w:right="0" w:bottom="1600" w:left="1320" w:header="0" w:footer="1404" w:gutter="0"/>
          <w:cols w:space="720"/>
        </w:sectPr>
      </w:pPr>
    </w:p>
    <w:p w:rsidR="00194060" w:rsidRDefault="00F75F9A">
      <w:pPr>
        <w:pStyle w:val="Heading1"/>
        <w:numPr>
          <w:ilvl w:val="0"/>
          <w:numId w:val="11"/>
        </w:numPr>
        <w:tabs>
          <w:tab w:val="left" w:pos="604"/>
          <w:tab w:val="left" w:pos="605"/>
        </w:tabs>
        <w:ind w:hanging="484"/>
      </w:pPr>
      <w:bookmarkStart w:id="7" w:name="_TOC_250006"/>
      <w:bookmarkEnd w:id="7"/>
      <w:r>
        <w:rPr>
          <w:w w:val="115"/>
        </w:rPr>
        <w:lastRenderedPageBreak/>
        <w:t>Introduction</w:t>
      </w:r>
    </w:p>
    <w:p w:rsidR="00194060" w:rsidRDefault="00194060">
      <w:pPr>
        <w:pStyle w:val="BodyText"/>
        <w:spacing w:before="3"/>
        <w:rPr>
          <w:b/>
          <w:sz w:val="24"/>
        </w:rPr>
      </w:pPr>
    </w:p>
    <w:p w:rsidR="00194060" w:rsidRDefault="00F75F9A">
      <w:pPr>
        <w:pStyle w:val="BodyText"/>
        <w:spacing w:line="312" w:lineRule="auto"/>
        <w:ind w:left="120" w:right="1436"/>
        <w:jc w:val="both"/>
      </w:pPr>
      <w:r>
        <w:rPr>
          <w:w w:val="110"/>
        </w:rPr>
        <w:t>This</w:t>
      </w:r>
      <w:r>
        <w:rPr>
          <w:spacing w:val="-3"/>
          <w:w w:val="110"/>
        </w:rPr>
        <w:t xml:space="preserve"> </w:t>
      </w:r>
      <w:r>
        <w:rPr>
          <w:w w:val="110"/>
        </w:rPr>
        <w:t>effort</w:t>
      </w:r>
      <w:r>
        <w:rPr>
          <w:spacing w:val="-4"/>
          <w:w w:val="110"/>
        </w:rPr>
        <w:t xml:space="preserve"> </w:t>
      </w:r>
      <w:r>
        <w:rPr>
          <w:spacing w:val="-3"/>
          <w:w w:val="110"/>
        </w:rPr>
        <w:t xml:space="preserve">was </w:t>
      </w:r>
      <w:r>
        <w:rPr>
          <w:w w:val="110"/>
        </w:rPr>
        <w:t>conceived</w:t>
      </w:r>
      <w:r>
        <w:rPr>
          <w:spacing w:val="-3"/>
          <w:w w:val="110"/>
        </w:rPr>
        <w:t xml:space="preserve"> </w:t>
      </w:r>
      <w:r>
        <w:rPr>
          <w:w w:val="110"/>
        </w:rPr>
        <w:t>as</w:t>
      </w:r>
      <w:r>
        <w:rPr>
          <w:spacing w:val="-3"/>
          <w:w w:val="110"/>
        </w:rPr>
        <w:t xml:space="preserve"> </w:t>
      </w:r>
      <w:r>
        <w:rPr>
          <w:w w:val="110"/>
        </w:rPr>
        <w:t>a</w:t>
      </w:r>
      <w:r>
        <w:rPr>
          <w:spacing w:val="-3"/>
          <w:w w:val="110"/>
        </w:rPr>
        <w:t xml:space="preserve"> </w:t>
      </w:r>
      <w:r>
        <w:rPr>
          <w:w w:val="110"/>
        </w:rPr>
        <w:t>proof</w:t>
      </w:r>
      <w:r>
        <w:rPr>
          <w:spacing w:val="-3"/>
          <w:w w:val="110"/>
        </w:rPr>
        <w:t xml:space="preserve"> </w:t>
      </w:r>
      <w:r>
        <w:rPr>
          <w:w w:val="110"/>
        </w:rPr>
        <w:t>of</w:t>
      </w:r>
      <w:r>
        <w:rPr>
          <w:spacing w:val="-3"/>
          <w:w w:val="110"/>
        </w:rPr>
        <w:t xml:space="preserve"> </w:t>
      </w:r>
      <w:r>
        <w:rPr>
          <w:w w:val="110"/>
        </w:rPr>
        <w:t>principle,</w:t>
      </w:r>
      <w:r>
        <w:rPr>
          <w:spacing w:val="-3"/>
          <w:w w:val="110"/>
        </w:rPr>
        <w:t xml:space="preserve"> </w:t>
      </w:r>
      <w:r>
        <w:rPr>
          <w:w w:val="110"/>
        </w:rPr>
        <w:t>as</w:t>
      </w:r>
      <w:r>
        <w:rPr>
          <w:spacing w:val="-3"/>
          <w:w w:val="110"/>
        </w:rPr>
        <w:t xml:space="preserve"> </w:t>
      </w:r>
      <w:r>
        <w:rPr>
          <w:w w:val="110"/>
        </w:rPr>
        <w:t>well</w:t>
      </w:r>
      <w:r>
        <w:rPr>
          <w:spacing w:val="-3"/>
          <w:w w:val="110"/>
        </w:rPr>
        <w:t xml:space="preserve"> </w:t>
      </w:r>
      <w:r>
        <w:rPr>
          <w:w w:val="110"/>
        </w:rPr>
        <w:t>as</w:t>
      </w:r>
      <w:r>
        <w:rPr>
          <w:spacing w:val="-3"/>
          <w:w w:val="110"/>
        </w:rPr>
        <w:t xml:space="preserve"> </w:t>
      </w:r>
      <w:r>
        <w:rPr>
          <w:w w:val="110"/>
        </w:rPr>
        <w:t>a</w:t>
      </w:r>
      <w:r>
        <w:rPr>
          <w:spacing w:val="-3"/>
          <w:w w:val="110"/>
        </w:rPr>
        <w:t xml:space="preserve"> </w:t>
      </w:r>
      <w:r>
        <w:rPr>
          <w:w w:val="110"/>
        </w:rPr>
        <w:t>legitimate</w:t>
      </w:r>
      <w:r>
        <w:rPr>
          <w:spacing w:val="-3"/>
          <w:w w:val="110"/>
        </w:rPr>
        <w:t xml:space="preserve"> </w:t>
      </w:r>
      <w:r>
        <w:rPr>
          <w:w w:val="110"/>
        </w:rPr>
        <w:t>attempt</w:t>
      </w:r>
      <w:r>
        <w:rPr>
          <w:spacing w:val="-3"/>
          <w:w w:val="110"/>
        </w:rPr>
        <w:t xml:space="preserve"> </w:t>
      </w:r>
      <w:r>
        <w:rPr>
          <w:w w:val="110"/>
        </w:rPr>
        <w:t>to</w:t>
      </w:r>
      <w:r>
        <w:rPr>
          <w:spacing w:val="-3"/>
          <w:w w:val="110"/>
        </w:rPr>
        <w:t xml:space="preserve"> </w:t>
      </w:r>
      <w:r>
        <w:rPr>
          <w:w w:val="110"/>
        </w:rPr>
        <w:t>study</w:t>
      </w:r>
      <w:r>
        <w:rPr>
          <w:spacing w:val="-3"/>
          <w:w w:val="110"/>
        </w:rPr>
        <w:t xml:space="preserve"> </w:t>
      </w:r>
      <w:r>
        <w:rPr>
          <w:w w:val="110"/>
        </w:rPr>
        <w:t>attrition from a broad perspective, using multiple sources of data, not just a single or few sources of data that</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traditional</w:t>
      </w:r>
      <w:r>
        <w:rPr>
          <w:spacing w:val="-11"/>
          <w:w w:val="110"/>
        </w:rPr>
        <w:t xml:space="preserve"> </w:t>
      </w:r>
      <w:r>
        <w:rPr>
          <w:w w:val="110"/>
        </w:rPr>
        <w:t>approach.</w:t>
      </w:r>
      <w:r>
        <w:rPr>
          <w:spacing w:val="9"/>
          <w:w w:val="110"/>
        </w:rPr>
        <w:t xml:space="preserve"> </w:t>
      </w:r>
      <w:r>
        <w:rPr>
          <w:w w:val="110"/>
        </w:rPr>
        <w:t>The</w:t>
      </w:r>
      <w:r>
        <w:rPr>
          <w:spacing w:val="-11"/>
          <w:w w:val="110"/>
        </w:rPr>
        <w:t xml:space="preserve"> </w:t>
      </w:r>
      <w:r>
        <w:rPr>
          <w:w w:val="110"/>
        </w:rPr>
        <w:t>proof</w:t>
      </w:r>
      <w:r>
        <w:rPr>
          <w:spacing w:val="-11"/>
          <w:w w:val="110"/>
        </w:rPr>
        <w:t xml:space="preserve"> </w:t>
      </w:r>
      <w:r>
        <w:rPr>
          <w:w w:val="110"/>
        </w:rPr>
        <w:t>of</w:t>
      </w:r>
      <w:r>
        <w:rPr>
          <w:spacing w:val="-11"/>
          <w:w w:val="110"/>
        </w:rPr>
        <w:t xml:space="preserve"> </w:t>
      </w:r>
      <w:r>
        <w:rPr>
          <w:w w:val="110"/>
        </w:rPr>
        <w:t>principle</w:t>
      </w:r>
      <w:r>
        <w:rPr>
          <w:spacing w:val="-11"/>
          <w:w w:val="110"/>
        </w:rPr>
        <w:t xml:space="preserve"> </w:t>
      </w:r>
      <w:r>
        <w:rPr>
          <w:w w:val="110"/>
        </w:rPr>
        <w:t>focused</w:t>
      </w:r>
      <w:r>
        <w:rPr>
          <w:spacing w:val="-11"/>
          <w:w w:val="110"/>
        </w:rPr>
        <w:t xml:space="preserve"> </w:t>
      </w:r>
      <w:r>
        <w:rPr>
          <w:w w:val="110"/>
        </w:rPr>
        <w:t>on</w:t>
      </w:r>
      <w:r>
        <w:rPr>
          <w:spacing w:val="-11"/>
          <w:w w:val="110"/>
        </w:rPr>
        <w:t xml:space="preserve"> </w:t>
      </w:r>
      <w:r>
        <w:rPr>
          <w:w w:val="110"/>
        </w:rPr>
        <w:t>working</w:t>
      </w:r>
      <w:r>
        <w:rPr>
          <w:spacing w:val="-11"/>
          <w:w w:val="110"/>
        </w:rPr>
        <w:t xml:space="preserve"> </w:t>
      </w:r>
      <w:r>
        <w:rPr>
          <w:w w:val="110"/>
        </w:rPr>
        <w:t>within</w:t>
      </w:r>
      <w:r>
        <w:rPr>
          <w:spacing w:val="-11"/>
          <w:w w:val="110"/>
        </w:rPr>
        <w:t xml:space="preserve"> </w:t>
      </w:r>
      <w:r>
        <w:rPr>
          <w:w w:val="110"/>
        </w:rPr>
        <w:t>Army</w:t>
      </w:r>
      <w:r>
        <w:rPr>
          <w:spacing w:val="-11"/>
          <w:w w:val="110"/>
        </w:rPr>
        <w:t xml:space="preserve"> </w:t>
      </w:r>
      <w:r>
        <w:rPr>
          <w:w w:val="110"/>
        </w:rPr>
        <w:t>Analytics Group</w:t>
      </w:r>
      <w:r>
        <w:rPr>
          <w:spacing w:val="-13"/>
          <w:w w:val="110"/>
        </w:rPr>
        <w:t xml:space="preserve"> </w:t>
      </w:r>
      <w:r>
        <w:rPr>
          <w:w w:val="110"/>
        </w:rPr>
        <w:t>(AAG)</w:t>
      </w:r>
      <w:r>
        <w:rPr>
          <w:spacing w:val="-13"/>
          <w:w w:val="110"/>
        </w:rPr>
        <w:t xml:space="preserve"> </w:t>
      </w:r>
      <w:r>
        <w:rPr>
          <w:w w:val="110"/>
        </w:rPr>
        <w:t>Research</w:t>
      </w:r>
      <w:r>
        <w:rPr>
          <w:spacing w:val="-12"/>
          <w:w w:val="110"/>
        </w:rPr>
        <w:t xml:space="preserve"> </w:t>
      </w:r>
      <w:r>
        <w:rPr>
          <w:w w:val="110"/>
        </w:rPr>
        <w:t>Facilitation</w:t>
      </w:r>
      <w:r>
        <w:rPr>
          <w:spacing w:val="-13"/>
          <w:w w:val="110"/>
        </w:rPr>
        <w:t xml:space="preserve"> </w:t>
      </w:r>
      <w:r>
        <w:rPr>
          <w:w w:val="110"/>
        </w:rPr>
        <w:t>Lab’s</w:t>
      </w:r>
      <w:r>
        <w:rPr>
          <w:spacing w:val="-12"/>
          <w:w w:val="110"/>
        </w:rPr>
        <w:t xml:space="preserve"> </w:t>
      </w:r>
      <w:r>
        <w:rPr>
          <w:w w:val="110"/>
        </w:rPr>
        <w:t>Person-Event</w:t>
      </w:r>
      <w:r>
        <w:rPr>
          <w:spacing w:val="-13"/>
          <w:w w:val="110"/>
        </w:rPr>
        <w:t xml:space="preserve"> </w:t>
      </w:r>
      <w:r>
        <w:rPr>
          <w:w w:val="110"/>
        </w:rPr>
        <w:t>Data</w:t>
      </w:r>
      <w:r>
        <w:rPr>
          <w:spacing w:val="-13"/>
          <w:w w:val="110"/>
        </w:rPr>
        <w:t xml:space="preserve"> </w:t>
      </w:r>
      <w:r>
        <w:rPr>
          <w:w w:val="110"/>
        </w:rPr>
        <w:t>Environment</w:t>
      </w:r>
      <w:r>
        <w:rPr>
          <w:spacing w:val="-12"/>
          <w:w w:val="110"/>
        </w:rPr>
        <w:t xml:space="preserve"> </w:t>
      </w:r>
      <w:r>
        <w:rPr>
          <w:w w:val="110"/>
        </w:rPr>
        <w:t>(PDE)</w:t>
      </w:r>
      <w:r>
        <w:rPr>
          <w:spacing w:val="-13"/>
          <w:w w:val="110"/>
        </w:rPr>
        <w:t xml:space="preserve"> </w:t>
      </w:r>
      <w:r>
        <w:rPr>
          <w:w w:val="110"/>
        </w:rPr>
        <w:t>and</w:t>
      </w:r>
      <w:r>
        <w:rPr>
          <w:spacing w:val="-12"/>
          <w:w w:val="110"/>
        </w:rPr>
        <w:t xml:space="preserve"> </w:t>
      </w:r>
      <w:r>
        <w:rPr>
          <w:w w:val="110"/>
        </w:rPr>
        <w:t xml:space="preserve">combining data sources – DoD personnel records, transactional records, mental and physical test outcomes, and federal data sources (U.S. Census Bureau’s American Community </w:t>
      </w:r>
      <w:r>
        <w:rPr>
          <w:spacing w:val="-4"/>
          <w:w w:val="110"/>
        </w:rPr>
        <w:t xml:space="preserve">Survey, </w:t>
      </w:r>
      <w:r>
        <w:rPr>
          <w:w w:val="110"/>
        </w:rPr>
        <w:t>Bureau of Labor Statistics) – to provide information about a Soldier and his/her local environment. The analysis component</w:t>
      </w:r>
      <w:r>
        <w:rPr>
          <w:spacing w:val="-28"/>
          <w:w w:val="110"/>
        </w:rPr>
        <w:t xml:space="preserve"> </w:t>
      </w:r>
      <w:r>
        <w:rPr>
          <w:w w:val="110"/>
        </w:rPr>
        <w:t>of</w:t>
      </w:r>
      <w:r>
        <w:rPr>
          <w:spacing w:val="-28"/>
          <w:w w:val="110"/>
        </w:rPr>
        <w:t xml:space="preserve"> </w:t>
      </w:r>
      <w:r>
        <w:rPr>
          <w:w w:val="110"/>
        </w:rPr>
        <w:t>this</w:t>
      </w:r>
      <w:r>
        <w:rPr>
          <w:spacing w:val="-27"/>
          <w:w w:val="110"/>
        </w:rPr>
        <w:t xml:space="preserve"> </w:t>
      </w:r>
      <w:r>
        <w:rPr>
          <w:w w:val="110"/>
        </w:rPr>
        <w:t>effort</w:t>
      </w:r>
      <w:r>
        <w:rPr>
          <w:spacing w:val="-28"/>
          <w:w w:val="110"/>
        </w:rPr>
        <w:t xml:space="preserve"> </w:t>
      </w:r>
      <w:r>
        <w:rPr>
          <w:w w:val="110"/>
        </w:rPr>
        <w:t>centers</w:t>
      </w:r>
      <w:r>
        <w:rPr>
          <w:spacing w:val="-27"/>
          <w:w w:val="110"/>
        </w:rPr>
        <w:t xml:space="preserve"> </w:t>
      </w:r>
      <w:r>
        <w:rPr>
          <w:w w:val="110"/>
        </w:rPr>
        <w:t>on</w:t>
      </w:r>
      <w:r>
        <w:rPr>
          <w:spacing w:val="-28"/>
          <w:w w:val="110"/>
        </w:rPr>
        <w:t xml:space="preserve"> </w:t>
      </w:r>
      <w:r>
        <w:rPr>
          <w:w w:val="110"/>
        </w:rPr>
        <w:t>adapting</w:t>
      </w:r>
      <w:r>
        <w:rPr>
          <w:spacing w:val="-27"/>
          <w:w w:val="110"/>
        </w:rPr>
        <w:t xml:space="preserve"> </w:t>
      </w:r>
      <w:r>
        <w:rPr>
          <w:w w:val="110"/>
        </w:rPr>
        <w:t>statistical</w:t>
      </w:r>
      <w:r>
        <w:rPr>
          <w:spacing w:val="-28"/>
          <w:w w:val="110"/>
        </w:rPr>
        <w:t xml:space="preserve"> </w:t>
      </w:r>
      <w:r>
        <w:rPr>
          <w:w w:val="110"/>
        </w:rPr>
        <w:t>methodology</w:t>
      </w:r>
      <w:r>
        <w:rPr>
          <w:spacing w:val="-28"/>
          <w:w w:val="110"/>
        </w:rPr>
        <w:t xml:space="preserve"> </w:t>
      </w:r>
      <w:r>
        <w:rPr>
          <w:w w:val="110"/>
        </w:rPr>
        <w:t>to</w:t>
      </w:r>
      <w:r>
        <w:rPr>
          <w:spacing w:val="-27"/>
          <w:w w:val="110"/>
        </w:rPr>
        <w:t xml:space="preserve"> </w:t>
      </w:r>
      <w:r>
        <w:rPr>
          <w:w w:val="110"/>
        </w:rPr>
        <w:t>leverage</w:t>
      </w:r>
      <w:r>
        <w:rPr>
          <w:spacing w:val="-28"/>
          <w:w w:val="110"/>
        </w:rPr>
        <w:t xml:space="preserve"> </w:t>
      </w:r>
      <w:r>
        <w:rPr>
          <w:w w:val="110"/>
        </w:rPr>
        <w:t>the</w:t>
      </w:r>
      <w:r>
        <w:rPr>
          <w:spacing w:val="-27"/>
          <w:w w:val="110"/>
        </w:rPr>
        <w:t xml:space="preserve"> </w:t>
      </w:r>
      <w:r>
        <w:rPr>
          <w:w w:val="110"/>
        </w:rPr>
        <w:t>broad</w:t>
      </w:r>
      <w:r>
        <w:rPr>
          <w:spacing w:val="-28"/>
          <w:w w:val="110"/>
        </w:rPr>
        <w:t xml:space="preserve"> </w:t>
      </w:r>
      <w:r>
        <w:rPr>
          <w:w w:val="110"/>
        </w:rPr>
        <w:t xml:space="preserve">collection of data sources to improve understanding about attrition of Army enlistees. This technical report focuses on the statistical methodology and the resulting analysis based on these data that </w:t>
      </w:r>
      <w:r>
        <w:rPr>
          <w:spacing w:val="-3"/>
          <w:w w:val="110"/>
        </w:rPr>
        <w:t xml:space="preserve">have </w:t>
      </w:r>
      <w:r>
        <w:rPr>
          <w:w w:val="110"/>
        </w:rPr>
        <w:t>been</w:t>
      </w:r>
      <w:r>
        <w:rPr>
          <w:spacing w:val="10"/>
          <w:w w:val="110"/>
        </w:rPr>
        <w:t xml:space="preserve"> </w:t>
      </w:r>
      <w:r>
        <w:rPr>
          <w:w w:val="110"/>
        </w:rPr>
        <w:t>collected.</w:t>
      </w:r>
    </w:p>
    <w:p w:rsidR="00194060" w:rsidRDefault="00F75F9A">
      <w:pPr>
        <w:pStyle w:val="BodyText"/>
        <w:spacing w:line="312" w:lineRule="auto"/>
        <w:ind w:left="120" w:right="1437" w:firstLine="338"/>
        <w:jc w:val="both"/>
      </w:pPr>
      <w:r>
        <w:rPr>
          <w:w w:val="105"/>
        </w:rPr>
        <w:t xml:space="preserve">This analysis differs from more common attrition analyses based on a sample from a single historical database or a sample from a single historical database (for example, (Buddin, 1988; Asch et al., 2010; Burkhauser et al., 2014; Hoge et al., 2002; Niebuhr et al., 2009). Here </w:t>
      </w:r>
      <w:r>
        <w:rPr>
          <w:spacing w:val="-4"/>
          <w:w w:val="105"/>
        </w:rPr>
        <w:t xml:space="preserve">we </w:t>
      </w:r>
      <w:r>
        <w:rPr>
          <w:w w:val="105"/>
        </w:rPr>
        <w:t>develop a broad-based analysis</w:t>
      </w:r>
      <w:r>
        <w:rPr>
          <w:spacing w:val="30"/>
          <w:w w:val="105"/>
        </w:rPr>
        <w:t xml:space="preserve"> </w:t>
      </w:r>
      <w:r>
        <w:rPr>
          <w:w w:val="105"/>
        </w:rPr>
        <w:t>that</w:t>
      </w:r>
    </w:p>
    <w:p w:rsidR="00194060" w:rsidRDefault="00F75F9A">
      <w:pPr>
        <w:pStyle w:val="ListParagraph"/>
        <w:numPr>
          <w:ilvl w:val="1"/>
          <w:numId w:val="11"/>
        </w:numPr>
        <w:tabs>
          <w:tab w:val="left" w:pos="666"/>
        </w:tabs>
        <w:spacing w:before="80" w:line="312" w:lineRule="auto"/>
        <w:ind w:right="1436"/>
        <w:jc w:val="both"/>
      </w:pPr>
      <w:r>
        <w:rPr>
          <w:w w:val="110"/>
        </w:rPr>
        <w:t>combines</w:t>
      </w:r>
      <w:r>
        <w:rPr>
          <w:spacing w:val="-6"/>
          <w:w w:val="110"/>
        </w:rPr>
        <w:t xml:space="preserve"> </w:t>
      </w:r>
      <w:r>
        <w:rPr>
          <w:w w:val="110"/>
        </w:rPr>
        <w:t>multiple</w:t>
      </w:r>
      <w:r>
        <w:rPr>
          <w:spacing w:val="-6"/>
          <w:w w:val="110"/>
        </w:rPr>
        <w:t xml:space="preserve"> </w:t>
      </w:r>
      <w:r>
        <w:rPr>
          <w:w w:val="110"/>
        </w:rPr>
        <w:t>data</w:t>
      </w:r>
      <w:r>
        <w:rPr>
          <w:spacing w:val="-6"/>
          <w:w w:val="110"/>
        </w:rPr>
        <w:t xml:space="preserve"> </w:t>
      </w:r>
      <w:r>
        <w:rPr>
          <w:w w:val="110"/>
        </w:rPr>
        <w:t>sources</w:t>
      </w:r>
      <w:r>
        <w:rPr>
          <w:spacing w:val="-6"/>
          <w:w w:val="110"/>
        </w:rPr>
        <w:t xml:space="preserve"> </w:t>
      </w:r>
      <w:r>
        <w:rPr>
          <w:w w:val="110"/>
        </w:rPr>
        <w:t>to</w:t>
      </w:r>
      <w:r>
        <w:rPr>
          <w:spacing w:val="-6"/>
          <w:w w:val="110"/>
        </w:rPr>
        <w:t xml:space="preserve"> </w:t>
      </w:r>
      <w:r>
        <w:rPr>
          <w:w w:val="110"/>
        </w:rPr>
        <w:t>build</w:t>
      </w:r>
      <w:r>
        <w:rPr>
          <w:spacing w:val="-6"/>
          <w:w w:val="110"/>
        </w:rPr>
        <w:t xml:space="preserve"> </w:t>
      </w:r>
      <w:r>
        <w:rPr>
          <w:w w:val="110"/>
        </w:rPr>
        <w:t>a</w:t>
      </w:r>
      <w:r>
        <w:rPr>
          <w:spacing w:val="-6"/>
          <w:w w:val="110"/>
        </w:rPr>
        <w:t xml:space="preserve"> </w:t>
      </w:r>
      <w:r>
        <w:rPr>
          <w:w w:val="110"/>
        </w:rPr>
        <w:t>substantial</w:t>
      </w:r>
      <w:r>
        <w:rPr>
          <w:spacing w:val="-5"/>
          <w:w w:val="110"/>
        </w:rPr>
        <w:t xml:space="preserve"> </w:t>
      </w:r>
      <w:r>
        <w:rPr>
          <w:w w:val="110"/>
        </w:rPr>
        <w:t>transactional</w:t>
      </w:r>
      <w:r>
        <w:rPr>
          <w:spacing w:val="-6"/>
          <w:w w:val="110"/>
        </w:rPr>
        <w:t xml:space="preserve"> </w:t>
      </w:r>
      <w:r>
        <w:rPr>
          <w:w w:val="110"/>
        </w:rPr>
        <w:t>database</w:t>
      </w:r>
      <w:r>
        <w:rPr>
          <w:spacing w:val="-6"/>
          <w:w w:val="110"/>
        </w:rPr>
        <w:t xml:space="preserve"> </w:t>
      </w:r>
      <w:r>
        <w:rPr>
          <w:w w:val="110"/>
        </w:rPr>
        <w:t>for</w:t>
      </w:r>
      <w:r>
        <w:rPr>
          <w:spacing w:val="-6"/>
          <w:w w:val="110"/>
        </w:rPr>
        <w:t xml:space="preserve"> </w:t>
      </w:r>
      <w:r>
        <w:rPr>
          <w:w w:val="110"/>
        </w:rPr>
        <w:t>soldiers</w:t>
      </w:r>
      <w:r>
        <w:rPr>
          <w:spacing w:val="-6"/>
          <w:w w:val="110"/>
        </w:rPr>
        <w:t xml:space="preserve"> </w:t>
      </w:r>
      <w:r>
        <w:rPr>
          <w:w w:val="110"/>
        </w:rPr>
        <w:t xml:space="preserve">and their environments </w:t>
      </w:r>
      <w:r>
        <w:rPr>
          <w:spacing w:val="-4"/>
          <w:w w:val="110"/>
        </w:rPr>
        <w:t xml:space="preserve">over </w:t>
      </w:r>
      <w:r>
        <w:rPr>
          <w:w w:val="110"/>
        </w:rPr>
        <w:t>the time period from</w:t>
      </w:r>
      <w:r>
        <w:rPr>
          <w:spacing w:val="57"/>
          <w:w w:val="110"/>
        </w:rPr>
        <w:t xml:space="preserve"> </w:t>
      </w:r>
      <w:r>
        <w:rPr>
          <w:w w:val="110"/>
        </w:rPr>
        <w:t>2009–2015,</w:t>
      </w:r>
    </w:p>
    <w:p w:rsidR="00194060" w:rsidRDefault="00F75F9A">
      <w:pPr>
        <w:pStyle w:val="ListParagraph"/>
        <w:numPr>
          <w:ilvl w:val="1"/>
          <w:numId w:val="11"/>
        </w:numPr>
        <w:tabs>
          <w:tab w:val="left" w:pos="666"/>
        </w:tabs>
        <w:spacing w:before="139" w:line="312" w:lineRule="auto"/>
        <w:ind w:right="1437"/>
        <w:jc w:val="both"/>
      </w:pPr>
      <w:r>
        <w:rPr>
          <w:w w:val="110"/>
        </w:rPr>
        <w:t>adapts</w:t>
      </w:r>
      <w:r>
        <w:rPr>
          <w:spacing w:val="-5"/>
          <w:w w:val="110"/>
        </w:rPr>
        <w:t xml:space="preserve"> </w:t>
      </w:r>
      <w:r>
        <w:rPr>
          <w:w w:val="110"/>
        </w:rPr>
        <w:t>a</w:t>
      </w:r>
      <w:r>
        <w:rPr>
          <w:spacing w:val="-4"/>
          <w:w w:val="110"/>
        </w:rPr>
        <w:t xml:space="preserve"> </w:t>
      </w:r>
      <w:r>
        <w:rPr>
          <w:w w:val="110"/>
        </w:rPr>
        <w:t>Bayesian</w:t>
      </w:r>
      <w:r>
        <w:rPr>
          <w:spacing w:val="-4"/>
          <w:w w:val="110"/>
        </w:rPr>
        <w:t xml:space="preserve"> </w:t>
      </w:r>
      <w:r>
        <w:rPr>
          <w:w w:val="110"/>
        </w:rPr>
        <w:t>discrete-time</w:t>
      </w:r>
      <w:r>
        <w:rPr>
          <w:spacing w:val="-5"/>
          <w:w w:val="110"/>
        </w:rPr>
        <w:t xml:space="preserve"> </w:t>
      </w:r>
      <w:r>
        <w:rPr>
          <w:w w:val="110"/>
        </w:rPr>
        <w:t>hazard</w:t>
      </w:r>
      <w:r>
        <w:rPr>
          <w:spacing w:val="-4"/>
          <w:w w:val="110"/>
        </w:rPr>
        <w:t xml:space="preserve"> </w:t>
      </w:r>
      <w:r>
        <w:rPr>
          <w:w w:val="110"/>
        </w:rPr>
        <w:t>model</w:t>
      </w:r>
      <w:r>
        <w:rPr>
          <w:spacing w:val="-4"/>
          <w:w w:val="110"/>
        </w:rPr>
        <w:t xml:space="preserve"> </w:t>
      </w:r>
      <w:r>
        <w:rPr>
          <w:w w:val="110"/>
        </w:rPr>
        <w:t>(King,</w:t>
      </w:r>
      <w:r>
        <w:rPr>
          <w:spacing w:val="-4"/>
          <w:w w:val="110"/>
        </w:rPr>
        <w:t xml:space="preserve"> </w:t>
      </w:r>
      <w:r>
        <w:rPr>
          <w:w w:val="110"/>
        </w:rPr>
        <w:t>2014)</w:t>
      </w:r>
      <w:r>
        <w:rPr>
          <w:spacing w:val="-5"/>
          <w:w w:val="110"/>
        </w:rPr>
        <w:t xml:space="preserve"> </w:t>
      </w:r>
      <w:r>
        <w:rPr>
          <w:w w:val="110"/>
        </w:rPr>
        <w:t>to</w:t>
      </w:r>
      <w:r>
        <w:rPr>
          <w:spacing w:val="-4"/>
          <w:w w:val="110"/>
        </w:rPr>
        <w:t xml:space="preserve"> </w:t>
      </w:r>
      <w:r>
        <w:rPr>
          <w:w w:val="110"/>
        </w:rPr>
        <w:t>analyze</w:t>
      </w:r>
      <w:r>
        <w:rPr>
          <w:spacing w:val="-4"/>
          <w:w w:val="110"/>
        </w:rPr>
        <w:t xml:space="preserve"> </w:t>
      </w:r>
      <w:r>
        <w:rPr>
          <w:w w:val="110"/>
        </w:rPr>
        <w:t>this</w:t>
      </w:r>
      <w:r>
        <w:rPr>
          <w:spacing w:val="-4"/>
          <w:w w:val="110"/>
        </w:rPr>
        <w:t xml:space="preserve"> </w:t>
      </w:r>
      <w:r>
        <w:rPr>
          <w:w w:val="110"/>
        </w:rPr>
        <w:t>dataset</w:t>
      </w:r>
      <w:r>
        <w:rPr>
          <w:spacing w:val="-5"/>
          <w:w w:val="110"/>
        </w:rPr>
        <w:t xml:space="preserve"> </w:t>
      </w:r>
      <w:r>
        <w:rPr>
          <w:w w:val="110"/>
        </w:rPr>
        <w:t>(nearly</w:t>
      </w:r>
      <w:r>
        <w:rPr>
          <w:spacing w:val="-4"/>
          <w:w w:val="110"/>
        </w:rPr>
        <w:t xml:space="preserve"> </w:t>
      </w:r>
      <w:r>
        <w:rPr>
          <w:w w:val="110"/>
        </w:rPr>
        <w:t xml:space="preserve">1 million Soldiers and 80-million transactions), accounting for a wide </w:t>
      </w:r>
      <w:r>
        <w:rPr>
          <w:spacing w:val="-3"/>
          <w:w w:val="110"/>
        </w:rPr>
        <w:t xml:space="preserve">variety </w:t>
      </w:r>
      <w:r>
        <w:rPr>
          <w:w w:val="110"/>
        </w:rPr>
        <w:t>of covariates at the individual, unit, and environmental level, and</w:t>
      </w:r>
    </w:p>
    <w:p w:rsidR="00194060" w:rsidRDefault="00F75F9A">
      <w:pPr>
        <w:pStyle w:val="ListParagraph"/>
        <w:numPr>
          <w:ilvl w:val="1"/>
          <w:numId w:val="11"/>
        </w:numPr>
        <w:tabs>
          <w:tab w:val="left" w:pos="666"/>
        </w:tabs>
        <w:spacing w:before="139" w:line="312" w:lineRule="auto"/>
        <w:ind w:right="1437"/>
        <w:jc w:val="both"/>
      </w:pPr>
      <w:r>
        <w:rPr>
          <w:w w:val="105"/>
        </w:rPr>
        <w:t>carries out an analysis of first-term attrition using data to estimate the impact of various  effects, including test scores, local economic indicators, unit, service time, and disciplinary record.</w:t>
      </w:r>
    </w:p>
    <w:p w:rsidR="00194060" w:rsidRDefault="00F75F9A">
      <w:pPr>
        <w:pStyle w:val="BodyText"/>
        <w:spacing w:before="82" w:line="312" w:lineRule="auto"/>
        <w:ind w:left="120" w:right="1437" w:firstLine="338"/>
        <w:jc w:val="both"/>
      </w:pPr>
      <w:r>
        <w:rPr>
          <w:w w:val="110"/>
        </w:rPr>
        <w:t xml:space="preserve">In the following sections </w:t>
      </w:r>
      <w:r>
        <w:rPr>
          <w:spacing w:val="-4"/>
          <w:w w:val="110"/>
        </w:rPr>
        <w:t xml:space="preserve">we </w:t>
      </w:r>
      <w:r>
        <w:rPr>
          <w:w w:val="110"/>
        </w:rPr>
        <w:t xml:space="preserve">describe the basic modeling and analysis approach. First, </w:t>
      </w:r>
      <w:r>
        <w:rPr>
          <w:spacing w:val="-4"/>
          <w:w w:val="110"/>
        </w:rPr>
        <w:t xml:space="preserve">we </w:t>
      </w:r>
      <w:r>
        <w:rPr>
          <w:w w:val="110"/>
        </w:rPr>
        <w:t xml:space="preserve">describe a stylized system in which </w:t>
      </w:r>
      <w:r>
        <w:rPr>
          <w:spacing w:val="-3"/>
          <w:w w:val="110"/>
        </w:rPr>
        <w:t xml:space="preserve">we </w:t>
      </w:r>
      <w:r>
        <w:rPr>
          <w:w w:val="110"/>
        </w:rPr>
        <w:t xml:space="preserve">simulate Soldiers’ unit and attrition status </w:t>
      </w:r>
      <w:r>
        <w:rPr>
          <w:spacing w:val="-4"/>
          <w:w w:val="110"/>
        </w:rPr>
        <w:t xml:space="preserve">over </w:t>
      </w:r>
      <w:r>
        <w:rPr>
          <w:w w:val="110"/>
        </w:rPr>
        <w:t>their first enlistment.</w:t>
      </w:r>
      <w:r>
        <w:rPr>
          <w:spacing w:val="10"/>
          <w:w w:val="110"/>
        </w:rPr>
        <w:t xml:space="preserve"> </w:t>
      </w:r>
      <w:r>
        <w:rPr>
          <w:w w:val="110"/>
        </w:rPr>
        <w:t>This</w:t>
      </w:r>
      <w:r>
        <w:rPr>
          <w:spacing w:val="-15"/>
          <w:w w:val="110"/>
        </w:rPr>
        <w:t xml:space="preserve"> </w:t>
      </w:r>
      <w:r>
        <w:rPr>
          <w:w w:val="110"/>
        </w:rPr>
        <w:t>gives</w:t>
      </w:r>
      <w:r>
        <w:rPr>
          <w:spacing w:val="-16"/>
          <w:w w:val="110"/>
        </w:rPr>
        <w:t xml:space="preserve"> </w:t>
      </w:r>
      <w:r>
        <w:rPr>
          <w:w w:val="110"/>
        </w:rPr>
        <w:t>us</w:t>
      </w:r>
      <w:r>
        <w:rPr>
          <w:spacing w:val="-15"/>
          <w:w w:val="110"/>
        </w:rPr>
        <w:t xml:space="preserve"> </w:t>
      </w:r>
      <w:r>
        <w:rPr>
          <w:w w:val="110"/>
        </w:rPr>
        <w:t>an</w:t>
      </w:r>
      <w:r>
        <w:rPr>
          <w:spacing w:val="-16"/>
          <w:w w:val="110"/>
        </w:rPr>
        <w:t xml:space="preserve"> </w:t>
      </w:r>
      <w:r>
        <w:rPr>
          <w:w w:val="110"/>
        </w:rPr>
        <w:t>opportunity</w:t>
      </w:r>
      <w:r>
        <w:rPr>
          <w:spacing w:val="-15"/>
          <w:w w:val="110"/>
        </w:rPr>
        <w:t xml:space="preserve"> </w:t>
      </w:r>
      <w:r>
        <w:rPr>
          <w:w w:val="110"/>
        </w:rPr>
        <w:t>to</w:t>
      </w:r>
      <w:r>
        <w:rPr>
          <w:spacing w:val="-16"/>
          <w:w w:val="110"/>
        </w:rPr>
        <w:t xml:space="preserve"> </w:t>
      </w:r>
      <w:r>
        <w:rPr>
          <w:w w:val="110"/>
        </w:rPr>
        <w:t>motivate</w:t>
      </w:r>
      <w:r>
        <w:rPr>
          <w:spacing w:val="-15"/>
          <w:w w:val="110"/>
        </w:rPr>
        <w:t xml:space="preserve"> </w:t>
      </w:r>
      <w:r>
        <w:rPr>
          <w:w w:val="110"/>
        </w:rPr>
        <w:t>and</w:t>
      </w:r>
      <w:r>
        <w:rPr>
          <w:spacing w:val="-16"/>
          <w:w w:val="110"/>
        </w:rPr>
        <w:t xml:space="preserve"> </w:t>
      </w:r>
      <w:r>
        <w:rPr>
          <w:w w:val="110"/>
        </w:rPr>
        <w:t>describe</w:t>
      </w:r>
      <w:r>
        <w:rPr>
          <w:spacing w:val="-15"/>
          <w:w w:val="110"/>
        </w:rPr>
        <w:t xml:space="preserve"> </w:t>
      </w:r>
      <w:r>
        <w:rPr>
          <w:w w:val="110"/>
        </w:rPr>
        <w:t>our</w:t>
      </w:r>
      <w:r>
        <w:rPr>
          <w:spacing w:val="-16"/>
          <w:w w:val="110"/>
        </w:rPr>
        <w:t xml:space="preserve"> </w:t>
      </w:r>
      <w:r>
        <w:rPr>
          <w:w w:val="110"/>
        </w:rPr>
        <w:t>statistical</w:t>
      </w:r>
      <w:r>
        <w:rPr>
          <w:spacing w:val="-15"/>
          <w:w w:val="110"/>
        </w:rPr>
        <w:t xml:space="preserve"> </w:t>
      </w:r>
      <w:r>
        <w:rPr>
          <w:w w:val="110"/>
        </w:rPr>
        <w:t>analysis</w:t>
      </w:r>
      <w:r>
        <w:rPr>
          <w:spacing w:val="-16"/>
          <w:w w:val="110"/>
        </w:rPr>
        <w:t xml:space="preserve"> </w:t>
      </w:r>
      <w:r>
        <w:rPr>
          <w:w w:val="110"/>
        </w:rPr>
        <w:t>approach. The</w:t>
      </w:r>
      <w:r>
        <w:rPr>
          <w:spacing w:val="-15"/>
          <w:w w:val="110"/>
        </w:rPr>
        <w:t xml:space="preserve"> </w:t>
      </w:r>
      <w:r>
        <w:rPr>
          <w:w w:val="110"/>
        </w:rPr>
        <w:t>details</w:t>
      </w:r>
      <w:r>
        <w:rPr>
          <w:spacing w:val="-14"/>
          <w:w w:val="110"/>
        </w:rPr>
        <w:t xml:space="preserve"> </w:t>
      </w:r>
      <w:r>
        <w:rPr>
          <w:w w:val="110"/>
        </w:rPr>
        <w:t>of</w:t>
      </w:r>
      <w:r>
        <w:rPr>
          <w:spacing w:val="-15"/>
          <w:w w:val="110"/>
        </w:rPr>
        <w:t xml:space="preserve"> </w:t>
      </w:r>
      <w:r>
        <w:rPr>
          <w:w w:val="110"/>
        </w:rPr>
        <w:t>this</w:t>
      </w:r>
      <w:r>
        <w:rPr>
          <w:spacing w:val="-14"/>
          <w:w w:val="110"/>
        </w:rPr>
        <w:t xml:space="preserve"> </w:t>
      </w:r>
      <w:r>
        <w:rPr>
          <w:w w:val="110"/>
        </w:rPr>
        <w:t>analysis</w:t>
      </w:r>
      <w:r>
        <w:rPr>
          <w:spacing w:val="-14"/>
          <w:w w:val="110"/>
        </w:rPr>
        <w:t xml:space="preserve"> </w:t>
      </w:r>
      <w:r>
        <w:rPr>
          <w:w w:val="110"/>
        </w:rPr>
        <w:t>is</w:t>
      </w:r>
      <w:r>
        <w:rPr>
          <w:spacing w:val="-15"/>
          <w:w w:val="110"/>
        </w:rPr>
        <w:t xml:space="preserve"> </w:t>
      </w:r>
      <w:r>
        <w:rPr>
          <w:w w:val="110"/>
        </w:rPr>
        <w:t>presented</w:t>
      </w:r>
      <w:r>
        <w:rPr>
          <w:spacing w:val="-14"/>
          <w:w w:val="110"/>
        </w:rPr>
        <w:t xml:space="preserve"> </w:t>
      </w:r>
      <w:r>
        <w:rPr>
          <w:w w:val="110"/>
        </w:rPr>
        <w:t>in</w:t>
      </w:r>
      <w:r>
        <w:rPr>
          <w:spacing w:val="-14"/>
          <w:w w:val="110"/>
        </w:rPr>
        <w:t xml:space="preserve"> </w:t>
      </w:r>
      <w:r>
        <w:rPr>
          <w:w w:val="110"/>
        </w:rPr>
        <w:t>Section</w:t>
      </w:r>
      <w:r>
        <w:rPr>
          <w:spacing w:val="-15"/>
          <w:w w:val="110"/>
        </w:rPr>
        <w:t xml:space="preserve"> </w:t>
      </w:r>
      <w:r>
        <w:rPr>
          <w:w w:val="110"/>
        </w:rPr>
        <w:t>3.</w:t>
      </w:r>
      <w:r>
        <w:rPr>
          <w:spacing w:val="8"/>
          <w:w w:val="110"/>
        </w:rPr>
        <w:t xml:space="preserve"> </w:t>
      </w:r>
      <w:r>
        <w:rPr>
          <w:w w:val="110"/>
        </w:rPr>
        <w:t>Section</w:t>
      </w:r>
      <w:r>
        <w:rPr>
          <w:spacing w:val="-14"/>
          <w:w w:val="110"/>
        </w:rPr>
        <w:t xml:space="preserve"> </w:t>
      </w:r>
      <w:r>
        <w:rPr>
          <w:w w:val="110"/>
        </w:rPr>
        <w:t>4</w:t>
      </w:r>
      <w:r>
        <w:rPr>
          <w:spacing w:val="-14"/>
          <w:w w:val="110"/>
        </w:rPr>
        <w:t xml:space="preserve"> </w:t>
      </w:r>
      <w:r>
        <w:rPr>
          <w:w w:val="110"/>
        </w:rPr>
        <w:t>describes</w:t>
      </w:r>
      <w:r>
        <w:rPr>
          <w:spacing w:val="-15"/>
          <w:w w:val="110"/>
        </w:rPr>
        <w:t xml:space="preserve"> </w:t>
      </w:r>
      <w:r>
        <w:rPr>
          <w:w w:val="110"/>
        </w:rPr>
        <w:t>the</w:t>
      </w:r>
      <w:r>
        <w:rPr>
          <w:spacing w:val="-14"/>
          <w:w w:val="110"/>
        </w:rPr>
        <w:t xml:space="preserve"> </w:t>
      </w:r>
      <w:r>
        <w:rPr>
          <w:w w:val="110"/>
        </w:rPr>
        <w:t>results</w:t>
      </w:r>
      <w:r>
        <w:rPr>
          <w:spacing w:val="-14"/>
          <w:w w:val="110"/>
        </w:rPr>
        <w:t xml:space="preserve"> </w:t>
      </w:r>
      <w:r>
        <w:rPr>
          <w:w w:val="110"/>
        </w:rPr>
        <w:t>from</w:t>
      </w:r>
      <w:r>
        <w:rPr>
          <w:spacing w:val="-15"/>
          <w:w w:val="110"/>
        </w:rPr>
        <w:t xml:space="preserve"> </w:t>
      </w:r>
      <w:r>
        <w:rPr>
          <w:w w:val="110"/>
        </w:rPr>
        <w:t>a</w:t>
      </w:r>
      <w:r>
        <w:rPr>
          <w:spacing w:val="-14"/>
          <w:w w:val="110"/>
        </w:rPr>
        <w:t xml:space="preserve"> </w:t>
      </w:r>
      <w:r>
        <w:rPr>
          <w:w w:val="110"/>
        </w:rPr>
        <w:t>detailed analysis of attrition in first-term enlisted Soldiers. Our use of different DoD and federal data sources,</w:t>
      </w:r>
      <w:r>
        <w:rPr>
          <w:spacing w:val="-27"/>
          <w:w w:val="110"/>
        </w:rPr>
        <w:t xml:space="preserve"> </w:t>
      </w:r>
      <w:r>
        <w:rPr>
          <w:w w:val="110"/>
        </w:rPr>
        <w:t>combined</w:t>
      </w:r>
      <w:r>
        <w:rPr>
          <w:spacing w:val="-28"/>
          <w:w w:val="110"/>
        </w:rPr>
        <w:t xml:space="preserve"> </w:t>
      </w:r>
      <w:r>
        <w:rPr>
          <w:w w:val="110"/>
        </w:rPr>
        <w:t>with</w:t>
      </w:r>
      <w:r>
        <w:rPr>
          <w:spacing w:val="-29"/>
          <w:w w:val="110"/>
        </w:rPr>
        <w:t xml:space="preserve"> </w:t>
      </w:r>
      <w:r>
        <w:rPr>
          <w:w w:val="110"/>
        </w:rPr>
        <w:t>modern,</w:t>
      </w:r>
      <w:r>
        <w:rPr>
          <w:spacing w:val="-26"/>
          <w:w w:val="110"/>
        </w:rPr>
        <w:t xml:space="preserve"> </w:t>
      </w:r>
      <w:r>
        <w:rPr>
          <w:w w:val="110"/>
        </w:rPr>
        <w:t>flexible</w:t>
      </w:r>
      <w:r>
        <w:rPr>
          <w:spacing w:val="-28"/>
          <w:w w:val="110"/>
        </w:rPr>
        <w:t xml:space="preserve"> </w:t>
      </w:r>
      <w:r>
        <w:rPr>
          <w:w w:val="110"/>
        </w:rPr>
        <w:t>and</w:t>
      </w:r>
      <w:r>
        <w:rPr>
          <w:spacing w:val="-29"/>
          <w:w w:val="110"/>
        </w:rPr>
        <w:t xml:space="preserve"> </w:t>
      </w:r>
      <w:r>
        <w:rPr>
          <w:w w:val="110"/>
        </w:rPr>
        <w:t>efficient</w:t>
      </w:r>
      <w:r>
        <w:rPr>
          <w:spacing w:val="-28"/>
          <w:w w:val="110"/>
        </w:rPr>
        <w:t xml:space="preserve"> </w:t>
      </w:r>
      <w:r>
        <w:rPr>
          <w:w w:val="110"/>
        </w:rPr>
        <w:t>statistical</w:t>
      </w:r>
      <w:r>
        <w:rPr>
          <w:spacing w:val="-28"/>
          <w:w w:val="110"/>
        </w:rPr>
        <w:t xml:space="preserve"> </w:t>
      </w:r>
      <w:r>
        <w:rPr>
          <w:w w:val="110"/>
        </w:rPr>
        <w:t>modeling</w:t>
      </w:r>
      <w:r>
        <w:rPr>
          <w:spacing w:val="-28"/>
          <w:w w:val="110"/>
        </w:rPr>
        <w:t xml:space="preserve"> </w:t>
      </w:r>
      <w:r>
        <w:rPr>
          <w:w w:val="110"/>
        </w:rPr>
        <w:t>and</w:t>
      </w:r>
      <w:r>
        <w:rPr>
          <w:spacing w:val="-28"/>
          <w:w w:val="110"/>
        </w:rPr>
        <w:t xml:space="preserve"> </w:t>
      </w:r>
      <w:r>
        <w:rPr>
          <w:w w:val="110"/>
        </w:rPr>
        <w:t>estimation,</w:t>
      </w:r>
      <w:r>
        <w:rPr>
          <w:spacing w:val="-27"/>
          <w:w w:val="110"/>
        </w:rPr>
        <w:t xml:space="preserve"> </w:t>
      </w:r>
      <w:r>
        <w:rPr>
          <w:w w:val="110"/>
        </w:rPr>
        <w:t>allows</w:t>
      </w:r>
      <w:r>
        <w:rPr>
          <w:spacing w:val="-28"/>
          <w:w w:val="110"/>
        </w:rPr>
        <w:t xml:space="preserve"> </w:t>
      </w:r>
      <w:r>
        <w:rPr>
          <w:w w:val="110"/>
        </w:rPr>
        <w:t>us to</w:t>
      </w:r>
      <w:r>
        <w:rPr>
          <w:spacing w:val="-12"/>
          <w:w w:val="110"/>
        </w:rPr>
        <w:t xml:space="preserve"> </w:t>
      </w:r>
      <w:r>
        <w:rPr>
          <w:w w:val="110"/>
        </w:rPr>
        <w:t>include</w:t>
      </w:r>
      <w:r>
        <w:rPr>
          <w:spacing w:val="-11"/>
          <w:w w:val="110"/>
        </w:rPr>
        <w:t xml:space="preserve"> </w:t>
      </w:r>
      <w:r>
        <w:rPr>
          <w:w w:val="110"/>
        </w:rPr>
        <w:t>outcomes</w:t>
      </w:r>
      <w:r>
        <w:rPr>
          <w:spacing w:val="-12"/>
          <w:w w:val="110"/>
        </w:rPr>
        <w:t xml:space="preserve"> </w:t>
      </w:r>
      <w:r>
        <w:rPr>
          <w:w w:val="110"/>
        </w:rPr>
        <w:t>and</w:t>
      </w:r>
      <w:r>
        <w:rPr>
          <w:spacing w:val="-12"/>
          <w:w w:val="110"/>
        </w:rPr>
        <w:t xml:space="preserve"> </w:t>
      </w:r>
      <w:r>
        <w:rPr>
          <w:w w:val="110"/>
        </w:rPr>
        <w:t>covariates</w:t>
      </w:r>
      <w:r>
        <w:rPr>
          <w:spacing w:val="-12"/>
          <w:w w:val="110"/>
        </w:rPr>
        <w:t xml:space="preserve"> </w:t>
      </w:r>
      <w:r>
        <w:rPr>
          <w:w w:val="110"/>
        </w:rPr>
        <w:t>for</w:t>
      </w:r>
      <w:r>
        <w:rPr>
          <w:spacing w:val="-11"/>
          <w:w w:val="110"/>
        </w:rPr>
        <w:t xml:space="preserve"> </w:t>
      </w:r>
      <w:r>
        <w:rPr>
          <w:w w:val="110"/>
        </w:rPr>
        <w:t>nearly</w:t>
      </w:r>
      <w:r>
        <w:rPr>
          <w:spacing w:val="-12"/>
          <w:w w:val="110"/>
        </w:rPr>
        <w:t xml:space="preserve"> </w:t>
      </w:r>
      <w:r>
        <w:rPr>
          <w:w w:val="110"/>
        </w:rPr>
        <w:t>1</w:t>
      </w:r>
      <w:r>
        <w:rPr>
          <w:spacing w:val="-12"/>
          <w:w w:val="110"/>
        </w:rPr>
        <w:t xml:space="preserve"> </w:t>
      </w:r>
      <w:r>
        <w:rPr>
          <w:w w:val="110"/>
        </w:rPr>
        <w:t>million</w:t>
      </w:r>
      <w:r>
        <w:rPr>
          <w:spacing w:val="-11"/>
          <w:w w:val="110"/>
        </w:rPr>
        <w:t xml:space="preserve"> </w:t>
      </w:r>
      <w:r>
        <w:rPr>
          <w:w w:val="110"/>
        </w:rPr>
        <w:t>Soldiers</w:t>
      </w:r>
      <w:r>
        <w:rPr>
          <w:spacing w:val="-12"/>
          <w:w w:val="110"/>
        </w:rPr>
        <w:t xml:space="preserve"> </w:t>
      </w:r>
      <w:r>
        <w:rPr>
          <w:spacing w:val="-4"/>
          <w:w w:val="110"/>
        </w:rPr>
        <w:t>over</w:t>
      </w:r>
      <w:r>
        <w:rPr>
          <w:spacing w:val="-11"/>
          <w:w w:val="110"/>
        </w:rPr>
        <w:t xml:space="preserve"> </w:t>
      </w:r>
      <w:r>
        <w:rPr>
          <w:w w:val="110"/>
        </w:rPr>
        <w:t>the</w:t>
      </w:r>
      <w:r>
        <w:rPr>
          <w:spacing w:val="-11"/>
          <w:w w:val="110"/>
        </w:rPr>
        <w:t xml:space="preserve"> </w:t>
      </w:r>
      <w:r>
        <w:rPr>
          <w:w w:val="110"/>
        </w:rPr>
        <w:t>2009-2015</w:t>
      </w:r>
      <w:r>
        <w:rPr>
          <w:spacing w:val="-12"/>
          <w:w w:val="110"/>
        </w:rPr>
        <w:t xml:space="preserve"> </w:t>
      </w:r>
      <w:r>
        <w:rPr>
          <w:w w:val="110"/>
        </w:rPr>
        <w:t>time</w:t>
      </w:r>
      <w:r>
        <w:rPr>
          <w:spacing w:val="-11"/>
          <w:w w:val="110"/>
        </w:rPr>
        <w:t xml:space="preserve"> </w:t>
      </w:r>
      <w:r>
        <w:rPr>
          <w:w w:val="110"/>
        </w:rPr>
        <w:t>period.</w:t>
      </w:r>
    </w:p>
    <w:p w:rsidR="00194060" w:rsidRDefault="00194060">
      <w:pPr>
        <w:pStyle w:val="BodyText"/>
        <w:spacing w:before="3"/>
        <w:rPr>
          <w:sz w:val="31"/>
        </w:rPr>
      </w:pPr>
    </w:p>
    <w:p w:rsidR="00194060" w:rsidRDefault="00F75F9A">
      <w:pPr>
        <w:pStyle w:val="Heading1"/>
        <w:numPr>
          <w:ilvl w:val="0"/>
          <w:numId w:val="11"/>
        </w:numPr>
        <w:tabs>
          <w:tab w:val="left" w:pos="604"/>
          <w:tab w:val="left" w:pos="605"/>
        </w:tabs>
        <w:spacing w:before="1"/>
        <w:ind w:hanging="484"/>
      </w:pPr>
      <w:bookmarkStart w:id="8" w:name="_TOC_250005"/>
      <w:r>
        <w:rPr>
          <w:w w:val="115"/>
        </w:rPr>
        <w:t>Overview of Literature on</w:t>
      </w:r>
      <w:r>
        <w:rPr>
          <w:spacing w:val="28"/>
          <w:w w:val="115"/>
        </w:rPr>
        <w:t xml:space="preserve"> </w:t>
      </w:r>
      <w:bookmarkEnd w:id="8"/>
      <w:r>
        <w:rPr>
          <w:w w:val="115"/>
        </w:rPr>
        <w:t>Attrition</w:t>
      </w:r>
    </w:p>
    <w:p w:rsidR="00194060" w:rsidRDefault="00194060">
      <w:pPr>
        <w:pStyle w:val="BodyText"/>
        <w:spacing w:before="2"/>
        <w:rPr>
          <w:b/>
          <w:sz w:val="24"/>
        </w:rPr>
      </w:pPr>
    </w:p>
    <w:p w:rsidR="00194060" w:rsidRDefault="00F75F9A">
      <w:pPr>
        <w:pStyle w:val="BodyText"/>
        <w:spacing w:line="312" w:lineRule="auto"/>
        <w:ind w:left="120" w:right="1437"/>
      </w:pPr>
      <w:r>
        <w:rPr>
          <w:w w:val="110"/>
        </w:rPr>
        <w:t>Attrition, as defined by DOD, refers to a loss in personnel that leads to a reduction in the effec- tiveness of the military force. It is an important issue for the military because it is a major driver</w:t>
      </w:r>
    </w:p>
    <w:p w:rsidR="00194060" w:rsidRDefault="00194060">
      <w:pPr>
        <w:spacing w:line="312" w:lineRule="auto"/>
        <w:sectPr w:rsidR="00194060">
          <w:pgSz w:w="12240" w:h="15840"/>
          <w:pgMar w:top="1360" w:right="0" w:bottom="1600" w:left="1320" w:header="0" w:footer="1404" w:gutter="0"/>
          <w:cols w:space="720"/>
        </w:sectPr>
      </w:pPr>
    </w:p>
    <w:p w:rsidR="00194060" w:rsidRDefault="00F75F9A">
      <w:pPr>
        <w:pStyle w:val="BodyText"/>
        <w:spacing w:before="33" w:line="312" w:lineRule="auto"/>
        <w:ind w:left="120" w:right="1436"/>
        <w:jc w:val="both"/>
      </w:pPr>
      <w:r>
        <w:rPr>
          <w:w w:val="105"/>
        </w:rPr>
        <w:lastRenderedPageBreak/>
        <w:t xml:space="preserve">of personnel costs (Vie et al., 2013). The central focus of research on attrition has focused on: 1) factors that lead recruits and enlistees to </w:t>
      </w:r>
      <w:r>
        <w:rPr>
          <w:spacing w:val="-3"/>
          <w:w w:val="105"/>
        </w:rPr>
        <w:t xml:space="preserve">leave </w:t>
      </w:r>
      <w:r>
        <w:rPr>
          <w:w w:val="105"/>
        </w:rPr>
        <w:t>military service, and 2) time dependent rates of loss conditioned on these factors (DoD, 2012). There is no single, comprehensive definition of attrition  in the literaturethe definition depends on the research question of interest. Below is a summary of  the types of attrition (Buddin,</w:t>
      </w:r>
      <w:r>
        <w:rPr>
          <w:spacing w:val="19"/>
          <w:w w:val="105"/>
        </w:rPr>
        <w:t xml:space="preserve"> </w:t>
      </w:r>
      <w:r>
        <w:rPr>
          <w:w w:val="105"/>
        </w:rPr>
        <w:t>2005):</w:t>
      </w:r>
    </w:p>
    <w:p w:rsidR="00194060" w:rsidRDefault="00194060">
      <w:pPr>
        <w:pStyle w:val="BodyText"/>
        <w:spacing w:before="8"/>
        <w:rPr>
          <w:sz w:val="20"/>
        </w:rPr>
      </w:pPr>
    </w:p>
    <w:p w:rsidR="00194060" w:rsidRDefault="00F75F9A">
      <w:pPr>
        <w:pStyle w:val="ListParagraph"/>
        <w:numPr>
          <w:ilvl w:val="1"/>
          <w:numId w:val="11"/>
        </w:numPr>
        <w:tabs>
          <w:tab w:val="left" w:pos="666"/>
        </w:tabs>
      </w:pPr>
      <w:r>
        <w:rPr>
          <w:w w:val="110"/>
        </w:rPr>
        <w:t>Delayed Entry Program (DEP)</w:t>
      </w:r>
      <w:r>
        <w:rPr>
          <w:spacing w:val="47"/>
          <w:w w:val="110"/>
        </w:rPr>
        <w:t xml:space="preserve"> </w:t>
      </w:r>
      <w:r>
        <w:rPr>
          <w:w w:val="110"/>
        </w:rPr>
        <w:t>attrition</w:t>
      </w:r>
    </w:p>
    <w:p w:rsidR="00194060" w:rsidRDefault="00194060">
      <w:pPr>
        <w:pStyle w:val="BodyText"/>
        <w:spacing w:before="1"/>
      </w:pPr>
    </w:p>
    <w:p w:rsidR="00194060" w:rsidRDefault="00F75F9A">
      <w:pPr>
        <w:pStyle w:val="ListParagraph"/>
        <w:numPr>
          <w:ilvl w:val="1"/>
          <w:numId w:val="11"/>
        </w:numPr>
        <w:tabs>
          <w:tab w:val="left" w:pos="666"/>
        </w:tabs>
      </w:pPr>
      <w:r>
        <w:rPr>
          <w:w w:val="110"/>
        </w:rPr>
        <w:t>Fitness</w:t>
      </w:r>
      <w:r>
        <w:rPr>
          <w:spacing w:val="8"/>
          <w:w w:val="110"/>
        </w:rPr>
        <w:t xml:space="preserve"> </w:t>
      </w:r>
      <w:r>
        <w:rPr>
          <w:w w:val="110"/>
        </w:rPr>
        <w:t>program</w:t>
      </w:r>
      <w:r>
        <w:rPr>
          <w:spacing w:val="9"/>
          <w:w w:val="110"/>
        </w:rPr>
        <w:t xml:space="preserve"> </w:t>
      </w:r>
      <w:r>
        <w:rPr>
          <w:w w:val="110"/>
        </w:rPr>
        <w:t>participation</w:t>
      </w:r>
      <w:r>
        <w:rPr>
          <w:spacing w:val="9"/>
          <w:w w:val="110"/>
        </w:rPr>
        <w:t xml:space="preserve"> </w:t>
      </w:r>
      <w:r>
        <w:rPr>
          <w:w w:val="110"/>
        </w:rPr>
        <w:t>(for</w:t>
      </w:r>
      <w:r>
        <w:rPr>
          <w:spacing w:val="8"/>
          <w:w w:val="110"/>
        </w:rPr>
        <w:t xml:space="preserve"> </w:t>
      </w:r>
      <w:r>
        <w:rPr>
          <w:w w:val="110"/>
        </w:rPr>
        <w:t>recruits</w:t>
      </w:r>
      <w:r>
        <w:rPr>
          <w:spacing w:val="8"/>
          <w:w w:val="110"/>
        </w:rPr>
        <w:t xml:space="preserve"> </w:t>
      </w:r>
      <w:r>
        <w:rPr>
          <w:w w:val="110"/>
        </w:rPr>
        <w:t>who</w:t>
      </w:r>
      <w:r>
        <w:rPr>
          <w:spacing w:val="9"/>
          <w:w w:val="110"/>
        </w:rPr>
        <w:t xml:space="preserve"> </w:t>
      </w:r>
      <w:r>
        <w:rPr>
          <w:w w:val="110"/>
        </w:rPr>
        <w:t>fail</w:t>
      </w:r>
      <w:r>
        <w:rPr>
          <w:spacing w:val="8"/>
          <w:w w:val="110"/>
        </w:rPr>
        <w:t xml:space="preserve"> </w:t>
      </w:r>
      <w:r>
        <w:rPr>
          <w:w w:val="110"/>
        </w:rPr>
        <w:t>the</w:t>
      </w:r>
      <w:r>
        <w:rPr>
          <w:spacing w:val="8"/>
          <w:w w:val="110"/>
        </w:rPr>
        <w:t xml:space="preserve"> </w:t>
      </w:r>
      <w:r>
        <w:rPr>
          <w:w w:val="110"/>
        </w:rPr>
        <w:t>initial</w:t>
      </w:r>
      <w:r>
        <w:rPr>
          <w:spacing w:val="9"/>
          <w:w w:val="110"/>
        </w:rPr>
        <w:t xml:space="preserve"> </w:t>
      </w:r>
      <w:r>
        <w:rPr>
          <w:w w:val="110"/>
        </w:rPr>
        <w:t>fitness</w:t>
      </w:r>
      <w:r>
        <w:rPr>
          <w:spacing w:val="9"/>
          <w:w w:val="110"/>
        </w:rPr>
        <w:t xml:space="preserve"> </w:t>
      </w:r>
      <w:r>
        <w:rPr>
          <w:w w:val="110"/>
        </w:rPr>
        <w:t>exam)</w:t>
      </w:r>
    </w:p>
    <w:p w:rsidR="00194060" w:rsidRDefault="00194060">
      <w:pPr>
        <w:pStyle w:val="BodyText"/>
        <w:spacing w:before="1"/>
      </w:pPr>
    </w:p>
    <w:p w:rsidR="00194060" w:rsidRDefault="00F75F9A">
      <w:pPr>
        <w:pStyle w:val="ListParagraph"/>
        <w:numPr>
          <w:ilvl w:val="1"/>
          <w:numId w:val="11"/>
        </w:numPr>
        <w:tabs>
          <w:tab w:val="left" w:pos="666"/>
        </w:tabs>
      </w:pPr>
      <w:r>
        <w:rPr>
          <w:w w:val="110"/>
        </w:rPr>
        <w:t xml:space="preserve">Basic Combat </w:t>
      </w:r>
      <w:r>
        <w:rPr>
          <w:spacing w:val="-3"/>
          <w:w w:val="110"/>
        </w:rPr>
        <w:t xml:space="preserve">Training </w:t>
      </w:r>
      <w:r>
        <w:rPr>
          <w:w w:val="110"/>
        </w:rPr>
        <w:t>(BCT)</w:t>
      </w:r>
      <w:r>
        <w:rPr>
          <w:spacing w:val="48"/>
          <w:w w:val="110"/>
        </w:rPr>
        <w:t xml:space="preserve"> </w:t>
      </w:r>
      <w:r>
        <w:rPr>
          <w:w w:val="110"/>
        </w:rPr>
        <w:t>attrition</w:t>
      </w:r>
    </w:p>
    <w:p w:rsidR="00194060" w:rsidRDefault="00194060">
      <w:pPr>
        <w:pStyle w:val="BodyText"/>
        <w:spacing w:before="1"/>
      </w:pPr>
    </w:p>
    <w:p w:rsidR="00194060" w:rsidRDefault="00F75F9A">
      <w:pPr>
        <w:pStyle w:val="ListParagraph"/>
        <w:numPr>
          <w:ilvl w:val="1"/>
          <w:numId w:val="11"/>
        </w:numPr>
        <w:tabs>
          <w:tab w:val="left" w:pos="666"/>
        </w:tabs>
      </w:pPr>
      <w:r>
        <w:rPr>
          <w:w w:val="110"/>
        </w:rPr>
        <w:t>Early attrition (separation in the first 6</w:t>
      </w:r>
      <w:r>
        <w:rPr>
          <w:spacing w:val="20"/>
          <w:w w:val="110"/>
        </w:rPr>
        <w:t xml:space="preserve"> </w:t>
      </w:r>
      <w:r>
        <w:rPr>
          <w:w w:val="110"/>
        </w:rPr>
        <w:t>months)</w:t>
      </w:r>
    </w:p>
    <w:p w:rsidR="00194060" w:rsidRDefault="00194060">
      <w:pPr>
        <w:pStyle w:val="BodyText"/>
        <w:spacing w:before="1"/>
      </w:pPr>
    </w:p>
    <w:p w:rsidR="00194060" w:rsidRDefault="00F75F9A">
      <w:pPr>
        <w:pStyle w:val="ListParagraph"/>
        <w:numPr>
          <w:ilvl w:val="1"/>
          <w:numId w:val="11"/>
        </w:numPr>
        <w:tabs>
          <w:tab w:val="left" w:pos="666"/>
        </w:tabs>
      </w:pPr>
      <w:r>
        <w:rPr>
          <w:w w:val="110"/>
        </w:rPr>
        <w:t>First-term attrition (separation in the first 36</w:t>
      </w:r>
      <w:r>
        <w:rPr>
          <w:spacing w:val="20"/>
          <w:w w:val="110"/>
        </w:rPr>
        <w:t xml:space="preserve"> </w:t>
      </w:r>
      <w:r>
        <w:rPr>
          <w:w w:val="110"/>
        </w:rPr>
        <w:t>months)</w:t>
      </w:r>
    </w:p>
    <w:p w:rsidR="00194060" w:rsidRDefault="00194060">
      <w:pPr>
        <w:pStyle w:val="BodyText"/>
        <w:spacing w:before="1"/>
      </w:pPr>
    </w:p>
    <w:p w:rsidR="00194060" w:rsidRDefault="00F75F9A">
      <w:pPr>
        <w:pStyle w:val="ListParagraph"/>
        <w:numPr>
          <w:ilvl w:val="1"/>
          <w:numId w:val="11"/>
        </w:numPr>
        <w:tabs>
          <w:tab w:val="left" w:pos="666"/>
        </w:tabs>
      </w:pPr>
      <w:r>
        <w:rPr>
          <w:w w:val="110"/>
        </w:rPr>
        <w:t>First-term promotion to</w:t>
      </w:r>
      <w:r>
        <w:rPr>
          <w:spacing w:val="34"/>
          <w:w w:val="110"/>
        </w:rPr>
        <w:t xml:space="preserve"> </w:t>
      </w:r>
      <w:r>
        <w:rPr>
          <w:w w:val="110"/>
        </w:rPr>
        <w:t>sergeant</w:t>
      </w:r>
    </w:p>
    <w:p w:rsidR="00194060" w:rsidRDefault="00194060">
      <w:pPr>
        <w:pStyle w:val="BodyText"/>
        <w:spacing w:before="1"/>
      </w:pPr>
    </w:p>
    <w:p w:rsidR="00194060" w:rsidRDefault="00F75F9A">
      <w:pPr>
        <w:pStyle w:val="ListParagraph"/>
        <w:numPr>
          <w:ilvl w:val="1"/>
          <w:numId w:val="11"/>
        </w:numPr>
        <w:tabs>
          <w:tab w:val="left" w:pos="666"/>
        </w:tabs>
      </w:pPr>
      <w:r>
        <w:rPr>
          <w:w w:val="110"/>
        </w:rPr>
        <w:t>First-term</w:t>
      </w:r>
      <w:r>
        <w:rPr>
          <w:spacing w:val="11"/>
          <w:w w:val="110"/>
        </w:rPr>
        <w:t xml:space="preserve"> </w:t>
      </w:r>
      <w:r>
        <w:rPr>
          <w:w w:val="110"/>
        </w:rPr>
        <w:t>reenlistment</w:t>
      </w:r>
    </w:p>
    <w:p w:rsidR="00194060" w:rsidRDefault="00194060">
      <w:pPr>
        <w:pStyle w:val="BodyText"/>
        <w:spacing w:before="5"/>
        <w:rPr>
          <w:sz w:val="27"/>
        </w:rPr>
      </w:pPr>
    </w:p>
    <w:p w:rsidR="00194060" w:rsidRDefault="00F75F9A">
      <w:pPr>
        <w:pStyle w:val="BodyText"/>
        <w:spacing w:line="312" w:lineRule="auto"/>
        <w:ind w:left="120" w:right="1438" w:firstLine="338"/>
        <w:jc w:val="both"/>
      </w:pPr>
      <w:r>
        <w:rPr>
          <w:w w:val="105"/>
        </w:rPr>
        <w:t xml:space="preserve">The type of attrition under study affects the factors of interest,  the time horizon of interest,     and the data employed. </w:t>
      </w:r>
      <w:r>
        <w:rPr>
          <w:spacing w:val="-7"/>
          <w:w w:val="105"/>
        </w:rPr>
        <w:t xml:space="preserve">For </w:t>
      </w:r>
      <w:r>
        <w:rPr>
          <w:w w:val="105"/>
        </w:rPr>
        <w:t>example, premature attrition occurs during training with new enlistees (Manacapilli</w:t>
      </w:r>
      <w:r>
        <w:rPr>
          <w:spacing w:val="14"/>
          <w:w w:val="105"/>
        </w:rPr>
        <w:t xml:space="preserve"> </w:t>
      </w:r>
      <w:r>
        <w:rPr>
          <w:w w:val="105"/>
        </w:rPr>
        <w:t>et</w:t>
      </w:r>
      <w:r>
        <w:rPr>
          <w:spacing w:val="15"/>
          <w:w w:val="105"/>
        </w:rPr>
        <w:t xml:space="preserve"> </w:t>
      </w:r>
      <w:r>
        <w:rPr>
          <w:w w:val="105"/>
        </w:rPr>
        <w:t>al.,</w:t>
      </w:r>
      <w:r>
        <w:rPr>
          <w:spacing w:val="15"/>
          <w:w w:val="105"/>
        </w:rPr>
        <w:t xml:space="preserve"> </w:t>
      </w:r>
      <w:r>
        <w:rPr>
          <w:w w:val="105"/>
        </w:rPr>
        <w:t>2012;</w:t>
      </w:r>
      <w:r>
        <w:rPr>
          <w:spacing w:val="14"/>
          <w:w w:val="105"/>
        </w:rPr>
        <w:t xml:space="preserve"> </w:t>
      </w:r>
      <w:r>
        <w:rPr>
          <w:w w:val="105"/>
        </w:rPr>
        <w:t>Larson</w:t>
      </w:r>
      <w:r>
        <w:rPr>
          <w:spacing w:val="15"/>
          <w:w w:val="105"/>
        </w:rPr>
        <w:t xml:space="preserve"> </w:t>
      </w:r>
      <w:r>
        <w:rPr>
          <w:w w:val="105"/>
        </w:rPr>
        <w:t>et</w:t>
      </w:r>
      <w:r>
        <w:rPr>
          <w:spacing w:val="15"/>
          <w:w w:val="105"/>
        </w:rPr>
        <w:t xml:space="preserve"> </w:t>
      </w:r>
      <w:r>
        <w:rPr>
          <w:w w:val="105"/>
        </w:rPr>
        <w:t>al.,</w:t>
      </w:r>
      <w:r>
        <w:rPr>
          <w:spacing w:val="14"/>
          <w:w w:val="105"/>
        </w:rPr>
        <w:t xml:space="preserve"> </w:t>
      </w:r>
      <w:r>
        <w:rPr>
          <w:w w:val="105"/>
        </w:rPr>
        <w:t>2008;</w:t>
      </w:r>
      <w:r>
        <w:rPr>
          <w:spacing w:val="15"/>
          <w:w w:val="105"/>
        </w:rPr>
        <w:t xml:space="preserve"> </w:t>
      </w:r>
      <w:r>
        <w:rPr>
          <w:w w:val="105"/>
        </w:rPr>
        <w:t>Niebuhr</w:t>
      </w:r>
      <w:r>
        <w:rPr>
          <w:spacing w:val="15"/>
          <w:w w:val="105"/>
        </w:rPr>
        <w:t xml:space="preserve"> </w:t>
      </w:r>
      <w:r>
        <w:rPr>
          <w:w w:val="105"/>
        </w:rPr>
        <w:t>et</w:t>
      </w:r>
      <w:r>
        <w:rPr>
          <w:spacing w:val="14"/>
          <w:w w:val="105"/>
        </w:rPr>
        <w:t xml:space="preserve"> </w:t>
      </w:r>
      <w:r>
        <w:rPr>
          <w:w w:val="105"/>
        </w:rPr>
        <w:t>al.,</w:t>
      </w:r>
      <w:r>
        <w:rPr>
          <w:spacing w:val="15"/>
          <w:w w:val="105"/>
        </w:rPr>
        <w:t xml:space="preserve"> </w:t>
      </w:r>
      <w:r>
        <w:rPr>
          <w:w w:val="105"/>
        </w:rPr>
        <w:t>2013)</w:t>
      </w:r>
    </w:p>
    <w:p w:rsidR="00194060" w:rsidRDefault="00F75F9A">
      <w:pPr>
        <w:pStyle w:val="BodyText"/>
        <w:spacing w:line="312" w:lineRule="auto"/>
        <w:ind w:left="120" w:right="1437" w:firstLine="338"/>
        <w:jc w:val="both"/>
      </w:pPr>
      <w:r>
        <w:rPr>
          <w:w w:val="110"/>
        </w:rPr>
        <w:t>First-term attrition refers to a separation from the military that happens before the end of the Soldiers</w:t>
      </w:r>
      <w:r>
        <w:rPr>
          <w:spacing w:val="-8"/>
          <w:w w:val="110"/>
        </w:rPr>
        <w:t xml:space="preserve"> </w:t>
      </w:r>
      <w:r>
        <w:rPr>
          <w:w w:val="110"/>
        </w:rPr>
        <w:t>first</w:t>
      </w:r>
      <w:r>
        <w:rPr>
          <w:spacing w:val="-7"/>
          <w:w w:val="110"/>
        </w:rPr>
        <w:t xml:space="preserve"> </w:t>
      </w:r>
      <w:r>
        <w:rPr>
          <w:w w:val="110"/>
        </w:rPr>
        <w:t>term</w:t>
      </w:r>
      <w:r>
        <w:rPr>
          <w:spacing w:val="-7"/>
          <w:w w:val="110"/>
        </w:rPr>
        <w:t xml:space="preserve"> </w:t>
      </w:r>
      <w:r>
        <w:rPr>
          <w:w w:val="110"/>
        </w:rPr>
        <w:t>and</w:t>
      </w:r>
      <w:r>
        <w:rPr>
          <w:spacing w:val="-7"/>
          <w:w w:val="110"/>
        </w:rPr>
        <w:t xml:space="preserve"> </w:t>
      </w:r>
      <w:r>
        <w:rPr>
          <w:w w:val="110"/>
        </w:rPr>
        <w:t>is</w:t>
      </w:r>
      <w:r>
        <w:rPr>
          <w:spacing w:val="-7"/>
          <w:w w:val="110"/>
        </w:rPr>
        <w:t xml:space="preserve"> </w:t>
      </w:r>
      <w:r>
        <w:rPr>
          <w:w w:val="110"/>
        </w:rPr>
        <w:t>not</w:t>
      </w:r>
      <w:r>
        <w:rPr>
          <w:spacing w:val="-7"/>
          <w:w w:val="110"/>
        </w:rPr>
        <w:t xml:space="preserve"> </w:t>
      </w:r>
      <w:r>
        <w:rPr>
          <w:w w:val="110"/>
        </w:rPr>
        <w:t>considered</w:t>
      </w:r>
      <w:r>
        <w:rPr>
          <w:spacing w:val="-7"/>
          <w:w w:val="110"/>
        </w:rPr>
        <w:t xml:space="preserve"> </w:t>
      </w:r>
      <w:r>
        <w:rPr>
          <w:w w:val="110"/>
        </w:rPr>
        <w:t>a</w:t>
      </w:r>
      <w:r>
        <w:rPr>
          <w:spacing w:val="-7"/>
          <w:w w:val="110"/>
        </w:rPr>
        <w:t xml:space="preserve"> </w:t>
      </w:r>
      <w:r>
        <w:rPr>
          <w:w w:val="110"/>
        </w:rPr>
        <w:t>reenlistment,</w:t>
      </w:r>
      <w:r>
        <w:rPr>
          <w:spacing w:val="-7"/>
          <w:w w:val="110"/>
        </w:rPr>
        <w:t xml:space="preserve"> </w:t>
      </w:r>
      <w:r>
        <w:rPr>
          <w:w w:val="110"/>
        </w:rPr>
        <w:t>transfer</w:t>
      </w:r>
      <w:r>
        <w:rPr>
          <w:spacing w:val="-7"/>
          <w:w w:val="110"/>
        </w:rPr>
        <w:t xml:space="preserve"> </w:t>
      </w:r>
      <w:r>
        <w:rPr>
          <w:w w:val="110"/>
        </w:rPr>
        <w:t>to</w:t>
      </w:r>
      <w:r>
        <w:rPr>
          <w:spacing w:val="-7"/>
          <w:w w:val="110"/>
        </w:rPr>
        <w:t xml:space="preserve"> </w:t>
      </w:r>
      <w:r>
        <w:rPr>
          <w:w w:val="110"/>
        </w:rPr>
        <w:t>officer,</w:t>
      </w:r>
      <w:r>
        <w:rPr>
          <w:spacing w:val="-7"/>
          <w:w w:val="110"/>
        </w:rPr>
        <w:t xml:space="preserve"> </w:t>
      </w:r>
      <w:r>
        <w:rPr>
          <w:w w:val="110"/>
        </w:rPr>
        <w:t>or</w:t>
      </w:r>
      <w:r>
        <w:rPr>
          <w:spacing w:val="-7"/>
          <w:w w:val="110"/>
        </w:rPr>
        <w:t xml:space="preserve"> </w:t>
      </w:r>
      <w:r>
        <w:rPr>
          <w:w w:val="110"/>
        </w:rPr>
        <w:t>an</w:t>
      </w:r>
      <w:r>
        <w:rPr>
          <w:spacing w:val="-7"/>
          <w:w w:val="110"/>
        </w:rPr>
        <w:t xml:space="preserve"> </w:t>
      </w:r>
      <w:r>
        <w:rPr>
          <w:w w:val="110"/>
        </w:rPr>
        <w:t>extension</w:t>
      </w:r>
      <w:r>
        <w:rPr>
          <w:spacing w:val="-7"/>
          <w:w w:val="110"/>
        </w:rPr>
        <w:t xml:space="preserve"> </w:t>
      </w:r>
      <w:r>
        <w:rPr>
          <w:w w:val="110"/>
        </w:rPr>
        <w:t>of</w:t>
      </w:r>
      <w:r>
        <w:rPr>
          <w:spacing w:val="-7"/>
          <w:w w:val="110"/>
        </w:rPr>
        <w:t xml:space="preserve"> </w:t>
      </w:r>
      <w:r>
        <w:rPr>
          <w:w w:val="110"/>
        </w:rPr>
        <w:t>term (Asch</w:t>
      </w:r>
      <w:r>
        <w:rPr>
          <w:spacing w:val="-15"/>
          <w:w w:val="110"/>
        </w:rPr>
        <w:t xml:space="preserve"> </w:t>
      </w:r>
      <w:r>
        <w:rPr>
          <w:w w:val="110"/>
        </w:rPr>
        <w:t>et</w:t>
      </w:r>
      <w:r>
        <w:rPr>
          <w:spacing w:val="-15"/>
          <w:w w:val="110"/>
        </w:rPr>
        <w:t xml:space="preserve"> </w:t>
      </w:r>
      <w:r>
        <w:rPr>
          <w:w w:val="110"/>
        </w:rPr>
        <w:t>al.,</w:t>
      </w:r>
      <w:r>
        <w:rPr>
          <w:spacing w:val="-14"/>
          <w:w w:val="110"/>
        </w:rPr>
        <w:t xml:space="preserve"> </w:t>
      </w:r>
      <w:r>
        <w:rPr>
          <w:w w:val="110"/>
        </w:rPr>
        <w:t>2005,</w:t>
      </w:r>
      <w:r>
        <w:rPr>
          <w:spacing w:val="-15"/>
          <w:w w:val="110"/>
        </w:rPr>
        <w:t xml:space="preserve"> </w:t>
      </w:r>
      <w:r>
        <w:rPr>
          <w:w w:val="110"/>
        </w:rPr>
        <w:t>2010,</w:t>
      </w:r>
      <w:r>
        <w:rPr>
          <w:spacing w:val="-15"/>
          <w:w w:val="110"/>
        </w:rPr>
        <w:t xml:space="preserve"> </w:t>
      </w:r>
      <w:r>
        <w:rPr>
          <w:w w:val="110"/>
        </w:rPr>
        <w:t>2013;</w:t>
      </w:r>
      <w:r>
        <w:rPr>
          <w:spacing w:val="-14"/>
          <w:w w:val="110"/>
        </w:rPr>
        <w:t xml:space="preserve"> </w:t>
      </w:r>
      <w:r>
        <w:rPr>
          <w:w w:val="110"/>
        </w:rPr>
        <w:t>Kubisiak</w:t>
      </w:r>
      <w:r>
        <w:rPr>
          <w:spacing w:val="-15"/>
          <w:w w:val="110"/>
        </w:rPr>
        <w:t xml:space="preserve"> </w:t>
      </w:r>
      <w:r>
        <w:rPr>
          <w:w w:val="110"/>
        </w:rPr>
        <w:t>et</w:t>
      </w:r>
      <w:r>
        <w:rPr>
          <w:spacing w:val="-14"/>
          <w:w w:val="110"/>
        </w:rPr>
        <w:t xml:space="preserve"> </w:t>
      </w:r>
      <w:r>
        <w:rPr>
          <w:w w:val="110"/>
        </w:rPr>
        <w:t>al.,</w:t>
      </w:r>
      <w:r>
        <w:rPr>
          <w:spacing w:val="-15"/>
          <w:w w:val="110"/>
        </w:rPr>
        <w:t xml:space="preserve"> </w:t>
      </w:r>
      <w:r>
        <w:rPr>
          <w:w w:val="110"/>
        </w:rPr>
        <w:t>2009;</w:t>
      </w:r>
      <w:r>
        <w:rPr>
          <w:spacing w:val="-15"/>
          <w:w w:val="110"/>
        </w:rPr>
        <w:t xml:space="preserve"> </w:t>
      </w:r>
      <w:r>
        <w:rPr>
          <w:w w:val="110"/>
        </w:rPr>
        <w:t>Buddin,</w:t>
      </w:r>
      <w:r>
        <w:rPr>
          <w:spacing w:val="-14"/>
          <w:w w:val="110"/>
        </w:rPr>
        <w:t xml:space="preserve"> </w:t>
      </w:r>
      <w:r>
        <w:rPr>
          <w:w w:val="110"/>
        </w:rPr>
        <w:t>2005).</w:t>
      </w:r>
      <w:r>
        <w:rPr>
          <w:spacing w:val="3"/>
          <w:w w:val="110"/>
        </w:rPr>
        <w:t xml:space="preserve"> </w:t>
      </w:r>
      <w:r>
        <w:rPr>
          <w:w w:val="110"/>
        </w:rPr>
        <w:t>Some</w:t>
      </w:r>
      <w:r>
        <w:rPr>
          <w:spacing w:val="-15"/>
          <w:w w:val="110"/>
        </w:rPr>
        <w:t xml:space="preserve"> </w:t>
      </w:r>
      <w:r>
        <w:rPr>
          <w:w w:val="110"/>
        </w:rPr>
        <w:t>work</w:t>
      </w:r>
      <w:r>
        <w:rPr>
          <w:spacing w:val="-14"/>
          <w:w w:val="110"/>
        </w:rPr>
        <w:t xml:space="preserve"> </w:t>
      </w:r>
      <w:r>
        <w:rPr>
          <w:w w:val="110"/>
        </w:rPr>
        <w:t>focuses</w:t>
      </w:r>
      <w:r>
        <w:rPr>
          <w:spacing w:val="-15"/>
          <w:w w:val="110"/>
        </w:rPr>
        <w:t xml:space="preserve"> </w:t>
      </w:r>
      <w:r>
        <w:rPr>
          <w:w w:val="110"/>
        </w:rPr>
        <w:t>on</w:t>
      </w:r>
      <w:r>
        <w:rPr>
          <w:spacing w:val="-14"/>
          <w:w w:val="110"/>
        </w:rPr>
        <w:t xml:space="preserve"> </w:t>
      </w:r>
      <w:r>
        <w:rPr>
          <w:w w:val="110"/>
        </w:rPr>
        <w:t>length of</w:t>
      </w:r>
      <w:r>
        <w:rPr>
          <w:spacing w:val="-16"/>
          <w:w w:val="110"/>
        </w:rPr>
        <w:t xml:space="preserve"> </w:t>
      </w:r>
      <w:r>
        <w:rPr>
          <w:w w:val="110"/>
        </w:rPr>
        <w:t>service</w:t>
      </w:r>
      <w:r>
        <w:rPr>
          <w:spacing w:val="-16"/>
          <w:w w:val="110"/>
        </w:rPr>
        <w:t xml:space="preserve"> </w:t>
      </w:r>
      <w:r>
        <w:rPr>
          <w:w w:val="110"/>
        </w:rPr>
        <w:t>(Burkhauser</w:t>
      </w:r>
      <w:r>
        <w:rPr>
          <w:spacing w:val="-15"/>
          <w:w w:val="110"/>
        </w:rPr>
        <w:t xml:space="preserve"> </w:t>
      </w:r>
      <w:r>
        <w:rPr>
          <w:w w:val="110"/>
        </w:rPr>
        <w:t>et</w:t>
      </w:r>
      <w:r>
        <w:rPr>
          <w:spacing w:val="-16"/>
          <w:w w:val="110"/>
        </w:rPr>
        <w:t xml:space="preserve"> </w:t>
      </w:r>
      <w:r>
        <w:rPr>
          <w:w w:val="110"/>
        </w:rPr>
        <w:t>al.,</w:t>
      </w:r>
      <w:r>
        <w:rPr>
          <w:spacing w:val="-16"/>
          <w:w w:val="110"/>
        </w:rPr>
        <w:t xml:space="preserve"> </w:t>
      </w:r>
      <w:r>
        <w:rPr>
          <w:w w:val="110"/>
        </w:rPr>
        <w:t>2014)</w:t>
      </w:r>
      <w:r>
        <w:rPr>
          <w:spacing w:val="-15"/>
          <w:w w:val="110"/>
        </w:rPr>
        <w:t xml:space="preserve"> </w:t>
      </w:r>
      <w:r>
        <w:rPr>
          <w:w w:val="110"/>
        </w:rPr>
        <w:t>or</w:t>
      </w:r>
      <w:r>
        <w:rPr>
          <w:spacing w:val="-16"/>
          <w:w w:val="110"/>
        </w:rPr>
        <w:t xml:space="preserve"> </w:t>
      </w:r>
      <w:r>
        <w:rPr>
          <w:w w:val="110"/>
        </w:rPr>
        <w:t>involuntary</w:t>
      </w:r>
      <w:r>
        <w:rPr>
          <w:spacing w:val="-15"/>
          <w:w w:val="110"/>
        </w:rPr>
        <w:t xml:space="preserve"> </w:t>
      </w:r>
      <w:r>
        <w:rPr>
          <w:w w:val="110"/>
        </w:rPr>
        <w:t>separation</w:t>
      </w:r>
      <w:r>
        <w:rPr>
          <w:spacing w:val="-16"/>
          <w:w w:val="110"/>
        </w:rPr>
        <w:t xml:space="preserve"> </w:t>
      </w:r>
      <w:r>
        <w:rPr>
          <w:w w:val="110"/>
        </w:rPr>
        <w:t>or</w:t>
      </w:r>
      <w:r>
        <w:rPr>
          <w:spacing w:val="-16"/>
          <w:w w:val="110"/>
        </w:rPr>
        <w:t xml:space="preserve"> </w:t>
      </w:r>
      <w:r>
        <w:rPr>
          <w:w w:val="110"/>
        </w:rPr>
        <w:t>discharge</w:t>
      </w:r>
      <w:r>
        <w:rPr>
          <w:spacing w:val="-15"/>
          <w:w w:val="110"/>
        </w:rPr>
        <w:t xml:space="preserve"> </w:t>
      </w:r>
      <w:r>
        <w:rPr>
          <w:w w:val="110"/>
        </w:rPr>
        <w:t>due</w:t>
      </w:r>
      <w:r>
        <w:rPr>
          <w:spacing w:val="-16"/>
          <w:w w:val="110"/>
        </w:rPr>
        <w:t xml:space="preserve"> </w:t>
      </w:r>
      <w:r>
        <w:rPr>
          <w:w w:val="110"/>
        </w:rPr>
        <w:t>to</w:t>
      </w:r>
      <w:r>
        <w:rPr>
          <w:spacing w:val="-16"/>
          <w:w w:val="110"/>
        </w:rPr>
        <w:t xml:space="preserve"> </w:t>
      </w:r>
      <w:r>
        <w:rPr>
          <w:w w:val="110"/>
        </w:rPr>
        <w:t>medical</w:t>
      </w:r>
      <w:r>
        <w:rPr>
          <w:spacing w:val="-15"/>
          <w:w w:val="110"/>
        </w:rPr>
        <w:t xml:space="preserve"> </w:t>
      </w:r>
      <w:r>
        <w:rPr>
          <w:w w:val="110"/>
        </w:rPr>
        <w:t>concerns (Niebuhr et al., 2008; Hoge et al., 2002, 2006; Wilson et al.,</w:t>
      </w:r>
      <w:r>
        <w:rPr>
          <w:spacing w:val="11"/>
          <w:w w:val="110"/>
        </w:rPr>
        <w:t xml:space="preserve"> </w:t>
      </w:r>
      <w:r>
        <w:rPr>
          <w:w w:val="110"/>
        </w:rPr>
        <w:t>2009).</w:t>
      </w:r>
    </w:p>
    <w:p w:rsidR="00194060" w:rsidRDefault="00F75F9A">
      <w:pPr>
        <w:pStyle w:val="BodyText"/>
        <w:spacing w:line="312" w:lineRule="auto"/>
        <w:ind w:left="120" w:right="1437" w:firstLine="338"/>
        <w:jc w:val="both"/>
      </w:pPr>
      <w:r>
        <w:rPr>
          <w:w w:val="110"/>
        </w:rPr>
        <w:t>A core feature of the military attrition literature is the dearth of research that is anchored in military contexts. Instead, there is a focus on individual characteristics, such as the type of high school</w:t>
      </w:r>
      <w:r>
        <w:rPr>
          <w:spacing w:val="-12"/>
          <w:w w:val="110"/>
        </w:rPr>
        <w:t xml:space="preserve"> </w:t>
      </w:r>
      <w:r>
        <w:rPr>
          <w:w w:val="110"/>
        </w:rPr>
        <w:t>degree</w:t>
      </w:r>
      <w:r>
        <w:rPr>
          <w:spacing w:val="-11"/>
          <w:w w:val="110"/>
        </w:rPr>
        <w:t xml:space="preserve"> </w:t>
      </w:r>
      <w:r>
        <w:rPr>
          <w:w w:val="110"/>
        </w:rPr>
        <w:t>received,</w:t>
      </w:r>
      <w:r>
        <w:rPr>
          <w:spacing w:val="-11"/>
          <w:w w:val="110"/>
        </w:rPr>
        <w:t xml:space="preserve"> </w:t>
      </w:r>
      <w:r>
        <w:rPr>
          <w:w w:val="110"/>
        </w:rPr>
        <w:t>the</w:t>
      </w:r>
      <w:r>
        <w:rPr>
          <w:spacing w:val="-11"/>
          <w:w w:val="110"/>
        </w:rPr>
        <w:t xml:space="preserve"> </w:t>
      </w:r>
      <w:r>
        <w:rPr>
          <w:w w:val="110"/>
        </w:rPr>
        <w:t>Armed</w:t>
      </w:r>
      <w:r>
        <w:rPr>
          <w:spacing w:val="-11"/>
          <w:w w:val="110"/>
        </w:rPr>
        <w:t xml:space="preserve"> </w:t>
      </w:r>
      <w:r>
        <w:rPr>
          <w:spacing w:val="-4"/>
          <w:w w:val="110"/>
        </w:rPr>
        <w:t>Forces</w:t>
      </w:r>
      <w:r>
        <w:rPr>
          <w:spacing w:val="-11"/>
          <w:w w:val="110"/>
        </w:rPr>
        <w:t xml:space="preserve"> </w:t>
      </w:r>
      <w:r>
        <w:rPr>
          <w:w w:val="110"/>
        </w:rPr>
        <w:t>Qualification</w:t>
      </w:r>
      <w:r>
        <w:rPr>
          <w:spacing w:val="-12"/>
          <w:w w:val="110"/>
        </w:rPr>
        <w:t xml:space="preserve"> </w:t>
      </w:r>
      <w:r>
        <w:rPr>
          <w:spacing w:val="-5"/>
          <w:w w:val="110"/>
        </w:rPr>
        <w:t>Test</w:t>
      </w:r>
      <w:r>
        <w:rPr>
          <w:spacing w:val="-11"/>
          <w:w w:val="110"/>
        </w:rPr>
        <w:t xml:space="preserve"> </w:t>
      </w:r>
      <w:r>
        <w:rPr>
          <w:w w:val="110"/>
        </w:rPr>
        <w:t>(AFQT),</w:t>
      </w:r>
      <w:r>
        <w:rPr>
          <w:spacing w:val="-11"/>
          <w:w w:val="110"/>
        </w:rPr>
        <w:t xml:space="preserve"> </w:t>
      </w:r>
      <w:r>
        <w:rPr>
          <w:w w:val="110"/>
        </w:rPr>
        <w:t>and</w:t>
      </w:r>
      <w:r>
        <w:rPr>
          <w:spacing w:val="-11"/>
          <w:w w:val="110"/>
        </w:rPr>
        <w:t xml:space="preserve"> </w:t>
      </w:r>
      <w:r>
        <w:rPr>
          <w:w w:val="110"/>
        </w:rPr>
        <w:t>sometimes</w:t>
      </w:r>
      <w:r>
        <w:rPr>
          <w:spacing w:val="-11"/>
          <w:w w:val="110"/>
        </w:rPr>
        <w:t xml:space="preserve"> </w:t>
      </w:r>
      <w:r>
        <w:rPr>
          <w:w w:val="110"/>
        </w:rPr>
        <w:t>training</w:t>
      </w:r>
      <w:r>
        <w:rPr>
          <w:spacing w:val="-11"/>
          <w:w w:val="110"/>
        </w:rPr>
        <w:t xml:space="preserve"> </w:t>
      </w:r>
      <w:r>
        <w:rPr>
          <w:w w:val="110"/>
        </w:rPr>
        <w:t>and occupation factors. These data are often cross-sectional or limited to a specific</w:t>
      </w:r>
      <w:r>
        <w:rPr>
          <w:spacing w:val="-42"/>
          <w:w w:val="110"/>
        </w:rPr>
        <w:t xml:space="preserve"> </w:t>
      </w:r>
      <w:r>
        <w:rPr>
          <w:w w:val="110"/>
        </w:rPr>
        <w:t>timeframe.</w:t>
      </w:r>
    </w:p>
    <w:p w:rsidR="00194060" w:rsidRDefault="00F75F9A">
      <w:pPr>
        <w:pStyle w:val="BodyText"/>
        <w:spacing w:line="312" w:lineRule="auto"/>
        <w:ind w:left="120" w:right="1438" w:firstLine="338"/>
        <w:jc w:val="both"/>
      </w:pPr>
      <w:r>
        <w:rPr>
          <w:w w:val="110"/>
        </w:rPr>
        <w:t xml:space="preserve">As a first step towards studying this problem, </w:t>
      </w:r>
      <w:r>
        <w:rPr>
          <w:spacing w:val="-4"/>
          <w:w w:val="110"/>
        </w:rPr>
        <w:t xml:space="preserve">we </w:t>
      </w:r>
      <w:r>
        <w:rPr>
          <w:w w:val="110"/>
        </w:rPr>
        <w:t>examined the literature on attrition from</w:t>
      </w:r>
      <w:r>
        <w:rPr>
          <w:spacing w:val="-30"/>
          <w:w w:val="110"/>
        </w:rPr>
        <w:t xml:space="preserve"> </w:t>
      </w:r>
      <w:r>
        <w:rPr>
          <w:w w:val="110"/>
        </w:rPr>
        <w:t xml:space="preserve">the DoD, the US </w:t>
      </w:r>
      <w:r>
        <w:rPr>
          <w:spacing w:val="-5"/>
          <w:w w:val="110"/>
        </w:rPr>
        <w:t xml:space="preserve">Army, </w:t>
      </w:r>
      <w:r>
        <w:rPr>
          <w:w w:val="110"/>
        </w:rPr>
        <w:t>other military services, and the civilian sectors from the helping</w:t>
      </w:r>
      <w:r>
        <w:rPr>
          <w:spacing w:val="-32"/>
          <w:w w:val="110"/>
        </w:rPr>
        <w:t xml:space="preserve"> </w:t>
      </w:r>
      <w:r>
        <w:rPr>
          <w:w w:val="110"/>
        </w:rPr>
        <w:t xml:space="preserve">professions, management, and education. This review, along with discussions with experts from DoD, the </w:t>
      </w:r>
      <w:r>
        <w:rPr>
          <w:spacing w:val="-5"/>
          <w:w w:val="110"/>
        </w:rPr>
        <w:t>Army,</w:t>
      </w:r>
      <w:r>
        <w:rPr>
          <w:spacing w:val="-18"/>
          <w:w w:val="110"/>
        </w:rPr>
        <w:t xml:space="preserve"> </w:t>
      </w:r>
      <w:r>
        <w:rPr>
          <w:w w:val="110"/>
        </w:rPr>
        <w:t>and</w:t>
      </w:r>
      <w:r>
        <w:rPr>
          <w:spacing w:val="-18"/>
          <w:w w:val="110"/>
        </w:rPr>
        <w:t xml:space="preserve"> </w:t>
      </w:r>
      <w:r>
        <w:rPr>
          <w:w w:val="110"/>
        </w:rPr>
        <w:t>the</w:t>
      </w:r>
      <w:r>
        <w:rPr>
          <w:spacing w:val="-18"/>
          <w:w w:val="110"/>
        </w:rPr>
        <w:t xml:space="preserve"> </w:t>
      </w:r>
      <w:r>
        <w:rPr>
          <w:w w:val="110"/>
        </w:rPr>
        <w:t>civilian</w:t>
      </w:r>
      <w:r>
        <w:rPr>
          <w:spacing w:val="-18"/>
          <w:w w:val="110"/>
        </w:rPr>
        <w:t xml:space="preserve"> </w:t>
      </w:r>
      <w:r>
        <w:rPr>
          <w:w w:val="110"/>
        </w:rPr>
        <w:t>sector,</w:t>
      </w:r>
      <w:r>
        <w:rPr>
          <w:spacing w:val="-17"/>
          <w:w w:val="110"/>
        </w:rPr>
        <w:t xml:space="preserve"> </w:t>
      </w:r>
      <w:r>
        <w:rPr>
          <w:w w:val="110"/>
        </w:rPr>
        <w:t>informed</w:t>
      </w:r>
      <w:r>
        <w:rPr>
          <w:spacing w:val="-18"/>
          <w:w w:val="110"/>
        </w:rPr>
        <w:t xml:space="preserve"> </w:t>
      </w:r>
      <w:r>
        <w:rPr>
          <w:w w:val="110"/>
        </w:rPr>
        <w:t>the</w:t>
      </w:r>
      <w:r>
        <w:rPr>
          <w:spacing w:val="-18"/>
          <w:w w:val="110"/>
        </w:rPr>
        <w:t xml:space="preserve"> </w:t>
      </w:r>
      <w:r>
        <w:rPr>
          <w:w w:val="110"/>
        </w:rPr>
        <w:t>choice</w:t>
      </w:r>
      <w:r>
        <w:rPr>
          <w:spacing w:val="-18"/>
          <w:w w:val="110"/>
        </w:rPr>
        <w:t xml:space="preserve"> </w:t>
      </w:r>
      <w:r>
        <w:rPr>
          <w:w w:val="110"/>
        </w:rPr>
        <w:t>of</w:t>
      </w:r>
      <w:r>
        <w:rPr>
          <w:spacing w:val="-18"/>
          <w:w w:val="110"/>
        </w:rPr>
        <w:t xml:space="preserve"> </w:t>
      </w:r>
      <w:r>
        <w:rPr>
          <w:w w:val="110"/>
        </w:rPr>
        <w:t>variables</w:t>
      </w:r>
      <w:r>
        <w:rPr>
          <w:spacing w:val="-18"/>
          <w:w w:val="110"/>
        </w:rPr>
        <w:t xml:space="preserve"> </w:t>
      </w:r>
      <w:r>
        <w:rPr>
          <w:w w:val="110"/>
        </w:rPr>
        <w:t>in</w:t>
      </w:r>
      <w:r>
        <w:rPr>
          <w:spacing w:val="-18"/>
          <w:w w:val="110"/>
        </w:rPr>
        <w:t xml:space="preserve"> </w:t>
      </w:r>
      <w:r>
        <w:rPr>
          <w:w w:val="110"/>
        </w:rPr>
        <w:t>the</w:t>
      </w:r>
      <w:r>
        <w:rPr>
          <w:spacing w:val="-18"/>
          <w:w w:val="110"/>
        </w:rPr>
        <w:t xml:space="preserve"> </w:t>
      </w:r>
      <w:r>
        <w:rPr>
          <w:w w:val="110"/>
        </w:rPr>
        <w:t>models.</w:t>
      </w:r>
      <w:r>
        <w:rPr>
          <w:spacing w:val="2"/>
          <w:w w:val="110"/>
        </w:rPr>
        <w:t xml:space="preserve"> </w:t>
      </w:r>
      <w:r>
        <w:rPr>
          <w:w w:val="110"/>
        </w:rPr>
        <w:t>Appendix</w:t>
      </w:r>
      <w:r>
        <w:rPr>
          <w:spacing w:val="-18"/>
          <w:w w:val="110"/>
        </w:rPr>
        <w:t xml:space="preserve"> </w:t>
      </w:r>
      <w:r>
        <w:rPr>
          <w:w w:val="110"/>
        </w:rPr>
        <w:t>B</w:t>
      </w:r>
      <w:r>
        <w:rPr>
          <w:spacing w:val="-18"/>
          <w:w w:val="110"/>
        </w:rPr>
        <w:t xml:space="preserve"> </w:t>
      </w:r>
      <w:r>
        <w:rPr>
          <w:w w:val="110"/>
        </w:rPr>
        <w:t>provides a summary of literature review delivered to ARI in December 2016 (Shipp et al.,</w:t>
      </w:r>
      <w:r>
        <w:rPr>
          <w:spacing w:val="9"/>
          <w:w w:val="110"/>
        </w:rPr>
        <w:t xml:space="preserve"> </w:t>
      </w:r>
      <w:r>
        <w:rPr>
          <w:w w:val="110"/>
        </w:rPr>
        <w:t>2016).</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Heading1"/>
        <w:numPr>
          <w:ilvl w:val="0"/>
          <w:numId w:val="11"/>
        </w:numPr>
        <w:tabs>
          <w:tab w:val="left" w:pos="604"/>
          <w:tab w:val="left" w:pos="605"/>
        </w:tabs>
        <w:spacing w:line="324" w:lineRule="auto"/>
        <w:ind w:right="1441" w:hanging="484"/>
      </w:pPr>
      <w:bookmarkStart w:id="9" w:name="_TOC_250004"/>
      <w:bookmarkEnd w:id="9"/>
      <w:r>
        <w:rPr>
          <w:w w:val="115"/>
        </w:rPr>
        <w:lastRenderedPageBreak/>
        <w:t>A Stylized Simulation Model and Statistical Analysis of Attri- tion</w:t>
      </w:r>
    </w:p>
    <w:p w:rsidR="00194060" w:rsidRDefault="00F75F9A">
      <w:pPr>
        <w:pStyle w:val="BodyText"/>
        <w:spacing w:before="167" w:line="312" w:lineRule="auto"/>
        <w:ind w:left="120" w:right="1436"/>
        <w:jc w:val="both"/>
      </w:pPr>
      <w:r>
        <w:rPr>
          <w:spacing w:val="-10"/>
          <w:w w:val="105"/>
        </w:rPr>
        <w:t xml:space="preserve">To </w:t>
      </w:r>
      <w:r>
        <w:rPr>
          <w:w w:val="105"/>
        </w:rPr>
        <w:t xml:space="preserve">explain the statistical modeling approach used in this application, </w:t>
      </w:r>
      <w:r>
        <w:rPr>
          <w:spacing w:val="-4"/>
          <w:w w:val="105"/>
        </w:rPr>
        <w:t xml:space="preserve">we </w:t>
      </w:r>
      <w:r>
        <w:rPr>
          <w:w w:val="105"/>
        </w:rPr>
        <w:t xml:space="preserve">first describe a stylized system in which </w:t>
      </w:r>
      <w:r>
        <w:rPr>
          <w:spacing w:val="-4"/>
          <w:w w:val="105"/>
        </w:rPr>
        <w:t xml:space="preserve">we </w:t>
      </w:r>
      <w:r>
        <w:rPr>
          <w:w w:val="105"/>
        </w:rPr>
        <w:t xml:space="preserve">follow Soldiers in their first enlistment. This is encoded in an agent-based  model (ABM) that simulates 10 years of enlistments and attritions. This  controlled,  synthetic system allows us to encode simple, probabilistic rules that affect attrition. </w:t>
      </w:r>
      <w:r>
        <w:rPr>
          <w:spacing w:val="-6"/>
          <w:w w:val="105"/>
        </w:rPr>
        <w:t xml:space="preserve">For </w:t>
      </w:r>
      <w:r>
        <w:rPr>
          <w:w w:val="105"/>
        </w:rPr>
        <w:t xml:space="preserve">example, the ABM  can assign different attrition probabilities based on unit, or time of service. More generally, the  ABM could modify the attrition probability of a Soldier depending on the quality of his or her leader, social connections, or past </w:t>
      </w:r>
      <w:r>
        <w:rPr>
          <w:spacing w:val="-3"/>
          <w:w w:val="105"/>
        </w:rPr>
        <w:t xml:space="preserve">history. </w:t>
      </w:r>
      <w:r>
        <w:rPr>
          <w:spacing w:val="-7"/>
          <w:w w:val="105"/>
        </w:rPr>
        <w:t xml:space="preserve">For </w:t>
      </w:r>
      <w:r>
        <w:rPr>
          <w:w w:val="105"/>
        </w:rPr>
        <w:t xml:space="preserve">this document, </w:t>
      </w:r>
      <w:r>
        <w:rPr>
          <w:spacing w:val="-4"/>
          <w:w w:val="105"/>
        </w:rPr>
        <w:t xml:space="preserve">we </w:t>
      </w:r>
      <w:r>
        <w:rPr>
          <w:w w:val="105"/>
        </w:rPr>
        <w:t xml:space="preserve">use this ABM to produce records that are similar to records </w:t>
      </w:r>
      <w:r>
        <w:rPr>
          <w:spacing w:val="-4"/>
          <w:w w:val="105"/>
        </w:rPr>
        <w:t xml:space="preserve">we  </w:t>
      </w:r>
      <w:r>
        <w:rPr>
          <w:w w:val="105"/>
        </w:rPr>
        <w:t xml:space="preserve">obtain from the transactional data used in this larger </w:t>
      </w:r>
      <w:r>
        <w:rPr>
          <w:spacing w:val="-4"/>
          <w:w w:val="105"/>
        </w:rPr>
        <w:t xml:space="preserve">study,  </w:t>
      </w:r>
      <w:r>
        <w:rPr>
          <w:w w:val="105"/>
        </w:rPr>
        <w:t>giving     us an opportunity to develop and test statistical methodology that is suitable for data of this size    and</w:t>
      </w:r>
      <w:r>
        <w:rPr>
          <w:spacing w:val="14"/>
          <w:w w:val="105"/>
        </w:rPr>
        <w:t xml:space="preserve"> </w:t>
      </w:r>
      <w:r>
        <w:rPr>
          <w:w w:val="105"/>
        </w:rPr>
        <w:t>form.</w:t>
      </w:r>
    </w:p>
    <w:p w:rsidR="00194060" w:rsidRDefault="00F75F9A">
      <w:pPr>
        <w:pStyle w:val="BodyText"/>
        <w:spacing w:line="312" w:lineRule="auto"/>
        <w:ind w:left="120" w:right="1437" w:firstLine="338"/>
        <w:jc w:val="both"/>
      </w:pPr>
      <w:r>
        <w:rPr>
          <w:spacing w:val="-9"/>
          <w:w w:val="110"/>
        </w:rPr>
        <w:t xml:space="preserve">We </w:t>
      </w:r>
      <w:r>
        <w:rPr>
          <w:w w:val="110"/>
        </w:rPr>
        <w:t>simulate quarterly data collected from this ABM, and then describe a Bayesian model developed in King (2014), used to estimate the effect of different variables on attrition. This approach generalizes the standard (Cox, 1972) model to handle multiple time scales (e.g. year and time of service), random individual effects (e.g. and individual’s tast for military service), and</w:t>
      </w:r>
      <w:r>
        <w:rPr>
          <w:spacing w:val="-29"/>
          <w:w w:val="110"/>
        </w:rPr>
        <w:t xml:space="preserve"> </w:t>
      </w:r>
      <w:r>
        <w:rPr>
          <w:w w:val="110"/>
        </w:rPr>
        <w:t>flexible,</w:t>
      </w:r>
      <w:r>
        <w:rPr>
          <w:spacing w:val="-27"/>
          <w:w w:val="110"/>
        </w:rPr>
        <w:t xml:space="preserve"> </w:t>
      </w:r>
      <w:r>
        <w:rPr>
          <w:w w:val="110"/>
        </w:rPr>
        <w:t>non-parametric</w:t>
      </w:r>
      <w:r>
        <w:rPr>
          <w:spacing w:val="-28"/>
          <w:w w:val="110"/>
        </w:rPr>
        <w:t xml:space="preserve"> </w:t>
      </w:r>
      <w:r>
        <w:rPr>
          <w:w w:val="110"/>
        </w:rPr>
        <w:t>specifications</w:t>
      </w:r>
      <w:r>
        <w:rPr>
          <w:spacing w:val="-28"/>
          <w:w w:val="110"/>
        </w:rPr>
        <w:t xml:space="preserve"> </w:t>
      </w:r>
      <w:r>
        <w:rPr>
          <w:w w:val="110"/>
        </w:rPr>
        <w:t>for</w:t>
      </w:r>
      <w:r>
        <w:rPr>
          <w:spacing w:val="-28"/>
          <w:w w:val="110"/>
        </w:rPr>
        <w:t xml:space="preserve"> </w:t>
      </w:r>
      <w:r>
        <w:rPr>
          <w:w w:val="110"/>
        </w:rPr>
        <w:t>continuous</w:t>
      </w:r>
      <w:r>
        <w:rPr>
          <w:spacing w:val="-28"/>
          <w:w w:val="110"/>
        </w:rPr>
        <w:t xml:space="preserve"> </w:t>
      </w:r>
      <w:r>
        <w:rPr>
          <w:w w:val="110"/>
        </w:rPr>
        <w:t>effects</w:t>
      </w:r>
      <w:r>
        <w:rPr>
          <w:spacing w:val="-28"/>
          <w:w w:val="110"/>
        </w:rPr>
        <w:t xml:space="preserve"> </w:t>
      </w:r>
      <w:r>
        <w:rPr>
          <w:w w:val="110"/>
        </w:rPr>
        <w:t>(e.g.</w:t>
      </w:r>
      <w:r>
        <w:rPr>
          <w:spacing w:val="-16"/>
          <w:w w:val="110"/>
        </w:rPr>
        <w:t xml:space="preserve"> </w:t>
      </w:r>
      <w:r>
        <w:rPr>
          <w:w w:val="110"/>
        </w:rPr>
        <w:t>age,</w:t>
      </w:r>
      <w:r>
        <w:rPr>
          <w:spacing w:val="-27"/>
          <w:w w:val="110"/>
        </w:rPr>
        <w:t xml:space="preserve"> </w:t>
      </w:r>
      <w:r>
        <w:rPr>
          <w:w w:val="110"/>
        </w:rPr>
        <w:t>days</w:t>
      </w:r>
      <w:r>
        <w:rPr>
          <w:spacing w:val="-28"/>
          <w:w w:val="110"/>
        </w:rPr>
        <w:t xml:space="preserve"> </w:t>
      </w:r>
      <w:r>
        <w:rPr>
          <w:w w:val="110"/>
        </w:rPr>
        <w:t>deployed).</w:t>
      </w:r>
      <w:r>
        <w:rPr>
          <w:spacing w:val="-16"/>
          <w:w w:val="110"/>
        </w:rPr>
        <w:t xml:space="preserve"> </w:t>
      </w:r>
      <w:r>
        <w:rPr>
          <w:w w:val="110"/>
        </w:rPr>
        <w:t>Section</w:t>
      </w:r>
    </w:p>
    <w:p w:rsidR="00194060" w:rsidRDefault="00F75F9A">
      <w:pPr>
        <w:pStyle w:val="BodyText"/>
        <w:spacing w:line="312" w:lineRule="auto"/>
        <w:ind w:left="120" w:right="1436"/>
        <w:jc w:val="both"/>
      </w:pPr>
      <w:r>
        <w:rPr>
          <w:w w:val="110"/>
        </w:rPr>
        <w:t xml:space="preserve">3.1 gives the details of this ABM and Section 3.2.2 describes the Bayesian model in some detail, including the prior formulation, the resulting posterior distribution, and the use of </w:t>
      </w:r>
      <w:r>
        <w:rPr>
          <w:spacing w:val="-3"/>
          <w:w w:val="110"/>
        </w:rPr>
        <w:t xml:space="preserve">Markov </w:t>
      </w:r>
      <w:r>
        <w:rPr>
          <w:w w:val="110"/>
        </w:rPr>
        <w:t>chain Monte</w:t>
      </w:r>
      <w:r>
        <w:rPr>
          <w:spacing w:val="-31"/>
          <w:w w:val="110"/>
        </w:rPr>
        <w:t xml:space="preserve"> </w:t>
      </w:r>
      <w:r>
        <w:rPr>
          <w:w w:val="110"/>
        </w:rPr>
        <w:t>Carlo</w:t>
      </w:r>
      <w:r>
        <w:rPr>
          <w:spacing w:val="-30"/>
          <w:w w:val="110"/>
        </w:rPr>
        <w:t xml:space="preserve"> </w:t>
      </w:r>
      <w:r>
        <w:rPr>
          <w:w w:val="110"/>
        </w:rPr>
        <w:t>to</w:t>
      </w:r>
      <w:r>
        <w:rPr>
          <w:spacing w:val="-31"/>
          <w:w w:val="110"/>
        </w:rPr>
        <w:t xml:space="preserve"> </w:t>
      </w:r>
      <w:r>
        <w:rPr>
          <w:w w:val="110"/>
        </w:rPr>
        <w:t>produce</w:t>
      </w:r>
      <w:r>
        <w:rPr>
          <w:spacing w:val="-30"/>
          <w:w w:val="110"/>
        </w:rPr>
        <w:t xml:space="preserve"> </w:t>
      </w:r>
      <w:r>
        <w:rPr>
          <w:w w:val="110"/>
        </w:rPr>
        <w:t>samples</w:t>
      </w:r>
      <w:r>
        <w:rPr>
          <w:spacing w:val="-30"/>
          <w:w w:val="110"/>
        </w:rPr>
        <w:t xml:space="preserve"> </w:t>
      </w:r>
      <w:r>
        <w:rPr>
          <w:w w:val="110"/>
        </w:rPr>
        <w:t>from</w:t>
      </w:r>
      <w:r>
        <w:rPr>
          <w:spacing w:val="-31"/>
          <w:w w:val="110"/>
        </w:rPr>
        <w:t xml:space="preserve"> </w:t>
      </w:r>
      <w:r>
        <w:rPr>
          <w:w w:val="110"/>
        </w:rPr>
        <w:t>this</w:t>
      </w:r>
      <w:r>
        <w:rPr>
          <w:spacing w:val="-30"/>
          <w:w w:val="110"/>
        </w:rPr>
        <w:t xml:space="preserve"> </w:t>
      </w:r>
      <w:r>
        <w:rPr>
          <w:w w:val="110"/>
        </w:rPr>
        <w:t>distribution.</w:t>
      </w:r>
      <w:r>
        <w:rPr>
          <w:spacing w:val="-5"/>
          <w:w w:val="110"/>
        </w:rPr>
        <w:t xml:space="preserve"> </w:t>
      </w:r>
      <w:r>
        <w:rPr>
          <w:spacing w:val="-3"/>
          <w:w w:val="110"/>
        </w:rPr>
        <w:t>Finally,</w:t>
      </w:r>
      <w:r>
        <w:rPr>
          <w:spacing w:val="-27"/>
          <w:w w:val="110"/>
        </w:rPr>
        <w:t xml:space="preserve"> </w:t>
      </w:r>
      <w:r>
        <w:rPr>
          <w:spacing w:val="-3"/>
          <w:w w:val="110"/>
        </w:rPr>
        <w:t>we</w:t>
      </w:r>
      <w:r>
        <w:rPr>
          <w:spacing w:val="-31"/>
          <w:w w:val="110"/>
        </w:rPr>
        <w:t xml:space="preserve"> </w:t>
      </w:r>
      <w:r>
        <w:rPr>
          <w:w w:val="110"/>
        </w:rPr>
        <w:t>show</w:t>
      </w:r>
      <w:r>
        <w:rPr>
          <w:spacing w:val="-30"/>
          <w:w w:val="110"/>
        </w:rPr>
        <w:t xml:space="preserve"> </w:t>
      </w:r>
      <w:r>
        <w:rPr>
          <w:w w:val="110"/>
        </w:rPr>
        <w:t>how</w:t>
      </w:r>
      <w:r>
        <w:rPr>
          <w:spacing w:val="-30"/>
          <w:w w:val="110"/>
        </w:rPr>
        <w:t xml:space="preserve"> </w:t>
      </w:r>
      <w:r>
        <w:rPr>
          <w:w w:val="110"/>
        </w:rPr>
        <w:t>these</w:t>
      </w:r>
      <w:r>
        <w:rPr>
          <w:spacing w:val="-30"/>
          <w:w w:val="110"/>
        </w:rPr>
        <w:t xml:space="preserve"> </w:t>
      </w:r>
      <w:r>
        <w:rPr>
          <w:w w:val="110"/>
        </w:rPr>
        <w:t>samples</w:t>
      </w:r>
      <w:r>
        <w:rPr>
          <w:spacing w:val="-31"/>
          <w:w w:val="110"/>
        </w:rPr>
        <w:t xml:space="preserve"> </w:t>
      </w:r>
      <w:r>
        <w:rPr>
          <w:w w:val="110"/>
        </w:rPr>
        <w:t>can</w:t>
      </w:r>
      <w:r>
        <w:rPr>
          <w:spacing w:val="-30"/>
          <w:w w:val="110"/>
        </w:rPr>
        <w:t xml:space="preserve"> </w:t>
      </w:r>
      <w:r>
        <w:rPr>
          <w:w w:val="110"/>
        </w:rPr>
        <w:t xml:space="preserve">then </w:t>
      </w:r>
      <w:r>
        <w:rPr>
          <w:spacing w:val="3"/>
          <w:w w:val="110"/>
        </w:rPr>
        <w:t>be</w:t>
      </w:r>
      <w:r>
        <w:rPr>
          <w:spacing w:val="-16"/>
          <w:w w:val="110"/>
        </w:rPr>
        <w:t xml:space="preserve"> </w:t>
      </w:r>
      <w:r>
        <w:rPr>
          <w:w w:val="110"/>
        </w:rPr>
        <w:t>summarized</w:t>
      </w:r>
      <w:r>
        <w:rPr>
          <w:spacing w:val="-16"/>
          <w:w w:val="110"/>
        </w:rPr>
        <w:t xml:space="preserve"> </w:t>
      </w:r>
      <w:r>
        <w:rPr>
          <w:w w:val="110"/>
        </w:rPr>
        <w:t>to</w:t>
      </w:r>
      <w:r>
        <w:rPr>
          <w:spacing w:val="-15"/>
          <w:w w:val="110"/>
        </w:rPr>
        <w:t xml:space="preserve"> </w:t>
      </w:r>
      <w:r>
        <w:rPr>
          <w:w w:val="110"/>
        </w:rPr>
        <w:t>produce</w:t>
      </w:r>
      <w:r>
        <w:rPr>
          <w:spacing w:val="-15"/>
          <w:w w:val="110"/>
        </w:rPr>
        <w:t xml:space="preserve"> </w:t>
      </w:r>
      <w:r>
        <w:rPr>
          <w:w w:val="110"/>
        </w:rPr>
        <w:t>estimates</w:t>
      </w:r>
      <w:r>
        <w:rPr>
          <w:spacing w:val="-16"/>
          <w:w w:val="110"/>
        </w:rPr>
        <w:t xml:space="preserve"> </w:t>
      </w:r>
      <w:r>
        <w:rPr>
          <w:w w:val="110"/>
        </w:rPr>
        <w:t>of</w:t>
      </w:r>
      <w:r>
        <w:rPr>
          <w:spacing w:val="-16"/>
          <w:w w:val="110"/>
        </w:rPr>
        <w:t xml:space="preserve"> </w:t>
      </w:r>
      <w:r>
        <w:rPr>
          <w:w w:val="110"/>
        </w:rPr>
        <w:t>the</w:t>
      </w:r>
      <w:r>
        <w:rPr>
          <w:spacing w:val="-15"/>
          <w:w w:val="110"/>
        </w:rPr>
        <w:t xml:space="preserve"> </w:t>
      </w:r>
      <w:r>
        <w:rPr>
          <w:w w:val="110"/>
        </w:rPr>
        <w:t>unit</w:t>
      </w:r>
      <w:r>
        <w:rPr>
          <w:spacing w:val="-15"/>
          <w:w w:val="110"/>
        </w:rPr>
        <w:t xml:space="preserve"> </w:t>
      </w:r>
      <w:r>
        <w:rPr>
          <w:w w:val="110"/>
        </w:rPr>
        <w:t>and</w:t>
      </w:r>
      <w:r>
        <w:rPr>
          <w:spacing w:val="-16"/>
          <w:w w:val="110"/>
        </w:rPr>
        <w:t xml:space="preserve"> </w:t>
      </w:r>
      <w:r>
        <w:rPr>
          <w:w w:val="110"/>
        </w:rPr>
        <w:t>term</w:t>
      </w:r>
      <w:r>
        <w:rPr>
          <w:spacing w:val="-15"/>
          <w:w w:val="110"/>
        </w:rPr>
        <w:t xml:space="preserve"> </w:t>
      </w:r>
      <w:r>
        <w:rPr>
          <w:w w:val="110"/>
        </w:rPr>
        <w:t>effects,</w:t>
      </w:r>
      <w:r>
        <w:rPr>
          <w:spacing w:val="-13"/>
          <w:w w:val="110"/>
        </w:rPr>
        <w:t xml:space="preserve"> </w:t>
      </w:r>
      <w:r>
        <w:rPr>
          <w:w w:val="110"/>
        </w:rPr>
        <w:t>and</w:t>
      </w:r>
      <w:r>
        <w:rPr>
          <w:spacing w:val="-16"/>
          <w:w w:val="110"/>
        </w:rPr>
        <w:t xml:space="preserve"> </w:t>
      </w:r>
      <w:r>
        <w:rPr>
          <w:w w:val="110"/>
        </w:rPr>
        <w:t>measures</w:t>
      </w:r>
      <w:r>
        <w:rPr>
          <w:spacing w:val="-15"/>
          <w:w w:val="110"/>
        </w:rPr>
        <w:t xml:space="preserve"> </w:t>
      </w:r>
      <w:r>
        <w:rPr>
          <w:w w:val="110"/>
        </w:rPr>
        <w:t>of</w:t>
      </w:r>
      <w:r>
        <w:rPr>
          <w:spacing w:val="-15"/>
          <w:w w:val="110"/>
        </w:rPr>
        <w:t xml:space="preserve"> </w:t>
      </w:r>
      <w:r>
        <w:rPr>
          <w:w w:val="110"/>
        </w:rPr>
        <w:t>their</w:t>
      </w:r>
      <w:r>
        <w:rPr>
          <w:spacing w:val="-16"/>
          <w:w w:val="110"/>
        </w:rPr>
        <w:t xml:space="preserve"> </w:t>
      </w:r>
      <w:r>
        <w:rPr>
          <w:spacing w:val="-3"/>
          <w:w w:val="110"/>
        </w:rPr>
        <w:t xml:space="preserve">uncertainty. </w:t>
      </w:r>
      <w:r>
        <w:rPr>
          <w:w w:val="110"/>
        </w:rPr>
        <w:t>This</w:t>
      </w:r>
      <w:r>
        <w:rPr>
          <w:spacing w:val="-15"/>
          <w:w w:val="110"/>
        </w:rPr>
        <w:t xml:space="preserve"> </w:t>
      </w:r>
      <w:r>
        <w:rPr>
          <w:w w:val="110"/>
        </w:rPr>
        <w:t>should</w:t>
      </w:r>
      <w:r>
        <w:rPr>
          <w:spacing w:val="-15"/>
          <w:w w:val="110"/>
        </w:rPr>
        <w:t xml:space="preserve"> </w:t>
      </w:r>
      <w:r>
        <w:rPr>
          <w:w w:val="110"/>
        </w:rPr>
        <w:t>facilitate</w:t>
      </w:r>
      <w:r>
        <w:rPr>
          <w:spacing w:val="-15"/>
          <w:w w:val="110"/>
        </w:rPr>
        <w:t xml:space="preserve"> </w:t>
      </w:r>
      <w:r>
        <w:rPr>
          <w:w w:val="110"/>
        </w:rPr>
        <w:t>understanding</w:t>
      </w:r>
      <w:r>
        <w:rPr>
          <w:spacing w:val="-15"/>
          <w:w w:val="110"/>
        </w:rPr>
        <w:t xml:space="preserve"> </w:t>
      </w:r>
      <w:r>
        <w:rPr>
          <w:w w:val="110"/>
        </w:rPr>
        <w:t>of</w:t>
      </w:r>
      <w:r>
        <w:rPr>
          <w:spacing w:val="-16"/>
          <w:w w:val="110"/>
        </w:rPr>
        <w:t xml:space="preserve"> </w:t>
      </w:r>
      <w:r>
        <w:rPr>
          <w:w w:val="110"/>
        </w:rPr>
        <w:t>the</w:t>
      </w:r>
      <w:r>
        <w:rPr>
          <w:spacing w:val="-14"/>
          <w:w w:val="110"/>
        </w:rPr>
        <w:t xml:space="preserve"> </w:t>
      </w:r>
      <w:r>
        <w:rPr>
          <w:w w:val="110"/>
        </w:rPr>
        <w:t>full</w:t>
      </w:r>
      <w:r>
        <w:rPr>
          <w:spacing w:val="-16"/>
          <w:w w:val="110"/>
        </w:rPr>
        <w:t xml:space="preserve"> </w:t>
      </w:r>
      <w:r>
        <w:rPr>
          <w:w w:val="110"/>
        </w:rPr>
        <w:t>analysis</w:t>
      </w:r>
      <w:r>
        <w:rPr>
          <w:spacing w:val="-15"/>
          <w:w w:val="110"/>
        </w:rPr>
        <w:t xml:space="preserve"> </w:t>
      </w:r>
      <w:r>
        <w:rPr>
          <w:w w:val="110"/>
        </w:rPr>
        <w:t>which</w:t>
      </w:r>
      <w:r>
        <w:rPr>
          <w:spacing w:val="-15"/>
          <w:w w:val="110"/>
        </w:rPr>
        <w:t xml:space="preserve"> </w:t>
      </w:r>
      <w:r>
        <w:rPr>
          <w:w w:val="110"/>
        </w:rPr>
        <w:t>uses</w:t>
      </w:r>
      <w:r>
        <w:rPr>
          <w:spacing w:val="-15"/>
          <w:w w:val="110"/>
        </w:rPr>
        <w:t xml:space="preserve"> </w:t>
      </w:r>
      <w:r>
        <w:rPr>
          <w:w w:val="110"/>
        </w:rPr>
        <w:t>a</w:t>
      </w:r>
      <w:r>
        <w:rPr>
          <w:spacing w:val="-15"/>
          <w:w w:val="110"/>
        </w:rPr>
        <w:t xml:space="preserve"> </w:t>
      </w:r>
      <w:r>
        <w:rPr>
          <w:w w:val="110"/>
        </w:rPr>
        <w:t>more</w:t>
      </w:r>
      <w:r>
        <w:rPr>
          <w:spacing w:val="-15"/>
          <w:w w:val="110"/>
        </w:rPr>
        <w:t xml:space="preserve"> </w:t>
      </w:r>
      <w:r>
        <w:rPr>
          <w:w w:val="110"/>
        </w:rPr>
        <w:t>complicated</w:t>
      </w:r>
      <w:r>
        <w:rPr>
          <w:spacing w:val="-15"/>
          <w:w w:val="110"/>
        </w:rPr>
        <w:t xml:space="preserve"> </w:t>
      </w:r>
      <w:r>
        <w:rPr>
          <w:w w:val="110"/>
        </w:rPr>
        <w:t>form</w:t>
      </w:r>
      <w:r>
        <w:rPr>
          <w:spacing w:val="-15"/>
          <w:w w:val="110"/>
        </w:rPr>
        <w:t xml:space="preserve"> </w:t>
      </w:r>
      <w:r>
        <w:rPr>
          <w:w w:val="110"/>
        </w:rPr>
        <w:t>of</w:t>
      </w:r>
      <w:r>
        <w:rPr>
          <w:spacing w:val="-15"/>
          <w:w w:val="110"/>
        </w:rPr>
        <w:t xml:space="preserve"> </w:t>
      </w:r>
      <w:r>
        <w:rPr>
          <w:w w:val="110"/>
        </w:rPr>
        <w:t>the statistical model described in Section</w:t>
      </w:r>
      <w:r>
        <w:rPr>
          <w:spacing w:val="50"/>
          <w:w w:val="110"/>
        </w:rPr>
        <w:t xml:space="preserve"> </w:t>
      </w:r>
      <w:r>
        <w:rPr>
          <w:w w:val="110"/>
        </w:rPr>
        <w:t>4.</w:t>
      </w:r>
    </w:p>
    <w:p w:rsidR="00194060" w:rsidRDefault="00194060">
      <w:pPr>
        <w:pStyle w:val="BodyText"/>
        <w:spacing w:before="5"/>
        <w:rPr>
          <w:sz w:val="25"/>
        </w:rPr>
      </w:pPr>
    </w:p>
    <w:p w:rsidR="00194060" w:rsidRDefault="00F75F9A">
      <w:pPr>
        <w:pStyle w:val="Heading2"/>
        <w:numPr>
          <w:ilvl w:val="1"/>
          <w:numId w:val="10"/>
        </w:numPr>
        <w:tabs>
          <w:tab w:val="left" w:pos="732"/>
          <w:tab w:val="left" w:pos="733"/>
        </w:tabs>
        <w:ind w:hanging="612"/>
      </w:pPr>
      <w:r>
        <w:rPr>
          <w:w w:val="115"/>
        </w:rPr>
        <w:t>The Stylized Agent Based</w:t>
      </w:r>
      <w:r>
        <w:rPr>
          <w:spacing w:val="9"/>
          <w:w w:val="115"/>
        </w:rPr>
        <w:t xml:space="preserve"> </w:t>
      </w:r>
      <w:r>
        <w:rPr>
          <w:w w:val="115"/>
        </w:rPr>
        <w:t>Model</w:t>
      </w:r>
    </w:p>
    <w:p w:rsidR="00194060" w:rsidRDefault="00F75F9A">
      <w:pPr>
        <w:pStyle w:val="BodyText"/>
        <w:spacing w:before="213" w:line="312" w:lineRule="auto"/>
        <w:ind w:left="120" w:right="1437"/>
        <w:jc w:val="both"/>
      </w:pPr>
      <w:r>
        <w:rPr>
          <w:w w:val="105"/>
        </w:rPr>
        <w:t xml:space="preserve">The ABM simulates enlistment histories for 100,000 individual Soldiers </w:t>
      </w:r>
      <w:r>
        <w:rPr>
          <w:spacing w:val="-3"/>
          <w:w w:val="105"/>
        </w:rPr>
        <w:t xml:space="preserve">over </w:t>
      </w:r>
      <w:r>
        <w:rPr>
          <w:w w:val="105"/>
        </w:rPr>
        <w:t xml:space="preserve">the course of 10 years. Soldiers enlist at random times distributed uniformly </w:t>
      </w:r>
      <w:r>
        <w:rPr>
          <w:spacing w:val="-3"/>
          <w:w w:val="105"/>
        </w:rPr>
        <w:t xml:space="preserve">over </w:t>
      </w:r>
      <w:r>
        <w:rPr>
          <w:w w:val="105"/>
        </w:rPr>
        <w:t xml:space="preserve">the course of 10 years. Each Soldier  either serves the full 3-years of the term, or else drops out (attrits) prior to the end of their first full term. Because the Active Duty Military Personnel Transaction file updates quarterly, and because this is a key data source used in the large analysis of Section 4, the ABM updates every quarter as well. Figure 1 shows the simulated histories of a collection of 25 enlistees </w:t>
      </w:r>
      <w:r>
        <w:rPr>
          <w:spacing w:val="-4"/>
          <w:w w:val="105"/>
        </w:rPr>
        <w:t xml:space="preserve">over </w:t>
      </w:r>
      <w:r>
        <w:rPr>
          <w:w w:val="105"/>
        </w:rPr>
        <w:t>course of the 10-year (40 quarter)</w:t>
      </w:r>
      <w:r>
        <w:rPr>
          <w:spacing w:val="30"/>
          <w:w w:val="105"/>
        </w:rPr>
        <w:t xml:space="preserve"> </w:t>
      </w:r>
      <w:r>
        <w:rPr>
          <w:w w:val="105"/>
        </w:rPr>
        <w:t>simulation.</w:t>
      </w:r>
    </w:p>
    <w:p w:rsidR="00194060" w:rsidRDefault="00F75F9A">
      <w:pPr>
        <w:pStyle w:val="BodyText"/>
        <w:spacing w:line="312" w:lineRule="auto"/>
        <w:ind w:left="120" w:right="1439" w:firstLine="338"/>
        <w:jc w:val="both"/>
      </w:pPr>
      <w:r>
        <w:rPr>
          <w:w w:val="110"/>
        </w:rPr>
        <w:t>For this demonstration, we specify that the attrition probability for any Soldier at any given time depends only on two factors:</w:t>
      </w:r>
    </w:p>
    <w:p w:rsidR="00194060" w:rsidRDefault="00F75F9A">
      <w:pPr>
        <w:pStyle w:val="ListParagraph"/>
        <w:numPr>
          <w:ilvl w:val="2"/>
          <w:numId w:val="10"/>
        </w:numPr>
        <w:tabs>
          <w:tab w:val="left" w:pos="666"/>
        </w:tabs>
        <w:spacing w:before="176"/>
      </w:pPr>
      <w:r>
        <w:rPr>
          <w:w w:val="110"/>
        </w:rPr>
        <w:t>the</w:t>
      </w:r>
      <w:r>
        <w:rPr>
          <w:spacing w:val="9"/>
          <w:w w:val="110"/>
        </w:rPr>
        <w:t xml:space="preserve"> </w:t>
      </w:r>
      <w:r>
        <w:rPr>
          <w:w w:val="110"/>
        </w:rPr>
        <w:t>unit</w:t>
      </w:r>
      <w:r>
        <w:rPr>
          <w:spacing w:val="11"/>
          <w:w w:val="110"/>
        </w:rPr>
        <w:t xml:space="preserve"> </w:t>
      </w:r>
      <w:r>
        <w:rPr>
          <w:w w:val="110"/>
        </w:rPr>
        <w:t>in</w:t>
      </w:r>
      <w:r>
        <w:rPr>
          <w:spacing w:val="10"/>
          <w:w w:val="110"/>
        </w:rPr>
        <w:t xml:space="preserve"> </w:t>
      </w:r>
      <w:r>
        <w:rPr>
          <w:w w:val="110"/>
        </w:rPr>
        <w:t>which</w:t>
      </w:r>
      <w:r>
        <w:rPr>
          <w:spacing w:val="9"/>
          <w:w w:val="110"/>
        </w:rPr>
        <w:t xml:space="preserve"> </w:t>
      </w:r>
      <w:r>
        <w:rPr>
          <w:w w:val="110"/>
        </w:rPr>
        <w:t>the</w:t>
      </w:r>
      <w:r>
        <w:rPr>
          <w:spacing w:val="11"/>
          <w:w w:val="110"/>
        </w:rPr>
        <w:t xml:space="preserve"> </w:t>
      </w:r>
      <w:r>
        <w:rPr>
          <w:w w:val="110"/>
        </w:rPr>
        <w:t>Soldier</w:t>
      </w:r>
      <w:r>
        <w:rPr>
          <w:spacing w:val="10"/>
          <w:w w:val="110"/>
        </w:rPr>
        <w:t xml:space="preserve"> </w:t>
      </w:r>
      <w:r>
        <w:rPr>
          <w:w w:val="110"/>
        </w:rPr>
        <w:t>is</w:t>
      </w:r>
      <w:r>
        <w:rPr>
          <w:spacing w:val="10"/>
          <w:w w:val="110"/>
        </w:rPr>
        <w:t xml:space="preserve"> </w:t>
      </w:r>
      <w:r>
        <w:rPr>
          <w:w w:val="110"/>
        </w:rPr>
        <w:t>currently</w:t>
      </w:r>
      <w:r>
        <w:rPr>
          <w:spacing w:val="10"/>
          <w:w w:val="110"/>
        </w:rPr>
        <w:t xml:space="preserve"> </w:t>
      </w:r>
      <w:r>
        <w:rPr>
          <w:w w:val="110"/>
        </w:rPr>
        <w:t>serving;</w:t>
      </w:r>
      <w:r>
        <w:rPr>
          <w:spacing w:val="10"/>
          <w:w w:val="110"/>
        </w:rPr>
        <w:t xml:space="preserve"> </w:t>
      </w:r>
      <w:r>
        <w:rPr>
          <w:w w:val="110"/>
        </w:rPr>
        <w:t>and</w:t>
      </w:r>
    </w:p>
    <w:p w:rsidR="00194060" w:rsidRDefault="00194060">
      <w:pPr>
        <w:sectPr w:rsidR="00194060">
          <w:pgSz w:w="12240" w:h="15840"/>
          <w:pgMar w:top="1360" w:right="0" w:bottom="1600" w:left="1320" w:header="0" w:footer="1404" w:gutter="0"/>
          <w:cols w:space="720"/>
        </w:sectPr>
      </w:pPr>
    </w:p>
    <w:p w:rsidR="00194060" w:rsidRDefault="007B0340">
      <w:pPr>
        <w:spacing w:before="68"/>
        <w:ind w:right="537"/>
        <w:jc w:val="center"/>
        <w:rPr>
          <w:rFonts w:ascii="Helvetica"/>
          <w:sz w:val="23"/>
        </w:rPr>
      </w:pPr>
      <w:r>
        <w:rPr>
          <w:noProof/>
        </w:rPr>
        <w:lastRenderedPageBreak/>
        <w:pict w14:anchorId="057DD74B">
          <v:group id="Group 1109" o:spid="_x0000_s1556" style="position:absolute;left:0;text-align:left;margin-left:187.05pt;margin-top:22.25pt;width:271.3pt;height:171.15pt;z-index:251595776;mso-position-horizontal-relative:page" coordorigin="3741,445" coordsize="5426,34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">
            <o:lock v:ext="edit" aspectratio="t"/>
            <v:shape id="AutoShape 1110" o:spid="_x0000_s1557" style="position:absolute;left:1008;top:9196;width:6624;height:4176;visibility:visible;mso-wrap-style:square;v-text-anchor:top" coordsize="6624,4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" path="m3047,-5446r4909,m3047,-5446r,118m4029,-5446r,118m5011,-5446r,118m5993,-5446r,118m6975,-5446r,118m7956,-5446r,118m2851,-5568r,-3133m2851,-5568r-118,m2851,-6351r-118,m2851,-7134r-118,m2851,-7917r-118,m2851,-8701r-118,m2851,-5446r5302,l8153,-8745r-5302,l2851,-5446e" filled="f" strokeweight=".21647mm">
              <v:path o:connecttype="custom" o:connectlocs="3047,3750;7956,3750;3047,3750;3047,3868;4029,3750;4029,3868;5011,3750;5011,3868;5993,3750;5993,3868;6975,3750;6975,3868;7956,3750;7956,3868;2851,3628;2851,495;2851,3628;2733,3628;2851,2845;2733,2845;2851,2062;2733,2062;2851,1279;2733,1279;2851,495;2733,495;2851,3750;8153,3750;8153,451;2851,451;2851,3750" o:connectangles="0,0,0,0,0,0,0,0,0,0,0,0,0,0,0,0,0,0,0,0,0,0,0,0,0,0,0,0,0,0,0"/>
              <o:lock v:ext="edit" aspectratio="t" verticies="t" text="t" shapetype="t"/>
            </v:shape>
            <v:line id="Line 1111" o:spid="_x0000_s1558" style="position:absolute;visibility:visible;mso-wrap-style:square" from="3859,3628" to="7361,36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" strokeweight=".21647mm">
              <v:stroke dashstyle="dash"/>
              <v:path arrowok="f"/>
              <o:lock v:ext="edit" aspectratio="t" verticies="t"/>
            </v:line>
            <v:line id="Line 1112" o:spid="_x0000_s1559" style="position:absolute;visibility:visible;mso-wrap-style:square" from="3859,574" to="9161,5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" strokeweight=".21647mm">
              <v:stroke dashstyle="dash"/>
              <v:path arrowok="f"/>
              <o:lock v:ext="edit" aspectratio="t" verticies="t"/>
            </v:line>
            <v:rect id="Rectangle 1113" o:spid="_x0000_s1560" style="position:absolute;left:7360;top:2807;width:1800;height: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" stroked="f">
              <o:lock v:ext="edit" aspectratio="t" verticies="t" text="t" shapetype="t"/>
            </v:rect>
            <v:shape id="AutoShape 1114" o:spid="_x0000_s1561" style="position:absolute;left:5432;top:12076;width:2200;height:1152;visibility:visible;mso-wrap-style:square;v-text-anchor:top" coordsize="2200,1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" path="m1929,-9268r1800,l3729,-8326r-1800,l1929,-9268xm2106,-8866r59,104l2046,-8762r60,-104e" filled="f" strokeweight=".21647mm">
              <v:path o:connecttype="custom" o:connectlocs="1929,2808;3729,2808;3729,3750;1929,3750;1929,2808;2106,3210;2165,3314;2046,3314;2106,3210" o:connectangles="0,0,0,0,0,0,0,0,0"/>
              <o:lock v:ext="edit" aspectratio="t" verticies="t" text="t" shapetype="t"/>
            </v:shape>
            <v:shape id="Freeform 1115" o:spid="_x0000_s1562" style="position:absolute;left:4251;top:2688;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" path="m,940r,l,79,,e" filled="f" strokeweight=".43297mm">
              <v:path o:connecttype="custom" o:connectlocs="0,3628;0,3628;0,2767;0,2688" o:connectangles="0,0,0,0"/>
              <o:lock v:ext="edit" aspectratio="t" verticies="t" text="t" shapetype="t"/>
            </v:shape>
            <v:shape id="Freeform 1116" o:spid="_x0000_s1563" style="position:absolute;left:4448;top:2688;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" path="m,940r,l,79,,e" filled="f" strokecolor="red" strokeweight=".43297mm">
              <v:path o:connecttype="custom" o:connectlocs="0,3628;0,3628;0,2767;0,2688" o:connectangles="0,0,0,0"/>
              <o:lock v:ext="edit" aspectratio="t" verticies="t" text="t" shapetype="t"/>
            </v:shape>
            <v:shape id="Freeform 1117" o:spid="_x0000_s1564" style="position:absolute;left:4644;top:2531;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" path="m,940r,l,78,,e" filled="f" strokeweight=".43297mm">
              <v:path o:connecttype="custom" o:connectlocs="0,3472;0,3472;0,2610;0,2532" o:connectangles="0,0,0,0"/>
              <o:lock v:ext="edit" aspectratio="t" verticies="t" text="t" shapetype="t"/>
            </v:shape>
            <v:shape id="Freeform 1118" o:spid="_x0000_s1565" style="position:absolute;left:4840;top:2453;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" path="m,940r,l,79,,e" filled="f" strokecolor="#bebebe" strokeweight=".43297mm">
              <v:path o:connecttype="custom" o:connectlocs="0,3393;0,3393;0,2532;0,2453" o:connectangles="0,0,0,0"/>
              <o:lock v:ext="edit" aspectratio="t" verticies="t" text="t" shapetype="t"/>
            </v:shape>
            <v:line id="Line 1119" o:spid="_x0000_s1566" style="position:absolute;visibility:visible;mso-wrap-style:square" from="5037,3237" to="5037,3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" strokeweight=".43297mm">
              <v:path arrowok="f"/>
              <o:lock v:ext="edit" aspectratio="t" verticies="t"/>
            </v:line>
            <v:shape id="Freeform 1120" o:spid="_x0000_s1567" style="position:absolute;left:4977;top:3089;width:120;height:103;visibility:visible;mso-wrap-style:square;v-text-anchor:top" coordsize="120,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" path="m59,r60,103l,103,59,e" filled="f" strokeweight=".21647mm">
              <v:path o:connecttype="custom" o:connectlocs="59,3090;119,3193;0,3193;59,3090" o:connectangles="0,0,0,0"/>
              <o:lock v:ext="edit" aspectratio="t" verticies="t" text="t" shapetype="t"/>
            </v:shape>
            <v:shape id="AutoShape 1121" o:spid="_x0000_s1568" style="position:absolute;left:2832;top:11164;width:480;height:1341;visibility:visible;mso-wrap-style:square;v-text-anchor:top" coordsize="480,1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" path="m2402,-8006r,-78l2402,-8162r,-79l2402,-8319r,-78l2402,-8476r,-78l2402,-8632r,-79l2402,-8789r,-78l2402,-8946t196,784l2598,-8241r,-78l2598,-8397r,-79l2598,-8554r,-78l2598,-8711r,-78l2598,-8867r,-79l2598,-9024r,-78m2794,-8241r,-78e" filled="f" strokeweight=".43297mm">
              <v:path o:connecttype="custom" o:connectlocs="2402,3158;2402,3080;2402,3002;2402,2923;2402,2845;2402,2767;2402,2688;2402,2610;2402,2532;2402,2453;2402,2375;2402,2297;2402,2218;2598,3002;2598,2923;2598,2845;2598,2767;2598,2688;2598,2610;2598,2532;2598,2453;2598,2375;2598,2297;2598,2218;2598,2140;2598,2062;2794,2923;2794,2845" o:connectangles="0,0,0,0,0,0,0,0,0,0,0,0,0,0,0,0,0,0,0,0,0,0,0,0,0,0,0,0"/>
              <o:lock v:ext="edit" aspectratio="t" verticies="t" text="t" shapetype="t"/>
            </v:shape>
            <v:shape id="Freeform 1122" o:spid="_x0000_s1569" style="position:absolute;left:5566;top:2776;width:120;height:104;visibility:visible;mso-wrap-style:square;v-text-anchor:top" coordsize="12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" path="m59,r60,103l,103,59,e" filled="f" strokeweight=".21647mm">
              <v:path o:connecttype="custom" o:connectlocs="59,2776;119,2879;0,2879;59,2776" o:connectangles="0,0,0,0"/>
              <o:lock v:ext="edit" aspectratio="t" verticies="t" text="t" shapetype="t"/>
            </v:shape>
            <v:shape id="Freeform 1123" o:spid="_x0000_s1570" style="position:absolute;left:5822;top:1826;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" path="m,940r,l,78,,e" filled="f" strokeweight=".43297mm">
              <v:path o:connecttype="custom" o:connectlocs="0,2767;0,2767;0,1905;0,1827" o:connectangles="0,0,0,0"/>
              <o:lock v:ext="edit" aspectratio="t" verticies="t" text="t" shapetype="t"/>
            </v:shape>
            <v:shape id="Freeform 1124" o:spid="_x0000_s1571" style="position:absolute;left:6018;top:1748;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" path="m,939r,l,78,,e" filled="f" strokecolor="#bebebe" strokeweight=".43297mm">
              <v:path o:connecttype="custom" o:connectlocs="0,2688;0,2688;0,1827;0,1749" o:connectangles="0,0,0,0"/>
              <o:lock v:ext="edit" aspectratio="t" verticies="t" text="t" shapetype="t"/>
            </v:shape>
            <v:shape id="Freeform 1125" o:spid="_x0000_s1572" style="position:absolute;left:6215;top:1591;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" path="m,940r,l,78,,e" filled="f" strokeweight=".43297mm">
              <v:path o:connecttype="custom" o:connectlocs="0,2532;0,2532;0,1670;0,1592" o:connectangles="0,0,0,0"/>
              <o:lock v:ext="edit" aspectratio="t" verticies="t" text="t" shapetype="t"/>
            </v:shape>
            <v:shape id="Freeform 1126" o:spid="_x0000_s1573" style="position:absolute;left:6411;top:1513;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" path="m,939r,l,78,,e" filled="f" strokecolor="#bebebe" strokeweight=".43297mm">
              <v:path o:connecttype="custom" o:connectlocs="0,2453;0,2453;0,1592;0,1514" o:connectangles="0,0,0,0"/>
              <o:lock v:ext="edit" aspectratio="t" verticies="t" text="t" shapetype="t"/>
            </v:shape>
            <v:shape id="Freeform 1127" o:spid="_x0000_s1574" style="position:absolute;left:6608;top:1435;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" path="m,940r,l,79,,e" filled="f" strokecolor="aqua" strokeweight=".43297mm">
              <v:path o:connecttype="custom" o:connectlocs="0,2375;0,2375;0,1514;0,1435" o:connectangles="0,0,0,0"/>
              <o:lock v:ext="edit" aspectratio="t" verticies="t" text="t" shapetype="t"/>
            </v:shape>
            <v:shape id="Freeform 1128" o:spid="_x0000_s1575" style="position:absolute;left:6804;top:1670;width:2;height:549;visibility:visible;mso-wrap-style:square;v-text-anchor:top" coordsize="2,5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" path="m,548r,l,79,,e" filled="f" strokecolor="#bebebe" strokeweight=".43297mm">
              <v:path o:connecttype="custom" o:connectlocs="0,2218;0,2218;0,1749;0,1670" o:connectangles="0,0,0,0"/>
              <o:lock v:ext="edit" aspectratio="t" verticies="t" text="t" shapetype="t"/>
            </v:shape>
            <v:shape id="Freeform 1129" o:spid="_x0000_s1576" style="position:absolute;left:6804;top:1278;width:2;height:392;visibility:visible;mso-wrap-style:square;v-text-anchor:top" coordsize="2,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" path="m,391l,313,,235,,156,,78,,e" filled="f" strokecolor="red" strokeweight=".43297mm">
              <v:path o:connecttype="custom" o:connectlocs="0,1670;0,1592;0,1514;0,1435;0,1357;0,1279" o:connectangles="0,0,0,0,0,0"/>
              <o:lock v:ext="edit" aspectratio="t" verticies="t" text="t" shapetype="t"/>
            </v:shape>
            <v:shape id="Freeform 1130" o:spid="_x0000_s1577" style="position:absolute;left:7000;top:1670;width:2;height:470;visibility:visible;mso-wrap-style:square;v-text-anchor:top" coordsize="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" path="m,470r,l,79,,e" filled="f" strokeweight=".43297mm">
              <v:path o:connecttype="custom" o:connectlocs="0,2140;0,2140;0,1749;0,1670" o:connectangles="0,0,0,0"/>
              <o:lock v:ext="edit" aspectratio="t" verticies="t" text="t" shapetype="t"/>
            </v:shape>
            <v:shape id="Freeform 1131" o:spid="_x0000_s1578" style="position:absolute;left:7000;top:1200;width:2;height:470;visibility:visible;mso-wrap-style:square;v-text-anchor:top" coordsize="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" path="m,470r,l,79,,e" filled="f" strokecolor="#bebebe" strokeweight=".43297mm">
              <v:path o:connecttype="custom" o:connectlocs="0,1670;0,1670;0,1279;0,1200" o:connectangles="0,0,0,0"/>
              <o:lock v:ext="edit" aspectratio="t" verticies="t" text="t" shapetype="t"/>
            </v:shape>
            <v:shape id="AutoShape 1132" o:spid="_x0000_s1579" style="position:absolute;left:5232;top:9824;width:240;height:1245;visibility:visible;mso-wrap-style:square;v-text-anchor:top" coordsize="240,1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" path="m1965,-7841r,-78l1965,-7997r,-78l1965,-8154r,-78l1965,-8310r,-79l1965,-8467r,-78l1965,-8624r,-78l1965,-8780t197,861l2162,-7997r,-78l2162,-8154r,-78l2162,-8310r,-79l2162,-8467r,-78l2162,-8624r,-78l2162,-8780r,-79e" filled="f" strokeweight=".43297mm">
              <v:path o:connecttype="custom" o:connectlocs="1965,1983;1965,1905;1965,1827;1965,1749;1965,1670;1965,1592;1965,1514;1965,1435;1965,1357;1965,1279;1965,1200;1965,1122;1965,1044;2162,1905;2162,1827;2162,1749;2162,1670;2162,1592;2162,1514;2162,1435;2162,1357;2162,1279;2162,1200;2162,1122;2162,1044;2162,965" o:connectangles="0,0,0,0,0,0,0,0,0,0,0,0,0,0,0,0,0,0,0,0,0,0,0,0,0,0"/>
              <o:lock v:ext="edit" aspectratio="t" verticies="t" text="t" shapetype="t"/>
            </v:shape>
            <v:shape id="Freeform 1133" o:spid="_x0000_s1580" style="position:absolute;left:7589;top:808;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" path="m,940r,l,78,,e" filled="f" strokecolor="#ffc0cb" strokeweight=".43297mm">
              <v:path o:connecttype="custom" o:connectlocs="0,1749;0,1749;0,887;0,809" o:connectangles="0,0,0,0"/>
              <o:lock v:ext="edit" aspectratio="t" verticies="t" text="t" shapetype="t"/>
            </v:shape>
            <v:shape id="Freeform 1134" o:spid="_x0000_s1581" style="position:absolute;left:7786;top:730;width:2;height:940;visibility:visible;mso-wrap-style:square;v-text-anchor:top" coordsize="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" path="m,940r,l,79,,e" filled="f" strokecolor="aqua" strokeweight=".43297mm">
              <v:path o:connecttype="custom" o:connectlocs="0,1670;0,1670;0,809;0,730" o:connectangles="0,0,0,0"/>
              <o:lock v:ext="edit" aspectratio="t" verticies="t" text="t" shapetype="t"/>
            </v:shape>
            <v:shape id="Freeform 1135" o:spid="_x0000_s1582" style="position:absolute;left:7982;top:1356;width:2;height:157;visibility:visible;mso-wrap-style:square;v-text-anchor:top" coordsize="2,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" path="m,157l,78,,e" filled="f" strokeweight=".43297mm">
              <v:path o:connecttype="custom" o:connectlocs="0,1514;0,1435;0,1357" o:connectangles="0,0,0"/>
              <o:lock v:ext="edit" aspectratio="t" verticies="t" text="t" shapetype="t"/>
            </v:shape>
            <v:shape id="Freeform 1136" o:spid="_x0000_s1583" style="position:absolute;left:7982;top:730;width:2;height:627;visibility:visible;mso-wrap-style:square;v-text-anchor:top" coordsize="2,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" path="m,627r,l,79,,e" filled="f" strokecolor="#bebebe" strokeweight=".43297mm">
              <v:path o:connecttype="custom" o:connectlocs="0,1357;0,1357;0,809;0,730" o:connectangles="0,0,0,0"/>
              <o:lock v:ext="edit" aspectratio="t" verticies="t" text="t" shapetype="t"/>
            </v:shape>
            <v:shape id="Freeform 1137" o:spid="_x0000_s1584" style="position:absolute;left:7923;top:661;width:120;height:104;visibility:visible;mso-wrap-style:square;v-text-anchor:top" coordsize="12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" path="m60,r59,103l,103,60,e" filled="f" strokecolor="#bebebe" strokeweight=".21647mm">
              <v:path o:connecttype="custom" o:connectlocs="60,662;119,765;0,765;60,662" o:connectangles="0,0,0,0"/>
              <o:lock v:ext="edit" aspectratio="t" verticies="t" text="t" shapetype="t"/>
            </v:shape>
            <v:shape id="Freeform 1138" o:spid="_x0000_s1585" style="position:absolute;left:8179;top:573;width:2;height:862;visibility:visible;mso-wrap-style:square;v-text-anchor:top" coordsize="2,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" path="m,861r,l,78,,e" filled="f" strokecolor="aqua" strokeweight=".43297mm">
              <v:path o:connecttype="custom" o:connectlocs="0,1435;0,1435;0,652;0,574" o:connectangles="0,0,0,0"/>
              <o:lock v:ext="edit" aspectratio="t" verticies="t" text="t" shapetype="t"/>
            </v:shape>
            <v:shape id="Freeform 1139" o:spid="_x0000_s1586" style="position:absolute;left:8375;top:573;width:2;height:705;visibility:visible;mso-wrap-style:square;v-text-anchor:top" coordsize="2,7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" path="m,705r,l,78,,e" filled="f" strokecolor="red" strokeweight=".43297mm">
              <v:path o:connecttype="custom" o:connectlocs="0,1279;0,1279;0,652;0,574" o:connectangles="0,0,0,0"/>
              <o:lock v:ext="edit" aspectratio="t" verticies="t" text="t" shapetype="t"/>
            </v:shape>
            <v:shape id="Freeform 1140" o:spid="_x0000_s1587" style="position:absolute;left:8571;top:808;width:2;height:392;visibility:visible;mso-wrap-style:square;v-text-anchor:top" coordsize="2,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" path="m,391l,313,,235,,156,,78,,e" filled="f" strokeweight=".43297mm">
              <v:path o:connecttype="custom" o:connectlocs="0,1200;0,1122;0,1044;0,965;0,887;0,809" o:connectangles="0,0,0,0,0,0"/>
              <o:lock v:ext="edit" aspectratio="t" verticies="t" text="t" shapetype="t"/>
            </v:shape>
            <v:shape id="Freeform 1141" o:spid="_x0000_s1588" style="position:absolute;left:8571;top:573;width:2;height:235;visibility:visible;mso-wrap-style:square;v-text-anchor:top" coordsize="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" path="m,235l,156,,78,,e" filled="f" strokecolor="#bebebe" strokeweight=".43297mm">
              <v:path o:connecttype="custom" o:connectlocs="0,809;0,730;0,652;0,574" o:connectangles="0,0,0,0"/>
              <o:lock v:ext="edit" aspectratio="t" verticies="t" text="t" shapetype="t"/>
            </v:shape>
            <v:shape id="Freeform 1142" o:spid="_x0000_s1589" style="position:absolute;left:8768;top:573;width:2;height:470;visibility:visible;mso-wrap-style:square;v-text-anchor:top" coordsize="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" path="m,470r,l,78,,e" filled="f" strokeweight=".43297mm">
              <v:path o:connecttype="custom" o:connectlocs="0,1044;0,1044;0,652;0,574" o:connectangles="0,0,0,0"/>
              <o:lock v:ext="edit" aspectratio="t" verticies="t" text="t" shapetype="t"/>
            </v:shape>
            <v:shape id="Freeform 1143" o:spid="_x0000_s1590" style="position:absolute;left:8964;top:573;width:2;height:392;visibility:visible;mso-wrap-style:square;v-text-anchor:top" coordsize="2,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" path="m,391l,313,,235,,156,,78,,e" filled="f" strokecolor="#a020f0" strokeweight=".43297mm">
              <v:path o:connecttype="custom" o:connectlocs="0,965;0,887;0,809;0,730;0,652;0,574" o:connectangles="0,0,0,0,0,0"/>
              <o:lock v:ext="edit" aspectratio="t" verticies="t" text="t" shapetype="t"/>
            </v:shape>
            <v:shapetype id="_x0000_t202" coordsize="21600,21600" o:spt="202" path="m,l,21600r21600,l21600,xe">
              <v:stroke joinstyle="miter"/>
              <v:path gradientshapeok="t" o:connecttype="rect"/>
            </v:shapetype>
            <v:shape id="Text Box 1144" o:spid="_x0000_s1591" type="#_x0000_t202" style="position:absolute;left:7541;top:667;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" filled="f" stroked="f">
              <o:lock v:ext="edit" aspectratio="t" verticies="t" text="t" shapetype="t"/>
              <v:textbox inset="0,0,0,0">
                <w:txbxContent>
                  <w:p w:rsidR="00F75F9A" w:rsidRDefault="00F75F9A">
                    <w:pPr>
                      <w:spacing w:line="218" w:lineRule="auto"/>
                      <w:rPr>
                        <w:rFonts w:ascii="Wingdings" w:hAnsi="Wingdings"/>
                        <w:sz w:val="12"/>
                      </w:rPr>
                    </w:pPr>
                    <w:r>
                      <w:rPr>
                        <w:rFonts w:ascii="Wingdings" w:hAnsi="Wingdings"/>
                        <w:color w:val="FFC0CB"/>
                        <w:position w:val="-7"/>
                        <w:sz w:val="12"/>
                      </w:rPr>
                      <w:t>●</w:t>
                    </w:r>
                    <w:r>
                      <w:rPr>
                        <w:rFonts w:ascii="Wingdings" w:hAnsi="Wingdings"/>
                        <w:color w:val="FFC0CB"/>
                        <w:spacing w:val="-44"/>
                        <w:position w:val="-7"/>
                        <w:sz w:val="12"/>
                      </w:rPr>
                      <w:t></w:t>
                    </w:r>
                    <w:r>
                      <w:rPr>
                        <w:rFonts w:ascii="Wingdings" w:hAnsi="Wingdings"/>
                        <w:color w:val="00FFFF"/>
                        <w:sz w:val="12"/>
                      </w:rPr>
                      <w:t>●</w:t>
                    </w:r>
                  </w:p>
                </w:txbxContent>
              </v:textbox>
            </v:shape>
            <v:shape id="Text Box 1145" o:spid="_x0000_s1592" type="#_x0000_t202" style="position:absolute;left:7148;top:902;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" filled="f" stroked="f">
              <o:lock v:ext="edit" aspectratio="t" verticies="t" text="t" shapetype="t"/>
              <v:textbox inset="0,0,0,0">
                <w:txbxContent>
                  <w:p w:rsidR="00F75F9A" w:rsidRDefault="00F75F9A">
                    <w:pPr>
                      <w:spacing w:line="218" w:lineRule="auto"/>
                      <w:rPr>
                        <w:rFonts w:ascii="Wingdings" w:hAnsi="Wingdings"/>
                        <w:sz w:val="12"/>
                      </w:rPr>
                    </w:pPr>
                    <w:r>
                      <w:rPr>
                        <w:rFonts w:ascii="Wingdings" w:hAnsi="Wingdings"/>
                        <w:position w:val="-7"/>
                        <w:sz w:val="12"/>
                      </w:rPr>
                      <w:t>●</w:t>
                    </w:r>
                    <w:r>
                      <w:rPr>
                        <w:rFonts w:ascii="Wingdings" w:hAnsi="Wingdings"/>
                        <w:spacing w:val="-44"/>
                        <w:position w:val="-7"/>
                        <w:sz w:val="12"/>
                      </w:rPr>
                      <w:t></w:t>
                    </w:r>
                    <w:r>
                      <w:rPr>
                        <w:rFonts w:ascii="Wingdings" w:hAnsi="Wingdings"/>
                        <w:sz w:val="12"/>
                      </w:rPr>
                      <w:t>●</w:t>
                    </w:r>
                  </w:p>
                </w:txbxContent>
              </v:textbox>
            </v:shape>
            <v:shape id="Text Box 1146" o:spid="_x0000_s1593" type="#_x0000_t202" style="position:absolute;left:6756;top:1137;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" filled="f" stroked="f">
              <o:lock v:ext="edit" aspectratio="t" verticies="t" text="t" shapetype="t"/>
              <v:textbox inset="0,0,0,0">
                <w:txbxContent>
                  <w:p w:rsidR="00F75F9A" w:rsidRDefault="00F75F9A">
                    <w:pPr>
                      <w:spacing w:line="218" w:lineRule="auto"/>
                      <w:rPr>
                        <w:rFonts w:ascii="Wingdings" w:hAnsi="Wingdings"/>
                        <w:sz w:val="12"/>
                      </w:rPr>
                    </w:pPr>
                    <w:r>
                      <w:rPr>
                        <w:rFonts w:ascii="Wingdings" w:hAnsi="Wingdings"/>
                        <w:color w:val="FF0000"/>
                        <w:position w:val="-7"/>
                        <w:sz w:val="12"/>
                      </w:rPr>
                      <w:t>●</w:t>
                    </w:r>
                    <w:r>
                      <w:rPr>
                        <w:rFonts w:ascii="Wingdings" w:hAnsi="Wingdings"/>
                        <w:color w:val="FF0000"/>
                        <w:spacing w:val="-44"/>
                        <w:position w:val="-7"/>
                        <w:sz w:val="12"/>
                      </w:rPr>
                      <w:t></w:t>
                    </w:r>
                    <w:r>
                      <w:rPr>
                        <w:rFonts w:ascii="Wingdings" w:hAnsi="Wingdings"/>
                        <w:color w:val="BEBEBE"/>
                        <w:sz w:val="12"/>
                      </w:rPr>
                      <w:t>●</w:t>
                    </w:r>
                  </w:p>
                </w:txbxContent>
              </v:textbox>
            </v:shape>
            <v:shape id="Text Box 1147" o:spid="_x0000_s1594" type="#_x0000_t202" style="position:absolute;left:6166;top:1451;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" filled="f" stroked="f">
              <o:lock v:ext="edit" aspectratio="t" verticies="t" text="t" shapetype="t"/>
              <v:textbox inset="0,0,0,0">
                <w:txbxContent>
                  <w:p w:rsidR="00F75F9A" w:rsidRDefault="00F75F9A">
                    <w:pPr>
                      <w:spacing w:line="216" w:lineRule="auto"/>
                      <w:rPr>
                        <w:rFonts w:ascii="Wingdings" w:hAnsi="Wingdings"/>
                        <w:sz w:val="12"/>
                      </w:rPr>
                    </w:pPr>
                    <w:r>
                      <w:rPr>
                        <w:rFonts w:ascii="Wingdings" w:hAnsi="Wingdings"/>
                        <w:position w:val="-7"/>
                        <w:sz w:val="12"/>
                      </w:rPr>
                      <w:t>●</w:t>
                    </w:r>
                    <w:r>
                      <w:rPr>
                        <w:rFonts w:ascii="Wingdings" w:hAnsi="Wingdings"/>
                        <w:spacing w:val="-44"/>
                        <w:position w:val="-7"/>
                        <w:sz w:val="12"/>
                      </w:rPr>
                      <w:t></w:t>
                    </w:r>
                    <w:r>
                      <w:rPr>
                        <w:rFonts w:ascii="Wingdings" w:hAnsi="Wingdings"/>
                        <w:color w:val="BEBEBE"/>
                        <w:sz w:val="12"/>
                      </w:rPr>
                      <w:t>●</w:t>
                    </w:r>
                  </w:p>
                </w:txbxContent>
              </v:textbox>
            </v:shape>
            <v:shape id="Text Box 1148" o:spid="_x0000_s1595" type="#_x0000_t202" style="position:absolute;left:6559;top:1372;width:143;height: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" filled="f" stroked="f">
              <o:lock v:ext="edit" aspectratio="t" verticies="t" text="t" shapetype="t"/>
              <v:textbox inset="0,0,0,0">
                <w:txbxContent>
                  <w:p w:rsidR="00F75F9A" w:rsidRDefault="00F75F9A">
                    <w:pPr>
                      <w:spacing w:line="122" w:lineRule="exact"/>
                      <w:rPr>
                        <w:rFonts w:ascii="Wingdings" w:hAnsi="Wingdings"/>
                        <w:sz w:val="12"/>
                      </w:rPr>
                    </w:pPr>
                    <w:r>
                      <w:rPr>
                        <w:rFonts w:ascii="Wingdings" w:hAnsi="Wingdings"/>
                        <w:color w:val="00FFFF"/>
                        <w:w w:val="102"/>
                        <w:sz w:val="12"/>
                      </w:rPr>
                      <w:t>●</w:t>
                    </w:r>
                  </w:p>
                </w:txbxContent>
              </v:textbox>
            </v:shape>
            <v:shape id="Text Box 1149" o:spid="_x0000_s1596" type="#_x0000_t202" style="position:absolute;left:5774;top:1686;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" filled="f" stroked="f">
              <o:lock v:ext="edit" aspectratio="t" verticies="t" text="t" shapetype="t"/>
              <v:textbox inset="0,0,0,0">
                <w:txbxContent>
                  <w:p w:rsidR="00F75F9A" w:rsidRDefault="00F75F9A">
                    <w:pPr>
                      <w:spacing w:line="216" w:lineRule="auto"/>
                      <w:rPr>
                        <w:rFonts w:ascii="Wingdings" w:hAnsi="Wingdings"/>
                        <w:sz w:val="12"/>
                      </w:rPr>
                    </w:pPr>
                    <w:r>
                      <w:rPr>
                        <w:rFonts w:ascii="Wingdings" w:hAnsi="Wingdings"/>
                        <w:position w:val="-7"/>
                        <w:sz w:val="12"/>
                      </w:rPr>
                      <w:t>●</w:t>
                    </w:r>
                    <w:r>
                      <w:rPr>
                        <w:rFonts w:ascii="Wingdings" w:hAnsi="Wingdings"/>
                        <w:spacing w:val="-44"/>
                        <w:position w:val="-7"/>
                        <w:sz w:val="12"/>
                      </w:rPr>
                      <w:t></w:t>
                    </w:r>
                    <w:r>
                      <w:rPr>
                        <w:rFonts w:ascii="Wingdings" w:hAnsi="Wingdings"/>
                        <w:color w:val="BEBEBE"/>
                        <w:sz w:val="12"/>
                      </w:rPr>
                      <w:t>●</w:t>
                    </w:r>
                  </w:p>
                </w:txbxContent>
              </v:textbox>
            </v:shape>
            <v:shape id="Text Box 1150" o:spid="_x0000_s1597" type="#_x0000_t202" style="position:absolute;left:5381;top:1999;width:143;height: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" filled="f" stroked="f">
              <o:lock v:ext="edit" aspectratio="t" verticies="t" text="t" shapetype="t"/>
              <v:textbox inset="0,0,0,0">
                <w:txbxContent>
                  <w:p w:rsidR="00F75F9A" w:rsidRDefault="00F75F9A">
                    <w:pPr>
                      <w:spacing w:line="122" w:lineRule="exact"/>
                      <w:rPr>
                        <w:rFonts w:ascii="Wingdings" w:hAnsi="Wingdings"/>
                        <w:sz w:val="12"/>
                      </w:rPr>
                    </w:pPr>
                    <w:r>
                      <w:rPr>
                        <w:rFonts w:ascii="Wingdings" w:hAnsi="Wingdings"/>
                        <w:w w:val="102"/>
                        <w:sz w:val="12"/>
                      </w:rPr>
                      <w:t>●</w:t>
                    </w:r>
                  </w:p>
                </w:txbxContent>
              </v:textbox>
            </v:shape>
            <v:shape id="Text Box 1151" o:spid="_x0000_s1598" type="#_x0000_t202" style="position:absolute;left:5185;top:2155;width:143;height: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" filled="f" stroked="f">
              <o:lock v:ext="edit" aspectratio="t" verticies="t" text="t" shapetype="t"/>
              <v:textbox inset="0,0,0,0">
                <w:txbxContent>
                  <w:p w:rsidR="00F75F9A" w:rsidRDefault="00F75F9A">
                    <w:pPr>
                      <w:spacing w:line="122" w:lineRule="exact"/>
                      <w:rPr>
                        <w:rFonts w:ascii="Wingdings" w:hAnsi="Wingdings"/>
                        <w:sz w:val="12"/>
                      </w:rPr>
                    </w:pPr>
                    <w:r>
                      <w:rPr>
                        <w:rFonts w:ascii="Wingdings" w:hAnsi="Wingdings"/>
                        <w:w w:val="102"/>
                        <w:sz w:val="12"/>
                      </w:rPr>
                      <w:t>●</w:t>
                    </w:r>
                  </w:p>
                </w:txbxContent>
              </v:textbox>
            </v:shape>
            <v:shape id="Text Box 1152" o:spid="_x0000_s1599" type="#_x0000_t202" style="position:absolute;left:4595;top:2390;width:339;height: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" filled="f" stroked="f">
              <o:lock v:ext="edit" aspectratio="t" verticies="t" text="t" shapetype="t"/>
              <v:textbox inset="0,0,0,0">
                <w:txbxContent>
                  <w:p w:rsidR="00F75F9A" w:rsidRDefault="00F75F9A">
                    <w:pPr>
                      <w:spacing w:line="218" w:lineRule="auto"/>
                      <w:rPr>
                        <w:rFonts w:ascii="Wingdings" w:hAnsi="Wingdings"/>
                        <w:sz w:val="12"/>
                      </w:rPr>
                    </w:pPr>
                    <w:r>
                      <w:rPr>
                        <w:rFonts w:ascii="Wingdings" w:hAnsi="Wingdings"/>
                        <w:position w:val="-7"/>
                        <w:sz w:val="12"/>
                      </w:rPr>
                      <w:t>●</w:t>
                    </w:r>
                    <w:r>
                      <w:rPr>
                        <w:rFonts w:ascii="Wingdings" w:hAnsi="Wingdings"/>
                        <w:spacing w:val="-44"/>
                        <w:position w:val="-7"/>
                        <w:sz w:val="12"/>
                      </w:rPr>
                      <w:t></w:t>
                    </w:r>
                    <w:r>
                      <w:rPr>
                        <w:rFonts w:ascii="Wingdings" w:hAnsi="Wingdings"/>
                        <w:color w:val="BEBEBE"/>
                        <w:sz w:val="12"/>
                      </w:rPr>
                      <w:t>●</w:t>
                    </w:r>
                  </w:p>
                </w:txbxContent>
              </v:textbox>
            </v:shape>
            <v:shape id="Text Box 1153" o:spid="_x0000_s1600" type="#_x0000_t202" style="position:absolute;left:4203;top:2625;width:339;height: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okyQAAAOI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" filled="f" stroked="f">
              <o:lock v:ext="edit" aspectratio="t" verticies="t" text="t" shapetype="t"/>
              <v:textbox inset="0,0,0,0">
                <w:txbxContent>
                  <w:p w:rsidR="00F75F9A" w:rsidRDefault="00F75F9A">
                    <w:pPr>
                      <w:spacing w:line="122" w:lineRule="exact"/>
                      <w:rPr>
                        <w:rFonts w:ascii="Wingdings" w:hAnsi="Wingdings"/>
                        <w:sz w:val="12"/>
                      </w:rPr>
                    </w:pPr>
                    <w:r>
                      <w:rPr>
                        <w:rFonts w:ascii="Wingdings" w:hAnsi="Wingdings"/>
                        <w:sz w:val="12"/>
                      </w:rPr>
                      <w:t>●</w:t>
                    </w:r>
                    <w:r>
                      <w:rPr>
                        <w:rFonts w:ascii="Wingdings" w:hAnsi="Wingdings"/>
                        <w:spacing w:val="-44"/>
                        <w:sz w:val="12"/>
                      </w:rPr>
                      <w:t></w:t>
                    </w:r>
                    <w:r>
                      <w:rPr>
                        <w:rFonts w:ascii="Wingdings" w:hAnsi="Wingdings"/>
                        <w:color w:val="FF0000"/>
                        <w:sz w:val="12"/>
                      </w:rPr>
                      <w:t>●</w:t>
                    </w:r>
                  </w:p>
                </w:txbxContent>
              </v:textbox>
            </v:shape>
            <v:shape id="Text Box 1154" o:spid="_x0000_s1601" type="#_x0000_t202" style="position:absolute;left:7489;top:2936;width:1604;height:6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" filled="f" stroked="f">
              <o:lock v:ext="edit" aspectratio="t" verticies="t" text="t" shapetype="t"/>
              <v:textbox inset="0,0,0,0">
                <w:txbxContent>
                  <w:p w:rsidR="00F75F9A" w:rsidRDefault="00F75F9A">
                    <w:pPr>
                      <w:numPr>
                        <w:ilvl w:val="0"/>
                        <w:numId w:val="8"/>
                      </w:numPr>
                      <w:tabs>
                        <w:tab w:val="left" w:pos="226"/>
                      </w:tabs>
                      <w:spacing w:line="254" w:lineRule="auto"/>
                      <w:ind w:right="18" w:hanging="225"/>
                      <w:rPr>
                        <w:rFonts w:ascii="Helvetica"/>
                        <w:sz w:val="19"/>
                      </w:rPr>
                    </w:pPr>
                    <w:r>
                      <w:rPr>
                        <w:rFonts w:ascii="Helvetica"/>
                        <w:w w:val="105"/>
                        <w:sz w:val="19"/>
                      </w:rPr>
                      <w:t xml:space="preserve">completed </w:t>
                    </w:r>
                    <w:r>
                      <w:rPr>
                        <w:rFonts w:ascii="Helvetica"/>
                        <w:spacing w:val="-4"/>
                        <w:w w:val="105"/>
                        <w:sz w:val="19"/>
                      </w:rPr>
                      <w:t xml:space="preserve">term </w:t>
                    </w:r>
                    <w:r>
                      <w:rPr>
                        <w:rFonts w:ascii="Helvetica"/>
                        <w:w w:val="105"/>
                        <w:sz w:val="19"/>
                      </w:rPr>
                      <w:t>attrit</w:t>
                    </w:r>
                  </w:p>
                  <w:p w:rsidR="00F75F9A" w:rsidRDefault="00F75F9A">
                    <w:pPr>
                      <w:spacing w:line="220" w:lineRule="exact"/>
                      <w:ind w:left="225"/>
                      <w:rPr>
                        <w:rFonts w:ascii="Helvetica"/>
                        <w:sz w:val="19"/>
                      </w:rPr>
                    </w:pPr>
                    <w:r>
                      <w:rPr>
                        <w:rFonts w:ascii="Helvetica"/>
                        <w:w w:val="105"/>
                        <w:sz w:val="19"/>
                      </w:rPr>
                      <w:t>color=unit</w:t>
                    </w:r>
                  </w:p>
                </w:txbxContent>
              </v:textbox>
            </v:shape>
            <w10:wrap anchorx="page"/>
          </v:group>
        </w:pict>
      </w:r>
      <w:r>
        <w:pict>
          <v:shape id="_x0000_s1555" type="#_x0000_t202" alt="" style="position:absolute;left:0;text-align:left;margin-left:145.35pt;margin-top:71.95pt;width:13pt;height:66.25pt;z-index:25159680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5"/>
                      <w:sz w:val="19"/>
                    </w:rPr>
                    <w:t>time (quarters)</w:t>
                  </w:r>
                </w:p>
              </w:txbxContent>
            </v:textbox>
            <w10:wrap anchorx="page"/>
          </v:shape>
        </w:pict>
      </w:r>
      <w:r>
        <w:pict>
          <v:shape id="_x0000_s1554" type="#_x0000_t202" alt="" style="position:absolute;left:0;text-align:left;margin-left:168.9pt;margin-top:96.65pt;width:13pt;height:12.95pt;z-index:25159987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5"/>
                      <w:sz w:val="19"/>
                    </w:rPr>
                    <w:t>20</w:t>
                  </w:r>
                </w:p>
              </w:txbxContent>
            </v:textbox>
            <w10:wrap anchorx="page"/>
          </v:shape>
        </w:pict>
      </w:r>
      <w:r>
        <w:pict>
          <v:shape id="_x0000_s1553" type="#_x0000_t202" alt="" style="position:absolute;left:0;text-align:left;margin-left:168.9pt;margin-top:57.45pt;width:13pt;height:12.95pt;z-index:25160089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5"/>
                      <w:sz w:val="19"/>
                    </w:rPr>
                    <w:t>30</w:t>
                  </w:r>
                </w:p>
              </w:txbxContent>
            </v:textbox>
            <w10:wrap anchorx="page"/>
          </v:shape>
        </w:pict>
      </w:r>
      <w:r>
        <w:pict>
          <v:shape id="_x0000_s1552" type="#_x0000_t202" alt="" style="position:absolute;left:0;text-align:left;margin-left:168.9pt;margin-top:18.3pt;width:13pt;height:12.95pt;z-index:25160192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5"/>
                      <w:sz w:val="19"/>
                    </w:rPr>
                    <w:t>40</w:t>
                  </w:r>
                </w:p>
              </w:txbxContent>
            </v:textbox>
            <w10:wrap anchorx="page"/>
          </v:shape>
        </w:pict>
      </w:r>
      <w:r w:rsidR="00F75F9A">
        <w:rPr>
          <w:rFonts w:ascii="Helvetica"/>
          <w:sz w:val="23"/>
        </w:rPr>
        <w:t>simulated enlistee trajectories</w:t>
      </w: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spacing w:before="8"/>
        <w:rPr>
          <w:rFonts w:ascii="Helvetica"/>
        </w:rPr>
      </w:pPr>
    </w:p>
    <w:p w:rsidR="00194060" w:rsidRDefault="007B0340">
      <w:pPr>
        <w:tabs>
          <w:tab w:val="left" w:pos="3662"/>
          <w:tab w:val="left" w:pos="4589"/>
          <w:tab w:val="left" w:pos="5571"/>
          <w:tab w:val="left" w:pos="6553"/>
          <w:tab w:val="left" w:pos="7535"/>
        </w:tabs>
        <w:spacing w:before="98"/>
        <w:ind w:left="2680"/>
        <w:rPr>
          <w:rFonts w:ascii="Helvetica"/>
          <w:sz w:val="19"/>
        </w:rPr>
      </w:pPr>
      <w:r>
        <w:pict>
          <v:shape id="_x0000_s1551" type="#_x0000_t202" alt="" style="position:absolute;left:0;text-align:left;margin-left:168.9pt;margin-top:-17.1pt;width:13pt;height:7.5pt;z-index:25159782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3"/>
                      <w:sz w:val="19"/>
                    </w:rPr>
                    <w:t>0</w:t>
                  </w:r>
                </w:p>
              </w:txbxContent>
            </v:textbox>
            <w10:wrap anchorx="page"/>
          </v:shape>
        </w:pict>
      </w:r>
      <w:r>
        <w:pict>
          <v:shape id="_x0000_s1550" type="#_x0000_t202" alt="" style="position:absolute;left:0;text-align:left;margin-left:168.9pt;margin-top:-59pt;width:13pt;height:12.95pt;z-index:25159884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9"/>
                    </w:rPr>
                  </w:pPr>
                  <w:r>
                    <w:rPr>
                      <w:rFonts w:ascii="Helvetica"/>
                      <w:w w:val="105"/>
                      <w:sz w:val="19"/>
                    </w:rPr>
                    <w:t>10</w:t>
                  </w:r>
                </w:p>
              </w:txbxContent>
            </v:textbox>
            <w10:wrap anchorx="page"/>
          </v:shape>
        </w:pict>
      </w:r>
      <w:r w:rsidR="00F75F9A">
        <w:rPr>
          <w:rFonts w:ascii="Helvetica"/>
          <w:w w:val="105"/>
          <w:sz w:val="19"/>
        </w:rPr>
        <w:t>0</w:t>
      </w:r>
      <w:r w:rsidR="00F75F9A">
        <w:rPr>
          <w:rFonts w:ascii="Helvetica"/>
          <w:w w:val="105"/>
          <w:sz w:val="19"/>
        </w:rPr>
        <w:tab/>
        <w:t>5</w:t>
      </w:r>
      <w:r w:rsidR="00F75F9A">
        <w:rPr>
          <w:rFonts w:ascii="Helvetica"/>
          <w:w w:val="105"/>
          <w:sz w:val="19"/>
        </w:rPr>
        <w:tab/>
        <w:t>10</w:t>
      </w:r>
      <w:r w:rsidR="00F75F9A">
        <w:rPr>
          <w:rFonts w:ascii="Helvetica"/>
          <w:w w:val="105"/>
          <w:sz w:val="19"/>
        </w:rPr>
        <w:tab/>
        <w:t>15</w:t>
      </w:r>
      <w:r w:rsidR="00F75F9A">
        <w:rPr>
          <w:rFonts w:ascii="Helvetica"/>
          <w:w w:val="105"/>
          <w:sz w:val="19"/>
        </w:rPr>
        <w:tab/>
        <w:t>20</w:t>
      </w:r>
      <w:r w:rsidR="00F75F9A">
        <w:rPr>
          <w:rFonts w:ascii="Helvetica"/>
          <w:w w:val="105"/>
          <w:sz w:val="19"/>
        </w:rPr>
        <w:tab/>
        <w:t>25</w:t>
      </w:r>
    </w:p>
    <w:p w:rsidR="00194060" w:rsidRDefault="00194060">
      <w:pPr>
        <w:pStyle w:val="BodyText"/>
        <w:spacing w:before="9"/>
        <w:rPr>
          <w:rFonts w:ascii="Helvetica"/>
          <w:sz w:val="12"/>
        </w:rPr>
      </w:pPr>
    </w:p>
    <w:p w:rsidR="00194060" w:rsidRDefault="00F75F9A">
      <w:pPr>
        <w:spacing w:before="98"/>
        <w:ind w:right="539"/>
        <w:jc w:val="center"/>
        <w:rPr>
          <w:rFonts w:ascii="Helvetica"/>
          <w:sz w:val="19"/>
        </w:rPr>
      </w:pPr>
      <w:r>
        <w:rPr>
          <w:rFonts w:ascii="Helvetica"/>
          <w:w w:val="105"/>
          <w:sz w:val="19"/>
        </w:rPr>
        <w:t>individuals</w:t>
      </w:r>
    </w:p>
    <w:p w:rsidR="00194060" w:rsidRDefault="00194060">
      <w:pPr>
        <w:pStyle w:val="BodyText"/>
        <w:spacing w:before="5"/>
        <w:rPr>
          <w:rFonts w:ascii="Helvetica"/>
          <w:sz w:val="10"/>
        </w:rPr>
      </w:pPr>
    </w:p>
    <w:p w:rsidR="00194060" w:rsidRDefault="00F75F9A">
      <w:pPr>
        <w:spacing w:before="66"/>
        <w:ind w:left="120"/>
        <w:rPr>
          <w:sz w:val="18"/>
        </w:rPr>
      </w:pPr>
      <w:r>
        <w:rPr>
          <w:b/>
          <w:w w:val="110"/>
          <w:sz w:val="18"/>
        </w:rPr>
        <w:t xml:space="preserve">Figure 1: </w:t>
      </w:r>
      <w:r>
        <w:rPr>
          <w:w w:val="110"/>
          <w:sz w:val="18"/>
        </w:rPr>
        <w:t>Trajectories of individual enlistees in this agent-based model. Each vertical line shows a Soldier’s history</w:t>
      </w:r>
    </w:p>
    <w:p w:rsidR="00194060" w:rsidRDefault="00F75F9A">
      <w:pPr>
        <w:pStyle w:val="ListParagraph"/>
        <w:numPr>
          <w:ilvl w:val="0"/>
          <w:numId w:val="9"/>
        </w:numPr>
        <w:tabs>
          <w:tab w:val="left" w:pos="289"/>
        </w:tabs>
        <w:spacing w:before="13" w:line="254" w:lineRule="auto"/>
        <w:ind w:right="1436" w:firstLine="0"/>
        <w:jc w:val="both"/>
        <w:rPr>
          <w:sz w:val="18"/>
        </w:rPr>
      </w:pPr>
      <w:r>
        <w:rPr>
          <w:w w:val="110"/>
          <w:sz w:val="18"/>
        </w:rPr>
        <w:t xml:space="preserve">the line begins at the time of enlistment, color shows the Soldier’s unit assignment </w:t>
      </w:r>
      <w:r>
        <w:rPr>
          <w:spacing w:val="-3"/>
          <w:w w:val="110"/>
          <w:sz w:val="18"/>
        </w:rPr>
        <w:t xml:space="preserve">over </w:t>
      </w:r>
      <w:r>
        <w:rPr>
          <w:w w:val="110"/>
          <w:sz w:val="18"/>
        </w:rPr>
        <w:t>time, and the plotting symbol</w:t>
      </w:r>
      <w:r>
        <w:rPr>
          <w:spacing w:val="13"/>
          <w:w w:val="110"/>
          <w:sz w:val="18"/>
        </w:rPr>
        <w:t xml:space="preserve"> </w:t>
      </w:r>
      <w:r>
        <w:rPr>
          <w:w w:val="110"/>
          <w:sz w:val="18"/>
        </w:rPr>
        <w:t>shows</w:t>
      </w:r>
      <w:r>
        <w:rPr>
          <w:spacing w:val="13"/>
          <w:w w:val="110"/>
          <w:sz w:val="18"/>
        </w:rPr>
        <w:t xml:space="preserve"> </w:t>
      </w:r>
      <w:r>
        <w:rPr>
          <w:w w:val="110"/>
          <w:sz w:val="18"/>
        </w:rPr>
        <w:t>whether</w:t>
      </w:r>
      <w:r>
        <w:rPr>
          <w:spacing w:val="13"/>
          <w:w w:val="110"/>
          <w:sz w:val="18"/>
        </w:rPr>
        <w:t xml:space="preserve"> </w:t>
      </w:r>
      <w:r>
        <w:rPr>
          <w:w w:val="110"/>
          <w:sz w:val="18"/>
        </w:rPr>
        <w:t>or</w:t>
      </w:r>
      <w:r>
        <w:rPr>
          <w:spacing w:val="14"/>
          <w:w w:val="110"/>
          <w:sz w:val="18"/>
        </w:rPr>
        <w:t xml:space="preserve"> </w:t>
      </w:r>
      <w:r>
        <w:rPr>
          <w:w w:val="110"/>
          <w:sz w:val="18"/>
        </w:rPr>
        <w:t>not</w:t>
      </w:r>
      <w:r>
        <w:rPr>
          <w:spacing w:val="13"/>
          <w:w w:val="110"/>
          <w:sz w:val="18"/>
        </w:rPr>
        <w:t xml:space="preserve"> </w:t>
      </w:r>
      <w:r>
        <w:rPr>
          <w:w w:val="110"/>
          <w:sz w:val="18"/>
        </w:rPr>
        <w:t>the</w:t>
      </w:r>
      <w:r>
        <w:rPr>
          <w:spacing w:val="13"/>
          <w:w w:val="110"/>
          <w:sz w:val="18"/>
        </w:rPr>
        <w:t xml:space="preserve"> </w:t>
      </w:r>
      <w:r>
        <w:rPr>
          <w:w w:val="110"/>
          <w:sz w:val="18"/>
        </w:rPr>
        <w:t>Soldier</w:t>
      </w:r>
      <w:r>
        <w:rPr>
          <w:spacing w:val="13"/>
          <w:w w:val="110"/>
          <w:sz w:val="18"/>
        </w:rPr>
        <w:t xml:space="preserve"> </w:t>
      </w:r>
      <w:r>
        <w:rPr>
          <w:w w:val="110"/>
          <w:sz w:val="18"/>
        </w:rPr>
        <w:t>attritted</w:t>
      </w:r>
      <w:r>
        <w:rPr>
          <w:spacing w:val="14"/>
          <w:w w:val="110"/>
          <w:sz w:val="18"/>
        </w:rPr>
        <w:t xml:space="preserve"> </w:t>
      </w:r>
      <w:r>
        <w:rPr>
          <w:w w:val="110"/>
          <w:sz w:val="18"/>
        </w:rPr>
        <w:t>or</w:t>
      </w:r>
      <w:r>
        <w:rPr>
          <w:spacing w:val="13"/>
          <w:w w:val="110"/>
          <w:sz w:val="18"/>
        </w:rPr>
        <w:t xml:space="preserve"> </w:t>
      </w:r>
      <w:r>
        <w:rPr>
          <w:w w:val="110"/>
          <w:sz w:val="18"/>
        </w:rPr>
        <w:t>served</w:t>
      </w:r>
      <w:r>
        <w:rPr>
          <w:spacing w:val="13"/>
          <w:w w:val="110"/>
          <w:sz w:val="18"/>
        </w:rPr>
        <w:t xml:space="preserve"> </w:t>
      </w:r>
      <w:r>
        <w:rPr>
          <w:w w:val="110"/>
          <w:sz w:val="18"/>
        </w:rPr>
        <w:t>out</w:t>
      </w:r>
      <w:r>
        <w:rPr>
          <w:spacing w:val="14"/>
          <w:w w:val="110"/>
          <w:sz w:val="18"/>
        </w:rPr>
        <w:t xml:space="preserve"> </w:t>
      </w:r>
      <w:r>
        <w:rPr>
          <w:w w:val="110"/>
          <w:sz w:val="18"/>
        </w:rPr>
        <w:t>his/her</w:t>
      </w:r>
      <w:r>
        <w:rPr>
          <w:spacing w:val="13"/>
          <w:w w:val="110"/>
          <w:sz w:val="18"/>
        </w:rPr>
        <w:t xml:space="preserve"> </w:t>
      </w:r>
      <w:r>
        <w:rPr>
          <w:w w:val="110"/>
          <w:sz w:val="18"/>
        </w:rPr>
        <w:t>initial</w:t>
      </w:r>
      <w:r>
        <w:rPr>
          <w:spacing w:val="13"/>
          <w:w w:val="110"/>
          <w:sz w:val="18"/>
        </w:rPr>
        <w:t xml:space="preserve"> </w:t>
      </w:r>
      <w:r>
        <w:rPr>
          <w:w w:val="110"/>
          <w:sz w:val="18"/>
        </w:rPr>
        <w:t>3-year</w:t>
      </w:r>
      <w:r>
        <w:rPr>
          <w:spacing w:val="13"/>
          <w:w w:val="110"/>
          <w:sz w:val="18"/>
        </w:rPr>
        <w:t xml:space="preserve"> </w:t>
      </w:r>
      <w:r>
        <w:rPr>
          <w:w w:val="110"/>
          <w:sz w:val="18"/>
        </w:rPr>
        <w:t>term.</w:t>
      </w:r>
    </w:p>
    <w:p w:rsidR="00194060" w:rsidRDefault="00194060">
      <w:pPr>
        <w:pStyle w:val="BodyText"/>
        <w:rPr>
          <w:sz w:val="18"/>
        </w:rPr>
      </w:pPr>
    </w:p>
    <w:p w:rsidR="00194060" w:rsidRDefault="00194060">
      <w:pPr>
        <w:pStyle w:val="BodyText"/>
        <w:spacing w:before="11"/>
        <w:rPr>
          <w:sz w:val="18"/>
        </w:rPr>
      </w:pPr>
    </w:p>
    <w:p w:rsidR="00194060" w:rsidRDefault="00F75F9A">
      <w:pPr>
        <w:pStyle w:val="ListParagraph"/>
        <w:numPr>
          <w:ilvl w:val="1"/>
          <w:numId w:val="9"/>
        </w:numPr>
        <w:tabs>
          <w:tab w:val="left" w:pos="666"/>
        </w:tabs>
      </w:pPr>
      <w:r>
        <w:rPr>
          <w:w w:val="110"/>
        </w:rPr>
        <w:t>the</w:t>
      </w:r>
      <w:r>
        <w:rPr>
          <w:spacing w:val="8"/>
          <w:w w:val="110"/>
        </w:rPr>
        <w:t xml:space="preserve"> </w:t>
      </w:r>
      <w:r>
        <w:rPr>
          <w:w w:val="110"/>
        </w:rPr>
        <w:t>amount</w:t>
      </w:r>
      <w:r>
        <w:rPr>
          <w:spacing w:val="10"/>
          <w:w w:val="110"/>
        </w:rPr>
        <w:t xml:space="preserve"> </w:t>
      </w:r>
      <w:r>
        <w:rPr>
          <w:w w:val="110"/>
        </w:rPr>
        <w:t>of</w:t>
      </w:r>
      <w:r>
        <w:rPr>
          <w:spacing w:val="8"/>
          <w:w w:val="110"/>
        </w:rPr>
        <w:t xml:space="preserve"> </w:t>
      </w:r>
      <w:r>
        <w:rPr>
          <w:w w:val="110"/>
        </w:rPr>
        <w:t>time</w:t>
      </w:r>
      <w:r>
        <w:rPr>
          <w:spacing w:val="9"/>
          <w:w w:val="110"/>
        </w:rPr>
        <w:t xml:space="preserve"> </w:t>
      </w:r>
      <w:r>
        <w:rPr>
          <w:w w:val="110"/>
        </w:rPr>
        <w:t>the</w:t>
      </w:r>
      <w:r>
        <w:rPr>
          <w:spacing w:val="9"/>
          <w:w w:val="110"/>
        </w:rPr>
        <w:t xml:space="preserve"> </w:t>
      </w:r>
      <w:r>
        <w:rPr>
          <w:w w:val="110"/>
        </w:rPr>
        <w:t>soldier</w:t>
      </w:r>
      <w:r>
        <w:rPr>
          <w:spacing w:val="9"/>
          <w:w w:val="110"/>
        </w:rPr>
        <w:t xml:space="preserve"> </w:t>
      </w:r>
      <w:r>
        <w:rPr>
          <w:w w:val="110"/>
        </w:rPr>
        <w:t>has</w:t>
      </w:r>
      <w:r>
        <w:rPr>
          <w:spacing w:val="8"/>
          <w:w w:val="110"/>
        </w:rPr>
        <w:t xml:space="preserve"> </w:t>
      </w:r>
      <w:r>
        <w:rPr>
          <w:w w:val="110"/>
        </w:rPr>
        <w:t>already</w:t>
      </w:r>
      <w:r>
        <w:rPr>
          <w:spacing w:val="9"/>
          <w:w w:val="110"/>
        </w:rPr>
        <w:t xml:space="preserve"> </w:t>
      </w:r>
      <w:r>
        <w:rPr>
          <w:w w:val="110"/>
        </w:rPr>
        <w:t>served</w:t>
      </w:r>
      <w:r>
        <w:rPr>
          <w:spacing w:val="8"/>
          <w:w w:val="110"/>
        </w:rPr>
        <w:t xml:space="preserve"> </w:t>
      </w:r>
      <w:r>
        <w:rPr>
          <w:w w:val="110"/>
        </w:rPr>
        <w:t>in</w:t>
      </w:r>
      <w:r>
        <w:rPr>
          <w:spacing w:val="10"/>
          <w:w w:val="110"/>
        </w:rPr>
        <w:t xml:space="preserve"> </w:t>
      </w:r>
      <w:r>
        <w:rPr>
          <w:w w:val="110"/>
        </w:rPr>
        <w:t>his/her</w:t>
      </w:r>
      <w:r>
        <w:rPr>
          <w:spacing w:val="8"/>
          <w:w w:val="110"/>
        </w:rPr>
        <w:t xml:space="preserve"> </w:t>
      </w:r>
      <w:r>
        <w:rPr>
          <w:w w:val="110"/>
        </w:rPr>
        <w:t>first</w:t>
      </w:r>
      <w:r>
        <w:rPr>
          <w:spacing w:val="9"/>
          <w:w w:val="110"/>
        </w:rPr>
        <w:t xml:space="preserve"> </w:t>
      </w:r>
      <w:r>
        <w:rPr>
          <w:w w:val="110"/>
        </w:rPr>
        <w:t>enlistment</w:t>
      </w:r>
      <w:r>
        <w:rPr>
          <w:spacing w:val="9"/>
          <w:w w:val="110"/>
        </w:rPr>
        <w:t xml:space="preserve"> </w:t>
      </w:r>
      <w:r>
        <w:rPr>
          <w:w w:val="110"/>
        </w:rPr>
        <w:t>term.</w:t>
      </w:r>
    </w:p>
    <w:p w:rsidR="00194060" w:rsidRDefault="00194060">
      <w:pPr>
        <w:pStyle w:val="BodyText"/>
        <w:spacing w:before="2"/>
      </w:pPr>
    </w:p>
    <w:p w:rsidR="00194060" w:rsidRDefault="00F75F9A">
      <w:pPr>
        <w:pStyle w:val="BodyText"/>
        <w:spacing w:line="312" w:lineRule="auto"/>
        <w:ind w:left="119" w:right="1437"/>
        <w:jc w:val="both"/>
      </w:pPr>
      <w:r>
        <w:rPr>
          <w:w w:val="110"/>
        </w:rPr>
        <w:t>Thus</w:t>
      </w:r>
      <w:r>
        <w:rPr>
          <w:spacing w:val="-7"/>
          <w:w w:val="110"/>
        </w:rPr>
        <w:t xml:space="preserve"> </w:t>
      </w:r>
      <w:r>
        <w:rPr>
          <w:w w:val="110"/>
        </w:rPr>
        <w:t>for</w:t>
      </w:r>
      <w:r>
        <w:rPr>
          <w:spacing w:val="-6"/>
          <w:w w:val="110"/>
        </w:rPr>
        <w:t xml:space="preserve"> </w:t>
      </w:r>
      <w:r>
        <w:rPr>
          <w:w w:val="110"/>
        </w:rPr>
        <w:t>any</w:t>
      </w:r>
      <w:r>
        <w:rPr>
          <w:spacing w:val="-7"/>
          <w:w w:val="110"/>
        </w:rPr>
        <w:t xml:space="preserve"> </w:t>
      </w:r>
      <w:r>
        <w:rPr>
          <w:w w:val="110"/>
        </w:rPr>
        <w:t>given</w:t>
      </w:r>
      <w:r>
        <w:rPr>
          <w:spacing w:val="-6"/>
          <w:w w:val="110"/>
        </w:rPr>
        <w:t xml:space="preserve"> </w:t>
      </w:r>
      <w:r>
        <w:rPr>
          <w:w w:val="110"/>
        </w:rPr>
        <w:t>time</w:t>
      </w:r>
      <w:r>
        <w:rPr>
          <w:spacing w:val="-7"/>
          <w:w w:val="110"/>
        </w:rPr>
        <w:t xml:space="preserve"> </w:t>
      </w:r>
      <w:r>
        <w:rPr>
          <w:w w:val="110"/>
        </w:rPr>
        <w:t>(quarter)</w:t>
      </w:r>
      <w:r>
        <w:rPr>
          <w:spacing w:val="-6"/>
          <w:w w:val="110"/>
        </w:rPr>
        <w:t xml:space="preserve"> </w:t>
      </w:r>
      <w:r>
        <w:rPr>
          <w:i/>
          <w:w w:val="110"/>
        </w:rPr>
        <w:t>t</w:t>
      </w:r>
      <w:r>
        <w:rPr>
          <w:w w:val="110"/>
        </w:rPr>
        <w:t>,</w:t>
      </w:r>
      <w:r>
        <w:rPr>
          <w:spacing w:val="-6"/>
          <w:w w:val="110"/>
        </w:rPr>
        <w:t xml:space="preserve"> </w:t>
      </w:r>
      <w:r>
        <w:rPr>
          <w:w w:val="110"/>
        </w:rPr>
        <w:t>it</w:t>
      </w:r>
      <w:r>
        <w:rPr>
          <w:spacing w:val="-6"/>
          <w:w w:val="110"/>
        </w:rPr>
        <w:t xml:space="preserve"> </w:t>
      </w:r>
      <w:r>
        <w:rPr>
          <w:w w:val="110"/>
        </w:rPr>
        <w:t>is</w:t>
      </w:r>
      <w:r>
        <w:rPr>
          <w:spacing w:val="-7"/>
          <w:w w:val="110"/>
        </w:rPr>
        <w:t xml:space="preserve"> </w:t>
      </w:r>
      <w:r>
        <w:rPr>
          <w:w w:val="110"/>
        </w:rPr>
        <w:t>sufficient</w:t>
      </w:r>
      <w:r>
        <w:rPr>
          <w:spacing w:val="-6"/>
          <w:w w:val="110"/>
        </w:rPr>
        <w:t xml:space="preserve"> </w:t>
      </w:r>
      <w:r>
        <w:rPr>
          <w:w w:val="110"/>
        </w:rPr>
        <w:t>to</w:t>
      </w:r>
      <w:r>
        <w:rPr>
          <w:spacing w:val="-6"/>
          <w:w w:val="110"/>
        </w:rPr>
        <w:t xml:space="preserve"> </w:t>
      </w:r>
      <w:r>
        <w:rPr>
          <w:w w:val="110"/>
        </w:rPr>
        <w:t>record</w:t>
      </w:r>
      <w:r>
        <w:rPr>
          <w:spacing w:val="-7"/>
          <w:w w:val="110"/>
        </w:rPr>
        <w:t xml:space="preserve"> </w:t>
      </w:r>
      <w:r>
        <w:rPr>
          <w:w w:val="110"/>
        </w:rPr>
        <w:t>each</w:t>
      </w:r>
      <w:r>
        <w:rPr>
          <w:spacing w:val="-6"/>
          <w:w w:val="110"/>
        </w:rPr>
        <w:t xml:space="preserve"> </w:t>
      </w:r>
      <w:r>
        <w:rPr>
          <w:w w:val="110"/>
        </w:rPr>
        <w:t>individual</w:t>
      </w:r>
      <w:r>
        <w:rPr>
          <w:spacing w:val="-7"/>
          <w:w w:val="110"/>
        </w:rPr>
        <w:t xml:space="preserve"> </w:t>
      </w:r>
      <w:r>
        <w:rPr>
          <w:w w:val="110"/>
        </w:rPr>
        <w:t>currently</w:t>
      </w:r>
      <w:r>
        <w:rPr>
          <w:spacing w:val="-6"/>
          <w:w w:val="110"/>
        </w:rPr>
        <w:t xml:space="preserve"> </w:t>
      </w:r>
      <w:r>
        <w:rPr>
          <w:w w:val="110"/>
        </w:rPr>
        <w:t>in</w:t>
      </w:r>
      <w:r>
        <w:rPr>
          <w:spacing w:val="-6"/>
          <w:w w:val="110"/>
        </w:rPr>
        <w:t xml:space="preserve"> </w:t>
      </w:r>
      <w:r>
        <w:rPr>
          <w:w w:val="110"/>
        </w:rPr>
        <w:t>the</w:t>
      </w:r>
      <w:r>
        <w:rPr>
          <w:spacing w:val="-7"/>
          <w:w w:val="110"/>
        </w:rPr>
        <w:t xml:space="preserve"> </w:t>
      </w:r>
      <w:r>
        <w:rPr>
          <w:w w:val="110"/>
        </w:rPr>
        <w:t xml:space="preserve">Army </w:t>
      </w:r>
      <w:r>
        <w:rPr>
          <w:i/>
          <w:w w:val="110"/>
        </w:rPr>
        <w:t>i</w:t>
      </w:r>
      <w:r>
        <w:rPr>
          <w:w w:val="110"/>
        </w:rPr>
        <w:t xml:space="preserve">, their unit at time </w:t>
      </w:r>
      <w:r>
        <w:rPr>
          <w:i/>
          <w:w w:val="110"/>
        </w:rPr>
        <w:t>t</w:t>
      </w:r>
      <w:r>
        <w:rPr>
          <w:w w:val="110"/>
        </w:rPr>
        <w:t xml:space="preserve">, </w:t>
      </w:r>
      <w:r>
        <w:rPr>
          <w:i/>
          <w:w w:val="110"/>
        </w:rPr>
        <w:t>u</w:t>
      </w:r>
      <w:r>
        <w:rPr>
          <w:w w:val="110"/>
        </w:rPr>
        <w:t>(</w:t>
      </w:r>
      <w:r>
        <w:rPr>
          <w:i/>
          <w:w w:val="110"/>
        </w:rPr>
        <w:t>i, t</w:t>
      </w:r>
      <w:r>
        <w:rPr>
          <w:w w:val="110"/>
        </w:rPr>
        <w:t xml:space="preserve">), the amount of time the Soldier has served in their enlistment </w:t>
      </w:r>
      <w:r>
        <w:rPr>
          <w:i/>
          <w:w w:val="110"/>
        </w:rPr>
        <w:t xml:space="preserve">τ </w:t>
      </w:r>
      <w:r>
        <w:rPr>
          <w:w w:val="110"/>
        </w:rPr>
        <w:t>(</w:t>
      </w:r>
      <w:r>
        <w:rPr>
          <w:i/>
          <w:w w:val="110"/>
        </w:rPr>
        <w:t>i, t</w:t>
      </w:r>
      <w:r>
        <w:rPr>
          <w:w w:val="110"/>
        </w:rPr>
        <w:t xml:space="preserve">), and whether or not that individual has attritted at this time </w:t>
      </w:r>
      <w:r>
        <w:rPr>
          <w:i/>
          <w:w w:val="110"/>
        </w:rPr>
        <w:t>y</w:t>
      </w:r>
      <w:r>
        <w:rPr>
          <w:w w:val="110"/>
        </w:rPr>
        <w:t>(</w:t>
      </w:r>
      <w:r>
        <w:rPr>
          <w:i/>
          <w:w w:val="110"/>
        </w:rPr>
        <w:t>i, t</w:t>
      </w:r>
      <w:r>
        <w:rPr>
          <w:w w:val="110"/>
        </w:rPr>
        <w:t xml:space="preserve">). As an example, </w:t>
      </w:r>
      <w:r>
        <w:rPr>
          <w:spacing w:val="-4"/>
          <w:w w:val="110"/>
        </w:rPr>
        <w:t xml:space="preserve">Table </w:t>
      </w:r>
      <w:r>
        <w:rPr>
          <w:w w:val="110"/>
        </w:rPr>
        <w:t xml:space="preserve">1 shows a subset of the ABM output corresponding to individual </w:t>
      </w:r>
      <w:r>
        <w:rPr>
          <w:i/>
          <w:w w:val="110"/>
        </w:rPr>
        <w:t xml:space="preserve">i </w:t>
      </w:r>
      <w:r>
        <w:rPr>
          <w:w w:val="110"/>
        </w:rPr>
        <w:t xml:space="preserve">= 438. The individual first enlisted at time </w:t>
      </w:r>
      <w:r>
        <w:rPr>
          <w:i/>
          <w:w w:val="110"/>
        </w:rPr>
        <w:t xml:space="preserve">t </w:t>
      </w:r>
      <w:r>
        <w:rPr>
          <w:w w:val="110"/>
        </w:rPr>
        <w:t xml:space="preserve">= 5, and </w:t>
      </w:r>
      <w:r>
        <w:rPr>
          <w:spacing w:val="-3"/>
          <w:w w:val="110"/>
        </w:rPr>
        <w:t xml:space="preserve">was </w:t>
      </w:r>
      <w:r>
        <w:rPr>
          <w:w w:val="110"/>
        </w:rPr>
        <w:t xml:space="preserve">assigned to unit 17.  In the 5th quarter of his/her enlistment term (and the  9th quarter of the simulation, </w:t>
      </w:r>
      <w:r>
        <w:rPr>
          <w:i/>
          <w:w w:val="110"/>
        </w:rPr>
        <w:t xml:space="preserve">t </w:t>
      </w:r>
      <w:r>
        <w:rPr>
          <w:w w:val="110"/>
        </w:rPr>
        <w:t xml:space="preserve">= 9) the individual was reassigned to unit 5. In the 6th quarter of his/her enlistment term, the individual attrits from the Army (at </w:t>
      </w:r>
      <w:r>
        <w:rPr>
          <w:i/>
          <w:w w:val="110"/>
        </w:rPr>
        <w:t xml:space="preserve">t </w:t>
      </w:r>
      <w:r>
        <w:rPr>
          <w:w w:val="110"/>
        </w:rPr>
        <w:t xml:space="preserve">= 10). Had the individual not attritted, his/her term would </w:t>
      </w:r>
      <w:r>
        <w:rPr>
          <w:spacing w:val="-3"/>
          <w:w w:val="110"/>
        </w:rPr>
        <w:t xml:space="preserve">have </w:t>
      </w:r>
      <w:r>
        <w:rPr>
          <w:w w:val="110"/>
        </w:rPr>
        <w:t xml:space="preserve">ended after the 12th term at </w:t>
      </w:r>
      <w:r>
        <w:rPr>
          <w:i/>
          <w:w w:val="110"/>
        </w:rPr>
        <w:t xml:space="preserve">t </w:t>
      </w:r>
      <w:r>
        <w:rPr>
          <w:w w:val="110"/>
        </w:rPr>
        <w:t>= 16. The output file then gives information about the next individual (</w:t>
      </w:r>
      <w:r>
        <w:rPr>
          <w:i/>
          <w:w w:val="110"/>
        </w:rPr>
        <w:t xml:space="preserve">i </w:t>
      </w:r>
      <w:r>
        <w:rPr>
          <w:w w:val="110"/>
        </w:rPr>
        <w:t>= 439) in the</w:t>
      </w:r>
      <w:r>
        <w:rPr>
          <w:spacing w:val="20"/>
          <w:w w:val="110"/>
        </w:rPr>
        <w:t xml:space="preserve"> </w:t>
      </w:r>
      <w:r>
        <w:rPr>
          <w:w w:val="110"/>
        </w:rPr>
        <w:t>ABM simulation.</w:t>
      </w:r>
    </w:p>
    <w:p w:rsidR="00194060" w:rsidRDefault="00F75F9A">
      <w:pPr>
        <w:pStyle w:val="BodyText"/>
        <w:spacing w:line="312" w:lineRule="auto"/>
        <w:ind w:left="120" w:right="1437" w:firstLine="338"/>
      </w:pPr>
      <w:r>
        <w:rPr>
          <w:w w:val="110"/>
        </w:rPr>
        <w:t xml:space="preserve">Any Soldier </w:t>
      </w:r>
      <w:r>
        <w:rPr>
          <w:i/>
          <w:w w:val="110"/>
        </w:rPr>
        <w:t xml:space="preserve">i </w:t>
      </w:r>
      <w:r>
        <w:rPr>
          <w:w w:val="110"/>
        </w:rPr>
        <w:t xml:space="preserve">in his/her first enlistment term who has not attritted prior to time </w:t>
      </w:r>
      <w:r>
        <w:rPr>
          <w:i/>
          <w:w w:val="110"/>
        </w:rPr>
        <w:t xml:space="preserve">t </w:t>
      </w:r>
      <w:r>
        <w:rPr>
          <w:w w:val="110"/>
        </w:rPr>
        <w:t xml:space="preserve">is at risk of attritting at time </w:t>
      </w:r>
      <w:r>
        <w:rPr>
          <w:i/>
          <w:w w:val="110"/>
        </w:rPr>
        <w:t>t</w:t>
      </w:r>
      <w:r>
        <w:rPr>
          <w:w w:val="110"/>
        </w:rPr>
        <w:t>. We take the discrete time hazard</w:t>
      </w:r>
    </w:p>
    <w:p w:rsidR="00194060" w:rsidRDefault="00F75F9A">
      <w:pPr>
        <w:tabs>
          <w:tab w:val="left" w:pos="9201"/>
        </w:tabs>
        <w:spacing w:before="83"/>
        <w:ind w:left="2850"/>
      </w:pPr>
      <w:r>
        <w:rPr>
          <w:i/>
          <w:w w:val="99"/>
        </w:rPr>
        <w:t>p</w:t>
      </w:r>
      <w:r>
        <w:rPr>
          <w:i/>
          <w:w w:val="123"/>
          <w:vertAlign w:val="subscript"/>
        </w:rPr>
        <w:t>it</w:t>
      </w:r>
      <w:r>
        <w:rPr>
          <w:i/>
          <w:spacing w:val="15"/>
        </w:rPr>
        <w:t xml:space="preserve"> </w:t>
      </w:r>
      <w:r>
        <w:rPr>
          <w:w w:val="136"/>
        </w:rPr>
        <w:t>=</w:t>
      </w:r>
      <w:r>
        <w:rPr>
          <w:spacing w:val="5"/>
        </w:rPr>
        <w:t xml:space="preserve"> </w:t>
      </w:r>
      <w:r>
        <w:rPr>
          <w:w w:val="119"/>
        </w:rPr>
        <w:t>Pr</w:t>
      </w:r>
      <w:r>
        <w:rPr>
          <w:spacing w:val="-19"/>
        </w:rPr>
        <w:t xml:space="preserve"> </w:t>
      </w:r>
      <w:r>
        <w:rPr>
          <w:rFonts w:ascii="Arial"/>
          <w:w w:val="136"/>
          <w:position w:val="18"/>
        </w:rPr>
        <w:t>(</w:t>
      </w:r>
      <w:r>
        <w:rPr>
          <w:i/>
          <w:spacing w:val="7"/>
          <w:w w:val="109"/>
        </w:rPr>
        <w:t>y</w:t>
      </w:r>
      <w:r>
        <w:rPr>
          <w:w w:val="115"/>
        </w:rPr>
        <w:t>(</w:t>
      </w:r>
      <w:r>
        <w:rPr>
          <w:i/>
          <w:w w:val="116"/>
        </w:rPr>
        <w:t>i,</w:t>
      </w:r>
      <w:r>
        <w:rPr>
          <w:i/>
          <w:spacing w:val="-19"/>
        </w:rPr>
        <w:t xml:space="preserve"> </w:t>
      </w:r>
      <w:r>
        <w:rPr>
          <w:i/>
          <w:w w:val="128"/>
        </w:rPr>
        <w:t>t</w:t>
      </w:r>
      <w:r>
        <w:rPr>
          <w:w w:val="115"/>
        </w:rPr>
        <w:t>)</w:t>
      </w:r>
      <w:r>
        <w:rPr>
          <w:spacing w:val="5"/>
        </w:rPr>
        <w:t xml:space="preserve"> </w:t>
      </w:r>
      <w:r>
        <w:rPr>
          <w:w w:val="136"/>
        </w:rPr>
        <w:t>=</w:t>
      </w:r>
      <w:r>
        <w:rPr>
          <w:spacing w:val="5"/>
        </w:rPr>
        <w:t xml:space="preserve"> </w:t>
      </w:r>
      <w:r>
        <w:rPr>
          <w:spacing w:val="-1"/>
          <w:w w:val="99"/>
        </w:rPr>
        <w:t>1</w:t>
      </w:r>
      <w:r>
        <w:rPr>
          <w:rFonts w:ascii="Menlo"/>
          <w:i/>
          <w:w w:val="45"/>
        </w:rPr>
        <w:t>|</w:t>
      </w:r>
      <w:r>
        <w:rPr>
          <w:i/>
          <w:spacing w:val="7"/>
          <w:w w:val="109"/>
        </w:rPr>
        <w:t>y</w:t>
      </w:r>
      <w:r>
        <w:rPr>
          <w:w w:val="115"/>
        </w:rPr>
        <w:t>(</w:t>
      </w:r>
      <w:r>
        <w:rPr>
          <w:i/>
          <w:w w:val="116"/>
        </w:rPr>
        <w:t>i,</w:t>
      </w:r>
      <w:r>
        <w:rPr>
          <w:i/>
          <w:spacing w:val="-19"/>
        </w:rPr>
        <w:t xml:space="preserve"> </w:t>
      </w:r>
      <w:r>
        <w:rPr>
          <w:i/>
          <w:w w:val="128"/>
        </w:rPr>
        <w:t>t</w:t>
      </w:r>
      <w:r>
        <w:rPr>
          <w:rFonts w:ascii="Arial"/>
          <w:i/>
          <w:spacing w:val="10"/>
          <w:w w:val="98"/>
          <w:vertAlign w:val="superscript"/>
        </w:rPr>
        <w:t xml:space="preserve"> </w:t>
      </w:r>
      <w:r>
        <w:rPr>
          <w:w w:val="115"/>
        </w:rPr>
        <w:t>)</w:t>
      </w:r>
      <w:r>
        <w:rPr>
          <w:spacing w:val="5"/>
        </w:rPr>
        <w:t xml:space="preserve"> </w:t>
      </w:r>
      <w:r>
        <w:rPr>
          <w:w w:val="136"/>
        </w:rPr>
        <w:t>=</w:t>
      </w:r>
      <w:r>
        <w:rPr>
          <w:spacing w:val="5"/>
        </w:rPr>
        <w:t xml:space="preserve"> </w:t>
      </w:r>
      <w:r>
        <w:rPr>
          <w:w w:val="99"/>
        </w:rPr>
        <w:t>0</w:t>
      </w:r>
      <w:r>
        <w:rPr>
          <w:spacing w:val="17"/>
        </w:rPr>
        <w:t xml:space="preserve"> </w:t>
      </w:r>
      <w:r>
        <w:rPr>
          <w:w w:val="101"/>
        </w:rPr>
        <w:t>for</w:t>
      </w:r>
      <w:r>
        <w:rPr>
          <w:spacing w:val="17"/>
        </w:rPr>
        <w:t xml:space="preserve"> </w:t>
      </w:r>
      <w:r>
        <w:rPr>
          <w:i/>
          <w:w w:val="128"/>
        </w:rPr>
        <w:t>t</w:t>
      </w:r>
      <w:r>
        <w:rPr>
          <w:rFonts w:ascii="Arial"/>
          <w:i/>
          <w:w w:val="98"/>
          <w:vertAlign w:val="superscript"/>
        </w:rPr>
        <w:t xml:space="preserve"> </w:t>
      </w:r>
      <w:r>
        <w:rPr>
          <w:rFonts w:ascii="Arial"/>
          <w:i/>
          <w:spacing w:val="9"/>
        </w:rPr>
        <w:t xml:space="preserve"> </w:t>
      </w:r>
      <w:r>
        <w:rPr>
          <w:i/>
          <w:w w:val="114"/>
        </w:rPr>
        <w:t>&lt;</w:t>
      </w:r>
      <w:r>
        <w:rPr>
          <w:i/>
          <w:spacing w:val="5"/>
        </w:rPr>
        <w:t xml:space="preserve"> </w:t>
      </w:r>
      <w:r>
        <w:rPr>
          <w:i/>
          <w:spacing w:val="-1"/>
          <w:w w:val="128"/>
        </w:rPr>
        <w:t>t</w:t>
      </w:r>
      <w:r>
        <w:rPr>
          <w:rFonts w:ascii="Arial"/>
          <w:w w:val="163"/>
          <w:position w:val="18"/>
        </w:rPr>
        <w:t xml:space="preserve"> </w:t>
      </w:r>
      <w:r>
        <w:rPr>
          <w:rFonts w:ascii="Arial"/>
          <w:position w:val="18"/>
        </w:rPr>
        <w:tab/>
      </w:r>
      <w:r>
        <w:rPr>
          <w:w w:val="108"/>
        </w:rPr>
        <w:t>(1)</w:t>
      </w:r>
    </w:p>
    <w:p w:rsidR="00194060" w:rsidRDefault="00F75F9A">
      <w:pPr>
        <w:pStyle w:val="BodyText"/>
        <w:spacing w:before="337" w:line="312" w:lineRule="auto"/>
        <w:ind w:left="120" w:right="1438"/>
        <w:jc w:val="both"/>
      </w:pPr>
      <w:r>
        <w:rPr>
          <w:w w:val="110"/>
        </w:rPr>
        <w:t xml:space="preserve">to denote the probability that Soldier </w:t>
      </w:r>
      <w:r>
        <w:rPr>
          <w:i/>
          <w:w w:val="110"/>
        </w:rPr>
        <w:t xml:space="preserve">i </w:t>
      </w:r>
      <w:r>
        <w:rPr>
          <w:w w:val="110"/>
        </w:rPr>
        <w:t xml:space="preserve">attrits at time </w:t>
      </w:r>
      <w:r>
        <w:rPr>
          <w:i/>
          <w:w w:val="110"/>
        </w:rPr>
        <w:t xml:space="preserve">t </w:t>
      </w:r>
      <w:r>
        <w:rPr>
          <w:w w:val="110"/>
        </w:rPr>
        <w:t xml:space="preserve">given he/she </w:t>
      </w:r>
      <w:r>
        <w:rPr>
          <w:spacing w:val="-3"/>
          <w:w w:val="110"/>
        </w:rPr>
        <w:t xml:space="preserve">was  </w:t>
      </w:r>
      <w:r>
        <w:rPr>
          <w:w w:val="110"/>
        </w:rPr>
        <w:t xml:space="preserve">still serving his/her   first enlistment term prior to time </w:t>
      </w:r>
      <w:r>
        <w:rPr>
          <w:i/>
          <w:w w:val="110"/>
        </w:rPr>
        <w:t>t</w:t>
      </w:r>
      <w:r>
        <w:rPr>
          <w:w w:val="110"/>
        </w:rPr>
        <w:t xml:space="preserve">.  The ABM models the discrete time hazard according to </w:t>
      </w:r>
      <w:r>
        <w:rPr>
          <w:spacing w:val="8"/>
          <w:w w:val="110"/>
        </w:rPr>
        <w:t xml:space="preserve"> </w:t>
      </w:r>
      <w:r>
        <w:rPr>
          <w:w w:val="110"/>
        </w:rPr>
        <w:t>the</w:t>
      </w:r>
    </w:p>
    <w:p w:rsidR="00194060" w:rsidRDefault="00194060">
      <w:pPr>
        <w:spacing w:line="312" w:lineRule="auto"/>
        <w:jc w:val="both"/>
        <w:sectPr w:rsidR="00194060">
          <w:pgSz w:w="12240" w:h="15840"/>
          <w:pgMar w:top="1460" w:right="0" w:bottom="1600" w:left="1320" w:header="0" w:footer="1404" w:gutter="0"/>
          <w:cols w:space="720"/>
        </w:sectPr>
      </w:pPr>
    </w:p>
    <w:p w:rsidR="00194060" w:rsidRDefault="00F75F9A">
      <w:pPr>
        <w:spacing w:before="45"/>
        <w:ind w:left="1932"/>
        <w:rPr>
          <w:sz w:val="18"/>
        </w:rPr>
      </w:pPr>
      <w:r>
        <w:rPr>
          <w:b/>
          <w:w w:val="110"/>
          <w:sz w:val="18"/>
        </w:rPr>
        <w:lastRenderedPageBreak/>
        <w:t xml:space="preserve">Table 1: </w:t>
      </w:r>
      <w:r>
        <w:rPr>
          <w:w w:val="110"/>
          <w:sz w:val="18"/>
        </w:rPr>
        <w:t>Structure of agent-based model output simulating attrition.</w:t>
      </w:r>
    </w:p>
    <w:p w:rsidR="00194060" w:rsidRDefault="00194060">
      <w:pPr>
        <w:pStyle w:val="BodyText"/>
        <w:spacing w:before="11"/>
        <w:rPr>
          <w:sz w:val="21"/>
        </w:rPr>
      </w:pPr>
    </w:p>
    <w:tbl>
      <w:tblPr>
        <w:tblW w:w="0" w:type="auto"/>
        <w:tblInd w:w="2417" w:type="dxa"/>
        <w:tblLayout w:type="fixed"/>
        <w:tblCellMar>
          <w:left w:w="0" w:type="dxa"/>
          <w:right w:w="0" w:type="dxa"/>
        </w:tblCellMar>
        <w:tblLook w:val="01E0" w:firstRow="1" w:lastRow="1" w:firstColumn="1" w:lastColumn="1" w:noHBand="0" w:noVBand="0"/>
      </w:tblPr>
      <w:tblGrid>
        <w:gridCol w:w="664"/>
        <w:gridCol w:w="1191"/>
        <w:gridCol w:w="1367"/>
        <w:gridCol w:w="785"/>
        <w:gridCol w:w="774"/>
      </w:tblGrid>
      <w:tr w:rsidR="00194060">
        <w:trPr>
          <w:trHeight w:val="243"/>
        </w:trPr>
        <w:tc>
          <w:tcPr>
            <w:tcW w:w="664" w:type="dxa"/>
            <w:tcBorders>
              <w:bottom w:val="single" w:sz="4" w:space="0" w:color="000000"/>
            </w:tcBorders>
          </w:tcPr>
          <w:p w:rsidR="00194060" w:rsidRDefault="00F75F9A">
            <w:pPr>
              <w:pStyle w:val="TableParagraph"/>
              <w:spacing w:line="211" w:lineRule="exact"/>
              <w:ind w:right="117"/>
              <w:jc w:val="right"/>
            </w:pPr>
            <w:r>
              <w:rPr>
                <w:w w:val="105"/>
              </w:rPr>
              <w:t>time</w:t>
            </w:r>
          </w:p>
        </w:tc>
        <w:tc>
          <w:tcPr>
            <w:tcW w:w="1191" w:type="dxa"/>
            <w:tcBorders>
              <w:bottom w:val="single" w:sz="4" w:space="0" w:color="000000"/>
            </w:tcBorders>
          </w:tcPr>
          <w:p w:rsidR="00194060" w:rsidRDefault="00F75F9A">
            <w:pPr>
              <w:pStyle w:val="TableParagraph"/>
              <w:spacing w:line="211" w:lineRule="exact"/>
              <w:ind w:right="117"/>
              <w:jc w:val="right"/>
            </w:pPr>
            <w:r>
              <w:rPr>
                <w:w w:val="105"/>
              </w:rPr>
              <w:t>individual</w:t>
            </w:r>
          </w:p>
        </w:tc>
        <w:tc>
          <w:tcPr>
            <w:tcW w:w="1367" w:type="dxa"/>
            <w:tcBorders>
              <w:bottom w:val="single" w:sz="4" w:space="0" w:color="000000"/>
            </w:tcBorders>
          </w:tcPr>
          <w:p w:rsidR="00194060" w:rsidRDefault="00F75F9A">
            <w:pPr>
              <w:pStyle w:val="TableParagraph"/>
              <w:spacing w:line="211" w:lineRule="exact"/>
              <w:ind w:right="117"/>
              <w:jc w:val="right"/>
            </w:pPr>
            <w:r>
              <w:rPr>
                <w:w w:val="110"/>
              </w:rPr>
              <w:t>timeInTerm</w:t>
            </w:r>
          </w:p>
        </w:tc>
        <w:tc>
          <w:tcPr>
            <w:tcW w:w="785" w:type="dxa"/>
            <w:tcBorders>
              <w:bottom w:val="single" w:sz="4" w:space="0" w:color="000000"/>
            </w:tcBorders>
          </w:tcPr>
          <w:p w:rsidR="00194060" w:rsidRDefault="00F75F9A">
            <w:pPr>
              <w:pStyle w:val="TableParagraph"/>
              <w:spacing w:line="211" w:lineRule="exact"/>
              <w:ind w:right="117"/>
              <w:jc w:val="right"/>
            </w:pPr>
            <w:r>
              <w:rPr>
                <w:w w:val="110"/>
              </w:rPr>
              <w:t>unit</w:t>
            </w:r>
          </w:p>
        </w:tc>
        <w:tc>
          <w:tcPr>
            <w:tcW w:w="774" w:type="dxa"/>
            <w:tcBorders>
              <w:bottom w:val="single" w:sz="4" w:space="0" w:color="000000"/>
            </w:tcBorders>
          </w:tcPr>
          <w:p w:rsidR="00194060" w:rsidRDefault="00F75F9A">
            <w:pPr>
              <w:pStyle w:val="TableParagraph"/>
              <w:spacing w:line="211" w:lineRule="exact"/>
              <w:ind w:right="118"/>
              <w:jc w:val="right"/>
            </w:pPr>
            <w:r>
              <w:rPr>
                <w:w w:val="120"/>
              </w:rPr>
              <w:t>attrit</w:t>
            </w:r>
          </w:p>
        </w:tc>
      </w:tr>
      <w:tr w:rsidR="00194060">
        <w:trPr>
          <w:trHeight w:val="268"/>
        </w:trPr>
        <w:tc>
          <w:tcPr>
            <w:tcW w:w="664" w:type="dxa"/>
            <w:tcBorders>
              <w:top w:val="single" w:sz="4" w:space="0" w:color="000000"/>
              <w:bottom w:val="single" w:sz="4" w:space="0" w:color="000000"/>
            </w:tcBorders>
          </w:tcPr>
          <w:p w:rsidR="00194060" w:rsidRDefault="00F75F9A">
            <w:pPr>
              <w:pStyle w:val="TableParagraph"/>
              <w:spacing w:line="236" w:lineRule="exact"/>
              <w:ind w:right="118"/>
              <w:jc w:val="right"/>
              <w:rPr>
                <w:i/>
              </w:rPr>
            </w:pPr>
            <w:r>
              <w:rPr>
                <w:i/>
                <w:w w:val="128"/>
              </w:rPr>
              <w:t>t</w:t>
            </w:r>
          </w:p>
        </w:tc>
        <w:tc>
          <w:tcPr>
            <w:tcW w:w="1191" w:type="dxa"/>
            <w:tcBorders>
              <w:top w:val="single" w:sz="4" w:space="0" w:color="000000"/>
              <w:bottom w:val="single" w:sz="4" w:space="0" w:color="000000"/>
            </w:tcBorders>
          </w:tcPr>
          <w:p w:rsidR="00194060" w:rsidRDefault="00F75F9A">
            <w:pPr>
              <w:pStyle w:val="TableParagraph"/>
              <w:spacing w:line="236" w:lineRule="exact"/>
              <w:ind w:right="118"/>
              <w:jc w:val="right"/>
              <w:rPr>
                <w:i/>
              </w:rPr>
            </w:pPr>
            <w:r>
              <w:rPr>
                <w:i/>
                <w:w w:val="122"/>
              </w:rPr>
              <w:t>i</w:t>
            </w:r>
          </w:p>
        </w:tc>
        <w:tc>
          <w:tcPr>
            <w:tcW w:w="1367" w:type="dxa"/>
            <w:tcBorders>
              <w:top w:val="single" w:sz="4" w:space="0" w:color="000000"/>
              <w:bottom w:val="single" w:sz="4" w:space="0" w:color="000000"/>
            </w:tcBorders>
          </w:tcPr>
          <w:p w:rsidR="00194060" w:rsidRDefault="00F75F9A">
            <w:pPr>
              <w:pStyle w:val="TableParagraph"/>
              <w:spacing w:line="236" w:lineRule="exact"/>
              <w:ind w:right="118"/>
              <w:jc w:val="right"/>
            </w:pPr>
            <w:r>
              <w:rPr>
                <w:i/>
                <w:w w:val="120"/>
              </w:rPr>
              <w:t xml:space="preserve">τ </w:t>
            </w:r>
            <w:r>
              <w:rPr>
                <w:w w:val="120"/>
              </w:rPr>
              <w:t>(</w:t>
            </w:r>
            <w:r>
              <w:rPr>
                <w:i/>
                <w:w w:val="120"/>
              </w:rPr>
              <w:t>i, t</w:t>
            </w:r>
            <w:r>
              <w:rPr>
                <w:w w:val="120"/>
              </w:rPr>
              <w:t>)</w:t>
            </w:r>
          </w:p>
        </w:tc>
        <w:tc>
          <w:tcPr>
            <w:tcW w:w="785" w:type="dxa"/>
            <w:tcBorders>
              <w:top w:val="single" w:sz="4" w:space="0" w:color="000000"/>
              <w:bottom w:val="single" w:sz="4" w:space="0" w:color="000000"/>
            </w:tcBorders>
          </w:tcPr>
          <w:p w:rsidR="00194060" w:rsidRDefault="00F75F9A">
            <w:pPr>
              <w:pStyle w:val="TableParagraph"/>
              <w:spacing w:line="236" w:lineRule="exact"/>
              <w:ind w:right="119"/>
              <w:jc w:val="right"/>
            </w:pPr>
            <w:r>
              <w:rPr>
                <w:i/>
                <w:w w:val="120"/>
              </w:rPr>
              <w:t>u</w:t>
            </w:r>
            <w:r>
              <w:rPr>
                <w:w w:val="120"/>
              </w:rPr>
              <w:t>(</w:t>
            </w:r>
            <w:r>
              <w:rPr>
                <w:i/>
                <w:w w:val="120"/>
              </w:rPr>
              <w:t>i, t</w:t>
            </w:r>
            <w:r>
              <w:rPr>
                <w:w w:val="120"/>
              </w:rPr>
              <w:t>)</w:t>
            </w:r>
          </w:p>
        </w:tc>
        <w:tc>
          <w:tcPr>
            <w:tcW w:w="774" w:type="dxa"/>
            <w:tcBorders>
              <w:top w:val="single" w:sz="4" w:space="0" w:color="000000"/>
              <w:bottom w:val="single" w:sz="4" w:space="0" w:color="000000"/>
            </w:tcBorders>
          </w:tcPr>
          <w:p w:rsidR="00194060" w:rsidRDefault="00F75F9A">
            <w:pPr>
              <w:pStyle w:val="TableParagraph"/>
              <w:spacing w:line="236" w:lineRule="exact"/>
              <w:ind w:right="118"/>
              <w:jc w:val="right"/>
            </w:pPr>
            <w:r>
              <w:rPr>
                <w:i/>
                <w:w w:val="120"/>
              </w:rPr>
              <w:t>y</w:t>
            </w:r>
            <w:r>
              <w:rPr>
                <w:w w:val="120"/>
              </w:rPr>
              <w:t>(</w:t>
            </w:r>
            <w:r>
              <w:rPr>
                <w:i/>
                <w:w w:val="120"/>
              </w:rPr>
              <w:t>i, t</w:t>
            </w:r>
            <w:r>
              <w:rPr>
                <w:w w:val="120"/>
              </w:rPr>
              <w:t>)</w:t>
            </w:r>
          </w:p>
        </w:tc>
      </w:tr>
      <w:tr w:rsidR="00194060">
        <w:trPr>
          <w:trHeight w:val="269"/>
        </w:trPr>
        <w:tc>
          <w:tcPr>
            <w:tcW w:w="664" w:type="dxa"/>
            <w:tcBorders>
              <w:top w:val="single" w:sz="4" w:space="0" w:color="000000"/>
            </w:tcBorders>
          </w:tcPr>
          <w:p w:rsidR="00194060" w:rsidRDefault="00F75F9A">
            <w:pPr>
              <w:pStyle w:val="TableParagraph"/>
              <w:spacing w:line="236" w:lineRule="exact"/>
              <w:ind w:right="118"/>
              <w:jc w:val="right"/>
            </w:pPr>
            <w:r>
              <w:rPr>
                <w:w w:val="98"/>
              </w:rPr>
              <w:t>:</w:t>
            </w:r>
          </w:p>
        </w:tc>
        <w:tc>
          <w:tcPr>
            <w:tcW w:w="1191" w:type="dxa"/>
            <w:tcBorders>
              <w:top w:val="single" w:sz="4" w:space="0" w:color="000000"/>
            </w:tcBorders>
          </w:tcPr>
          <w:p w:rsidR="00194060" w:rsidRDefault="00F75F9A">
            <w:pPr>
              <w:pStyle w:val="TableParagraph"/>
              <w:spacing w:line="236" w:lineRule="exact"/>
              <w:ind w:right="118"/>
              <w:jc w:val="right"/>
            </w:pPr>
            <w:r>
              <w:rPr>
                <w:w w:val="98"/>
              </w:rPr>
              <w:t>:</w:t>
            </w:r>
          </w:p>
        </w:tc>
        <w:tc>
          <w:tcPr>
            <w:tcW w:w="1367" w:type="dxa"/>
            <w:tcBorders>
              <w:top w:val="single" w:sz="4" w:space="0" w:color="000000"/>
            </w:tcBorders>
          </w:tcPr>
          <w:p w:rsidR="00194060" w:rsidRDefault="00F75F9A">
            <w:pPr>
              <w:pStyle w:val="TableParagraph"/>
              <w:spacing w:line="236" w:lineRule="exact"/>
              <w:ind w:right="118"/>
              <w:jc w:val="right"/>
            </w:pPr>
            <w:r>
              <w:rPr>
                <w:w w:val="98"/>
              </w:rPr>
              <w:t>:</w:t>
            </w:r>
          </w:p>
        </w:tc>
        <w:tc>
          <w:tcPr>
            <w:tcW w:w="785" w:type="dxa"/>
            <w:tcBorders>
              <w:top w:val="single" w:sz="4" w:space="0" w:color="000000"/>
            </w:tcBorders>
          </w:tcPr>
          <w:p w:rsidR="00194060" w:rsidRDefault="00F75F9A">
            <w:pPr>
              <w:pStyle w:val="TableParagraph"/>
              <w:spacing w:line="236" w:lineRule="exact"/>
              <w:ind w:right="119"/>
              <w:jc w:val="right"/>
            </w:pPr>
            <w:r>
              <w:rPr>
                <w:w w:val="98"/>
              </w:rPr>
              <w:t>:</w:t>
            </w:r>
          </w:p>
        </w:tc>
        <w:tc>
          <w:tcPr>
            <w:tcW w:w="774" w:type="dxa"/>
            <w:tcBorders>
              <w:top w:val="single" w:sz="4" w:space="0" w:color="000000"/>
            </w:tcBorders>
          </w:tcPr>
          <w:p w:rsidR="00194060" w:rsidRDefault="00F75F9A">
            <w:pPr>
              <w:pStyle w:val="TableParagraph"/>
              <w:spacing w:line="236" w:lineRule="exact"/>
              <w:ind w:right="118"/>
              <w:jc w:val="right"/>
            </w:pPr>
            <w:r>
              <w:rPr>
                <w:w w:val="98"/>
              </w:rPr>
              <w:t>:</w:t>
            </w:r>
          </w:p>
        </w:tc>
      </w:tr>
      <w:tr w:rsidR="00194060">
        <w:trPr>
          <w:trHeight w:val="270"/>
        </w:trPr>
        <w:tc>
          <w:tcPr>
            <w:tcW w:w="664" w:type="dxa"/>
          </w:tcPr>
          <w:p w:rsidR="00194060" w:rsidRDefault="00F75F9A">
            <w:pPr>
              <w:pStyle w:val="TableParagraph"/>
              <w:ind w:right="118"/>
              <w:jc w:val="right"/>
            </w:pPr>
            <w:r>
              <w:rPr>
                <w:w w:val="99"/>
              </w:rPr>
              <w:t>5</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1</w:t>
            </w:r>
          </w:p>
        </w:tc>
        <w:tc>
          <w:tcPr>
            <w:tcW w:w="785" w:type="dxa"/>
          </w:tcPr>
          <w:p w:rsidR="00194060" w:rsidRDefault="00F75F9A">
            <w:pPr>
              <w:pStyle w:val="TableParagraph"/>
              <w:ind w:right="118"/>
              <w:jc w:val="right"/>
            </w:pPr>
            <w:r>
              <w:rPr>
                <w:w w:val="95"/>
              </w:rPr>
              <w:t>17</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Pr>
          <w:p w:rsidR="00194060" w:rsidRDefault="00F75F9A">
            <w:pPr>
              <w:pStyle w:val="TableParagraph"/>
              <w:ind w:right="118"/>
              <w:jc w:val="right"/>
            </w:pPr>
            <w:r>
              <w:rPr>
                <w:w w:val="99"/>
              </w:rPr>
              <w:t>6</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2</w:t>
            </w:r>
          </w:p>
        </w:tc>
        <w:tc>
          <w:tcPr>
            <w:tcW w:w="785" w:type="dxa"/>
          </w:tcPr>
          <w:p w:rsidR="00194060" w:rsidRDefault="00F75F9A">
            <w:pPr>
              <w:pStyle w:val="TableParagraph"/>
              <w:ind w:right="118"/>
              <w:jc w:val="right"/>
            </w:pPr>
            <w:r>
              <w:rPr>
                <w:w w:val="95"/>
              </w:rPr>
              <w:t>17</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Pr>
          <w:p w:rsidR="00194060" w:rsidRDefault="00F75F9A">
            <w:pPr>
              <w:pStyle w:val="TableParagraph"/>
              <w:ind w:right="118"/>
              <w:jc w:val="right"/>
            </w:pPr>
            <w:r>
              <w:rPr>
                <w:w w:val="99"/>
              </w:rPr>
              <w:t>7</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3</w:t>
            </w:r>
          </w:p>
        </w:tc>
        <w:tc>
          <w:tcPr>
            <w:tcW w:w="785" w:type="dxa"/>
          </w:tcPr>
          <w:p w:rsidR="00194060" w:rsidRDefault="00F75F9A">
            <w:pPr>
              <w:pStyle w:val="TableParagraph"/>
              <w:ind w:right="118"/>
              <w:jc w:val="right"/>
            </w:pPr>
            <w:r>
              <w:rPr>
                <w:w w:val="95"/>
              </w:rPr>
              <w:t>17</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Pr>
          <w:p w:rsidR="00194060" w:rsidRDefault="00F75F9A">
            <w:pPr>
              <w:pStyle w:val="TableParagraph"/>
              <w:ind w:right="118"/>
              <w:jc w:val="right"/>
            </w:pPr>
            <w:r>
              <w:rPr>
                <w:w w:val="99"/>
              </w:rPr>
              <w:t>8</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4</w:t>
            </w:r>
          </w:p>
        </w:tc>
        <w:tc>
          <w:tcPr>
            <w:tcW w:w="785" w:type="dxa"/>
          </w:tcPr>
          <w:p w:rsidR="00194060" w:rsidRDefault="00F75F9A">
            <w:pPr>
              <w:pStyle w:val="TableParagraph"/>
              <w:ind w:right="118"/>
              <w:jc w:val="right"/>
            </w:pPr>
            <w:r>
              <w:rPr>
                <w:w w:val="95"/>
              </w:rPr>
              <w:t>17</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Pr>
          <w:p w:rsidR="00194060" w:rsidRDefault="00F75F9A">
            <w:pPr>
              <w:pStyle w:val="TableParagraph"/>
              <w:ind w:right="118"/>
              <w:jc w:val="right"/>
            </w:pPr>
            <w:r>
              <w:rPr>
                <w:w w:val="99"/>
              </w:rPr>
              <w:t>9</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5</w:t>
            </w:r>
          </w:p>
        </w:tc>
        <w:tc>
          <w:tcPr>
            <w:tcW w:w="785" w:type="dxa"/>
          </w:tcPr>
          <w:p w:rsidR="00194060" w:rsidRDefault="00F75F9A">
            <w:pPr>
              <w:pStyle w:val="TableParagraph"/>
              <w:ind w:right="118"/>
              <w:jc w:val="right"/>
            </w:pPr>
            <w:r>
              <w:rPr>
                <w:w w:val="99"/>
              </w:rPr>
              <w:t>5</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Pr>
          <w:p w:rsidR="00194060" w:rsidRDefault="00F75F9A">
            <w:pPr>
              <w:pStyle w:val="TableParagraph"/>
              <w:ind w:right="118"/>
              <w:jc w:val="right"/>
            </w:pPr>
            <w:r>
              <w:rPr>
                <w:w w:val="95"/>
              </w:rPr>
              <w:t>10</w:t>
            </w:r>
          </w:p>
        </w:tc>
        <w:tc>
          <w:tcPr>
            <w:tcW w:w="1191" w:type="dxa"/>
          </w:tcPr>
          <w:p w:rsidR="00194060" w:rsidRDefault="00F75F9A">
            <w:pPr>
              <w:pStyle w:val="TableParagraph"/>
              <w:ind w:right="118"/>
              <w:jc w:val="right"/>
            </w:pPr>
            <w:r>
              <w:t>438</w:t>
            </w:r>
          </w:p>
        </w:tc>
        <w:tc>
          <w:tcPr>
            <w:tcW w:w="1367" w:type="dxa"/>
          </w:tcPr>
          <w:p w:rsidR="00194060" w:rsidRDefault="00F75F9A">
            <w:pPr>
              <w:pStyle w:val="TableParagraph"/>
              <w:ind w:right="118"/>
              <w:jc w:val="right"/>
            </w:pPr>
            <w:r>
              <w:rPr>
                <w:w w:val="99"/>
              </w:rPr>
              <w:t>6</w:t>
            </w:r>
          </w:p>
        </w:tc>
        <w:tc>
          <w:tcPr>
            <w:tcW w:w="785" w:type="dxa"/>
          </w:tcPr>
          <w:p w:rsidR="00194060" w:rsidRDefault="00F75F9A">
            <w:pPr>
              <w:pStyle w:val="TableParagraph"/>
              <w:ind w:right="118"/>
              <w:jc w:val="right"/>
            </w:pPr>
            <w:r>
              <w:rPr>
                <w:w w:val="99"/>
              </w:rPr>
              <w:t>5</w:t>
            </w:r>
          </w:p>
        </w:tc>
        <w:tc>
          <w:tcPr>
            <w:tcW w:w="774" w:type="dxa"/>
          </w:tcPr>
          <w:p w:rsidR="00194060" w:rsidRDefault="00F75F9A">
            <w:pPr>
              <w:pStyle w:val="TableParagraph"/>
              <w:ind w:right="118"/>
              <w:jc w:val="right"/>
            </w:pPr>
            <w:r>
              <w:rPr>
                <w:w w:val="99"/>
              </w:rPr>
              <w:t>1</w:t>
            </w:r>
          </w:p>
        </w:tc>
      </w:tr>
      <w:tr w:rsidR="00194060">
        <w:trPr>
          <w:trHeight w:val="270"/>
        </w:trPr>
        <w:tc>
          <w:tcPr>
            <w:tcW w:w="664" w:type="dxa"/>
          </w:tcPr>
          <w:p w:rsidR="00194060" w:rsidRDefault="00F75F9A">
            <w:pPr>
              <w:pStyle w:val="TableParagraph"/>
              <w:ind w:right="118"/>
              <w:jc w:val="right"/>
            </w:pPr>
            <w:r>
              <w:rPr>
                <w:w w:val="99"/>
              </w:rPr>
              <w:t>6</w:t>
            </w:r>
          </w:p>
        </w:tc>
        <w:tc>
          <w:tcPr>
            <w:tcW w:w="1191" w:type="dxa"/>
          </w:tcPr>
          <w:p w:rsidR="00194060" w:rsidRDefault="00F75F9A">
            <w:pPr>
              <w:pStyle w:val="TableParagraph"/>
              <w:ind w:right="118"/>
              <w:jc w:val="right"/>
            </w:pPr>
            <w:r>
              <w:t>439</w:t>
            </w:r>
          </w:p>
        </w:tc>
        <w:tc>
          <w:tcPr>
            <w:tcW w:w="1367" w:type="dxa"/>
          </w:tcPr>
          <w:p w:rsidR="00194060" w:rsidRDefault="00F75F9A">
            <w:pPr>
              <w:pStyle w:val="TableParagraph"/>
              <w:ind w:right="118"/>
              <w:jc w:val="right"/>
            </w:pPr>
            <w:r>
              <w:rPr>
                <w:w w:val="99"/>
              </w:rPr>
              <w:t>1</w:t>
            </w:r>
          </w:p>
        </w:tc>
        <w:tc>
          <w:tcPr>
            <w:tcW w:w="785" w:type="dxa"/>
          </w:tcPr>
          <w:p w:rsidR="00194060" w:rsidRDefault="00F75F9A">
            <w:pPr>
              <w:pStyle w:val="TableParagraph"/>
              <w:ind w:right="118"/>
              <w:jc w:val="right"/>
            </w:pPr>
            <w:r>
              <w:rPr>
                <w:w w:val="95"/>
              </w:rPr>
              <w:t>12</w:t>
            </w:r>
          </w:p>
        </w:tc>
        <w:tc>
          <w:tcPr>
            <w:tcW w:w="774" w:type="dxa"/>
          </w:tcPr>
          <w:p w:rsidR="00194060" w:rsidRDefault="00F75F9A">
            <w:pPr>
              <w:pStyle w:val="TableParagraph"/>
              <w:ind w:right="118"/>
              <w:jc w:val="right"/>
            </w:pPr>
            <w:r>
              <w:rPr>
                <w:w w:val="99"/>
              </w:rPr>
              <w:t>0</w:t>
            </w:r>
          </w:p>
        </w:tc>
      </w:tr>
      <w:tr w:rsidR="00194060">
        <w:trPr>
          <w:trHeight w:val="270"/>
        </w:trPr>
        <w:tc>
          <w:tcPr>
            <w:tcW w:w="664" w:type="dxa"/>
            <w:tcBorders>
              <w:bottom w:val="single" w:sz="4" w:space="0" w:color="000000"/>
            </w:tcBorders>
          </w:tcPr>
          <w:p w:rsidR="00194060" w:rsidRDefault="00F75F9A">
            <w:pPr>
              <w:pStyle w:val="TableParagraph"/>
              <w:ind w:right="118"/>
              <w:jc w:val="right"/>
            </w:pPr>
            <w:r>
              <w:rPr>
                <w:w w:val="98"/>
              </w:rPr>
              <w:t>:</w:t>
            </w:r>
          </w:p>
        </w:tc>
        <w:tc>
          <w:tcPr>
            <w:tcW w:w="1191" w:type="dxa"/>
            <w:tcBorders>
              <w:bottom w:val="single" w:sz="4" w:space="0" w:color="000000"/>
            </w:tcBorders>
          </w:tcPr>
          <w:p w:rsidR="00194060" w:rsidRDefault="00F75F9A">
            <w:pPr>
              <w:pStyle w:val="TableParagraph"/>
              <w:ind w:right="118"/>
              <w:jc w:val="right"/>
            </w:pPr>
            <w:r>
              <w:rPr>
                <w:w w:val="98"/>
              </w:rPr>
              <w:t>:</w:t>
            </w:r>
          </w:p>
        </w:tc>
        <w:tc>
          <w:tcPr>
            <w:tcW w:w="1367" w:type="dxa"/>
            <w:tcBorders>
              <w:bottom w:val="single" w:sz="4" w:space="0" w:color="000000"/>
            </w:tcBorders>
          </w:tcPr>
          <w:p w:rsidR="00194060" w:rsidRDefault="00F75F9A">
            <w:pPr>
              <w:pStyle w:val="TableParagraph"/>
              <w:ind w:right="118"/>
              <w:jc w:val="right"/>
            </w:pPr>
            <w:r>
              <w:rPr>
                <w:w w:val="98"/>
              </w:rPr>
              <w:t>:</w:t>
            </w:r>
          </w:p>
        </w:tc>
        <w:tc>
          <w:tcPr>
            <w:tcW w:w="785" w:type="dxa"/>
            <w:tcBorders>
              <w:bottom w:val="single" w:sz="4" w:space="0" w:color="000000"/>
            </w:tcBorders>
          </w:tcPr>
          <w:p w:rsidR="00194060" w:rsidRDefault="00F75F9A">
            <w:pPr>
              <w:pStyle w:val="TableParagraph"/>
              <w:ind w:right="119"/>
              <w:jc w:val="right"/>
            </w:pPr>
            <w:r>
              <w:rPr>
                <w:w w:val="98"/>
              </w:rPr>
              <w:t>:</w:t>
            </w:r>
          </w:p>
        </w:tc>
        <w:tc>
          <w:tcPr>
            <w:tcW w:w="774" w:type="dxa"/>
            <w:tcBorders>
              <w:bottom w:val="single" w:sz="4" w:space="0" w:color="000000"/>
            </w:tcBorders>
          </w:tcPr>
          <w:p w:rsidR="00194060" w:rsidRDefault="00F75F9A">
            <w:pPr>
              <w:pStyle w:val="TableParagraph"/>
              <w:ind w:right="118"/>
              <w:jc w:val="right"/>
            </w:pPr>
            <w:r>
              <w:rPr>
                <w:w w:val="98"/>
              </w:rPr>
              <w:t>:</w:t>
            </w:r>
          </w:p>
        </w:tc>
      </w:tr>
    </w:tbl>
    <w:p w:rsidR="00194060" w:rsidRDefault="00194060">
      <w:pPr>
        <w:pStyle w:val="BodyText"/>
        <w:rPr>
          <w:sz w:val="18"/>
        </w:rPr>
      </w:pPr>
    </w:p>
    <w:p w:rsidR="00194060" w:rsidRDefault="00194060">
      <w:pPr>
        <w:pStyle w:val="BodyText"/>
        <w:spacing w:before="2"/>
        <w:rPr>
          <w:sz w:val="14"/>
        </w:rPr>
      </w:pPr>
    </w:p>
    <w:p w:rsidR="00194060" w:rsidRDefault="00F75F9A">
      <w:pPr>
        <w:pStyle w:val="BodyText"/>
        <w:spacing w:before="1"/>
        <w:ind w:left="120"/>
      </w:pPr>
      <w:r>
        <w:rPr>
          <w:w w:val="105"/>
        </w:rPr>
        <w:t>standard logistic regression equation</w:t>
      </w:r>
    </w:p>
    <w:p w:rsidR="00194060" w:rsidRDefault="00194060">
      <w:pPr>
        <w:pStyle w:val="BodyText"/>
        <w:spacing w:before="1"/>
        <w:rPr>
          <w:sz w:val="9"/>
        </w:rPr>
      </w:pPr>
    </w:p>
    <w:p w:rsidR="00194060" w:rsidRDefault="00194060">
      <w:pPr>
        <w:rPr>
          <w:sz w:val="9"/>
        </w:rPr>
        <w:sectPr w:rsidR="00194060">
          <w:pgSz w:w="12240" w:h="15840"/>
          <w:pgMar w:top="1380" w:right="0" w:bottom="1600" w:left="1320" w:header="0" w:footer="1404" w:gutter="0"/>
          <w:cols w:space="720"/>
        </w:sectPr>
      </w:pPr>
    </w:p>
    <w:p w:rsidR="00194060" w:rsidRDefault="00194060">
      <w:pPr>
        <w:pStyle w:val="BodyText"/>
        <w:spacing w:before="6"/>
        <w:rPr>
          <w:sz w:val="20"/>
        </w:rPr>
      </w:pPr>
    </w:p>
    <w:p w:rsidR="00194060" w:rsidRDefault="00F75F9A">
      <w:pPr>
        <w:spacing w:before="1"/>
        <w:jc w:val="right"/>
        <w:rPr>
          <w:i/>
        </w:rPr>
      </w:pPr>
      <w:r>
        <w:rPr>
          <w:w w:val="110"/>
        </w:rPr>
        <w:t>logit(</w:t>
      </w:r>
      <w:r>
        <w:rPr>
          <w:i/>
          <w:w w:val="110"/>
        </w:rPr>
        <w:t>p</w:t>
      </w:r>
      <w:r>
        <w:rPr>
          <w:i/>
          <w:w w:val="110"/>
          <w:vertAlign w:val="subscript"/>
        </w:rPr>
        <w:t>it</w:t>
      </w:r>
    </w:p>
    <w:p w:rsidR="00194060" w:rsidRDefault="00F75F9A">
      <w:pPr>
        <w:spacing w:before="89" w:line="200" w:lineRule="exact"/>
        <w:ind w:left="164"/>
        <w:jc w:val="center"/>
        <w:rPr>
          <w:i/>
        </w:rPr>
      </w:pPr>
      <w:r>
        <w:br w:type="column"/>
      </w:r>
      <w:r>
        <w:rPr>
          <w:w w:val="99"/>
          <w:u w:val="single"/>
        </w:rPr>
        <w:t xml:space="preserve"> </w:t>
      </w:r>
      <w:r>
        <w:rPr>
          <w:u w:val="single"/>
        </w:rPr>
        <w:t xml:space="preserve">  </w:t>
      </w:r>
      <w:r>
        <w:rPr>
          <w:i/>
          <w:w w:val="115"/>
          <w:u w:val="single"/>
        </w:rPr>
        <w:t>p</w:t>
      </w:r>
      <w:r>
        <w:rPr>
          <w:i/>
          <w:w w:val="115"/>
          <w:u w:val="single"/>
          <w:vertAlign w:val="subscript"/>
        </w:rPr>
        <w:t>it</w:t>
      </w:r>
      <w:r>
        <w:rPr>
          <w:i/>
          <w:u w:val="single"/>
        </w:rPr>
        <w:t xml:space="preserve"> </w:t>
      </w:r>
    </w:p>
    <w:p w:rsidR="00194060" w:rsidRDefault="00F75F9A">
      <w:pPr>
        <w:pStyle w:val="BodyText"/>
        <w:tabs>
          <w:tab w:val="left" w:pos="1386"/>
        </w:tabs>
        <w:spacing w:line="149" w:lineRule="exact"/>
        <w:ind w:left="-31"/>
        <w:jc w:val="center"/>
        <w:rPr>
          <w:rFonts w:ascii="Arial" w:hAnsi="Arial"/>
        </w:rPr>
      </w:pPr>
      <w:r>
        <w:rPr>
          <w:w w:val="115"/>
        </w:rPr>
        <w:t>)</w:t>
      </w:r>
      <w:r>
        <w:rPr>
          <w:spacing w:val="-8"/>
          <w:w w:val="115"/>
        </w:rPr>
        <w:t xml:space="preserve"> </w:t>
      </w:r>
      <w:r>
        <w:rPr>
          <w:w w:val="115"/>
        </w:rPr>
        <w:t>=</w:t>
      </w:r>
      <w:r>
        <w:rPr>
          <w:spacing w:val="-7"/>
          <w:w w:val="115"/>
        </w:rPr>
        <w:t xml:space="preserve"> </w:t>
      </w:r>
      <w:r>
        <w:rPr>
          <w:w w:val="115"/>
        </w:rPr>
        <w:t>log</w:t>
      </w:r>
      <w:r>
        <w:rPr>
          <w:w w:val="115"/>
        </w:rPr>
        <w:tab/>
        <w:t>=</w:t>
      </w:r>
      <w:r>
        <w:rPr>
          <w:spacing w:val="-3"/>
          <w:w w:val="115"/>
        </w:rPr>
        <w:t xml:space="preserve"> </w:t>
      </w:r>
      <w:r>
        <w:rPr>
          <w:i/>
          <w:w w:val="115"/>
        </w:rPr>
        <w:t>β</w:t>
      </w:r>
      <w:r>
        <w:rPr>
          <w:rFonts w:ascii="Arial" w:hAnsi="Arial"/>
          <w:w w:val="115"/>
          <w:vertAlign w:val="subscript"/>
        </w:rPr>
        <w:t>0</w:t>
      </w:r>
    </w:p>
    <w:p w:rsidR="00194060" w:rsidRDefault="00F75F9A">
      <w:pPr>
        <w:spacing w:line="206" w:lineRule="exact"/>
        <w:ind w:left="154"/>
        <w:jc w:val="center"/>
        <w:rPr>
          <w:i/>
        </w:rPr>
      </w:pPr>
      <w:r>
        <w:rPr>
          <w:w w:val="115"/>
        </w:rPr>
        <w:t xml:space="preserve">1 </w:t>
      </w:r>
      <w:r>
        <w:rPr>
          <w:rFonts w:ascii="Menlo" w:hAnsi="Menlo"/>
          <w:i/>
          <w:w w:val="115"/>
        </w:rPr>
        <w:t>−</w:t>
      </w:r>
      <w:r>
        <w:rPr>
          <w:rFonts w:ascii="Menlo" w:hAnsi="Menlo"/>
          <w:i/>
          <w:spacing w:val="-121"/>
          <w:w w:val="115"/>
        </w:rPr>
        <w:t xml:space="preserve"> </w:t>
      </w:r>
      <w:r>
        <w:rPr>
          <w:i/>
          <w:w w:val="115"/>
        </w:rPr>
        <w:t>p</w:t>
      </w:r>
      <w:r>
        <w:rPr>
          <w:i/>
          <w:w w:val="115"/>
          <w:vertAlign w:val="subscript"/>
        </w:rPr>
        <w:t>it</w:t>
      </w:r>
    </w:p>
    <w:p w:rsidR="00194060" w:rsidRDefault="00F75F9A">
      <w:pPr>
        <w:pStyle w:val="BodyText"/>
        <w:spacing w:before="11"/>
        <w:rPr>
          <w:i/>
          <w:sz w:val="20"/>
        </w:rPr>
      </w:pPr>
      <w:r>
        <w:br w:type="column"/>
      </w:r>
    </w:p>
    <w:p w:rsidR="00194060" w:rsidRDefault="00F75F9A">
      <w:pPr>
        <w:ind w:left="18"/>
        <w:rPr>
          <w:rFonts w:ascii="Arial" w:hAnsi="Arial"/>
          <w:sz w:val="16"/>
        </w:rPr>
      </w:pPr>
      <w:r>
        <w:rPr>
          <w:w w:val="120"/>
          <w:position w:val="4"/>
        </w:rPr>
        <w:t xml:space="preserve">+ </w:t>
      </w:r>
      <w:r>
        <w:rPr>
          <w:i/>
          <w:w w:val="120"/>
          <w:position w:val="4"/>
        </w:rPr>
        <w:t>β</w:t>
      </w:r>
      <w:r>
        <w:rPr>
          <w:rFonts w:ascii="Arial" w:hAnsi="Arial"/>
          <w:w w:val="120"/>
          <w:sz w:val="16"/>
        </w:rPr>
        <w:t xml:space="preserve">1 </w:t>
      </w:r>
      <w:r>
        <w:rPr>
          <w:i/>
          <w:spacing w:val="-4"/>
          <w:w w:val="120"/>
          <w:sz w:val="16"/>
        </w:rPr>
        <w:t>u</w:t>
      </w:r>
      <w:r>
        <w:rPr>
          <w:rFonts w:ascii="Arial" w:hAnsi="Arial"/>
          <w:spacing w:val="-4"/>
          <w:w w:val="120"/>
          <w:sz w:val="16"/>
        </w:rPr>
        <w:t>(</w:t>
      </w:r>
      <w:r>
        <w:rPr>
          <w:i/>
          <w:spacing w:val="-4"/>
          <w:w w:val="120"/>
          <w:sz w:val="16"/>
        </w:rPr>
        <w:t>i,t</w:t>
      </w:r>
      <w:r>
        <w:rPr>
          <w:rFonts w:ascii="Arial" w:hAnsi="Arial"/>
          <w:spacing w:val="-4"/>
          <w:w w:val="120"/>
          <w:sz w:val="16"/>
        </w:rPr>
        <w:t>)</w:t>
      </w:r>
    </w:p>
    <w:p w:rsidR="00194060" w:rsidRDefault="00F75F9A">
      <w:pPr>
        <w:pStyle w:val="BodyText"/>
        <w:spacing w:before="11"/>
        <w:rPr>
          <w:rFonts w:ascii="Arial"/>
          <w:sz w:val="20"/>
        </w:rPr>
      </w:pPr>
      <w:r>
        <w:br w:type="column"/>
      </w:r>
    </w:p>
    <w:p w:rsidR="00194060" w:rsidRDefault="00F75F9A">
      <w:pPr>
        <w:ind w:left="18"/>
        <w:rPr>
          <w:rFonts w:ascii="Arial" w:hAnsi="Arial"/>
          <w:sz w:val="16"/>
        </w:rPr>
      </w:pPr>
      <w:r>
        <w:rPr>
          <w:w w:val="125"/>
          <w:position w:val="4"/>
        </w:rPr>
        <w:t>+</w:t>
      </w:r>
      <w:r>
        <w:rPr>
          <w:spacing w:val="-27"/>
          <w:w w:val="125"/>
          <w:position w:val="4"/>
        </w:rPr>
        <w:t xml:space="preserve"> </w:t>
      </w:r>
      <w:r>
        <w:rPr>
          <w:i/>
          <w:w w:val="125"/>
          <w:position w:val="4"/>
        </w:rPr>
        <w:t>β</w:t>
      </w:r>
      <w:r>
        <w:rPr>
          <w:rFonts w:ascii="Arial" w:hAnsi="Arial"/>
          <w:w w:val="125"/>
          <w:sz w:val="16"/>
        </w:rPr>
        <w:t>2</w:t>
      </w:r>
      <w:r>
        <w:rPr>
          <w:rFonts w:ascii="Arial" w:hAnsi="Arial"/>
          <w:spacing w:val="-14"/>
          <w:w w:val="125"/>
          <w:sz w:val="16"/>
        </w:rPr>
        <w:t xml:space="preserve"> </w:t>
      </w:r>
      <w:r>
        <w:rPr>
          <w:i/>
          <w:w w:val="125"/>
          <w:sz w:val="16"/>
        </w:rPr>
        <w:t>τ</w:t>
      </w:r>
      <w:r>
        <w:rPr>
          <w:i/>
          <w:spacing w:val="-34"/>
          <w:w w:val="125"/>
          <w:sz w:val="16"/>
        </w:rPr>
        <w:t xml:space="preserve"> </w:t>
      </w:r>
      <w:r>
        <w:rPr>
          <w:rFonts w:ascii="Arial" w:hAnsi="Arial"/>
          <w:spacing w:val="-5"/>
          <w:w w:val="125"/>
          <w:sz w:val="16"/>
        </w:rPr>
        <w:t>(</w:t>
      </w:r>
      <w:r>
        <w:rPr>
          <w:i/>
          <w:spacing w:val="-5"/>
          <w:w w:val="125"/>
          <w:sz w:val="16"/>
        </w:rPr>
        <w:t>i,t</w:t>
      </w:r>
      <w:r>
        <w:rPr>
          <w:rFonts w:ascii="Arial" w:hAnsi="Arial"/>
          <w:spacing w:val="-5"/>
          <w:w w:val="125"/>
          <w:sz w:val="16"/>
        </w:rPr>
        <w:t>)</w:t>
      </w:r>
    </w:p>
    <w:p w:rsidR="00194060" w:rsidRDefault="00F75F9A">
      <w:pPr>
        <w:pStyle w:val="BodyText"/>
        <w:spacing w:before="6"/>
        <w:rPr>
          <w:rFonts w:ascii="Arial"/>
          <w:sz w:val="20"/>
        </w:rPr>
      </w:pPr>
      <w:r>
        <w:br w:type="column"/>
      </w:r>
    </w:p>
    <w:p w:rsidR="00194060" w:rsidRDefault="00F75F9A">
      <w:pPr>
        <w:tabs>
          <w:tab w:val="left" w:pos="2169"/>
        </w:tabs>
        <w:spacing w:before="1"/>
        <w:ind w:left="-31"/>
      </w:pPr>
      <w:r>
        <w:rPr>
          <w:i/>
          <w:w w:val="110"/>
        </w:rPr>
        <w:t>.</w:t>
      </w:r>
      <w:r>
        <w:rPr>
          <w:i/>
          <w:w w:val="110"/>
        </w:rPr>
        <w:tab/>
      </w:r>
      <w:r>
        <w:rPr>
          <w:w w:val="110"/>
        </w:rPr>
        <w:t>(2)</w:t>
      </w:r>
    </w:p>
    <w:p w:rsidR="00194060" w:rsidRDefault="00194060">
      <w:pPr>
        <w:sectPr w:rsidR="00194060">
          <w:type w:val="continuous"/>
          <w:pgSz w:w="12240" w:h="15840"/>
          <w:pgMar w:top="1340" w:right="0" w:bottom="1600" w:left="1320" w:header="720" w:footer="720" w:gutter="0"/>
          <w:cols w:num="5" w:space="720" w:equalWidth="0">
            <w:col w:w="3276" w:space="40"/>
            <w:col w:w="1826" w:space="39"/>
            <w:col w:w="888" w:space="39"/>
            <w:col w:w="883" w:space="40"/>
            <w:col w:w="3889"/>
          </w:cols>
        </w:sectPr>
      </w:pPr>
    </w:p>
    <w:p w:rsidR="00194060" w:rsidRDefault="00194060">
      <w:pPr>
        <w:pStyle w:val="BodyText"/>
        <w:spacing w:before="3"/>
        <w:rPr>
          <w:sz w:val="14"/>
        </w:rPr>
      </w:pPr>
    </w:p>
    <w:p w:rsidR="00194060" w:rsidRDefault="00F75F9A">
      <w:pPr>
        <w:pStyle w:val="BodyText"/>
        <w:spacing w:before="58" w:line="312" w:lineRule="auto"/>
        <w:ind w:left="119" w:right="1438"/>
        <w:jc w:val="both"/>
      </w:pPr>
      <w:r>
        <w:rPr>
          <w:w w:val="105"/>
        </w:rPr>
        <w:t>This uses the common approach of specifying an additive model in the logit space of the discrete hazard probability (McCullagh and Nelder, 1989). Here</w:t>
      </w:r>
    </w:p>
    <w:p w:rsidR="00194060" w:rsidRDefault="00F75F9A">
      <w:pPr>
        <w:pStyle w:val="ListParagraph"/>
        <w:numPr>
          <w:ilvl w:val="1"/>
          <w:numId w:val="9"/>
        </w:numPr>
        <w:tabs>
          <w:tab w:val="left" w:pos="666"/>
        </w:tabs>
        <w:spacing w:before="132"/>
      </w:pPr>
      <w:r>
        <w:rPr>
          <w:i/>
          <w:w w:val="110"/>
        </w:rPr>
        <w:t>β</w:t>
      </w:r>
      <w:r>
        <w:rPr>
          <w:rFonts w:ascii="Arial" w:hAnsi="Arial"/>
          <w:w w:val="110"/>
          <w:vertAlign w:val="subscript"/>
        </w:rPr>
        <w:t>0</w:t>
      </w:r>
      <w:r>
        <w:rPr>
          <w:rFonts w:ascii="Arial" w:hAnsi="Arial"/>
          <w:spacing w:val="13"/>
          <w:w w:val="110"/>
        </w:rPr>
        <w:t xml:space="preserve"> </w:t>
      </w:r>
      <w:r>
        <w:rPr>
          <w:w w:val="110"/>
        </w:rPr>
        <w:t>is</w:t>
      </w:r>
      <w:r>
        <w:rPr>
          <w:spacing w:val="10"/>
          <w:w w:val="110"/>
        </w:rPr>
        <w:t xml:space="preserve"> </w:t>
      </w:r>
      <w:r>
        <w:rPr>
          <w:w w:val="110"/>
        </w:rPr>
        <w:t>a</w:t>
      </w:r>
      <w:r>
        <w:rPr>
          <w:spacing w:val="10"/>
          <w:w w:val="110"/>
        </w:rPr>
        <w:t xml:space="preserve"> </w:t>
      </w:r>
      <w:r>
        <w:rPr>
          <w:w w:val="110"/>
        </w:rPr>
        <w:t>scalar</w:t>
      </w:r>
      <w:r>
        <w:rPr>
          <w:spacing w:val="10"/>
          <w:w w:val="110"/>
        </w:rPr>
        <w:t xml:space="preserve"> </w:t>
      </w:r>
      <w:r>
        <w:rPr>
          <w:w w:val="110"/>
        </w:rPr>
        <w:t>constant</w:t>
      </w:r>
      <w:r>
        <w:rPr>
          <w:spacing w:val="11"/>
          <w:w w:val="110"/>
        </w:rPr>
        <w:t xml:space="preserve"> </w:t>
      </w:r>
      <w:r>
        <w:rPr>
          <w:w w:val="110"/>
        </w:rPr>
        <w:t>that</w:t>
      </w:r>
      <w:r>
        <w:rPr>
          <w:spacing w:val="10"/>
          <w:w w:val="110"/>
        </w:rPr>
        <w:t xml:space="preserve"> </w:t>
      </w:r>
      <w:r>
        <w:rPr>
          <w:w w:val="110"/>
        </w:rPr>
        <w:t>controls</w:t>
      </w:r>
      <w:r>
        <w:rPr>
          <w:spacing w:val="10"/>
          <w:w w:val="110"/>
        </w:rPr>
        <w:t xml:space="preserve"> </w:t>
      </w:r>
      <w:r>
        <w:rPr>
          <w:w w:val="110"/>
        </w:rPr>
        <w:t>the</w:t>
      </w:r>
      <w:r>
        <w:rPr>
          <w:spacing w:val="11"/>
          <w:w w:val="110"/>
        </w:rPr>
        <w:t xml:space="preserve"> </w:t>
      </w:r>
      <w:r>
        <w:rPr>
          <w:w w:val="110"/>
        </w:rPr>
        <w:t>log-odds</w:t>
      </w:r>
      <w:r>
        <w:rPr>
          <w:spacing w:val="11"/>
          <w:w w:val="110"/>
        </w:rPr>
        <w:t xml:space="preserve"> </w:t>
      </w:r>
      <w:r>
        <w:rPr>
          <w:w w:val="110"/>
        </w:rPr>
        <w:t>of</w:t>
      </w:r>
      <w:r>
        <w:rPr>
          <w:spacing w:val="10"/>
          <w:w w:val="110"/>
        </w:rPr>
        <w:t xml:space="preserve"> </w:t>
      </w:r>
      <w:r>
        <w:rPr>
          <w:w w:val="110"/>
        </w:rPr>
        <w:t>the</w:t>
      </w:r>
      <w:r>
        <w:rPr>
          <w:spacing w:val="10"/>
          <w:w w:val="110"/>
        </w:rPr>
        <w:t xml:space="preserve"> </w:t>
      </w:r>
      <w:r>
        <w:rPr>
          <w:w w:val="110"/>
        </w:rPr>
        <w:t>mean</w:t>
      </w:r>
      <w:r>
        <w:rPr>
          <w:spacing w:val="10"/>
          <w:w w:val="110"/>
        </w:rPr>
        <w:t xml:space="preserve"> </w:t>
      </w:r>
      <w:r>
        <w:rPr>
          <w:w w:val="110"/>
        </w:rPr>
        <w:t>attrition</w:t>
      </w:r>
      <w:r>
        <w:rPr>
          <w:spacing w:val="10"/>
          <w:w w:val="110"/>
        </w:rPr>
        <w:t xml:space="preserve"> </w:t>
      </w:r>
      <w:r>
        <w:rPr>
          <w:w w:val="110"/>
        </w:rPr>
        <w:t>rate,</w:t>
      </w:r>
    </w:p>
    <w:p w:rsidR="00194060" w:rsidRDefault="00F75F9A">
      <w:pPr>
        <w:pStyle w:val="ListParagraph"/>
        <w:numPr>
          <w:ilvl w:val="1"/>
          <w:numId w:val="9"/>
        </w:numPr>
        <w:tabs>
          <w:tab w:val="left" w:pos="666"/>
        </w:tabs>
        <w:spacing w:before="235" w:line="285" w:lineRule="auto"/>
        <w:ind w:right="1438"/>
      </w:pPr>
      <w:r>
        <w:rPr>
          <w:i/>
          <w:w w:val="110"/>
        </w:rPr>
        <w:t>β</w:t>
      </w:r>
      <w:r>
        <w:rPr>
          <w:rFonts w:ascii="Arial" w:hAnsi="Arial"/>
          <w:w w:val="110"/>
          <w:vertAlign w:val="subscript"/>
        </w:rPr>
        <w:t>1</w:t>
      </w:r>
      <w:r>
        <w:rPr>
          <w:rFonts w:ascii="Arial" w:hAnsi="Arial"/>
          <w:spacing w:val="-7"/>
          <w:w w:val="110"/>
        </w:rPr>
        <w:t xml:space="preserve"> </w:t>
      </w:r>
      <w:r>
        <w:rPr>
          <w:w w:val="110"/>
        </w:rPr>
        <w:t>=</w:t>
      </w:r>
      <w:r>
        <w:rPr>
          <w:spacing w:val="-8"/>
          <w:w w:val="110"/>
        </w:rPr>
        <w:t xml:space="preserve"> </w:t>
      </w:r>
      <w:r>
        <w:rPr>
          <w:w w:val="110"/>
        </w:rPr>
        <w:t>(</w:t>
      </w:r>
      <w:r>
        <w:rPr>
          <w:i/>
          <w:w w:val="110"/>
        </w:rPr>
        <w:t>β</w:t>
      </w:r>
      <w:r>
        <w:rPr>
          <w:rFonts w:ascii="Arial" w:hAnsi="Arial"/>
          <w:w w:val="110"/>
          <w:vertAlign w:val="subscript"/>
        </w:rPr>
        <w:t>11</w:t>
      </w:r>
      <w:r>
        <w:rPr>
          <w:i/>
          <w:w w:val="110"/>
        </w:rPr>
        <w:t>,</w:t>
      </w:r>
      <w:r>
        <w:rPr>
          <w:i/>
          <w:spacing w:val="-29"/>
          <w:w w:val="110"/>
        </w:rPr>
        <w:t xml:space="preserve"> </w:t>
      </w:r>
      <w:r>
        <w:rPr>
          <w:i/>
          <w:w w:val="110"/>
        </w:rPr>
        <w:t>.</w:t>
      </w:r>
      <w:r>
        <w:rPr>
          <w:i/>
          <w:spacing w:val="-29"/>
          <w:w w:val="110"/>
        </w:rPr>
        <w:t xml:space="preserve"> </w:t>
      </w:r>
      <w:r>
        <w:rPr>
          <w:i/>
          <w:w w:val="110"/>
        </w:rPr>
        <w:t>.</w:t>
      </w:r>
      <w:r>
        <w:rPr>
          <w:i/>
          <w:spacing w:val="-29"/>
          <w:w w:val="110"/>
        </w:rPr>
        <w:t xml:space="preserve"> </w:t>
      </w:r>
      <w:r>
        <w:rPr>
          <w:i/>
          <w:w w:val="110"/>
        </w:rPr>
        <w:t>.</w:t>
      </w:r>
      <w:r>
        <w:rPr>
          <w:i/>
          <w:spacing w:val="-29"/>
          <w:w w:val="110"/>
        </w:rPr>
        <w:t xml:space="preserve"> </w:t>
      </w:r>
      <w:r>
        <w:rPr>
          <w:i/>
          <w:w w:val="110"/>
        </w:rPr>
        <w:t>,</w:t>
      </w:r>
      <w:r>
        <w:rPr>
          <w:i/>
          <w:spacing w:val="-30"/>
          <w:w w:val="110"/>
        </w:rPr>
        <w:t xml:space="preserve"> </w:t>
      </w:r>
      <w:r>
        <w:rPr>
          <w:i/>
          <w:w w:val="110"/>
        </w:rPr>
        <w:t>β</w:t>
      </w:r>
      <w:r>
        <w:rPr>
          <w:rFonts w:ascii="Arial" w:hAnsi="Arial"/>
          <w:w w:val="110"/>
          <w:vertAlign w:val="subscript"/>
        </w:rPr>
        <w:t>1</w:t>
      </w:r>
      <w:r>
        <w:rPr>
          <w:i/>
          <w:w w:val="110"/>
          <w:vertAlign w:val="subscript"/>
        </w:rPr>
        <w:t>n</w:t>
      </w:r>
      <w:r>
        <w:rPr>
          <w:rFonts w:ascii="Arial" w:hAnsi="Arial"/>
          <w:i/>
          <w:w w:val="110"/>
          <w:position w:val="-4"/>
          <w:sz w:val="12"/>
        </w:rPr>
        <w:t>u</w:t>
      </w:r>
      <w:r>
        <w:rPr>
          <w:rFonts w:ascii="Arial" w:hAnsi="Arial"/>
          <w:i/>
          <w:spacing w:val="-19"/>
          <w:w w:val="110"/>
          <w:position w:val="-4"/>
          <w:sz w:val="12"/>
        </w:rPr>
        <w:t xml:space="preserve"> </w:t>
      </w:r>
      <w:r>
        <w:rPr>
          <w:w w:val="110"/>
        </w:rPr>
        <w:t>)</w:t>
      </w:r>
      <w:r>
        <w:rPr>
          <w:spacing w:val="-6"/>
          <w:w w:val="110"/>
        </w:rPr>
        <w:t xml:space="preserve"> </w:t>
      </w:r>
      <w:r>
        <w:rPr>
          <w:w w:val="110"/>
        </w:rPr>
        <w:t>is</w:t>
      </w:r>
      <w:r>
        <w:rPr>
          <w:spacing w:val="-6"/>
          <w:w w:val="110"/>
        </w:rPr>
        <w:t xml:space="preserve"> </w:t>
      </w:r>
      <w:r>
        <w:rPr>
          <w:w w:val="110"/>
        </w:rPr>
        <w:t>a</w:t>
      </w:r>
      <w:r>
        <w:rPr>
          <w:spacing w:val="-6"/>
          <w:w w:val="110"/>
        </w:rPr>
        <w:t xml:space="preserve"> </w:t>
      </w:r>
      <w:r>
        <w:rPr>
          <w:i/>
          <w:w w:val="110"/>
        </w:rPr>
        <w:t>n</w:t>
      </w:r>
      <w:r>
        <w:rPr>
          <w:i/>
          <w:w w:val="110"/>
          <w:vertAlign w:val="subscript"/>
        </w:rPr>
        <w:t>u</w:t>
      </w:r>
      <w:r>
        <w:rPr>
          <w:i/>
          <w:w w:val="110"/>
        </w:rPr>
        <w:t xml:space="preserve"> </w:t>
      </w:r>
      <w:r>
        <w:rPr>
          <w:w w:val="110"/>
        </w:rPr>
        <w:t>=</w:t>
      </w:r>
      <w:r>
        <w:rPr>
          <w:spacing w:val="-8"/>
          <w:w w:val="110"/>
        </w:rPr>
        <w:t xml:space="preserve"> </w:t>
      </w:r>
      <w:r>
        <w:rPr>
          <w:w w:val="110"/>
        </w:rPr>
        <w:t>100-vector</w:t>
      </w:r>
      <w:r>
        <w:rPr>
          <w:spacing w:val="-6"/>
          <w:w w:val="110"/>
        </w:rPr>
        <w:t xml:space="preserve"> </w:t>
      </w:r>
      <w:r>
        <w:rPr>
          <w:w w:val="110"/>
        </w:rPr>
        <w:t>of</w:t>
      </w:r>
      <w:r>
        <w:rPr>
          <w:spacing w:val="-7"/>
          <w:w w:val="110"/>
        </w:rPr>
        <w:t xml:space="preserve"> </w:t>
      </w:r>
      <w:r>
        <w:rPr>
          <w:spacing w:val="-3"/>
          <w:w w:val="110"/>
        </w:rPr>
        <w:t>values</w:t>
      </w:r>
      <w:r>
        <w:rPr>
          <w:spacing w:val="-6"/>
          <w:w w:val="110"/>
        </w:rPr>
        <w:t xml:space="preserve"> </w:t>
      </w:r>
      <w:r>
        <w:rPr>
          <w:w w:val="110"/>
        </w:rPr>
        <w:t>holding</w:t>
      </w:r>
      <w:r>
        <w:rPr>
          <w:spacing w:val="-7"/>
          <w:w w:val="110"/>
        </w:rPr>
        <w:t xml:space="preserve"> </w:t>
      </w:r>
      <w:r>
        <w:rPr>
          <w:w w:val="110"/>
        </w:rPr>
        <w:t>the</w:t>
      </w:r>
      <w:r>
        <w:rPr>
          <w:spacing w:val="-6"/>
          <w:w w:val="110"/>
        </w:rPr>
        <w:t xml:space="preserve"> </w:t>
      </w:r>
      <w:r>
        <w:rPr>
          <w:w w:val="110"/>
        </w:rPr>
        <w:t>unit-specific</w:t>
      </w:r>
      <w:r>
        <w:rPr>
          <w:spacing w:val="-6"/>
          <w:w w:val="110"/>
        </w:rPr>
        <w:t xml:space="preserve"> </w:t>
      </w:r>
      <w:r>
        <w:rPr>
          <w:w w:val="110"/>
        </w:rPr>
        <w:t>adjustment</w:t>
      </w:r>
      <w:r>
        <w:rPr>
          <w:spacing w:val="-6"/>
          <w:w w:val="110"/>
        </w:rPr>
        <w:t xml:space="preserve"> </w:t>
      </w:r>
      <w:r>
        <w:rPr>
          <w:w w:val="110"/>
        </w:rPr>
        <w:t>to</w:t>
      </w:r>
      <w:r>
        <w:rPr>
          <w:spacing w:val="-6"/>
          <w:w w:val="110"/>
        </w:rPr>
        <w:t xml:space="preserve"> </w:t>
      </w:r>
      <w:r>
        <w:rPr>
          <w:w w:val="110"/>
        </w:rPr>
        <w:t>the attrition probability (note: there are 100 units in this ABM),</w:t>
      </w:r>
      <w:r>
        <w:rPr>
          <w:spacing w:val="5"/>
          <w:w w:val="110"/>
        </w:rPr>
        <w:t xml:space="preserve"> </w:t>
      </w:r>
      <w:r>
        <w:rPr>
          <w:w w:val="110"/>
        </w:rPr>
        <w:t>and</w:t>
      </w:r>
    </w:p>
    <w:p w:rsidR="00194060" w:rsidRDefault="00F75F9A">
      <w:pPr>
        <w:pStyle w:val="ListParagraph"/>
        <w:numPr>
          <w:ilvl w:val="1"/>
          <w:numId w:val="9"/>
        </w:numPr>
        <w:tabs>
          <w:tab w:val="left" w:pos="666"/>
        </w:tabs>
        <w:spacing w:before="187" w:line="312" w:lineRule="auto"/>
        <w:ind w:right="1438"/>
      </w:pPr>
      <w:r>
        <w:rPr>
          <w:i/>
          <w:w w:val="110"/>
        </w:rPr>
        <w:t>β</w:t>
      </w:r>
      <w:r>
        <w:rPr>
          <w:rFonts w:ascii="Arial" w:hAnsi="Arial"/>
          <w:w w:val="110"/>
          <w:vertAlign w:val="subscript"/>
        </w:rPr>
        <w:t>2</w:t>
      </w:r>
      <w:r>
        <w:rPr>
          <w:rFonts w:ascii="Arial" w:hAnsi="Arial"/>
          <w:w w:val="110"/>
        </w:rPr>
        <w:t xml:space="preserve"> </w:t>
      </w:r>
      <w:r>
        <w:rPr>
          <w:w w:val="110"/>
        </w:rPr>
        <w:t>= (</w:t>
      </w:r>
      <w:r>
        <w:rPr>
          <w:i/>
          <w:w w:val="110"/>
        </w:rPr>
        <w:t>β</w:t>
      </w:r>
      <w:r>
        <w:rPr>
          <w:rFonts w:ascii="Arial" w:hAnsi="Arial"/>
          <w:w w:val="110"/>
          <w:vertAlign w:val="subscript"/>
        </w:rPr>
        <w:t>2</w:t>
      </w:r>
      <w:r>
        <w:rPr>
          <w:rFonts w:ascii="Arial" w:hAnsi="Arial"/>
          <w:w w:val="110"/>
        </w:rPr>
        <w:t xml:space="preserve"> </w:t>
      </w:r>
      <w:r>
        <w:rPr>
          <w:rFonts w:ascii="Arial" w:hAnsi="Arial"/>
          <w:spacing w:val="5"/>
          <w:w w:val="110"/>
          <w:vertAlign w:val="subscript"/>
        </w:rPr>
        <w:t>1</w:t>
      </w:r>
      <w:r>
        <w:rPr>
          <w:i/>
          <w:spacing w:val="5"/>
          <w:w w:val="110"/>
        </w:rPr>
        <w:t xml:space="preserve">, </w:t>
      </w:r>
      <w:r>
        <w:rPr>
          <w:i/>
          <w:w w:val="110"/>
        </w:rPr>
        <w:t>. . . , β</w:t>
      </w:r>
      <w:r>
        <w:rPr>
          <w:rFonts w:ascii="Arial" w:hAnsi="Arial"/>
          <w:w w:val="110"/>
          <w:vertAlign w:val="subscript"/>
        </w:rPr>
        <w:t>2</w:t>
      </w:r>
      <w:r>
        <w:rPr>
          <w:rFonts w:ascii="Arial" w:hAnsi="Arial"/>
          <w:w w:val="110"/>
        </w:rPr>
        <w:t xml:space="preserve"> </w:t>
      </w:r>
      <w:r>
        <w:rPr>
          <w:rFonts w:ascii="Arial" w:hAnsi="Arial"/>
          <w:spacing w:val="3"/>
          <w:w w:val="110"/>
          <w:vertAlign w:val="subscript"/>
        </w:rPr>
        <w:t>12</w:t>
      </w:r>
      <w:r>
        <w:rPr>
          <w:spacing w:val="3"/>
          <w:w w:val="110"/>
        </w:rPr>
        <w:t xml:space="preserve">) </w:t>
      </w:r>
      <w:r>
        <w:rPr>
          <w:w w:val="110"/>
        </w:rPr>
        <w:t>is a 12-vector that modifies the quarterly attrition probability as a function</w:t>
      </w:r>
      <w:r>
        <w:rPr>
          <w:spacing w:val="-5"/>
          <w:w w:val="110"/>
        </w:rPr>
        <w:t xml:space="preserve"> </w:t>
      </w:r>
      <w:r>
        <w:rPr>
          <w:w w:val="110"/>
        </w:rPr>
        <w:t>of</w:t>
      </w:r>
      <w:r>
        <w:rPr>
          <w:spacing w:val="-4"/>
          <w:w w:val="110"/>
        </w:rPr>
        <w:t xml:space="preserve"> </w:t>
      </w:r>
      <w:r>
        <w:rPr>
          <w:w w:val="110"/>
        </w:rPr>
        <w:t>time</w:t>
      </w:r>
      <w:r>
        <w:rPr>
          <w:spacing w:val="-3"/>
          <w:w w:val="110"/>
        </w:rPr>
        <w:t xml:space="preserve"> </w:t>
      </w:r>
      <w:r>
        <w:rPr>
          <w:w w:val="110"/>
        </w:rPr>
        <w:t>served</w:t>
      </w:r>
      <w:r>
        <w:rPr>
          <w:spacing w:val="-4"/>
          <w:w w:val="110"/>
        </w:rPr>
        <w:t xml:space="preserve"> </w:t>
      </w:r>
      <w:r>
        <w:rPr>
          <w:i/>
          <w:w w:val="110"/>
        </w:rPr>
        <w:t>τ</w:t>
      </w:r>
      <w:r>
        <w:rPr>
          <w:i/>
          <w:spacing w:val="6"/>
          <w:w w:val="110"/>
        </w:rPr>
        <w:t xml:space="preserve"> </w:t>
      </w:r>
      <w:r>
        <w:rPr>
          <w:rFonts w:ascii="Menlo" w:hAnsi="Menlo"/>
          <w:i/>
          <w:w w:val="110"/>
        </w:rPr>
        <w:t>∈</w:t>
      </w:r>
      <w:r>
        <w:rPr>
          <w:rFonts w:ascii="Menlo" w:hAnsi="Menlo"/>
          <w:i/>
          <w:spacing w:val="-98"/>
          <w:w w:val="110"/>
        </w:rPr>
        <w:t xml:space="preserve"> </w:t>
      </w:r>
      <w:r>
        <w:rPr>
          <w:rFonts w:ascii="Menlo" w:hAnsi="Menlo"/>
          <w:i/>
          <w:w w:val="110"/>
        </w:rPr>
        <w:t>{</w:t>
      </w:r>
      <w:r>
        <w:rPr>
          <w:w w:val="110"/>
        </w:rPr>
        <w:t>1</w:t>
      </w:r>
      <w:r>
        <w:rPr>
          <w:i/>
          <w:w w:val="110"/>
        </w:rPr>
        <w:t>,</w:t>
      </w:r>
      <w:r>
        <w:rPr>
          <w:i/>
          <w:spacing w:val="-33"/>
          <w:w w:val="110"/>
        </w:rPr>
        <w:t xml:space="preserve"> </w:t>
      </w:r>
      <w:r>
        <w:rPr>
          <w:i/>
          <w:w w:val="110"/>
        </w:rPr>
        <w:t>.</w:t>
      </w:r>
      <w:r>
        <w:rPr>
          <w:i/>
          <w:spacing w:val="-32"/>
          <w:w w:val="110"/>
        </w:rPr>
        <w:t xml:space="preserve"> </w:t>
      </w:r>
      <w:r>
        <w:rPr>
          <w:i/>
          <w:w w:val="110"/>
        </w:rPr>
        <w:t>.</w:t>
      </w:r>
      <w:r>
        <w:rPr>
          <w:i/>
          <w:spacing w:val="-32"/>
          <w:w w:val="110"/>
        </w:rPr>
        <w:t xml:space="preserve"> </w:t>
      </w:r>
      <w:r>
        <w:rPr>
          <w:i/>
          <w:w w:val="110"/>
        </w:rPr>
        <w:t>.</w:t>
      </w:r>
      <w:r>
        <w:rPr>
          <w:i/>
          <w:spacing w:val="-32"/>
          <w:w w:val="110"/>
        </w:rPr>
        <w:t xml:space="preserve"> </w:t>
      </w:r>
      <w:r>
        <w:rPr>
          <w:i/>
          <w:w w:val="110"/>
        </w:rPr>
        <w:t>,</w:t>
      </w:r>
      <w:r>
        <w:rPr>
          <w:i/>
          <w:spacing w:val="-33"/>
          <w:w w:val="110"/>
        </w:rPr>
        <w:t xml:space="preserve"> </w:t>
      </w:r>
      <w:r>
        <w:rPr>
          <w:w w:val="110"/>
        </w:rPr>
        <w:t>12</w:t>
      </w:r>
      <w:r>
        <w:rPr>
          <w:rFonts w:ascii="Menlo" w:hAnsi="Menlo"/>
          <w:i/>
          <w:w w:val="110"/>
        </w:rPr>
        <w:t>}</w:t>
      </w:r>
      <w:r>
        <w:rPr>
          <w:rFonts w:ascii="Menlo" w:hAnsi="Menlo"/>
          <w:i/>
          <w:spacing w:val="-89"/>
          <w:w w:val="110"/>
        </w:rPr>
        <w:t xml:space="preserve"> </w:t>
      </w:r>
      <w:r>
        <w:rPr>
          <w:w w:val="110"/>
        </w:rPr>
        <w:t>in</w:t>
      </w:r>
      <w:r>
        <w:rPr>
          <w:spacing w:val="-4"/>
          <w:w w:val="110"/>
        </w:rPr>
        <w:t xml:space="preserve"> </w:t>
      </w:r>
      <w:r>
        <w:rPr>
          <w:w w:val="110"/>
        </w:rPr>
        <w:t>the</w:t>
      </w:r>
      <w:r>
        <w:rPr>
          <w:spacing w:val="-3"/>
          <w:w w:val="110"/>
        </w:rPr>
        <w:t xml:space="preserve"> </w:t>
      </w:r>
      <w:r>
        <w:rPr>
          <w:w w:val="110"/>
        </w:rPr>
        <w:t>Soldier’s</w:t>
      </w:r>
      <w:r>
        <w:rPr>
          <w:spacing w:val="-3"/>
          <w:w w:val="110"/>
        </w:rPr>
        <w:t xml:space="preserve"> </w:t>
      </w:r>
      <w:r>
        <w:rPr>
          <w:w w:val="110"/>
        </w:rPr>
        <w:t>first</w:t>
      </w:r>
      <w:r>
        <w:rPr>
          <w:spacing w:val="-4"/>
          <w:w w:val="110"/>
        </w:rPr>
        <w:t xml:space="preserve"> </w:t>
      </w:r>
      <w:r>
        <w:rPr>
          <w:w w:val="110"/>
        </w:rPr>
        <w:t>(12-quarter)</w:t>
      </w:r>
      <w:r>
        <w:rPr>
          <w:spacing w:val="-4"/>
          <w:w w:val="110"/>
        </w:rPr>
        <w:t xml:space="preserve"> </w:t>
      </w:r>
      <w:r>
        <w:rPr>
          <w:w w:val="110"/>
        </w:rPr>
        <w:t>enlistment</w:t>
      </w:r>
      <w:r>
        <w:rPr>
          <w:spacing w:val="-5"/>
          <w:w w:val="110"/>
        </w:rPr>
        <w:t xml:space="preserve"> </w:t>
      </w:r>
      <w:r>
        <w:rPr>
          <w:w w:val="110"/>
        </w:rPr>
        <w:t>term.</w:t>
      </w:r>
    </w:p>
    <w:p w:rsidR="00194060" w:rsidRDefault="00F75F9A">
      <w:pPr>
        <w:pStyle w:val="BodyText"/>
        <w:spacing w:before="126" w:line="309" w:lineRule="auto"/>
        <w:ind w:left="119" w:right="1437"/>
        <w:jc w:val="both"/>
      </w:pPr>
      <w:r>
        <w:rPr>
          <w:spacing w:val="-6"/>
          <w:w w:val="110"/>
        </w:rPr>
        <w:t>For</w:t>
      </w:r>
      <w:r>
        <w:rPr>
          <w:spacing w:val="-8"/>
          <w:w w:val="110"/>
        </w:rPr>
        <w:t xml:space="preserve"> </w:t>
      </w:r>
      <w:r>
        <w:rPr>
          <w:w w:val="110"/>
        </w:rPr>
        <w:t>this</w:t>
      </w:r>
      <w:r>
        <w:rPr>
          <w:spacing w:val="-6"/>
          <w:w w:val="110"/>
        </w:rPr>
        <w:t xml:space="preserve"> </w:t>
      </w:r>
      <w:r>
        <w:rPr>
          <w:w w:val="110"/>
        </w:rPr>
        <w:t>modeling</w:t>
      </w:r>
      <w:r>
        <w:rPr>
          <w:spacing w:val="-7"/>
          <w:w w:val="110"/>
        </w:rPr>
        <w:t xml:space="preserve"> </w:t>
      </w:r>
      <w:r>
        <w:rPr>
          <w:w w:val="110"/>
        </w:rPr>
        <w:t>exercise,</w:t>
      </w:r>
      <w:r>
        <w:rPr>
          <w:spacing w:val="-6"/>
          <w:w w:val="110"/>
        </w:rPr>
        <w:t xml:space="preserve"> </w:t>
      </w:r>
      <w:r>
        <w:rPr>
          <w:spacing w:val="-4"/>
          <w:w w:val="110"/>
        </w:rPr>
        <w:t>we</w:t>
      </w:r>
      <w:r>
        <w:rPr>
          <w:spacing w:val="-7"/>
          <w:w w:val="110"/>
        </w:rPr>
        <w:t xml:space="preserve"> </w:t>
      </w:r>
      <w:r>
        <w:rPr>
          <w:w w:val="110"/>
        </w:rPr>
        <w:t>set</w:t>
      </w:r>
      <w:r>
        <w:rPr>
          <w:spacing w:val="-7"/>
          <w:w w:val="110"/>
        </w:rPr>
        <w:t xml:space="preserve"> </w:t>
      </w:r>
      <w:r>
        <w:rPr>
          <w:i/>
          <w:w w:val="110"/>
        </w:rPr>
        <w:t>β</w:t>
      </w:r>
      <w:r>
        <w:rPr>
          <w:rFonts w:ascii="Arial" w:hAnsi="Arial"/>
          <w:w w:val="110"/>
          <w:vertAlign w:val="subscript"/>
        </w:rPr>
        <w:t>0</w:t>
      </w:r>
      <w:r>
        <w:rPr>
          <w:rFonts w:ascii="Arial" w:hAnsi="Arial"/>
          <w:spacing w:val="-11"/>
          <w:w w:val="110"/>
        </w:rPr>
        <w:t xml:space="preserve"> </w:t>
      </w:r>
      <w:r>
        <w:rPr>
          <w:w w:val="110"/>
        </w:rPr>
        <w:t>=</w:t>
      </w:r>
      <w:r>
        <w:rPr>
          <w:spacing w:val="-13"/>
          <w:w w:val="110"/>
        </w:rPr>
        <w:t xml:space="preserve"> </w:t>
      </w:r>
      <w:r>
        <w:rPr>
          <w:rFonts w:ascii="Menlo" w:hAnsi="Menlo"/>
          <w:i/>
          <w:w w:val="110"/>
        </w:rPr>
        <w:t>−</w:t>
      </w:r>
      <w:r>
        <w:rPr>
          <w:w w:val="110"/>
        </w:rPr>
        <w:t>3</w:t>
      </w:r>
      <w:r>
        <w:rPr>
          <w:i/>
          <w:w w:val="110"/>
        </w:rPr>
        <w:t>.</w:t>
      </w:r>
      <w:r>
        <w:rPr>
          <w:w w:val="110"/>
        </w:rPr>
        <w:t>8,</w:t>
      </w:r>
      <w:r>
        <w:rPr>
          <w:spacing w:val="-6"/>
          <w:w w:val="110"/>
        </w:rPr>
        <w:t xml:space="preserve"> </w:t>
      </w:r>
      <w:r>
        <w:rPr>
          <w:w w:val="110"/>
        </w:rPr>
        <w:t>set</w:t>
      </w:r>
      <w:r>
        <w:rPr>
          <w:spacing w:val="-7"/>
          <w:w w:val="110"/>
        </w:rPr>
        <w:t xml:space="preserve"> </w:t>
      </w:r>
      <w:r>
        <w:rPr>
          <w:w w:val="110"/>
        </w:rPr>
        <w:t>each</w:t>
      </w:r>
      <w:r>
        <w:rPr>
          <w:spacing w:val="-6"/>
          <w:w w:val="110"/>
        </w:rPr>
        <w:t xml:space="preserve"> </w:t>
      </w:r>
      <w:r>
        <w:rPr>
          <w:w w:val="110"/>
        </w:rPr>
        <w:t>component</w:t>
      </w:r>
      <w:r>
        <w:rPr>
          <w:spacing w:val="-7"/>
          <w:w w:val="110"/>
        </w:rPr>
        <w:t xml:space="preserve"> </w:t>
      </w:r>
      <w:r>
        <w:rPr>
          <w:w w:val="110"/>
        </w:rPr>
        <w:t>of</w:t>
      </w:r>
      <w:r>
        <w:rPr>
          <w:spacing w:val="-6"/>
          <w:w w:val="110"/>
        </w:rPr>
        <w:t xml:space="preserve"> </w:t>
      </w:r>
      <w:r>
        <w:rPr>
          <w:i/>
          <w:w w:val="110"/>
        </w:rPr>
        <w:t>β</w:t>
      </w:r>
      <w:r>
        <w:rPr>
          <w:rFonts w:ascii="Arial" w:hAnsi="Arial"/>
          <w:w w:val="110"/>
          <w:vertAlign w:val="subscript"/>
        </w:rPr>
        <w:t>1</w:t>
      </w:r>
      <w:r>
        <w:rPr>
          <w:rFonts w:ascii="Arial" w:hAnsi="Arial"/>
          <w:spacing w:val="-6"/>
          <w:w w:val="110"/>
        </w:rPr>
        <w:t xml:space="preserve"> </w:t>
      </w:r>
      <w:r>
        <w:rPr>
          <w:w w:val="110"/>
        </w:rPr>
        <w:t>to</w:t>
      </w:r>
      <w:r>
        <w:rPr>
          <w:spacing w:val="-6"/>
          <w:w w:val="110"/>
        </w:rPr>
        <w:t xml:space="preserve"> </w:t>
      </w:r>
      <w:r>
        <w:rPr>
          <w:spacing w:val="3"/>
          <w:w w:val="110"/>
        </w:rPr>
        <w:t>be</w:t>
      </w:r>
      <w:r>
        <w:rPr>
          <w:spacing w:val="-7"/>
          <w:w w:val="110"/>
        </w:rPr>
        <w:t xml:space="preserve"> </w:t>
      </w:r>
      <w:r>
        <w:rPr>
          <w:w w:val="110"/>
        </w:rPr>
        <w:t>an</w:t>
      </w:r>
      <w:r>
        <w:rPr>
          <w:spacing w:val="-6"/>
          <w:w w:val="110"/>
        </w:rPr>
        <w:t xml:space="preserve"> </w:t>
      </w:r>
      <w:r>
        <w:rPr>
          <w:w w:val="110"/>
        </w:rPr>
        <w:t>independent</w:t>
      </w:r>
      <w:r>
        <w:rPr>
          <w:spacing w:val="-7"/>
          <w:w w:val="110"/>
        </w:rPr>
        <w:t xml:space="preserve"> </w:t>
      </w:r>
      <w:r>
        <w:rPr>
          <w:w w:val="110"/>
        </w:rPr>
        <w:t xml:space="preserve">draw from a </w:t>
      </w:r>
      <w:r>
        <w:rPr>
          <w:i/>
          <w:w w:val="110"/>
        </w:rPr>
        <w:t xml:space="preserve">N </w:t>
      </w:r>
      <w:r>
        <w:rPr>
          <w:w w:val="110"/>
        </w:rPr>
        <w:t>(0</w:t>
      </w:r>
      <w:r>
        <w:rPr>
          <w:i/>
          <w:w w:val="110"/>
        </w:rPr>
        <w:t xml:space="preserve">, σ </w:t>
      </w:r>
      <w:r>
        <w:rPr>
          <w:w w:val="110"/>
        </w:rPr>
        <w:t xml:space="preserve">= </w:t>
      </w:r>
      <w:r>
        <w:rPr>
          <w:i/>
          <w:w w:val="110"/>
        </w:rPr>
        <w:t>.</w:t>
      </w:r>
      <w:r>
        <w:rPr>
          <w:w w:val="110"/>
        </w:rPr>
        <w:t xml:space="preserve">3) distribution, and specify </w:t>
      </w:r>
      <w:r>
        <w:rPr>
          <w:i/>
          <w:w w:val="110"/>
        </w:rPr>
        <w:t>β</w:t>
      </w:r>
      <w:r>
        <w:rPr>
          <w:rFonts w:ascii="Arial" w:hAnsi="Arial"/>
          <w:w w:val="110"/>
          <w:vertAlign w:val="subscript"/>
        </w:rPr>
        <w:t>2</w:t>
      </w:r>
      <w:r>
        <w:rPr>
          <w:rFonts w:ascii="Arial" w:hAnsi="Arial"/>
          <w:w w:val="110"/>
        </w:rPr>
        <w:t xml:space="preserve"> </w:t>
      </w:r>
      <w:r>
        <w:rPr>
          <w:w w:val="110"/>
        </w:rPr>
        <w:t xml:space="preserve">to </w:t>
      </w:r>
      <w:r>
        <w:rPr>
          <w:spacing w:val="-3"/>
          <w:w w:val="110"/>
        </w:rPr>
        <w:t xml:space="preserve">have </w:t>
      </w:r>
      <w:r>
        <w:rPr>
          <w:w w:val="110"/>
        </w:rPr>
        <w:t>a “U” shape as shown in Figure 2. This shape</w:t>
      </w:r>
      <w:r>
        <w:rPr>
          <w:spacing w:val="-12"/>
          <w:w w:val="110"/>
        </w:rPr>
        <w:t xml:space="preserve"> </w:t>
      </w:r>
      <w:r>
        <w:rPr>
          <w:w w:val="110"/>
        </w:rPr>
        <w:t>conforms</w:t>
      </w:r>
      <w:r>
        <w:rPr>
          <w:spacing w:val="-11"/>
          <w:w w:val="110"/>
        </w:rPr>
        <w:t xml:space="preserve"> </w:t>
      </w:r>
      <w:r>
        <w:rPr>
          <w:w w:val="110"/>
        </w:rPr>
        <w:t>to</w:t>
      </w:r>
      <w:r>
        <w:rPr>
          <w:spacing w:val="-11"/>
          <w:w w:val="110"/>
        </w:rPr>
        <w:t xml:space="preserve"> </w:t>
      </w:r>
      <w:r>
        <w:rPr>
          <w:w w:val="110"/>
        </w:rPr>
        <w:t>our</w:t>
      </w:r>
      <w:r>
        <w:rPr>
          <w:spacing w:val="-11"/>
          <w:w w:val="110"/>
        </w:rPr>
        <w:t xml:space="preserve"> </w:t>
      </w:r>
      <w:r>
        <w:rPr>
          <w:w w:val="110"/>
        </w:rPr>
        <w:t>expectation</w:t>
      </w:r>
      <w:r>
        <w:rPr>
          <w:spacing w:val="-11"/>
          <w:w w:val="110"/>
        </w:rPr>
        <w:t xml:space="preserve"> </w:t>
      </w:r>
      <w:r>
        <w:rPr>
          <w:w w:val="110"/>
        </w:rPr>
        <w:t>that</w:t>
      </w:r>
      <w:r>
        <w:rPr>
          <w:spacing w:val="-11"/>
          <w:w w:val="110"/>
        </w:rPr>
        <w:t xml:space="preserve"> </w:t>
      </w:r>
      <w:r>
        <w:rPr>
          <w:w w:val="110"/>
        </w:rPr>
        <w:t>attrition</w:t>
      </w:r>
      <w:r>
        <w:rPr>
          <w:spacing w:val="-11"/>
          <w:w w:val="110"/>
        </w:rPr>
        <w:t xml:space="preserve"> </w:t>
      </w:r>
      <w:r>
        <w:rPr>
          <w:w w:val="110"/>
        </w:rPr>
        <w:t>is</w:t>
      </w:r>
      <w:r>
        <w:rPr>
          <w:spacing w:val="-10"/>
          <w:w w:val="110"/>
        </w:rPr>
        <w:t xml:space="preserve"> </w:t>
      </w:r>
      <w:r>
        <w:rPr>
          <w:w w:val="110"/>
        </w:rPr>
        <w:t>generally</w:t>
      </w:r>
      <w:r>
        <w:rPr>
          <w:spacing w:val="-12"/>
          <w:w w:val="110"/>
        </w:rPr>
        <w:t xml:space="preserve"> </w:t>
      </w:r>
      <w:r>
        <w:rPr>
          <w:w w:val="110"/>
        </w:rPr>
        <w:t>more</w:t>
      </w:r>
      <w:r>
        <w:rPr>
          <w:spacing w:val="-11"/>
          <w:w w:val="110"/>
        </w:rPr>
        <w:t xml:space="preserve"> </w:t>
      </w:r>
      <w:r>
        <w:rPr>
          <w:w w:val="110"/>
        </w:rPr>
        <w:t>common</w:t>
      </w:r>
      <w:r>
        <w:rPr>
          <w:spacing w:val="-11"/>
          <w:w w:val="110"/>
        </w:rPr>
        <w:t xml:space="preserve"> </w:t>
      </w:r>
      <w:r>
        <w:rPr>
          <w:w w:val="110"/>
        </w:rPr>
        <w:t>near</w:t>
      </w:r>
      <w:r>
        <w:rPr>
          <w:spacing w:val="-11"/>
          <w:w w:val="110"/>
        </w:rPr>
        <w:t xml:space="preserve"> </w:t>
      </w:r>
      <w:r>
        <w:rPr>
          <w:w w:val="110"/>
        </w:rPr>
        <w:t>the</w:t>
      </w:r>
      <w:r>
        <w:rPr>
          <w:spacing w:val="-11"/>
          <w:w w:val="110"/>
        </w:rPr>
        <w:t xml:space="preserve"> </w:t>
      </w:r>
      <w:r>
        <w:rPr>
          <w:w w:val="110"/>
        </w:rPr>
        <w:t>beginning</w:t>
      </w:r>
      <w:r>
        <w:rPr>
          <w:spacing w:val="-11"/>
          <w:w w:val="110"/>
        </w:rPr>
        <w:t xml:space="preserve"> </w:t>
      </w:r>
      <w:r>
        <w:rPr>
          <w:w w:val="110"/>
        </w:rPr>
        <w:t>and end of the first enlistment term. This is born out in the full analysis given in Section</w:t>
      </w:r>
      <w:r>
        <w:rPr>
          <w:spacing w:val="34"/>
          <w:w w:val="110"/>
        </w:rPr>
        <w:t xml:space="preserve"> </w:t>
      </w:r>
      <w:r>
        <w:rPr>
          <w:w w:val="110"/>
        </w:rPr>
        <w:t>4.</w:t>
      </w:r>
    </w:p>
    <w:p w:rsidR="00194060" w:rsidRDefault="00F75F9A">
      <w:pPr>
        <w:pStyle w:val="BodyText"/>
        <w:spacing w:before="3" w:line="312" w:lineRule="auto"/>
        <w:ind w:left="120" w:right="1437" w:firstLine="338"/>
      </w:pPr>
      <w:r>
        <w:rPr>
          <w:w w:val="110"/>
        </w:rPr>
        <w:t>In</w:t>
      </w:r>
      <w:r>
        <w:rPr>
          <w:spacing w:val="-9"/>
          <w:w w:val="110"/>
        </w:rPr>
        <w:t xml:space="preserve"> </w:t>
      </w:r>
      <w:r>
        <w:rPr>
          <w:w w:val="110"/>
        </w:rPr>
        <w:t>the</w:t>
      </w:r>
      <w:r>
        <w:rPr>
          <w:spacing w:val="-8"/>
          <w:w w:val="110"/>
        </w:rPr>
        <w:t xml:space="preserve"> </w:t>
      </w:r>
      <w:r>
        <w:rPr>
          <w:w w:val="110"/>
        </w:rPr>
        <w:t>ABM,</w:t>
      </w:r>
      <w:r>
        <w:rPr>
          <w:spacing w:val="-8"/>
          <w:w w:val="110"/>
        </w:rPr>
        <w:t xml:space="preserve"> </w:t>
      </w:r>
      <w:r>
        <w:rPr>
          <w:w w:val="110"/>
        </w:rPr>
        <w:t>a</w:t>
      </w:r>
      <w:r>
        <w:rPr>
          <w:spacing w:val="-8"/>
          <w:w w:val="110"/>
        </w:rPr>
        <w:t xml:space="preserve"> </w:t>
      </w:r>
      <w:r>
        <w:rPr>
          <w:w w:val="110"/>
        </w:rPr>
        <w:t>Soldier</w:t>
      </w:r>
      <w:r>
        <w:rPr>
          <w:spacing w:val="-8"/>
          <w:w w:val="110"/>
        </w:rPr>
        <w:t xml:space="preserve"> </w:t>
      </w:r>
      <w:r>
        <w:rPr>
          <w:i/>
          <w:w w:val="110"/>
        </w:rPr>
        <w:t>i</w:t>
      </w:r>
      <w:r>
        <w:rPr>
          <w:i/>
          <w:spacing w:val="-8"/>
          <w:w w:val="110"/>
        </w:rPr>
        <w:t xml:space="preserve"> </w:t>
      </w:r>
      <w:r>
        <w:rPr>
          <w:w w:val="110"/>
        </w:rPr>
        <w:t>will</w:t>
      </w:r>
      <w:r>
        <w:rPr>
          <w:spacing w:val="-9"/>
          <w:w w:val="110"/>
        </w:rPr>
        <w:t xml:space="preserve"> </w:t>
      </w:r>
      <w:r>
        <w:rPr>
          <w:w w:val="110"/>
        </w:rPr>
        <w:t>enlist</w:t>
      </w:r>
      <w:r>
        <w:rPr>
          <w:spacing w:val="-8"/>
          <w:w w:val="110"/>
        </w:rPr>
        <w:t xml:space="preserve"> </w:t>
      </w:r>
      <w:r>
        <w:rPr>
          <w:w w:val="110"/>
        </w:rPr>
        <w:t>at</w:t>
      </w:r>
      <w:r>
        <w:rPr>
          <w:spacing w:val="-8"/>
          <w:w w:val="110"/>
        </w:rPr>
        <w:t xml:space="preserve"> </w:t>
      </w:r>
      <w:r>
        <w:rPr>
          <w:w w:val="110"/>
        </w:rPr>
        <w:t>time</w:t>
      </w:r>
      <w:r>
        <w:rPr>
          <w:spacing w:val="-7"/>
          <w:w w:val="110"/>
        </w:rPr>
        <w:t xml:space="preserve"> </w:t>
      </w:r>
      <w:r>
        <w:rPr>
          <w:i/>
          <w:w w:val="110"/>
        </w:rPr>
        <w:t>t</w:t>
      </w:r>
      <w:r>
        <w:rPr>
          <w:w w:val="110"/>
        </w:rPr>
        <w:t>,</w:t>
      </w:r>
      <w:r>
        <w:rPr>
          <w:spacing w:val="-6"/>
          <w:w w:val="110"/>
        </w:rPr>
        <w:t xml:space="preserve"> </w:t>
      </w:r>
      <w:r>
        <w:rPr>
          <w:w w:val="110"/>
        </w:rPr>
        <w:t>at</w:t>
      </w:r>
      <w:r>
        <w:rPr>
          <w:spacing w:val="-8"/>
          <w:w w:val="110"/>
        </w:rPr>
        <w:t xml:space="preserve"> </w:t>
      </w:r>
      <w:r>
        <w:rPr>
          <w:w w:val="110"/>
        </w:rPr>
        <w:t>which</w:t>
      </w:r>
      <w:r>
        <w:rPr>
          <w:spacing w:val="-8"/>
          <w:w w:val="110"/>
        </w:rPr>
        <w:t xml:space="preserve"> </w:t>
      </w:r>
      <w:r>
        <w:rPr>
          <w:w w:val="110"/>
        </w:rPr>
        <w:t>time</w:t>
      </w:r>
      <w:r>
        <w:rPr>
          <w:spacing w:val="-8"/>
          <w:w w:val="110"/>
        </w:rPr>
        <w:t xml:space="preserve"> </w:t>
      </w:r>
      <w:r>
        <w:rPr>
          <w:w w:val="110"/>
        </w:rPr>
        <w:t>his</w:t>
      </w:r>
      <w:r>
        <w:rPr>
          <w:spacing w:val="-8"/>
          <w:w w:val="110"/>
        </w:rPr>
        <w:t xml:space="preserve"> </w:t>
      </w:r>
      <w:r>
        <w:rPr>
          <w:w w:val="110"/>
        </w:rPr>
        <w:t>personal</w:t>
      </w:r>
      <w:r>
        <w:rPr>
          <w:spacing w:val="-8"/>
          <w:w w:val="110"/>
        </w:rPr>
        <w:t xml:space="preserve"> </w:t>
      </w:r>
      <w:r>
        <w:rPr>
          <w:w w:val="110"/>
        </w:rPr>
        <w:t>time</w:t>
      </w:r>
      <w:r>
        <w:rPr>
          <w:spacing w:val="-9"/>
          <w:w w:val="110"/>
        </w:rPr>
        <w:t xml:space="preserve"> </w:t>
      </w:r>
      <w:r>
        <w:rPr>
          <w:w w:val="110"/>
        </w:rPr>
        <w:t>in</w:t>
      </w:r>
      <w:r>
        <w:rPr>
          <w:spacing w:val="-8"/>
          <w:w w:val="110"/>
        </w:rPr>
        <w:t xml:space="preserve"> </w:t>
      </w:r>
      <w:r>
        <w:rPr>
          <w:w w:val="110"/>
        </w:rPr>
        <w:t>term</w:t>
      </w:r>
      <w:r>
        <w:rPr>
          <w:spacing w:val="-8"/>
          <w:w w:val="110"/>
        </w:rPr>
        <w:t xml:space="preserve"> </w:t>
      </w:r>
      <w:r>
        <w:rPr>
          <w:i/>
          <w:w w:val="110"/>
        </w:rPr>
        <w:t>τ</w:t>
      </w:r>
      <w:r>
        <w:rPr>
          <w:i/>
          <w:spacing w:val="-39"/>
          <w:w w:val="110"/>
        </w:rPr>
        <w:t xml:space="preserve"> </w:t>
      </w:r>
      <w:r>
        <w:rPr>
          <w:w w:val="110"/>
        </w:rPr>
        <w:t>(</w:t>
      </w:r>
      <w:r>
        <w:rPr>
          <w:i/>
          <w:w w:val="110"/>
        </w:rPr>
        <w:t>i,</w:t>
      </w:r>
      <w:r>
        <w:rPr>
          <w:i/>
          <w:spacing w:val="-29"/>
          <w:w w:val="110"/>
        </w:rPr>
        <w:t xml:space="preserve"> </w:t>
      </w:r>
      <w:r>
        <w:rPr>
          <w:i/>
          <w:w w:val="110"/>
        </w:rPr>
        <w:t>t</w:t>
      </w:r>
      <w:r>
        <w:rPr>
          <w:w w:val="110"/>
        </w:rPr>
        <w:t>)</w:t>
      </w:r>
      <w:r>
        <w:rPr>
          <w:spacing w:val="-8"/>
          <w:w w:val="110"/>
        </w:rPr>
        <w:t xml:space="preserve"> </w:t>
      </w:r>
      <w:r>
        <w:rPr>
          <w:w w:val="110"/>
        </w:rPr>
        <w:t>is</w:t>
      </w:r>
      <w:r>
        <w:rPr>
          <w:spacing w:val="-8"/>
          <w:w w:val="110"/>
        </w:rPr>
        <w:t xml:space="preserve"> </w:t>
      </w:r>
      <w:r>
        <w:rPr>
          <w:w w:val="110"/>
        </w:rPr>
        <w:t xml:space="preserve">set to 1. The Soldier serves in unit </w:t>
      </w:r>
      <w:r>
        <w:rPr>
          <w:i/>
          <w:w w:val="110"/>
        </w:rPr>
        <w:t>u</w:t>
      </w:r>
      <w:r>
        <w:rPr>
          <w:w w:val="110"/>
        </w:rPr>
        <w:t>(</w:t>
      </w:r>
      <w:r>
        <w:rPr>
          <w:i/>
          <w:w w:val="110"/>
        </w:rPr>
        <w:t>i, t</w:t>
      </w:r>
      <w:r>
        <w:rPr>
          <w:w w:val="110"/>
        </w:rPr>
        <w:t>). In this first quarter the Soldier has an attrition</w:t>
      </w:r>
      <w:r>
        <w:rPr>
          <w:spacing w:val="-21"/>
          <w:w w:val="110"/>
        </w:rPr>
        <w:t xml:space="preserve"> </w:t>
      </w:r>
      <w:r>
        <w:rPr>
          <w:w w:val="110"/>
        </w:rPr>
        <w:t>probability</w:t>
      </w:r>
    </w:p>
    <w:p w:rsidR="00194060" w:rsidRDefault="00F75F9A">
      <w:pPr>
        <w:pStyle w:val="BodyText"/>
        <w:spacing w:line="65" w:lineRule="exact"/>
        <w:ind w:left="120"/>
        <w:jc w:val="both"/>
      </w:pPr>
      <w:r>
        <w:t>of</w:t>
      </w:r>
    </w:p>
    <w:p w:rsidR="00194060" w:rsidRDefault="007B0340">
      <w:pPr>
        <w:spacing w:line="425" w:lineRule="exact"/>
        <w:ind w:right="483"/>
        <w:jc w:val="center"/>
        <w:rPr>
          <w:rFonts w:ascii="Arial" w:hAnsi="Arial"/>
        </w:rPr>
      </w:pPr>
      <w:r>
        <w:pict>
          <v:line id="_x0000_s1549" alt="" style="position:absolute;left:0;text-align:left;z-index:-251595776;mso-wrap-edited:f;mso-width-percent:0;mso-height-percent:0;mso-wrap-distance-left:0;mso-wrap-distance-right:0;mso-position-horizontal-relative:page;mso-width-percent:0;mso-height-percent:0" from="250.15pt,23pt" to="403.55pt,23pt" strokeweight=".15381mm">
            <w10:wrap type="topAndBottom" anchorx="page"/>
          </v:line>
        </w:pict>
      </w:r>
      <w:r>
        <w:pict>
          <v:shape id="_x0000_s1548" type="#_x0000_t202" alt="" style="position:absolute;left:0;text-align:left;margin-left:207.25pt;margin-top:16.55pt;width:92.7pt;height:40.75pt;z-index:-251637760;mso-wrap-style:square;mso-wrap-edited:f;mso-width-percent:0;mso-height-percent:0;mso-position-horizontal-relative:page;mso-width-percent:0;mso-height-percent:0;v-text-anchor:top" filled="f" stroked="f">
            <v:textbox inset="0,0,0,0">
              <w:txbxContent>
                <w:p w:rsidR="00F75F9A" w:rsidRDefault="00F75F9A">
                  <w:pPr>
                    <w:spacing w:line="393" w:lineRule="exact"/>
                    <w:rPr>
                      <w:i/>
                    </w:rPr>
                  </w:pPr>
                  <w:r>
                    <w:rPr>
                      <w:i/>
                      <w:spacing w:val="3"/>
                      <w:w w:val="125"/>
                      <w:position w:val="16"/>
                    </w:rPr>
                    <w:t>p</w:t>
                  </w:r>
                  <w:r>
                    <w:rPr>
                      <w:i/>
                      <w:spacing w:val="3"/>
                      <w:w w:val="125"/>
                      <w:position w:val="13"/>
                      <w:sz w:val="16"/>
                    </w:rPr>
                    <w:t>it</w:t>
                  </w:r>
                  <w:r>
                    <w:rPr>
                      <w:spacing w:val="3"/>
                      <w:w w:val="125"/>
                      <w:position w:val="16"/>
                    </w:rPr>
                    <w:t>(</w:t>
                  </w:r>
                  <w:r>
                    <w:rPr>
                      <w:i/>
                      <w:spacing w:val="3"/>
                      <w:w w:val="125"/>
                      <w:position w:val="16"/>
                    </w:rPr>
                    <w:t>β</w:t>
                  </w:r>
                  <w:r>
                    <w:rPr>
                      <w:spacing w:val="3"/>
                      <w:w w:val="125"/>
                      <w:position w:val="16"/>
                    </w:rPr>
                    <w:t>)</w:t>
                  </w:r>
                  <w:r>
                    <w:rPr>
                      <w:spacing w:val="-26"/>
                      <w:w w:val="125"/>
                      <w:position w:val="16"/>
                    </w:rPr>
                    <w:t xml:space="preserve"> </w:t>
                  </w:r>
                  <w:r>
                    <w:rPr>
                      <w:w w:val="125"/>
                      <w:position w:val="16"/>
                    </w:rPr>
                    <w:t>=</w:t>
                  </w:r>
                  <w:r>
                    <w:rPr>
                      <w:spacing w:val="-9"/>
                      <w:w w:val="125"/>
                      <w:position w:val="16"/>
                    </w:rPr>
                    <w:t xml:space="preserve"> </w:t>
                  </w:r>
                  <w:r>
                    <w:rPr>
                      <w:w w:val="125"/>
                    </w:rPr>
                    <w:t>1</w:t>
                  </w:r>
                  <w:r>
                    <w:rPr>
                      <w:spacing w:val="-34"/>
                      <w:w w:val="125"/>
                    </w:rPr>
                    <w:t xml:space="preserve"> </w:t>
                  </w:r>
                  <w:r>
                    <w:rPr>
                      <w:w w:val="125"/>
                    </w:rPr>
                    <w:t>+</w:t>
                  </w:r>
                  <w:r>
                    <w:rPr>
                      <w:spacing w:val="-34"/>
                      <w:w w:val="125"/>
                    </w:rPr>
                    <w:t xml:space="preserve"> </w:t>
                  </w:r>
                  <w:r>
                    <w:rPr>
                      <w:w w:val="125"/>
                    </w:rPr>
                    <w:t>exp</w:t>
                  </w:r>
                  <w:r>
                    <w:rPr>
                      <w:spacing w:val="-43"/>
                      <w:w w:val="125"/>
                    </w:rPr>
                    <w:t xml:space="preserve"> </w:t>
                  </w:r>
                  <w:r>
                    <w:rPr>
                      <w:rFonts w:ascii="Arial" w:hAnsi="Arial"/>
                      <w:spacing w:val="-12"/>
                      <w:w w:val="125"/>
                      <w:position w:val="18"/>
                    </w:rPr>
                    <w:t>{</w:t>
                  </w:r>
                  <w:r>
                    <w:rPr>
                      <w:i/>
                      <w:spacing w:val="-12"/>
                      <w:w w:val="125"/>
                    </w:rPr>
                    <w:t>β</w:t>
                  </w:r>
                </w:p>
              </w:txbxContent>
            </v:textbox>
            <w10:wrap anchorx="page"/>
          </v:shape>
        </w:pict>
      </w:r>
      <w:r>
        <w:pict>
          <v:shape id="_x0000_s1547" type="#_x0000_t202" alt="" style="position:absolute;left:0;text-align:left;margin-left:397.2pt;margin-top:16.55pt;width:142.85pt;height:40.75pt;z-index:-251636736;mso-wrap-style:square;mso-wrap-edited:f;mso-width-percent:0;mso-height-percent:0;mso-position-horizontal-relative:page;mso-width-percent:0;mso-height-percent:0;v-text-anchor:top" filled="f" stroked="f">
            <v:textbox inset="0,0,0,0">
              <w:txbxContent>
                <w:p w:rsidR="00F75F9A" w:rsidRDefault="00F75F9A">
                  <w:pPr>
                    <w:pStyle w:val="BodyText"/>
                    <w:tabs>
                      <w:tab w:val="left" w:pos="2577"/>
                    </w:tabs>
                    <w:spacing w:line="231" w:lineRule="exact"/>
                  </w:pPr>
                  <w:r>
                    <w:rPr>
                      <w:rFonts w:ascii="Arial"/>
                      <w:w w:val="150"/>
                      <w:position w:val="2"/>
                    </w:rPr>
                    <w:t>}</w:t>
                  </w:r>
                  <w:r>
                    <w:rPr>
                      <w:rFonts w:ascii="Arial"/>
                      <w:w w:val="150"/>
                      <w:position w:val="2"/>
                    </w:rPr>
                    <w:tab/>
                  </w:r>
                  <w:r>
                    <w:rPr>
                      <w:spacing w:val="-7"/>
                      <w:w w:val="110"/>
                    </w:rPr>
                    <w:t>(3)</w:t>
                  </w:r>
                </w:p>
              </w:txbxContent>
            </v:textbox>
            <w10:wrap anchorx="page"/>
          </v:shape>
        </w:pict>
      </w:r>
      <w:r w:rsidR="00F75F9A">
        <w:rPr>
          <w:w w:val="120"/>
          <w:position w:val="4"/>
        </w:rPr>
        <w:t>exp</w:t>
      </w:r>
      <w:r w:rsidR="00F75F9A">
        <w:rPr>
          <w:spacing w:val="-28"/>
          <w:w w:val="120"/>
          <w:position w:val="4"/>
        </w:rPr>
        <w:t xml:space="preserve"> </w:t>
      </w:r>
      <w:r w:rsidR="00F75F9A">
        <w:rPr>
          <w:rFonts w:ascii="Arial" w:hAnsi="Arial"/>
          <w:w w:val="120"/>
          <w:position w:val="22"/>
        </w:rPr>
        <w:t>{</w:t>
      </w:r>
      <w:r w:rsidR="00F75F9A">
        <w:rPr>
          <w:i/>
          <w:w w:val="120"/>
          <w:position w:val="4"/>
        </w:rPr>
        <w:t>β</w:t>
      </w:r>
      <w:r w:rsidR="00F75F9A">
        <w:rPr>
          <w:rFonts w:ascii="Arial" w:hAnsi="Arial"/>
          <w:w w:val="120"/>
          <w:position w:val="1"/>
          <w:sz w:val="16"/>
        </w:rPr>
        <w:t>0</w:t>
      </w:r>
      <w:r w:rsidR="00F75F9A">
        <w:rPr>
          <w:rFonts w:ascii="Arial" w:hAnsi="Arial"/>
          <w:spacing w:val="10"/>
          <w:w w:val="120"/>
          <w:position w:val="1"/>
          <w:sz w:val="16"/>
        </w:rPr>
        <w:t xml:space="preserve"> </w:t>
      </w:r>
      <w:r w:rsidR="00F75F9A">
        <w:rPr>
          <w:w w:val="120"/>
          <w:position w:val="4"/>
        </w:rPr>
        <w:t>+</w:t>
      </w:r>
      <w:r w:rsidR="00F75F9A">
        <w:rPr>
          <w:spacing w:val="-15"/>
          <w:w w:val="120"/>
          <w:position w:val="4"/>
        </w:rPr>
        <w:t xml:space="preserve"> </w:t>
      </w:r>
      <w:r w:rsidR="00F75F9A">
        <w:rPr>
          <w:i/>
          <w:w w:val="120"/>
          <w:position w:val="4"/>
        </w:rPr>
        <w:t>β</w:t>
      </w:r>
      <w:r w:rsidR="00F75F9A">
        <w:rPr>
          <w:rFonts w:ascii="Arial" w:hAnsi="Arial"/>
          <w:w w:val="120"/>
          <w:sz w:val="16"/>
        </w:rPr>
        <w:t>1</w:t>
      </w:r>
      <w:r w:rsidR="00F75F9A">
        <w:rPr>
          <w:rFonts w:ascii="Arial" w:hAnsi="Arial"/>
          <w:spacing w:val="-3"/>
          <w:w w:val="120"/>
          <w:sz w:val="16"/>
        </w:rPr>
        <w:t xml:space="preserve"> </w:t>
      </w:r>
      <w:r w:rsidR="00F75F9A">
        <w:rPr>
          <w:i/>
          <w:w w:val="120"/>
          <w:sz w:val="16"/>
        </w:rPr>
        <w:t>u</w:t>
      </w:r>
      <w:r w:rsidR="00F75F9A">
        <w:rPr>
          <w:rFonts w:ascii="Arial" w:hAnsi="Arial"/>
          <w:w w:val="120"/>
          <w:sz w:val="16"/>
        </w:rPr>
        <w:t>(</w:t>
      </w:r>
      <w:r w:rsidR="00F75F9A">
        <w:rPr>
          <w:i/>
          <w:w w:val="120"/>
          <w:sz w:val="16"/>
        </w:rPr>
        <w:t>i,t</w:t>
      </w:r>
      <w:r w:rsidR="00F75F9A">
        <w:rPr>
          <w:rFonts w:ascii="Arial" w:hAnsi="Arial"/>
          <w:w w:val="120"/>
          <w:sz w:val="16"/>
        </w:rPr>
        <w:t>)</w:t>
      </w:r>
      <w:r w:rsidR="00F75F9A">
        <w:rPr>
          <w:rFonts w:ascii="Arial" w:hAnsi="Arial"/>
          <w:spacing w:val="9"/>
          <w:w w:val="120"/>
          <w:sz w:val="16"/>
        </w:rPr>
        <w:t xml:space="preserve"> </w:t>
      </w:r>
      <w:r w:rsidR="00F75F9A">
        <w:rPr>
          <w:w w:val="120"/>
          <w:position w:val="4"/>
        </w:rPr>
        <w:t>+</w:t>
      </w:r>
      <w:r w:rsidR="00F75F9A">
        <w:rPr>
          <w:spacing w:val="-14"/>
          <w:w w:val="120"/>
          <w:position w:val="4"/>
        </w:rPr>
        <w:t xml:space="preserve"> </w:t>
      </w:r>
      <w:r w:rsidR="00F75F9A">
        <w:rPr>
          <w:i/>
          <w:w w:val="120"/>
          <w:position w:val="4"/>
        </w:rPr>
        <w:t>β</w:t>
      </w:r>
      <w:r w:rsidR="00F75F9A">
        <w:rPr>
          <w:rFonts w:ascii="Arial" w:hAnsi="Arial"/>
          <w:w w:val="120"/>
          <w:sz w:val="16"/>
        </w:rPr>
        <w:t>2</w:t>
      </w:r>
      <w:r w:rsidR="00F75F9A">
        <w:rPr>
          <w:rFonts w:ascii="Arial" w:hAnsi="Arial"/>
          <w:spacing w:val="-4"/>
          <w:w w:val="120"/>
          <w:sz w:val="16"/>
        </w:rPr>
        <w:t xml:space="preserve"> </w:t>
      </w:r>
      <w:r w:rsidR="00F75F9A">
        <w:rPr>
          <w:i/>
          <w:w w:val="120"/>
          <w:sz w:val="16"/>
        </w:rPr>
        <w:t>τ</w:t>
      </w:r>
      <w:r w:rsidR="00F75F9A">
        <w:rPr>
          <w:i/>
          <w:spacing w:val="-28"/>
          <w:w w:val="120"/>
          <w:sz w:val="16"/>
        </w:rPr>
        <w:t xml:space="preserve"> </w:t>
      </w:r>
      <w:r w:rsidR="00F75F9A">
        <w:rPr>
          <w:rFonts w:ascii="Arial" w:hAnsi="Arial"/>
          <w:w w:val="120"/>
          <w:sz w:val="16"/>
        </w:rPr>
        <w:t>(</w:t>
      </w:r>
      <w:r w:rsidR="00F75F9A">
        <w:rPr>
          <w:i/>
          <w:w w:val="120"/>
          <w:sz w:val="16"/>
        </w:rPr>
        <w:t>i,t</w:t>
      </w:r>
      <w:r w:rsidR="00F75F9A">
        <w:rPr>
          <w:rFonts w:ascii="Arial" w:hAnsi="Arial"/>
          <w:w w:val="120"/>
          <w:sz w:val="16"/>
        </w:rPr>
        <w:t>)</w:t>
      </w:r>
      <w:r w:rsidR="00F75F9A">
        <w:rPr>
          <w:rFonts w:ascii="Arial" w:hAnsi="Arial"/>
          <w:w w:val="120"/>
          <w:position w:val="22"/>
        </w:rPr>
        <w:t>}</w:t>
      </w:r>
    </w:p>
    <w:p w:rsidR="00194060" w:rsidRDefault="007B0340">
      <w:pPr>
        <w:ind w:left="4678"/>
        <w:rPr>
          <w:rFonts w:ascii="Arial"/>
          <w:sz w:val="20"/>
        </w:rPr>
      </w:pPr>
      <w:r>
        <w:rPr>
          <w:rFonts w:ascii="Arial"/>
          <w:position w:val="1"/>
          <w:sz w:val="20"/>
        </w:rPr>
      </w:r>
      <w:r>
        <w:rPr>
          <w:rFonts w:ascii="Arial"/>
          <w:position w:val="1"/>
          <w:sz w:val="20"/>
        </w:rPr>
        <w:pict>
          <v:shape id="_x0000_s1546" type="#_x0000_t202" alt="" style="width:4.25pt;height: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153" w:lineRule="exact"/>
                    <w:rPr>
                      <w:rFonts w:ascii="Arial"/>
                      <w:sz w:val="16"/>
                    </w:rPr>
                  </w:pPr>
                  <w:r>
                    <w:rPr>
                      <w:rFonts w:ascii="Arial"/>
                      <w:w w:val="95"/>
                      <w:sz w:val="16"/>
                    </w:rPr>
                    <w:t>0</w:t>
                  </w:r>
                </w:p>
              </w:txbxContent>
            </v:textbox>
            <w10:anchorlock/>
          </v:shape>
        </w:pict>
      </w:r>
      <w:r w:rsidR="00F75F9A">
        <w:rPr>
          <w:spacing w:val="8"/>
          <w:position w:val="1"/>
          <w:sz w:val="20"/>
        </w:rPr>
        <w:t xml:space="preserve"> </w:t>
      </w:r>
      <w:r>
        <w:rPr>
          <w:rFonts w:ascii="Arial"/>
          <w:spacing w:val="8"/>
          <w:position w:val="3"/>
          <w:sz w:val="20"/>
        </w:rPr>
      </w:r>
      <w:r>
        <w:rPr>
          <w:rFonts w:ascii="Arial"/>
          <w:spacing w:val="8"/>
          <w:position w:val="3"/>
          <w:sz w:val="20"/>
        </w:rPr>
        <w:pict>
          <v:shape id="_x0000_s1545" type="#_x0000_t202" alt="" style="width:17.1pt;height:10.9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211" w:lineRule="exact"/>
                    <w:rPr>
                      <w:i/>
                    </w:rPr>
                  </w:pPr>
                  <w:r>
                    <w:rPr>
                      <w:w w:val="125"/>
                    </w:rPr>
                    <w:t xml:space="preserve">+ </w:t>
                  </w:r>
                  <w:r>
                    <w:rPr>
                      <w:i/>
                      <w:spacing w:val="-20"/>
                      <w:w w:val="125"/>
                    </w:rPr>
                    <w:t>β</w:t>
                  </w:r>
                </w:p>
              </w:txbxContent>
            </v:textbox>
            <w10:anchorlock/>
          </v:shape>
        </w:pict>
      </w:r>
      <w:r>
        <w:rPr>
          <w:rFonts w:ascii="Arial"/>
          <w:spacing w:val="8"/>
          <w:sz w:val="20"/>
        </w:rPr>
      </w:r>
      <w:r>
        <w:rPr>
          <w:rFonts w:ascii="Arial"/>
          <w:spacing w:val="8"/>
          <w:sz w:val="20"/>
        </w:rPr>
        <w:pict>
          <v:shape id="_x0000_s1544" type="#_x0000_t202" alt="" style="width:26.4pt;height: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154" w:lineRule="exact"/>
                    <w:rPr>
                      <w:rFonts w:ascii="Arial"/>
                      <w:sz w:val="16"/>
                    </w:rPr>
                  </w:pPr>
                  <w:r>
                    <w:rPr>
                      <w:rFonts w:ascii="Arial"/>
                      <w:w w:val="115"/>
                      <w:sz w:val="16"/>
                    </w:rPr>
                    <w:t xml:space="preserve">1 </w:t>
                  </w:r>
                  <w:r>
                    <w:rPr>
                      <w:i/>
                      <w:w w:val="115"/>
                      <w:sz w:val="16"/>
                    </w:rPr>
                    <w:t>u</w:t>
                  </w:r>
                  <w:r>
                    <w:rPr>
                      <w:rFonts w:ascii="Arial"/>
                      <w:w w:val="115"/>
                      <w:sz w:val="16"/>
                    </w:rPr>
                    <w:t>(</w:t>
                  </w:r>
                  <w:r>
                    <w:rPr>
                      <w:i/>
                      <w:w w:val="115"/>
                      <w:sz w:val="16"/>
                    </w:rPr>
                    <w:t>i,t</w:t>
                  </w:r>
                  <w:r>
                    <w:rPr>
                      <w:rFonts w:ascii="Arial"/>
                      <w:w w:val="115"/>
                      <w:sz w:val="16"/>
                    </w:rPr>
                    <w:t>)</w:t>
                  </w:r>
                </w:p>
              </w:txbxContent>
            </v:textbox>
            <w10:anchorlock/>
          </v:shape>
        </w:pict>
      </w:r>
      <w:r w:rsidR="00F75F9A">
        <w:rPr>
          <w:spacing w:val="8"/>
          <w:sz w:val="20"/>
        </w:rPr>
        <w:t xml:space="preserve"> </w:t>
      </w:r>
      <w:r>
        <w:rPr>
          <w:rFonts w:ascii="Arial"/>
          <w:spacing w:val="8"/>
          <w:position w:val="3"/>
          <w:sz w:val="20"/>
        </w:rPr>
      </w:r>
      <w:r>
        <w:rPr>
          <w:rFonts w:ascii="Arial"/>
          <w:spacing w:val="8"/>
          <w:position w:val="3"/>
          <w:sz w:val="20"/>
        </w:rPr>
        <w:pict>
          <v:shape id="_x0000_s1543" type="#_x0000_t202" alt="" style="width:17.1pt;height:10.9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211" w:lineRule="exact"/>
                    <w:rPr>
                      <w:i/>
                    </w:rPr>
                  </w:pPr>
                  <w:r>
                    <w:rPr>
                      <w:w w:val="125"/>
                    </w:rPr>
                    <w:t xml:space="preserve">+ </w:t>
                  </w:r>
                  <w:r>
                    <w:rPr>
                      <w:i/>
                      <w:spacing w:val="-20"/>
                      <w:w w:val="125"/>
                    </w:rPr>
                    <w:t>β</w:t>
                  </w:r>
                </w:p>
              </w:txbxContent>
            </v:textbox>
            <w10:anchorlock/>
          </v:shape>
        </w:pict>
      </w:r>
      <w:r>
        <w:rPr>
          <w:rFonts w:ascii="Arial"/>
          <w:spacing w:val="8"/>
          <w:sz w:val="20"/>
        </w:rPr>
      </w:r>
      <w:r>
        <w:rPr>
          <w:rFonts w:ascii="Arial"/>
          <w:spacing w:val="8"/>
          <w:sz w:val="20"/>
        </w:rPr>
        <w:pict>
          <v:shape id="_x0000_s1542" type="#_x0000_t202" alt="" style="width:26.15pt;height: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154" w:lineRule="exact"/>
                    <w:rPr>
                      <w:rFonts w:ascii="Arial" w:hAnsi="Arial"/>
                      <w:sz w:val="16"/>
                    </w:rPr>
                  </w:pPr>
                  <w:r>
                    <w:rPr>
                      <w:rFonts w:ascii="Arial" w:hAnsi="Arial"/>
                      <w:w w:val="120"/>
                      <w:sz w:val="16"/>
                    </w:rPr>
                    <w:t xml:space="preserve">2 </w:t>
                  </w:r>
                  <w:r>
                    <w:rPr>
                      <w:i/>
                      <w:w w:val="120"/>
                      <w:sz w:val="16"/>
                    </w:rPr>
                    <w:t>τ</w:t>
                  </w:r>
                  <w:r>
                    <w:rPr>
                      <w:i/>
                      <w:spacing w:val="-36"/>
                      <w:w w:val="120"/>
                      <w:sz w:val="16"/>
                    </w:rPr>
                    <w:t xml:space="preserve"> </w:t>
                  </w:r>
                  <w:r>
                    <w:rPr>
                      <w:rFonts w:ascii="Arial" w:hAnsi="Arial"/>
                      <w:spacing w:val="-5"/>
                      <w:w w:val="120"/>
                      <w:sz w:val="16"/>
                    </w:rPr>
                    <w:t>(</w:t>
                  </w:r>
                  <w:r>
                    <w:rPr>
                      <w:i/>
                      <w:spacing w:val="-5"/>
                      <w:w w:val="120"/>
                      <w:sz w:val="16"/>
                    </w:rPr>
                    <w:t>i,t</w:t>
                  </w:r>
                  <w:r>
                    <w:rPr>
                      <w:rFonts w:ascii="Arial" w:hAnsi="Arial"/>
                      <w:spacing w:val="-5"/>
                      <w:w w:val="120"/>
                      <w:sz w:val="16"/>
                    </w:rPr>
                    <w:t>)</w:t>
                  </w:r>
                </w:p>
              </w:txbxContent>
            </v:textbox>
            <w10:anchorlock/>
          </v:shape>
        </w:pict>
      </w:r>
    </w:p>
    <w:p w:rsidR="00194060" w:rsidRDefault="00F75F9A">
      <w:pPr>
        <w:pStyle w:val="BodyText"/>
        <w:spacing w:before="153" w:line="312" w:lineRule="auto"/>
        <w:ind w:left="119" w:right="1437"/>
        <w:jc w:val="both"/>
      </w:pPr>
      <w:r>
        <w:rPr>
          <w:w w:val="110"/>
        </w:rPr>
        <w:t>which</w:t>
      </w:r>
      <w:r>
        <w:rPr>
          <w:spacing w:val="-15"/>
          <w:w w:val="110"/>
        </w:rPr>
        <w:t xml:space="preserve"> </w:t>
      </w:r>
      <w:r>
        <w:rPr>
          <w:w w:val="110"/>
        </w:rPr>
        <w:t>follows</w:t>
      </w:r>
      <w:r>
        <w:rPr>
          <w:spacing w:val="-14"/>
          <w:w w:val="110"/>
        </w:rPr>
        <w:t xml:space="preserve"> </w:t>
      </w:r>
      <w:r>
        <w:rPr>
          <w:w w:val="110"/>
        </w:rPr>
        <w:t>directly</w:t>
      </w:r>
      <w:r>
        <w:rPr>
          <w:spacing w:val="-14"/>
          <w:w w:val="110"/>
        </w:rPr>
        <w:t xml:space="preserve"> </w:t>
      </w:r>
      <w:r>
        <w:rPr>
          <w:w w:val="110"/>
        </w:rPr>
        <w:t>from</w:t>
      </w:r>
      <w:r>
        <w:rPr>
          <w:spacing w:val="-14"/>
          <w:w w:val="110"/>
        </w:rPr>
        <w:t xml:space="preserve"> </w:t>
      </w:r>
      <w:r>
        <w:rPr>
          <w:w w:val="110"/>
        </w:rPr>
        <w:t>equation</w:t>
      </w:r>
      <w:r>
        <w:rPr>
          <w:spacing w:val="-14"/>
          <w:w w:val="110"/>
        </w:rPr>
        <w:t xml:space="preserve"> </w:t>
      </w:r>
      <w:r>
        <w:rPr>
          <w:w w:val="110"/>
        </w:rPr>
        <w:t>(2).</w:t>
      </w:r>
      <w:r>
        <w:rPr>
          <w:spacing w:val="12"/>
          <w:w w:val="110"/>
        </w:rPr>
        <w:t xml:space="preserve"> </w:t>
      </w:r>
      <w:r>
        <w:rPr>
          <w:w w:val="110"/>
        </w:rPr>
        <w:t>If</w:t>
      </w:r>
      <w:r>
        <w:rPr>
          <w:spacing w:val="-14"/>
          <w:w w:val="110"/>
        </w:rPr>
        <w:t xml:space="preserve"> </w:t>
      </w:r>
      <w:r>
        <w:rPr>
          <w:w w:val="110"/>
        </w:rPr>
        <w:t>the</w:t>
      </w:r>
      <w:r>
        <w:rPr>
          <w:spacing w:val="-14"/>
          <w:w w:val="110"/>
        </w:rPr>
        <w:t xml:space="preserve"> </w:t>
      </w:r>
      <w:r>
        <w:rPr>
          <w:w w:val="110"/>
        </w:rPr>
        <w:t>Soldier</w:t>
      </w:r>
      <w:r>
        <w:rPr>
          <w:spacing w:val="-14"/>
          <w:w w:val="110"/>
        </w:rPr>
        <w:t xml:space="preserve"> </w:t>
      </w:r>
      <w:r>
        <w:rPr>
          <w:w w:val="110"/>
        </w:rPr>
        <w:t>does</w:t>
      </w:r>
      <w:r>
        <w:rPr>
          <w:spacing w:val="-15"/>
          <w:w w:val="110"/>
        </w:rPr>
        <w:t xml:space="preserve"> </w:t>
      </w:r>
      <w:r>
        <w:rPr>
          <w:w w:val="110"/>
        </w:rPr>
        <w:t>not</w:t>
      </w:r>
      <w:r>
        <w:rPr>
          <w:spacing w:val="-14"/>
          <w:w w:val="110"/>
        </w:rPr>
        <w:t xml:space="preserve"> </w:t>
      </w:r>
      <w:r>
        <w:rPr>
          <w:w w:val="110"/>
        </w:rPr>
        <w:t>attrit,</w:t>
      </w:r>
      <w:r>
        <w:rPr>
          <w:spacing w:val="-12"/>
          <w:w w:val="110"/>
        </w:rPr>
        <w:t xml:space="preserve"> </w:t>
      </w:r>
      <w:r>
        <w:rPr>
          <w:w w:val="110"/>
        </w:rPr>
        <w:t>he/she</w:t>
      </w:r>
      <w:r>
        <w:rPr>
          <w:spacing w:val="-14"/>
          <w:w w:val="110"/>
        </w:rPr>
        <w:t xml:space="preserve"> </w:t>
      </w:r>
      <w:r>
        <w:rPr>
          <w:w w:val="110"/>
        </w:rPr>
        <w:t>continues</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 xml:space="preserve">next time period where both </w:t>
      </w:r>
      <w:r>
        <w:rPr>
          <w:i/>
          <w:w w:val="110"/>
        </w:rPr>
        <w:t xml:space="preserve">t </w:t>
      </w:r>
      <w:r>
        <w:rPr>
          <w:w w:val="110"/>
        </w:rPr>
        <w:t xml:space="preserve">and </w:t>
      </w:r>
      <w:r>
        <w:rPr>
          <w:i/>
          <w:w w:val="110"/>
        </w:rPr>
        <w:t xml:space="preserve">τ </w:t>
      </w:r>
      <w:r>
        <w:rPr>
          <w:w w:val="110"/>
        </w:rPr>
        <w:t xml:space="preserve">are incremented </w:t>
      </w:r>
      <w:r>
        <w:rPr>
          <w:spacing w:val="-3"/>
          <w:w w:val="110"/>
        </w:rPr>
        <w:t xml:space="preserve">by </w:t>
      </w:r>
      <w:r>
        <w:rPr>
          <w:w w:val="110"/>
        </w:rPr>
        <w:t xml:space="preserve">1. Also, there is a small chance (prob = </w:t>
      </w:r>
      <w:r>
        <w:rPr>
          <w:i/>
          <w:w w:val="110"/>
        </w:rPr>
        <w:t>.</w:t>
      </w:r>
      <w:r>
        <w:rPr>
          <w:w w:val="110"/>
        </w:rPr>
        <w:t>01) that</w:t>
      </w:r>
      <w:r>
        <w:rPr>
          <w:spacing w:val="-5"/>
          <w:w w:val="110"/>
        </w:rPr>
        <w:t xml:space="preserve"> </w:t>
      </w:r>
      <w:r>
        <w:rPr>
          <w:w w:val="110"/>
        </w:rPr>
        <w:t>the</w:t>
      </w:r>
      <w:r>
        <w:rPr>
          <w:spacing w:val="-4"/>
          <w:w w:val="110"/>
        </w:rPr>
        <w:t xml:space="preserve"> </w:t>
      </w:r>
      <w:r>
        <w:rPr>
          <w:w w:val="110"/>
        </w:rPr>
        <w:t>soldier</w:t>
      </w:r>
      <w:r>
        <w:rPr>
          <w:spacing w:val="-4"/>
          <w:w w:val="110"/>
        </w:rPr>
        <w:t xml:space="preserve"> </w:t>
      </w:r>
      <w:r>
        <w:rPr>
          <w:w w:val="110"/>
        </w:rPr>
        <w:t>is</w:t>
      </w:r>
      <w:r>
        <w:rPr>
          <w:spacing w:val="-4"/>
          <w:w w:val="110"/>
        </w:rPr>
        <w:t xml:space="preserve"> </w:t>
      </w:r>
      <w:r>
        <w:rPr>
          <w:w w:val="110"/>
        </w:rPr>
        <w:t>randomly</w:t>
      </w:r>
      <w:r>
        <w:rPr>
          <w:spacing w:val="-5"/>
          <w:w w:val="110"/>
        </w:rPr>
        <w:t xml:space="preserve"> </w:t>
      </w:r>
      <w:r>
        <w:rPr>
          <w:w w:val="110"/>
        </w:rPr>
        <w:t>assigned</w:t>
      </w:r>
      <w:r>
        <w:rPr>
          <w:spacing w:val="-4"/>
          <w:w w:val="110"/>
        </w:rPr>
        <w:t xml:space="preserve"> </w:t>
      </w:r>
      <w:r>
        <w:rPr>
          <w:w w:val="110"/>
        </w:rPr>
        <w:t>to</w:t>
      </w:r>
      <w:r>
        <w:rPr>
          <w:spacing w:val="-4"/>
          <w:w w:val="110"/>
        </w:rPr>
        <w:t xml:space="preserve"> </w:t>
      </w:r>
      <w:r>
        <w:rPr>
          <w:w w:val="110"/>
        </w:rPr>
        <w:t>a</w:t>
      </w:r>
      <w:r>
        <w:rPr>
          <w:spacing w:val="-4"/>
          <w:w w:val="110"/>
        </w:rPr>
        <w:t xml:space="preserve"> </w:t>
      </w:r>
      <w:r>
        <w:rPr>
          <w:w w:val="110"/>
        </w:rPr>
        <w:t>new</w:t>
      </w:r>
      <w:r>
        <w:rPr>
          <w:spacing w:val="-5"/>
          <w:w w:val="110"/>
        </w:rPr>
        <w:t xml:space="preserve"> </w:t>
      </w:r>
      <w:r>
        <w:rPr>
          <w:w w:val="110"/>
        </w:rPr>
        <w:t>unit.</w:t>
      </w:r>
      <w:r>
        <w:rPr>
          <w:spacing w:val="21"/>
          <w:w w:val="110"/>
        </w:rPr>
        <w:t xml:space="preserve"> </w:t>
      </w:r>
      <w:r>
        <w:rPr>
          <w:w w:val="110"/>
        </w:rPr>
        <w:t>The</w:t>
      </w:r>
      <w:r>
        <w:rPr>
          <w:spacing w:val="-4"/>
          <w:w w:val="110"/>
        </w:rPr>
        <w:t xml:space="preserve"> </w:t>
      </w:r>
      <w:r>
        <w:rPr>
          <w:spacing w:val="-3"/>
          <w:w w:val="110"/>
        </w:rPr>
        <w:t>value</w:t>
      </w:r>
      <w:r>
        <w:rPr>
          <w:spacing w:val="-4"/>
          <w:w w:val="110"/>
        </w:rPr>
        <w:t xml:space="preserve"> </w:t>
      </w:r>
      <w:r>
        <w:rPr>
          <w:w w:val="110"/>
        </w:rPr>
        <w:t>of</w:t>
      </w:r>
      <w:r>
        <w:rPr>
          <w:spacing w:val="-4"/>
          <w:w w:val="110"/>
        </w:rPr>
        <w:t xml:space="preserve"> </w:t>
      </w:r>
      <w:r>
        <w:rPr>
          <w:i/>
          <w:w w:val="110"/>
        </w:rPr>
        <w:t>u</w:t>
      </w:r>
      <w:r>
        <w:rPr>
          <w:w w:val="110"/>
        </w:rPr>
        <w:t>(</w:t>
      </w:r>
      <w:r>
        <w:rPr>
          <w:i/>
          <w:w w:val="110"/>
        </w:rPr>
        <w:t>i,</w:t>
      </w:r>
      <w:r>
        <w:rPr>
          <w:i/>
          <w:spacing w:val="-29"/>
          <w:w w:val="110"/>
        </w:rPr>
        <w:t xml:space="preserve"> </w:t>
      </w:r>
      <w:r>
        <w:rPr>
          <w:i/>
          <w:w w:val="110"/>
        </w:rPr>
        <w:t>t</w:t>
      </w:r>
      <w:r>
        <w:rPr>
          <w:i/>
          <w:spacing w:val="-31"/>
          <w:w w:val="110"/>
        </w:rPr>
        <w:t xml:space="preserve"> </w:t>
      </w:r>
      <w:r>
        <w:rPr>
          <w:w w:val="110"/>
        </w:rPr>
        <w:t>+</w:t>
      </w:r>
      <w:r>
        <w:rPr>
          <w:spacing w:val="-31"/>
          <w:w w:val="110"/>
        </w:rPr>
        <w:t xml:space="preserve"> </w:t>
      </w:r>
      <w:r>
        <w:rPr>
          <w:w w:val="110"/>
        </w:rPr>
        <w:t>1)</w:t>
      </w:r>
      <w:r>
        <w:rPr>
          <w:spacing w:val="-4"/>
          <w:w w:val="110"/>
        </w:rPr>
        <w:t xml:space="preserve"> </w:t>
      </w:r>
      <w:r>
        <w:rPr>
          <w:w w:val="110"/>
        </w:rPr>
        <w:t>is</w:t>
      </w:r>
      <w:r>
        <w:rPr>
          <w:spacing w:val="-5"/>
          <w:w w:val="110"/>
        </w:rPr>
        <w:t xml:space="preserve"> </w:t>
      </w:r>
      <w:r>
        <w:rPr>
          <w:w w:val="110"/>
        </w:rPr>
        <w:t>updated</w:t>
      </w:r>
      <w:r>
        <w:rPr>
          <w:spacing w:val="-4"/>
          <w:w w:val="110"/>
        </w:rPr>
        <w:t xml:space="preserve"> </w:t>
      </w:r>
      <w:r>
        <w:rPr>
          <w:w w:val="110"/>
        </w:rPr>
        <w:t xml:space="preserve">accordingly. If Soldier </w:t>
      </w:r>
      <w:r>
        <w:rPr>
          <w:i/>
          <w:w w:val="110"/>
        </w:rPr>
        <w:t xml:space="preserve">i </w:t>
      </w:r>
      <w:r>
        <w:rPr>
          <w:w w:val="110"/>
        </w:rPr>
        <w:t xml:space="preserve">does not attrit </w:t>
      </w:r>
      <w:r>
        <w:rPr>
          <w:spacing w:val="-4"/>
          <w:w w:val="110"/>
        </w:rPr>
        <w:t xml:space="preserve">over </w:t>
      </w:r>
      <w:r>
        <w:rPr>
          <w:w w:val="110"/>
        </w:rPr>
        <w:t>the 12 quarters of his/her enlistment term, the Soldier is removed from</w:t>
      </w:r>
      <w:r>
        <w:rPr>
          <w:spacing w:val="8"/>
          <w:w w:val="110"/>
        </w:rPr>
        <w:t xml:space="preserve"> </w:t>
      </w:r>
      <w:r>
        <w:rPr>
          <w:w w:val="110"/>
        </w:rPr>
        <w:t>the</w:t>
      </w:r>
      <w:r>
        <w:rPr>
          <w:spacing w:val="10"/>
          <w:w w:val="110"/>
        </w:rPr>
        <w:t xml:space="preserve"> </w:t>
      </w:r>
      <w:r>
        <w:rPr>
          <w:w w:val="110"/>
        </w:rPr>
        <w:t>model</w:t>
      </w:r>
      <w:r>
        <w:rPr>
          <w:spacing w:val="9"/>
          <w:w w:val="110"/>
        </w:rPr>
        <w:t xml:space="preserve"> </w:t>
      </w:r>
      <w:r>
        <w:rPr>
          <w:w w:val="110"/>
        </w:rPr>
        <w:t>and</w:t>
      </w:r>
      <w:r>
        <w:rPr>
          <w:spacing w:val="9"/>
          <w:w w:val="110"/>
        </w:rPr>
        <w:t xml:space="preserve"> </w:t>
      </w:r>
      <w:r>
        <w:rPr>
          <w:w w:val="110"/>
        </w:rPr>
        <w:t>a</w:t>
      </w:r>
      <w:r>
        <w:rPr>
          <w:spacing w:val="9"/>
          <w:w w:val="110"/>
        </w:rPr>
        <w:t xml:space="preserve"> </w:t>
      </w:r>
      <w:r>
        <w:rPr>
          <w:w w:val="110"/>
        </w:rPr>
        <w:t>new</w:t>
      </w:r>
      <w:r>
        <w:rPr>
          <w:spacing w:val="9"/>
          <w:w w:val="110"/>
        </w:rPr>
        <w:t xml:space="preserve"> </w:t>
      </w:r>
      <w:r>
        <w:rPr>
          <w:w w:val="110"/>
        </w:rPr>
        <w:t>Soldier</w:t>
      </w:r>
      <w:r>
        <w:rPr>
          <w:spacing w:val="9"/>
          <w:w w:val="110"/>
        </w:rPr>
        <w:t xml:space="preserve"> </w:t>
      </w:r>
      <w:r>
        <w:rPr>
          <w:w w:val="110"/>
        </w:rPr>
        <w:t>is</w:t>
      </w:r>
      <w:r>
        <w:rPr>
          <w:spacing w:val="8"/>
          <w:w w:val="110"/>
        </w:rPr>
        <w:t xml:space="preserve"> </w:t>
      </w:r>
      <w:r>
        <w:rPr>
          <w:w w:val="110"/>
        </w:rPr>
        <w:t>recruited</w:t>
      </w:r>
      <w:r>
        <w:rPr>
          <w:spacing w:val="10"/>
          <w:w w:val="110"/>
        </w:rPr>
        <w:t xml:space="preserve"> </w:t>
      </w:r>
      <w:r>
        <w:rPr>
          <w:w w:val="110"/>
        </w:rPr>
        <w:t>to</w:t>
      </w:r>
      <w:r>
        <w:rPr>
          <w:spacing w:val="9"/>
          <w:w w:val="110"/>
        </w:rPr>
        <w:t xml:space="preserve"> </w:t>
      </w:r>
      <w:r>
        <w:rPr>
          <w:w w:val="110"/>
        </w:rPr>
        <w:t>take</w:t>
      </w:r>
      <w:r>
        <w:rPr>
          <w:spacing w:val="8"/>
          <w:w w:val="110"/>
        </w:rPr>
        <w:t xml:space="preserve"> </w:t>
      </w:r>
      <w:r>
        <w:rPr>
          <w:w w:val="110"/>
        </w:rPr>
        <w:t>his/her</w:t>
      </w:r>
      <w:r>
        <w:rPr>
          <w:spacing w:val="10"/>
          <w:w w:val="110"/>
        </w:rPr>
        <w:t xml:space="preserve"> </w:t>
      </w:r>
      <w:r>
        <w:rPr>
          <w:w w:val="110"/>
        </w:rPr>
        <w:t>place.</w:t>
      </w:r>
    </w:p>
    <w:p w:rsidR="00194060" w:rsidRDefault="00194060">
      <w:pPr>
        <w:spacing w:line="312" w:lineRule="auto"/>
        <w:jc w:val="both"/>
        <w:sectPr w:rsidR="00194060">
          <w:type w:val="continuous"/>
          <w:pgSz w:w="12240" w:h="15840"/>
          <w:pgMar w:top="1340" w:right="0" w:bottom="1600" w:left="1320" w:header="720" w:footer="720" w:gutter="0"/>
          <w:cols w:space="720"/>
        </w:sectPr>
      </w:pPr>
    </w:p>
    <w:p w:rsidR="00194060" w:rsidRDefault="007B0340">
      <w:pPr>
        <w:pStyle w:val="BodyText"/>
        <w:rPr>
          <w:sz w:val="20"/>
        </w:rPr>
      </w:pPr>
      <w:r>
        <w:lastRenderedPageBreak/>
        <w:pict>
          <v:shape id="_x0000_s1541" type="#_x0000_t202" alt="" style="position:absolute;margin-left:173.9pt;margin-top:120.35pt;width:14.1pt;height:17.05pt;z-index:251607040;mso-wrap-style:square;mso-wrap-edited:f;mso-width-percent:0;mso-height-percent:0;mso-position-horizontal-relative:page;mso-position-vertical-relative:page;mso-width-percent:0;mso-height-percent:0;v-text-anchor:top" filled="f" stroked="f">
            <v:textbox style="layout-flow:vertical;mso-layout-flow-alt:bottom-to-top" inset="0,0,0,0">
              <w:txbxContent>
                <w:p w:rsidR="00F75F9A" w:rsidRDefault="00F75F9A">
                  <w:pPr>
                    <w:spacing w:before="16"/>
                    <w:ind w:left="20"/>
                    <w:rPr>
                      <w:rFonts w:ascii="Helvetica"/>
                      <w:sz w:val="21"/>
                    </w:rPr>
                  </w:pPr>
                  <w:r>
                    <w:rPr>
                      <w:rFonts w:ascii="Helvetica"/>
                      <w:w w:val="105"/>
                      <w:sz w:val="21"/>
                    </w:rPr>
                    <w:t>0.5</w:t>
                  </w:r>
                </w:p>
              </w:txbxContent>
            </v:textbox>
            <w10:wrap anchorx="page" anchory="page"/>
          </v:shape>
        </w:pict>
      </w:r>
      <w:r>
        <w:pict>
          <v:shape id="_x0000_s1540" type="#_x0000_t202" alt="" style="position:absolute;margin-left:173.9pt;margin-top:81.7pt;width:14.1pt;height:17.05pt;z-index:251608064;mso-wrap-style:square;mso-wrap-edited:f;mso-width-percent:0;mso-height-percent:0;mso-position-horizontal-relative:page;mso-position-vertical-relative:page;mso-width-percent:0;mso-height-percent:0;v-text-anchor:top" filled="f" stroked="f">
            <v:textbox style="layout-flow:vertical;mso-layout-flow-alt:bottom-to-top" inset="0,0,0,0">
              <w:txbxContent>
                <w:p w:rsidR="00F75F9A" w:rsidRDefault="00F75F9A">
                  <w:pPr>
                    <w:spacing w:before="16"/>
                    <w:ind w:left="20"/>
                    <w:rPr>
                      <w:rFonts w:ascii="Helvetica"/>
                      <w:sz w:val="21"/>
                    </w:rPr>
                  </w:pPr>
                  <w:r>
                    <w:rPr>
                      <w:rFonts w:ascii="Helvetica"/>
                      <w:w w:val="105"/>
                      <w:sz w:val="21"/>
                    </w:rPr>
                    <w:t>1.0</w:t>
                  </w:r>
                </w:p>
              </w:txbxContent>
            </v:textbox>
            <w10:wrap anchorx="page" anchory="page"/>
          </v:shape>
        </w:pict>
      </w: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spacing w:before="10"/>
        <w:rPr>
          <w:sz w:val="16"/>
        </w:rPr>
      </w:pPr>
    </w:p>
    <w:p w:rsidR="00194060" w:rsidRDefault="007B0340">
      <w:pPr>
        <w:tabs>
          <w:tab w:val="left" w:pos="4110"/>
          <w:tab w:val="left" w:pos="4974"/>
          <w:tab w:val="left" w:pos="5838"/>
          <w:tab w:val="left" w:pos="6642"/>
          <w:tab w:val="left" w:pos="7506"/>
        </w:tabs>
        <w:spacing w:before="96"/>
        <w:ind w:left="3246"/>
        <w:rPr>
          <w:rFonts w:ascii="Helvetica"/>
          <w:sz w:val="21"/>
        </w:rPr>
      </w:pPr>
      <w:r>
        <w:rPr>
          <w:noProof/>
        </w:rPr>
        <w:pict w14:anchorId="103DAECC">
          <v:group id="Group 1079" o:spid="_x0000_s1526" style="position:absolute;left:0;text-align:left;margin-left:193.75pt;margin-top:-161.8pt;width:263.45pt;height:159.75pt;z-index:251602944;mso-position-horizontal-relative:page" coordorigin="3875,-3236" coordsize="5269,3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">
            <o:lock v:ext="edit" aspectratio="t"/>
            <v:shape id="AutoShape 1080" o:spid="_x0000_s1527" style="position:absolute;left:1065;top:6317;width:5847;height:3543;visibility:visible;mso-wrap-style:square;v-text-anchor:top" coordsize="5847,3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" path="m3561,-6489r4320,m3561,-6489r,130m4425,-6489r,130m5289,-6489r,130m6153,-6489r,130m7017,-6489r,130m7881,-6489r,130m2939,-7111r,-2317m2939,-7111r-130,m2939,-7883r-130,m2939,-8656r-130,m2939,-9428r-130,m2939,-6489r5132,l8071,-9548r-5132,l2939,-6489e" filled="f" strokeweight=".23814mm">
              <v:path o:connecttype="custom" o:connectlocs="3561,-171;7881,-171;3561,-171;3561,-41;4425,-171;4425,-41;5289,-171;5289,-41;6153,-171;6153,-41;7017,-171;7017,-41;7881,-171;7881,-41;2939,-793;2939,-3110;2939,-793;2809,-793;2939,-1565;2809,-1565;2939,-2338;2809,-2338;2939,-3110;2809,-3110;2939,-171;8071,-171;8071,-3230;2939,-3230;2939,-171" o:connectangles="0,0,0,0,0,0,0,0,0,0,0,0,0,0,0,0,0,0,0,0,0,0,0,0,0,0,0,0,0"/>
              <o:lock v:ext="edit" aspectratio="t" verticies="t" text="t" shapetype="t"/>
            </v:shape>
            <v:shape id="Text Box 1081" o:spid="_x0000_s1528" type="#_x0000_t202" style="position:absolute;left:4141;top:-3182;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2" o:spid="_x0000_s1529" type="#_x0000_t202" style="position:absolute;left:4573;top:-2703;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3" o:spid="_x0000_s1530" type="#_x0000_t202" style="position:absolute;left:8893;top:-2703;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4" o:spid="_x0000_s1531" type="#_x0000_t202" style="position:absolute;left:5005;top:-2177;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5" o:spid="_x0000_s1532" type="#_x0000_t202" style="position:absolute;left:8461;top:-2177;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6" o:spid="_x0000_s1533" type="#_x0000_t202" style="position:absolute;left:5437;top:-1606;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7" o:spid="_x0000_s1534" type="#_x0000_t202" style="position:absolute;left:8029;top:-1606;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8" o:spid="_x0000_s1535" type="#_x0000_t202" style="position:absolute;left:5869;top:-1025;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89" o:spid="_x0000_s1536" type="#_x0000_t202" style="position:absolute;left:7597;top:-1025;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90" o:spid="_x0000_s1537" type="#_x0000_t202" style="position:absolute;left:6301;top:-537;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91" o:spid="_x0000_s1538" type="#_x0000_t202" style="position:absolute;left:7165;top:-537;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v:shape id="Text Box 1092" o:spid="_x0000_s1539" type="#_x0000_t202" style="position:absolute;left:6733;top:-334;width:155;height: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" filled="f" stroked="f">
              <o:lock v:ext="edit" aspectratio="t" verticies="t" text="t" shapetype="t"/>
              <v:textbox inset="0,0,0,0">
                <w:txbxContent>
                  <w:p w:rsidR="00F75F9A" w:rsidRDefault="00F75F9A">
                    <w:pPr>
                      <w:spacing w:line="135" w:lineRule="exact"/>
                      <w:rPr>
                        <w:rFonts w:ascii="Wingdings" w:hAnsi="Wingdings"/>
                        <w:sz w:val="13"/>
                      </w:rPr>
                    </w:pPr>
                    <w:r>
                      <w:rPr>
                        <w:rFonts w:ascii="Wingdings" w:hAnsi="Wingdings"/>
                        <w:color w:val="0000FF"/>
                        <w:w w:val="103"/>
                        <w:sz w:val="13"/>
                      </w:rPr>
                      <w:t>●</w:t>
                    </w:r>
                  </w:p>
                </w:txbxContent>
              </v:textbox>
            </v:shape>
            <w10:wrap anchorx="page"/>
          </v:group>
        </w:pict>
      </w:r>
      <w:r>
        <w:pict>
          <v:shape id="_x0000_s1525" type="#_x0000_t202" alt="" style="position:absolute;left:0;text-align:left;margin-left:144.5pt;margin-top:-131.15pt;width:16.4pt;height:92.35pt;z-index:25160396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37"/>
                    <w:ind w:left="20"/>
                    <w:rPr>
                      <w:rFonts w:ascii="Helvetica" w:hAnsi="Helvetica"/>
                      <w:sz w:val="21"/>
                    </w:rPr>
                  </w:pPr>
                  <w:r>
                    <w:rPr>
                      <w:rFonts w:ascii="Symbol" w:hAnsi="Symbol"/>
                      <w:sz w:val="21"/>
                    </w:rPr>
                    <w:t></w:t>
                  </w:r>
                  <w:r>
                    <w:rPr>
                      <w:rFonts w:ascii="Helvetica" w:hAnsi="Helvetica"/>
                      <w:sz w:val="21"/>
                      <w:vertAlign w:val="subscript"/>
                    </w:rPr>
                    <w:t>2</w:t>
                  </w:r>
                  <w:r>
                    <w:rPr>
                      <w:rFonts w:ascii="Helvetica" w:hAnsi="Helvetica"/>
                      <w:sz w:val="21"/>
                    </w:rPr>
                    <w:t xml:space="preserve"> ABM term effect</w:t>
                  </w:r>
                </w:p>
              </w:txbxContent>
            </v:textbox>
            <w10:wrap anchorx="page"/>
          </v:shape>
        </w:pict>
      </w:r>
      <w:r>
        <w:pict>
          <v:shape id="_x0000_s1524" type="#_x0000_t202" alt="" style="position:absolute;left:0;text-align:left;margin-left:173.9pt;margin-top:-51.3pt;width:14.1pt;height:23.35pt;z-index:25160499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6"/>
                    <w:ind w:left="20"/>
                    <w:rPr>
                      <w:rFonts w:ascii="Helvetica" w:hAnsi="Helvetica"/>
                      <w:sz w:val="21"/>
                    </w:rPr>
                  </w:pPr>
                  <w:r>
                    <w:rPr>
                      <w:rFonts w:ascii="Helvetica" w:hAnsi="Helvetica"/>
                      <w:w w:val="105"/>
                      <w:sz w:val="21"/>
                    </w:rPr>
                    <w:t>−0.5</w:t>
                  </w:r>
                </w:p>
              </w:txbxContent>
            </v:textbox>
            <w10:wrap anchorx="page"/>
          </v:shape>
        </w:pict>
      </w:r>
      <w:r>
        <w:pict>
          <v:shape id="_x0000_s1523" type="#_x0000_t202" alt="" style="position:absolute;left:0;text-align:left;margin-left:173.9pt;margin-top:-86.75pt;width:14.1pt;height:17.05pt;z-index:25160601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6"/>
                    <w:ind w:left="20"/>
                    <w:rPr>
                      <w:rFonts w:ascii="Helvetica"/>
                      <w:sz w:val="21"/>
                    </w:rPr>
                  </w:pPr>
                  <w:r>
                    <w:rPr>
                      <w:rFonts w:ascii="Helvetica"/>
                      <w:w w:val="105"/>
                      <w:sz w:val="21"/>
                    </w:rPr>
                    <w:t>0.0</w:t>
                  </w:r>
                </w:p>
              </w:txbxContent>
            </v:textbox>
            <w10:wrap anchorx="page"/>
          </v:shape>
        </w:pict>
      </w:r>
      <w:r w:rsidR="00F75F9A">
        <w:rPr>
          <w:rFonts w:ascii="Helvetica"/>
          <w:w w:val="105"/>
          <w:sz w:val="21"/>
        </w:rPr>
        <w:t>2</w:t>
      </w:r>
      <w:r w:rsidR="00F75F9A">
        <w:rPr>
          <w:rFonts w:ascii="Helvetica"/>
          <w:w w:val="105"/>
          <w:sz w:val="21"/>
        </w:rPr>
        <w:tab/>
        <w:t>4</w:t>
      </w:r>
      <w:r w:rsidR="00F75F9A">
        <w:rPr>
          <w:rFonts w:ascii="Helvetica"/>
          <w:w w:val="105"/>
          <w:sz w:val="21"/>
        </w:rPr>
        <w:tab/>
        <w:t>6</w:t>
      </w:r>
      <w:r w:rsidR="00F75F9A">
        <w:rPr>
          <w:rFonts w:ascii="Helvetica"/>
          <w:w w:val="105"/>
          <w:sz w:val="21"/>
        </w:rPr>
        <w:tab/>
        <w:t>8</w:t>
      </w:r>
      <w:r w:rsidR="00F75F9A">
        <w:rPr>
          <w:rFonts w:ascii="Helvetica"/>
          <w:w w:val="105"/>
          <w:sz w:val="21"/>
        </w:rPr>
        <w:tab/>
        <w:t>10</w:t>
      </w:r>
      <w:r w:rsidR="00F75F9A">
        <w:rPr>
          <w:rFonts w:ascii="Helvetica"/>
          <w:w w:val="105"/>
          <w:sz w:val="21"/>
        </w:rPr>
        <w:tab/>
        <w:t>12</w:t>
      </w:r>
    </w:p>
    <w:p w:rsidR="00194060" w:rsidRDefault="00194060">
      <w:pPr>
        <w:pStyle w:val="BodyText"/>
        <w:spacing w:before="4"/>
        <w:rPr>
          <w:rFonts w:ascii="Helvetica"/>
          <w:sz w:val="19"/>
        </w:rPr>
      </w:pPr>
    </w:p>
    <w:p w:rsidR="00194060" w:rsidRDefault="00F75F9A">
      <w:pPr>
        <w:ind w:right="415"/>
        <w:jc w:val="center"/>
        <w:rPr>
          <w:rFonts w:ascii="Helvetica" w:hAnsi="Helvetica"/>
          <w:sz w:val="21"/>
        </w:rPr>
      </w:pPr>
      <w:r>
        <w:rPr>
          <w:rFonts w:ascii="Symbol" w:hAnsi="Symbol"/>
          <w:w w:val="105"/>
          <w:sz w:val="21"/>
        </w:rPr>
        <w:t></w:t>
      </w:r>
      <w:r>
        <w:rPr>
          <w:rFonts w:ascii="Symbol" w:hAnsi="Symbol"/>
          <w:w w:val="105"/>
          <w:sz w:val="21"/>
        </w:rPr>
        <w:t></w:t>
      </w:r>
      <w:r>
        <w:rPr>
          <w:rFonts w:ascii="Helvetica" w:hAnsi="Helvetica"/>
          <w:w w:val="105"/>
          <w:sz w:val="21"/>
        </w:rPr>
        <w:t>(quarter in term)</w:t>
      </w:r>
    </w:p>
    <w:p w:rsidR="00194060" w:rsidRDefault="00194060">
      <w:pPr>
        <w:pStyle w:val="BodyText"/>
        <w:spacing w:before="4"/>
        <w:rPr>
          <w:rFonts w:ascii="Helvetica"/>
          <w:sz w:val="17"/>
        </w:rPr>
      </w:pPr>
    </w:p>
    <w:p w:rsidR="00194060" w:rsidRDefault="00F75F9A">
      <w:pPr>
        <w:spacing w:before="66" w:line="249" w:lineRule="auto"/>
        <w:ind w:left="119" w:right="1437"/>
        <w:jc w:val="both"/>
        <w:rPr>
          <w:sz w:val="18"/>
        </w:rPr>
      </w:pPr>
      <w:r>
        <w:rPr>
          <w:b/>
          <w:w w:val="110"/>
          <w:position w:val="2"/>
          <w:sz w:val="18"/>
        </w:rPr>
        <w:t xml:space="preserve">Figure 2: </w:t>
      </w:r>
      <w:r>
        <w:rPr>
          <w:w w:val="110"/>
          <w:position w:val="2"/>
          <w:sz w:val="18"/>
        </w:rPr>
        <w:t xml:space="preserve">Specified term effect encoded in </w:t>
      </w:r>
      <w:r>
        <w:rPr>
          <w:i/>
          <w:w w:val="110"/>
          <w:position w:val="2"/>
          <w:sz w:val="18"/>
        </w:rPr>
        <w:t>β</w:t>
      </w:r>
      <w:r>
        <w:rPr>
          <w:rFonts w:ascii="Arial" w:hAnsi="Arial"/>
          <w:w w:val="110"/>
          <w:sz w:val="12"/>
        </w:rPr>
        <w:t xml:space="preserve">2 </w:t>
      </w:r>
      <w:r>
        <w:rPr>
          <w:w w:val="110"/>
          <w:position w:val="2"/>
          <w:sz w:val="18"/>
        </w:rPr>
        <w:t xml:space="preserve">of the attrition ABM. </w:t>
      </w:r>
      <w:r>
        <w:rPr>
          <w:spacing w:val="-6"/>
          <w:w w:val="110"/>
          <w:position w:val="2"/>
          <w:sz w:val="18"/>
        </w:rPr>
        <w:t xml:space="preserve">For </w:t>
      </w:r>
      <w:r>
        <w:rPr>
          <w:w w:val="110"/>
          <w:position w:val="2"/>
          <w:sz w:val="18"/>
        </w:rPr>
        <w:t xml:space="preserve">each quarter of the 3-year enlistment term,  </w:t>
      </w:r>
      <w:r>
        <w:rPr>
          <w:w w:val="110"/>
          <w:sz w:val="18"/>
        </w:rPr>
        <w:t xml:space="preserve">the relative odds of attrition are higher in the beginning and end of the term. This model assigns a common term  </w:t>
      </w:r>
      <w:r>
        <w:rPr>
          <w:w w:val="110"/>
          <w:position w:val="2"/>
          <w:sz w:val="18"/>
        </w:rPr>
        <w:t xml:space="preserve">effect </w:t>
      </w:r>
      <w:r>
        <w:rPr>
          <w:i/>
          <w:w w:val="110"/>
          <w:position w:val="2"/>
          <w:sz w:val="18"/>
        </w:rPr>
        <w:t>β</w:t>
      </w:r>
      <w:r>
        <w:rPr>
          <w:rFonts w:ascii="Arial" w:hAnsi="Arial"/>
          <w:w w:val="110"/>
          <w:sz w:val="12"/>
        </w:rPr>
        <w:t xml:space="preserve">2 </w:t>
      </w:r>
      <w:r>
        <w:rPr>
          <w:w w:val="110"/>
          <w:position w:val="2"/>
          <w:sz w:val="18"/>
        </w:rPr>
        <w:t>for every individual in the</w:t>
      </w:r>
      <w:r>
        <w:rPr>
          <w:spacing w:val="13"/>
          <w:w w:val="110"/>
          <w:position w:val="2"/>
          <w:sz w:val="18"/>
        </w:rPr>
        <w:t xml:space="preserve"> </w:t>
      </w:r>
      <w:r>
        <w:rPr>
          <w:w w:val="110"/>
          <w:position w:val="2"/>
          <w:sz w:val="18"/>
        </w:rPr>
        <w:t>ABM.</w:t>
      </w:r>
    </w:p>
    <w:p w:rsidR="00194060" w:rsidRDefault="00194060">
      <w:pPr>
        <w:pStyle w:val="BodyText"/>
        <w:rPr>
          <w:sz w:val="18"/>
        </w:rPr>
      </w:pPr>
    </w:p>
    <w:p w:rsidR="00194060" w:rsidRDefault="00194060">
      <w:pPr>
        <w:pStyle w:val="BodyText"/>
        <w:spacing w:before="9"/>
        <w:rPr>
          <w:sz w:val="17"/>
        </w:rPr>
      </w:pPr>
    </w:p>
    <w:p w:rsidR="00194060" w:rsidRDefault="00F75F9A">
      <w:pPr>
        <w:pStyle w:val="BodyText"/>
        <w:spacing w:line="312" w:lineRule="auto"/>
        <w:ind w:left="119" w:right="1438" w:firstLine="338"/>
        <w:jc w:val="both"/>
      </w:pPr>
      <w:r>
        <w:rPr>
          <w:w w:val="110"/>
        </w:rPr>
        <w:t xml:space="preserve">Over the course of the 10-year ABM simulation, the number of first-term enlistees is held constant at 30,000. Hence if a Soldier attrits at time </w:t>
      </w:r>
      <w:r>
        <w:rPr>
          <w:i/>
          <w:w w:val="110"/>
        </w:rPr>
        <w:t>t</w:t>
      </w:r>
      <w:r>
        <w:rPr>
          <w:w w:val="110"/>
        </w:rPr>
        <w:t xml:space="preserve">, a new one is recruited at time </w:t>
      </w:r>
      <w:r>
        <w:rPr>
          <w:i/>
          <w:w w:val="110"/>
        </w:rPr>
        <w:t xml:space="preserve">t </w:t>
      </w:r>
      <w:r>
        <w:rPr>
          <w:w w:val="110"/>
        </w:rPr>
        <w:t xml:space="preserve">+ 1. Thus, the number of Soldiers that exit the simulation – </w:t>
      </w:r>
      <w:r>
        <w:rPr>
          <w:spacing w:val="-3"/>
          <w:w w:val="110"/>
        </w:rPr>
        <w:t xml:space="preserve">by </w:t>
      </w:r>
      <w:r>
        <w:rPr>
          <w:w w:val="110"/>
        </w:rPr>
        <w:t>attrition or finishing out the full 3-year</w:t>
      </w:r>
      <w:r>
        <w:rPr>
          <w:spacing w:val="58"/>
          <w:w w:val="110"/>
        </w:rPr>
        <w:t xml:space="preserve"> </w:t>
      </w:r>
      <w:r>
        <w:rPr>
          <w:w w:val="110"/>
        </w:rPr>
        <w:t>term</w:t>
      </w:r>
    </w:p>
    <w:p w:rsidR="00194060" w:rsidRDefault="00F75F9A">
      <w:pPr>
        <w:pStyle w:val="ListParagraph"/>
        <w:numPr>
          <w:ilvl w:val="0"/>
          <w:numId w:val="9"/>
        </w:numPr>
        <w:tabs>
          <w:tab w:val="left" w:pos="308"/>
        </w:tabs>
        <w:spacing w:line="312" w:lineRule="auto"/>
        <w:ind w:right="1438" w:firstLine="0"/>
        <w:jc w:val="both"/>
      </w:pPr>
      <w:r>
        <w:rPr>
          <w:w w:val="105"/>
        </w:rPr>
        <w:t xml:space="preserve">is matched </w:t>
      </w:r>
      <w:r>
        <w:rPr>
          <w:spacing w:val="-3"/>
          <w:w w:val="105"/>
        </w:rPr>
        <w:t xml:space="preserve">by </w:t>
      </w:r>
      <w:r>
        <w:rPr>
          <w:w w:val="105"/>
        </w:rPr>
        <w:t xml:space="preserve">the same number of Soldiers starting their enlistment next quarter. The average attrition rate of about 0.26 gives simulations that produce about 140,000 distinct soldiers </w:t>
      </w:r>
      <w:r>
        <w:rPr>
          <w:spacing w:val="-4"/>
          <w:w w:val="105"/>
        </w:rPr>
        <w:t xml:space="preserve">over </w:t>
      </w:r>
      <w:r>
        <w:rPr>
          <w:w w:val="105"/>
        </w:rPr>
        <w:t>the 10-year simulation</w:t>
      </w:r>
      <w:r>
        <w:rPr>
          <w:spacing w:val="28"/>
          <w:w w:val="105"/>
        </w:rPr>
        <w:t xml:space="preserve"> </w:t>
      </w:r>
      <w:r>
        <w:rPr>
          <w:w w:val="105"/>
        </w:rPr>
        <w:t>period.</w:t>
      </w:r>
    </w:p>
    <w:p w:rsidR="00194060" w:rsidRDefault="00F75F9A">
      <w:pPr>
        <w:pStyle w:val="BodyText"/>
        <w:spacing w:line="312" w:lineRule="auto"/>
        <w:ind w:left="119" w:right="1436" w:firstLine="338"/>
        <w:jc w:val="both"/>
      </w:pPr>
      <w:r>
        <w:rPr>
          <w:w w:val="105"/>
        </w:rPr>
        <w:t xml:space="preserve">The ABM simulation produces a 1.6 million-line transaction file, giving the unit and attrition state of each Soldier </w:t>
      </w:r>
      <w:r>
        <w:rPr>
          <w:spacing w:val="-4"/>
          <w:w w:val="105"/>
        </w:rPr>
        <w:t xml:space="preserve">over </w:t>
      </w:r>
      <w:r>
        <w:rPr>
          <w:w w:val="105"/>
        </w:rPr>
        <w:t xml:space="preserve">their enlistment term. As a </w:t>
      </w:r>
      <w:r>
        <w:rPr>
          <w:spacing w:val="-3"/>
          <w:w w:val="105"/>
        </w:rPr>
        <w:t xml:space="preserve">check </w:t>
      </w:r>
      <w:r>
        <w:rPr>
          <w:w w:val="105"/>
        </w:rPr>
        <w:t xml:space="preserve">to ensure that a term-effect (the “U”- curve) is discernible in this random output, </w:t>
      </w:r>
      <w:r>
        <w:rPr>
          <w:spacing w:val="-4"/>
          <w:w w:val="105"/>
        </w:rPr>
        <w:t xml:space="preserve">we  </w:t>
      </w:r>
      <w:r>
        <w:rPr>
          <w:w w:val="105"/>
        </w:rPr>
        <w:t>can compute the  proportion of attritions for each  unit at each of the 12 quarters of the enlistment term.  Figure 3 shows the raw attrition rates from   the model output. Clearly a term effect is present; the unit effect is less obvious. A principled, statistical analysis will provide a better approach to estimate these effects while accounting for the variation and randomness that is present in these</w:t>
      </w:r>
      <w:r>
        <w:rPr>
          <w:spacing w:val="21"/>
          <w:w w:val="105"/>
        </w:rPr>
        <w:t xml:space="preserve"> </w:t>
      </w:r>
      <w:r>
        <w:rPr>
          <w:w w:val="105"/>
        </w:rPr>
        <w:t>data.</w:t>
      </w:r>
    </w:p>
    <w:p w:rsidR="00194060" w:rsidRDefault="00194060">
      <w:pPr>
        <w:pStyle w:val="BodyText"/>
        <w:spacing w:before="3"/>
        <w:rPr>
          <w:sz w:val="25"/>
        </w:rPr>
      </w:pPr>
    </w:p>
    <w:p w:rsidR="00194060" w:rsidRDefault="00F75F9A">
      <w:pPr>
        <w:pStyle w:val="Heading2"/>
        <w:numPr>
          <w:ilvl w:val="1"/>
          <w:numId w:val="10"/>
        </w:numPr>
        <w:tabs>
          <w:tab w:val="left" w:pos="732"/>
          <w:tab w:val="left" w:pos="733"/>
        </w:tabs>
        <w:spacing w:before="1"/>
        <w:ind w:hanging="612"/>
      </w:pPr>
      <w:r>
        <w:rPr>
          <w:w w:val="115"/>
        </w:rPr>
        <w:t>Statistical Modeling of Attrition</w:t>
      </w:r>
      <w:r>
        <w:rPr>
          <w:spacing w:val="8"/>
          <w:w w:val="115"/>
        </w:rPr>
        <w:t xml:space="preserve"> </w:t>
      </w:r>
      <w:r>
        <w:rPr>
          <w:w w:val="115"/>
        </w:rPr>
        <w:t>Effects</w:t>
      </w:r>
    </w:p>
    <w:p w:rsidR="00194060" w:rsidRDefault="00F75F9A">
      <w:pPr>
        <w:pStyle w:val="Heading3"/>
        <w:numPr>
          <w:ilvl w:val="2"/>
          <w:numId w:val="7"/>
        </w:numPr>
        <w:tabs>
          <w:tab w:val="left" w:pos="886"/>
          <w:tab w:val="left" w:pos="887"/>
        </w:tabs>
        <w:spacing w:before="212"/>
        <w:ind w:hanging="766"/>
      </w:pPr>
      <w:r>
        <w:rPr>
          <w:w w:val="115"/>
        </w:rPr>
        <w:t>Bayesian</w:t>
      </w:r>
      <w:r>
        <w:rPr>
          <w:spacing w:val="19"/>
          <w:w w:val="115"/>
        </w:rPr>
        <w:t xml:space="preserve"> </w:t>
      </w:r>
      <w:r>
        <w:rPr>
          <w:w w:val="115"/>
        </w:rPr>
        <w:t>Modeling</w:t>
      </w:r>
    </w:p>
    <w:p w:rsidR="00194060" w:rsidRDefault="00194060">
      <w:pPr>
        <w:pStyle w:val="BodyText"/>
        <w:spacing w:before="9"/>
        <w:rPr>
          <w:b/>
          <w:sz w:val="18"/>
        </w:rPr>
      </w:pPr>
    </w:p>
    <w:p w:rsidR="00194060" w:rsidRDefault="00F75F9A">
      <w:pPr>
        <w:pStyle w:val="BodyText"/>
        <w:spacing w:before="1" w:line="312" w:lineRule="auto"/>
        <w:ind w:left="119" w:right="1438"/>
        <w:jc w:val="both"/>
      </w:pPr>
      <w:r>
        <w:rPr>
          <w:w w:val="110"/>
        </w:rPr>
        <w:t xml:space="preserve">Statistical models most commonly start with a probability model for the observed data  </w:t>
      </w:r>
      <w:r>
        <w:rPr>
          <w:i/>
          <w:spacing w:val="3"/>
          <w:w w:val="110"/>
        </w:rPr>
        <w:t>y</w:t>
      </w:r>
      <w:r>
        <w:rPr>
          <w:spacing w:val="3"/>
          <w:w w:val="110"/>
        </w:rPr>
        <w:t>.</w:t>
      </w:r>
      <w:r>
        <w:rPr>
          <w:spacing w:val="66"/>
          <w:w w:val="110"/>
        </w:rPr>
        <w:t xml:space="preserve"> </w:t>
      </w:r>
      <w:r>
        <w:rPr>
          <w:w w:val="110"/>
        </w:rPr>
        <w:t xml:space="preserve">In  the case of attrition, for example, </w:t>
      </w:r>
      <w:r>
        <w:rPr>
          <w:i/>
          <w:w w:val="110"/>
        </w:rPr>
        <w:t xml:space="preserve">y </w:t>
      </w:r>
      <w:r>
        <w:rPr>
          <w:w w:val="110"/>
        </w:rPr>
        <w:t xml:space="preserve">= </w:t>
      </w:r>
      <w:r>
        <w:rPr>
          <w:spacing w:val="2"/>
          <w:w w:val="110"/>
        </w:rPr>
        <w:t>(</w:t>
      </w:r>
      <w:r>
        <w:rPr>
          <w:i/>
          <w:spacing w:val="2"/>
          <w:w w:val="110"/>
        </w:rPr>
        <w:t>y</w:t>
      </w:r>
      <w:r>
        <w:rPr>
          <w:rFonts w:ascii="Arial" w:hAnsi="Arial"/>
          <w:spacing w:val="2"/>
          <w:w w:val="110"/>
          <w:vertAlign w:val="subscript"/>
        </w:rPr>
        <w:t>1</w:t>
      </w:r>
      <w:r>
        <w:rPr>
          <w:i/>
          <w:spacing w:val="2"/>
          <w:w w:val="110"/>
        </w:rPr>
        <w:t xml:space="preserve">, </w:t>
      </w:r>
      <w:r>
        <w:rPr>
          <w:i/>
          <w:w w:val="110"/>
        </w:rPr>
        <w:t xml:space="preserve">. . . , </w:t>
      </w:r>
      <w:r>
        <w:rPr>
          <w:i/>
          <w:spacing w:val="2"/>
          <w:w w:val="110"/>
        </w:rPr>
        <w:t>y</w:t>
      </w:r>
      <w:r>
        <w:rPr>
          <w:rFonts w:ascii="Arial" w:hAnsi="Arial"/>
          <w:spacing w:val="2"/>
          <w:w w:val="110"/>
          <w:vertAlign w:val="subscript"/>
        </w:rPr>
        <w:t>10</w:t>
      </w:r>
      <w:r>
        <w:rPr>
          <w:spacing w:val="2"/>
          <w:w w:val="110"/>
        </w:rPr>
        <w:t xml:space="preserve">) </w:t>
      </w:r>
      <w:r>
        <w:rPr>
          <w:w w:val="110"/>
        </w:rPr>
        <w:t xml:space="preserve">might denote whether or not 10 individual Soldiers attrited in the past quarter – thus </w:t>
      </w:r>
      <w:r>
        <w:rPr>
          <w:i/>
          <w:w w:val="110"/>
        </w:rPr>
        <w:t>y</w:t>
      </w:r>
      <w:r>
        <w:rPr>
          <w:i/>
          <w:w w:val="110"/>
          <w:vertAlign w:val="subscript"/>
        </w:rPr>
        <w:t>i</w:t>
      </w:r>
      <w:r>
        <w:rPr>
          <w:i/>
          <w:w w:val="110"/>
        </w:rPr>
        <w:t xml:space="preserve"> </w:t>
      </w:r>
      <w:r>
        <w:rPr>
          <w:w w:val="110"/>
        </w:rPr>
        <w:t xml:space="preserve">= 1 if the Soldier attrits; </w:t>
      </w:r>
      <w:r>
        <w:rPr>
          <w:i/>
          <w:w w:val="110"/>
        </w:rPr>
        <w:t>y</w:t>
      </w:r>
      <w:r>
        <w:rPr>
          <w:i/>
          <w:w w:val="110"/>
          <w:vertAlign w:val="subscript"/>
        </w:rPr>
        <w:t>i</w:t>
      </w:r>
      <w:r>
        <w:rPr>
          <w:i/>
          <w:w w:val="110"/>
        </w:rPr>
        <w:t xml:space="preserve"> </w:t>
      </w:r>
      <w:r>
        <w:rPr>
          <w:w w:val="110"/>
        </w:rPr>
        <w:t>= 0 otherwise. This probability</w:t>
      </w:r>
      <w:r>
        <w:rPr>
          <w:spacing w:val="27"/>
          <w:w w:val="110"/>
        </w:rPr>
        <w:t xml:space="preserve"> </w:t>
      </w:r>
      <w:r>
        <w:rPr>
          <w:w w:val="110"/>
        </w:rPr>
        <w:t>will</w:t>
      </w:r>
      <w:r>
        <w:rPr>
          <w:spacing w:val="27"/>
          <w:w w:val="110"/>
        </w:rPr>
        <w:t xml:space="preserve"> </w:t>
      </w:r>
      <w:r>
        <w:rPr>
          <w:w w:val="110"/>
        </w:rPr>
        <w:t>typically</w:t>
      </w:r>
      <w:r>
        <w:rPr>
          <w:spacing w:val="28"/>
          <w:w w:val="110"/>
        </w:rPr>
        <w:t xml:space="preserve"> </w:t>
      </w:r>
      <w:r>
        <w:rPr>
          <w:w w:val="110"/>
        </w:rPr>
        <w:t>depend</w:t>
      </w:r>
      <w:r>
        <w:rPr>
          <w:spacing w:val="27"/>
          <w:w w:val="110"/>
        </w:rPr>
        <w:t xml:space="preserve"> </w:t>
      </w:r>
      <w:r>
        <w:rPr>
          <w:w w:val="110"/>
        </w:rPr>
        <w:t>on</w:t>
      </w:r>
      <w:r>
        <w:rPr>
          <w:spacing w:val="28"/>
          <w:w w:val="110"/>
        </w:rPr>
        <w:t xml:space="preserve"> </w:t>
      </w:r>
      <w:r>
        <w:rPr>
          <w:spacing w:val="-3"/>
          <w:w w:val="110"/>
        </w:rPr>
        <w:t>covariate</w:t>
      </w:r>
      <w:r>
        <w:rPr>
          <w:spacing w:val="27"/>
          <w:w w:val="110"/>
        </w:rPr>
        <w:t xml:space="preserve"> </w:t>
      </w:r>
      <w:r>
        <w:rPr>
          <w:w w:val="110"/>
        </w:rPr>
        <w:t>information</w:t>
      </w:r>
      <w:r>
        <w:rPr>
          <w:spacing w:val="28"/>
          <w:w w:val="110"/>
        </w:rPr>
        <w:t xml:space="preserve"> </w:t>
      </w:r>
      <w:r>
        <w:rPr>
          <w:w w:val="110"/>
        </w:rPr>
        <w:t>regarding</w:t>
      </w:r>
      <w:r>
        <w:rPr>
          <w:spacing w:val="27"/>
          <w:w w:val="110"/>
        </w:rPr>
        <w:t xml:space="preserve"> </w:t>
      </w:r>
      <w:r>
        <w:rPr>
          <w:w w:val="110"/>
        </w:rPr>
        <w:t>the</w:t>
      </w:r>
      <w:r>
        <w:rPr>
          <w:spacing w:val="27"/>
          <w:w w:val="110"/>
        </w:rPr>
        <w:t xml:space="preserve"> </w:t>
      </w:r>
      <w:r>
        <w:rPr>
          <w:w w:val="110"/>
        </w:rPr>
        <w:t>Soldier</w:t>
      </w:r>
      <w:r>
        <w:rPr>
          <w:spacing w:val="27"/>
          <w:w w:val="110"/>
        </w:rPr>
        <w:t xml:space="preserve"> </w:t>
      </w:r>
      <w:r>
        <w:rPr>
          <w:i/>
          <w:spacing w:val="3"/>
          <w:w w:val="110"/>
        </w:rPr>
        <w:t>x</w:t>
      </w:r>
      <w:r>
        <w:rPr>
          <w:i/>
          <w:spacing w:val="3"/>
          <w:w w:val="110"/>
          <w:vertAlign w:val="subscript"/>
        </w:rPr>
        <w:t>i</w:t>
      </w:r>
      <w:r>
        <w:rPr>
          <w:spacing w:val="3"/>
          <w:w w:val="110"/>
        </w:rPr>
        <w:t>,</w:t>
      </w:r>
      <w:r>
        <w:rPr>
          <w:spacing w:val="35"/>
          <w:w w:val="110"/>
        </w:rPr>
        <w:t xml:space="preserve"> </w:t>
      </w:r>
      <w:r>
        <w:rPr>
          <w:w w:val="110"/>
        </w:rPr>
        <w:t>as</w:t>
      </w:r>
      <w:r>
        <w:rPr>
          <w:spacing w:val="27"/>
          <w:w w:val="110"/>
        </w:rPr>
        <w:t xml:space="preserve"> </w:t>
      </w:r>
      <w:r>
        <w:rPr>
          <w:w w:val="110"/>
        </w:rPr>
        <w:t>well</w:t>
      </w:r>
      <w:r>
        <w:rPr>
          <w:spacing w:val="28"/>
          <w:w w:val="110"/>
        </w:rPr>
        <w:t xml:space="preserve"> </w:t>
      </w:r>
      <w:r>
        <w:rPr>
          <w:w w:val="110"/>
        </w:rPr>
        <w:t>as</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spacing w:before="6"/>
        <w:rPr>
          <w:sz w:val="28"/>
        </w:rPr>
      </w:pPr>
    </w:p>
    <w:p w:rsidR="00194060" w:rsidRDefault="007B0340">
      <w:pPr>
        <w:spacing w:before="99"/>
        <w:ind w:left="1916"/>
        <w:rPr>
          <w:rFonts w:ascii="Helvetica"/>
          <w:sz w:val="13"/>
        </w:rPr>
      </w:pPr>
      <w:r>
        <w:pict>
          <v:group id="_x0000_s1418" alt="" style="position:absolute;left:0;text-align:left;margin-left:176.6pt;margin-top:-50.2pt;width:289.55pt;height:188pt;z-index:251609088;mso-position-horizontal-relative:page" coordorigin="3532,-1004" coordsize="5791,3760">
            <v:shape id="_x0000_s1419" alt="" style="position:absolute;left:875;top:8431;width:7655;height:3202" coordorigin="876,8431" coordsize="7655,3202" o:spt="100" adj="0,,0" path="m3573,1975r5741,m3573,774r5741,m3573,-426r5741,e" filled="f" strokecolor="#ebebeb" strokeweight=".14022mm">
              <v:stroke joinstyle="round"/>
              <v:formulas/>
              <v:path arrowok="t" o:connecttype="segments"/>
            </v:shape>
            <v:shape id="_x0000_s1420" alt="" style="position:absolute;left:875;top:7671;width:7655;height:4947" coordorigin="876,7671" coordsize="7655,4947" o:spt="100" adj="0,,0" path="m3573,2575r5741,m3573,1375r5741,m3573,174r5741,m3834,2714r,-3710m4309,2714r,-3710m4783,2714r,-3710m5258,2714r,-3710m5732,2714r,-3710m6207,2714r,-3710m6681,2714r,-3710m7156,2714r,-3710m7630,2714r,-3710m8104,2714r,-3710m8579,2714r,-3710m9053,2714r,-3710e" filled="f" strokecolor="#ebebeb" strokeweight=".28311mm">
              <v:stroke joinstyle="round"/>
              <v:formulas/>
              <v:path arrowok="t" o:connecttype="segments"/>
            </v:shape>
            <v:shape id="_x0000_s1421" alt="" style="position:absolute;left:3834;top:491;width:5220;height:1743" coordorigin="3834,491" coordsize="5220,1743" path="m3834,491r475,479l4783,1432r475,471l5732,2110r475,124l6681,2224r475,-70l7630,1943r474,-120l8579,1185,9053,855e" filled="f" strokecolor="#440154" strokeweight=".28311mm">
              <v:path arrowok="t"/>
            </v:shape>
            <v:shape id="_x0000_s1422" alt="" style="position:absolute;left:3834;top:1660;width:5220;height:812" coordorigin="3834,1661" coordsize="5220,812" path="m3834,1743r475,170l4783,2071r475,167l5732,2417r475,29l6681,2313r475,159l7630,2191r474,92l8579,1661r474,344e" filled="f" strokecolor="#450558" strokeweight=".28311mm">
              <v:path arrowok="t"/>
            </v:shape>
            <v:shape id="_x0000_s1423" alt="" style="position:absolute;left:3834;top:-564;width:5220;height:2537" coordorigin="3834,-564" coordsize="5220,2537" path="m3834,-564l4309,94r474,590l5258,1331r474,610l6207,1972r474,-47l7156,1833r474,29l8104,1594,8579,734,9053,410e" filled="f" strokecolor="#46085c" strokeweight=".28311mm">
              <v:path arrowok="t"/>
            </v:shape>
            <v:shape id="_x0000_s1424" alt="" style="position:absolute;left:3834;top:31;width:5220;height:2127" coordorigin="3834,32" coordsize="5220,2127" path="m3834,32r475,591l4783,1367r475,209l5732,1655r475,346l6681,2158r475,-47l7630,2055r474,-429l8579,930r474,45e" filled="f" strokecolor="#470d60" strokeweight=".28311mm">
              <v:path arrowok="t"/>
            </v:shape>
            <v:shape id="_x0000_s1425" alt="" style="position:absolute;left:3834;top:-138;width:5220;height:2335" coordorigin="3834,-138" coordsize="5220,2335" path="m3834,-138r475,831l4783,1106r475,417l5732,1845r475,351l6681,2183r475,-121l7630,1869r474,-154l8579,1447,9053,705e" filled="f" strokecolor="#471063" strokeweight=".28311mm">
              <v:path arrowok="t"/>
            </v:shape>
            <v:shape id="_x0000_s1426" alt="" style="position:absolute;left:3834;top:927;width:5220;height:1469" coordorigin="3834,928" coordsize="5220,1469" path="m3834,928r475,393l4783,1664r475,520l5732,2170r475,-38l6681,2202r475,194l7630,1939r474,150l8579,1891r474,-372e" filled="f" strokecolor="#481467" strokeweight=".28311mm">
              <v:path arrowok="t"/>
            </v:shape>
            <v:shape id="_x0000_s1427" alt="" style="position:absolute;left:3834;top:649;width:5220;height:1612" coordorigin="3834,649" coordsize="5220,1612" path="m3834,649r475,225l4783,1634r475,128l5732,1974r475,287l6681,2009r475,73l7630,2000r474,-245l8579,1812r474,-518e" filled="f" strokecolor="#481769" strokeweight=".28311mm">
              <v:path arrowok="t"/>
            </v:shape>
            <v:shape id="_x0000_s1428" alt="" style="position:absolute;left:3834;top:822;width:5220;height:1404" coordorigin="3834,822" coordsize="5220,1404" path="m3834,822r475,608l4783,1918r475,89l5732,2092r475,91l6681,2226r475,-40l7630,2172r474,-364l8579,1509r474,-351e" filled="f" strokecolor="#481b6d" strokeweight=".28311mm">
              <v:path arrowok="t"/>
            </v:shape>
            <v:shape id="_x0000_s1429" alt="" style="position:absolute;left:3834;top:1701;width:5220;height:811" coordorigin="3834,1702" coordsize="5220,811" path="m3834,1702r475,221l4783,2084r475,104l5732,2303r475,179l6681,2513r475,-65l7630,2186r474,-46l8579,2155r474,-287e" filled="f" strokecolor="#481e70" strokeweight=".28311mm">
              <v:path arrowok="t"/>
            </v:shape>
            <v:shape id="_x0000_s1430" alt="" style="position:absolute;left:3834;top:344;width:5220;height:1949" coordorigin="3834,345" coordsize="5220,1949" path="m3834,345r475,59l4783,665r475,929l5732,2002r475,136l6681,2294r475,-66l7630,1888r474,-245l8579,1424,9053,764e" filled="f" strokecolor="#482173" strokeweight=".28311mm">
              <v:path arrowok="t"/>
            </v:shape>
            <v:shape id="_x0000_s1431" alt="" style="position:absolute;left:3834;top:438;width:5220;height:1803" coordorigin="3834,439" coordsize="5220,1803" path="m3834,439r475,783l4783,1368r475,316l5732,1998r475,194l6681,2242r475,-119l7630,1912r474,-65l8579,1406r474,-152e" filled="f" strokecolor="#482576" strokeweight=".28311mm">
              <v:path arrowok="t"/>
            </v:shape>
            <v:shape id="_x0000_s1432" alt="" style="position:absolute;left:3834;top:1018;width:5220;height:1400" coordorigin="3834,1018" coordsize="5220,1400" path="m3834,1018r475,586l4783,1776r475,232l5732,2280r475,-8l6681,2417r475,-131l7630,2245r474,-310l8579,1823r474,-563e" filled="f" strokecolor="#482878" strokeweight=".28311mm">
              <v:path arrowok="t"/>
            </v:shape>
            <v:shape id="_x0000_s1433" alt="" style="position:absolute;left:3834;top:1075;width:5220;height:1315" coordorigin="3834,1076" coordsize="5220,1315" path="m3834,1076r475,526l4783,1577r475,345l5732,2109r475,153l6681,2312r475,55l7630,2391r474,-353l8579,1561r474,59e" filled="f" strokecolor="#472c7a" strokeweight=".28311mm">
              <v:path arrowok="t"/>
            </v:shape>
            <v:shape id="_x0000_s1434" alt="" style="position:absolute;left:3834;top:1269;width:5220;height:1164" coordorigin="3834,1269" coordsize="5220,1164" path="m3834,1269r475,407l4783,1753r475,326l5732,2252r475,19l6681,2330r475,103l7630,2140r474,-251l8579,1797r474,-359e" filled="f" strokecolor="#472f7c" strokeweight=".28311mm">
              <v:path arrowok="t"/>
            </v:shape>
            <v:shape id="_x0000_s1435" alt="" style="position:absolute;left:3834;top:1011;width:5220;height:1379" coordorigin="3834,1012" coordsize="5220,1379" path="m3834,1012r475,373l4783,1716r475,502l5732,2391r475,-6l6681,2252r475,92l7630,2231r474,58l8579,2131r474,-986e" filled="f" strokecolor="#46327e" strokeweight=".28311mm">
              <v:path arrowok="t"/>
            </v:shape>
            <v:shape id="_x0000_s1436" alt="" style="position:absolute;left:3834;top:1125;width:5220;height:1182" coordorigin="3834,1126" coordsize="5220,1182" path="m3834,1126r475,259l4783,1636r475,422l5732,1950r475,357l6681,2151r475,79l7630,2053r474,-231l8579,1566r474,-271e" filled="f" strokecolor="#453581" strokeweight=".28311mm">
              <v:path arrowok="t"/>
            </v:shape>
            <v:shape id="_x0000_s1437" alt="" style="position:absolute;left:3834;top:1147;width:5220;height:1198" coordorigin="3834,1148" coordsize="5220,1198" path="m3834,1148r475,650l4783,1877r475,20l5732,2246r475,-105l6681,2321r475,25l7630,2236r474,-265l8579,1790r474,-125e" filled="f" strokecolor="#453882" strokeweight=".28311mm">
              <v:path arrowok="t"/>
            </v:shape>
            <v:shape id="_x0000_s1438" alt="" style="position:absolute;left:3834;top:-256;width:5220;height:2345" coordorigin="3834,-256" coordsize="5220,2345" path="m3834,-256r475,551l4783,1210r475,21l5732,1667r475,421l6681,2019r475,-52l7630,1762r474,70l8579,1054,9053,762e" filled="f" strokecolor="#443b84" strokeweight=".28311mm">
              <v:path arrowok="t"/>
            </v:shape>
            <v:shape id="_x0000_s1439" alt="" style="position:absolute;left:3834;top:1058;width:5220;height:1405" coordorigin="3834,1058" coordsize="5220,1405" path="m3834,1058r475,377l4783,1995r475,-280l5732,2253r475,76l6681,2463r475,-146l7630,1987r474,38l8579,1882r474,-251e" filled="f" strokecolor="#433e85" strokeweight=".28311mm">
              <v:path arrowok="t"/>
            </v:shape>
            <v:shape id="_x0000_s1440" alt="" style="position:absolute;left:3834;top:218;width:5220;height:2157" coordorigin="3834,218" coordsize="5220,2157" path="m3834,218r475,654l4783,1624r475,231l5732,2036r475,124l6681,2375r475,-151l7630,2090r474,-345l8579,1340r474,54e" filled="f" strokecolor="#424186" strokeweight=".28311mm">
              <v:path arrowok="t"/>
            </v:shape>
            <v:shape id="_x0000_s1441" alt="" style="position:absolute;left:3834;top:152;width:5220;height:2095" coordorigin="3834,153" coordsize="5220,2095" path="m3834,153r475,814l4783,1226r475,433l5732,1851r475,396l6681,2213r475,-37l7630,1866r474,-124l8579,1122,9053,526e" filled="f" strokecolor="#404587" strokeweight=".28311mm">
              <v:path arrowok="t"/>
            </v:shape>
            <v:shape id="_x0000_s1442" alt="" style="position:absolute;left:3834;top:1429;width:5220;height:985" coordorigin="3834,1430" coordsize="5220,985" path="m3834,1608r475,-178l4783,1647r475,456l5732,2314r475,81l6681,2265r475,149l7630,2376r474,-341l8579,1763r474,-199e" filled="f" strokecolor="#3f4788" strokeweight=".28311mm">
              <v:path arrowok="t"/>
            </v:shape>
            <v:shape id="_x0000_s1443" alt="" style="position:absolute;left:3834;top:-134;width:5220;height:2431" coordorigin="3834,-133" coordsize="5220,2431" path="m3834,-133l4309,886r474,624l5258,1714r474,383l6207,2297r474,-147l7156,1990r474,133l8104,1824r475,-570l9053,982e" filled="f" strokecolor="#3e4a89" strokeweight=".28311mm">
              <v:path arrowok="t"/>
            </v:shape>
            <v:shape id="_x0000_s1444" alt="" style="position:absolute;left:3834;top:1534;width:5220;height:980" coordorigin="3834,1534" coordsize="5220,980" path="m3834,1539r475,362l4783,1790r475,422l5732,2316r475,-65l6681,2514r475,-193l7630,2283r474,-348l8579,1845r474,-311e" filled="f" strokecolor="#3d4d8a" strokeweight=".28311mm">
              <v:path arrowok="t"/>
            </v:shape>
            <v:shape id="_x0000_s1445" alt="" style="position:absolute;left:3834;top:810;width:5220;height:1465" coordorigin="3834,810" coordsize="5220,1465" path="m3834,810r475,583l4783,1757r475,256l5732,2239r475,-62l6681,2226r475,48l7630,2145r474,-335l8579,1692r474,-56e" filled="f" strokecolor="#3c508b" strokeweight=".28311mm">
              <v:path arrowok="t"/>
            </v:shape>
            <v:shape id="_x0000_s1446" alt="" style="position:absolute;left:3834;top:1139;width:5220;height:1251" coordorigin="3834,1139" coordsize="5220,1251" path="m3834,1139r475,324l4783,1754r475,296l5732,2137r475,240l6681,2012r475,378l7630,2162r474,-43l8579,1589r474,-251e" filled="f" strokecolor="#3b528b" strokeweight=".28311mm">
              <v:path arrowok="t"/>
            </v:shape>
            <v:shape id="_x0000_s1447" alt="" style="position:absolute;left:3834;top:1492;width:5220;height:955" coordorigin="3834,1493" coordsize="5220,955" path="m3834,1524r475,153l4783,2078r475,34l5732,2278r475,52l6681,2447r475,-98l7630,2274r474,-183l8579,2137r474,-644e" filled="f" strokecolor="#39558c" strokeweight=".28311mm">
              <v:path arrowok="t"/>
            </v:shape>
            <v:shape id="_x0000_s1448" alt="" style="position:absolute;left:3834;top:248;width:5220;height:2145" coordorigin="3834,249" coordsize="5220,2145" path="m3834,249r475,778l4783,1795r475,-146l5732,2138r475,229l6681,2393r475,-219l7630,1993r474,-43l8579,1594r474,-555e" filled="f" strokecolor="#38598c" strokeweight=".28311mm">
              <v:path arrowok="t"/>
            </v:shape>
            <v:shape id="_x0000_s1449" alt="" style="position:absolute;left:3834;top:1188;width:5220;height:1244" coordorigin="3834,1189" coordsize="5220,1244" path="m3834,1189r475,109l4783,1773r475,266l5732,2321r475,112l6681,2344r475,-7l7630,2123r474,-241l8579,1784r474,-409e" filled="f" strokecolor="#375b8d" strokeweight=".28311mm">
              <v:path arrowok="t"/>
            </v:shape>
            <v:shape id="_x0000_s1450" alt="" style="position:absolute;left:3834;top:1583;width:5220;height:860" coordorigin="3834,1583" coordsize="5220,860" path="m3834,1583r475,343l4783,2317r475,-67l5732,2360r475,54l6681,2443r475,-140l7630,2404r474,-112l8579,2100r474,-209e" filled="f" strokecolor="#355e8d" strokeweight=".28311mm">
              <v:path arrowok="t"/>
            </v:shape>
            <v:shape id="_x0000_s1451" alt="" style="position:absolute;left:3834;top:1081;width:5220;height:1231" coordorigin="3834,1081" coordsize="5220,1231" path="m3834,1081r475,276l4783,1368r475,615l5732,1981r475,330l6681,2245r475,53l7630,2264r474,-359l8579,2070r474,-768e" filled="f" strokecolor="#34608d" strokeweight=".28311mm">
              <v:path arrowok="t"/>
            </v:shape>
            <v:shape id="_x0000_s1452" alt="" style="position:absolute;left:3834;top:883;width:5220;height:1423" coordorigin="3834,883" coordsize="5220,1423" path="m3834,883r475,219l4783,1461r475,270l5732,2085r475,176l6681,2161r475,145l7630,2206r474,-264l8579,1331r474,-31e" filled="f" strokecolor="#33638d" strokeweight=".28311mm">
              <v:path arrowok="t"/>
            </v:shape>
            <v:shape id="_x0000_s1453" alt="" style="position:absolute;left:3834;top:1206;width:5220;height:1163" coordorigin="3834,1206" coordsize="5220,1163" path="m3834,1206r475,193l4783,1843r475,71l5732,2294r475,20l6681,2369r475,-30l7630,2332r474,-449l8579,1794r474,-454e" filled="f" strokecolor="#32658e" strokeweight=".28311mm">
              <v:path arrowok="t"/>
            </v:shape>
            <v:shape id="_x0000_s1454" alt="" style="position:absolute;left:3834;top:1059;width:5220;height:1312" coordorigin="3834,1060" coordsize="5220,1312" path="m3834,1060r475,524l4783,1658r475,416l5732,2371r475,-64l6681,2267r475,27l7630,2194r474,-354l8579,1723r474,-251e" filled="f" strokecolor="#31688e" strokeweight=".28311mm">
              <v:path arrowok="t"/>
            </v:shape>
            <v:shape id="_x0000_s1455" alt="" style="position:absolute;left:3834;top:1313;width:5220;height:1137" coordorigin="3834,1314" coordsize="5220,1137" path="m3834,1314r475,550l4783,1854r475,356l5732,2399r475,-2l6681,2361r475,89l7630,2385r474,-302l8579,1750r474,-95e" filled="f" strokecolor="#2f6b8e" strokeweight=".28311mm">
              <v:path arrowok="t"/>
            </v:shape>
            <v:shape id="_x0000_s1456" alt="" style="position:absolute;left:3834;top:661;width:5220;height:1510" coordorigin="3834,661" coordsize="5220,1510" path="m3834,661r475,718l4783,1442r475,351l5732,2128r475,43l6681,2133r475,-146l7630,1988r474,-197l8579,1611r474,-147e" filled="f" strokecolor="#2e6d8e" strokeweight=".28311mm">
              <v:path arrowok="t"/>
            </v:shape>
            <v:shape id="_x0000_s1457" alt="" style="position:absolute;left:3834;top:850;width:5220;height:1440" coordorigin="3834,850" coordsize="5220,1440" path="m3834,1051r475,481l4783,1795r475,266l5732,2225r475,17l6681,2290r475,-8l7630,2152r474,-137l8579,1919,9053,850e" filled="f" strokecolor="#2d708e" strokeweight=".28311mm">
              <v:path arrowok="t"/>
            </v:shape>
            <v:shape id="_x0000_s1458" alt="" style="position:absolute;left:3834;top:1395;width:5220;height:1058" coordorigin="3834,1396" coordsize="5220,1058" path="m3834,1396r475,167l4783,1969r475,71l5732,2287r475,109l6681,2453r475,-166l7630,2216r474,-47l8579,1838r474,-222e" filled="f" strokecolor="#2c718e" strokeweight=".28311mm">
              <v:path arrowok="t"/>
            </v:shape>
            <v:shape id="_x0000_s1459" alt="" style="position:absolute;left:3834;top:630;width:5220;height:1792" coordorigin="3834,631" coordsize="5220,1792" path="m3834,631r475,212l4783,1649r475,244l5732,2253r475,111l6681,2422r475,-291l7630,2248r474,-180l8579,1644,9053,992e" filled="f" strokecolor="#2b748e" strokeweight=".28311mm">
              <v:path arrowok="t"/>
            </v:shape>
            <v:shape id="_x0000_s1460" alt="" style="position:absolute;left:3834;top:-248;width:5220;height:2395" coordorigin="3834,-248" coordsize="5220,2395" path="m3834,-248r475,909l4783,1011r475,211l5732,1746r475,58l6681,1869r475,278l7630,1976r474,-541l8579,741,9053,505e" filled="f" strokecolor="#2a768e" strokeweight=".28311mm">
              <v:path arrowok="t"/>
            </v:shape>
            <v:shape id="_x0000_s1461" alt="" style="position:absolute;left:3834;top:-529;width:5220;height:2603" coordorigin="3834,-529" coordsize="5220,2603" path="m3834,-529r475,980l4783,1157r475,461l5732,1753r475,316l6681,2043r475,31l7630,1759r474,-444l8579,959,9053,462e" filled="f" strokecolor="#29798e" strokeweight=".28311mm">
              <v:path arrowok="t"/>
            </v:shape>
            <v:shape id="_x0000_s1462" alt="" style="position:absolute;left:3834;top:987;width:5220;height:1355" coordorigin="3834,987" coordsize="5220,1355" path="m3834,987r475,380l4783,1886r475,282l5732,2181r475,160l6681,2309r475,-6l7630,1977r474,170l8579,1778,9053,999e" filled="f" strokecolor="#287c8e" strokeweight=".28311mm">
              <v:path arrowok="t"/>
            </v:shape>
            <v:shape id="_x0000_s1463" alt="" style="position:absolute;left:3834;top:290;width:5220;height:1919" coordorigin="3834,290" coordsize="5220,1919" path="m3834,290r475,755l4783,1380r475,600l5732,1847r475,297l6681,2098r475,110l7630,2142r474,-536l8579,1629,9053,912e" filled="f" strokecolor="#277e8e" strokeweight=".28311mm">
              <v:path arrowok="t"/>
            </v:shape>
            <v:shape id="_x0000_s1464" alt="" style="position:absolute;left:3834;top:-35;width:5220;height:2266" coordorigin="3834,-35" coordsize="5220,2266" path="m3834,-35l4309,999r474,283l5258,1637r474,437l6207,2021r474,210l7156,2069r474,-84l8104,1446r475,-199l9053,910e" filled="f" strokecolor="#26818e" strokeweight=".28311mm">
              <v:path arrowok="t"/>
            </v:shape>
            <v:shape id="_x0000_s1465" alt="" style="position:absolute;left:3834;top:592;width:5220;height:1953" coordorigin="3834,592" coordsize="5220,1953" path="m3834,592r475,591l4783,1663r475,183l5732,2016r475,529l6681,2323r475,122l7630,2136r474,12l8579,1759r474,-320e" filled="f" strokecolor="#26828e" strokeweight=".28311mm">
              <v:path arrowok="t"/>
            </v:shape>
            <v:shape id="_x0000_s1466" alt="" style="position:absolute;left:3834;top:1277;width:5220;height:1138" coordorigin="3834,1277" coordsize="5220,1138" path="m3834,1277r475,665l4783,2047r475,-134l5732,2361r475,-36l6681,2415r475,-70l7630,2302r474,-201l8579,1589r474,129e" filled="f" strokecolor="#25858e" strokeweight=".28311mm">
              <v:path arrowok="t"/>
            </v:shape>
            <v:shape id="_x0000_s1467" alt="" style="position:absolute;left:3834;top:582;width:5220;height:1712" coordorigin="3834,582" coordsize="5220,1712" path="m3834,582r475,647l4783,1656r475,235l5732,2250r475,44l6681,2201r475,23l7630,2096r474,-180l8579,1202r474,25e" filled="f" strokecolor="#24878e" strokeweight=".28311mm">
              <v:path arrowok="t"/>
            </v:shape>
            <v:shape id="_x0000_s1468" alt="" style="position:absolute;left:3834;top:1210;width:5220;height:1196" coordorigin="3834,1210" coordsize="5220,1196" path="m3834,1210r475,196l4783,1663r475,332l5732,2105r475,301l6681,2345r475,-294l7630,2088r474,-238l8579,1438r474,331e" filled="f" strokecolor="#238a8d" strokeweight=".28311mm">
              <v:path arrowok="t"/>
            </v:shape>
            <v:shape id="_x0000_s1469" alt="" style="position:absolute;left:3834;top:110;width:5220;height:2202" coordorigin="3834,111" coordsize="5220,2202" path="m3834,111r475,396l4783,1378r475,-24l5732,2021r475,28l6681,2312r475,-481l7630,1796r474,188l8579,1119r474,-33e" filled="f" strokecolor="#228d8d" strokeweight=".28311mm">
              <v:path arrowok="t"/>
            </v:shape>
            <v:shape id="_x0000_s1470" alt="" style="position:absolute;left:3834;top:1276;width:5220;height:1171" coordorigin="3834,1276" coordsize="5220,1171" path="m3834,1276r475,345l4783,2099r475,215l5732,2218r475,17l6681,2446r475,-304l7630,2333r474,-144l8579,2318r474,-476e" filled="f" strokecolor="#218f8d" strokeweight=".28311mm">
              <v:path arrowok="t"/>
            </v:shape>
            <v:shape id="_x0000_s1471" alt="" style="position:absolute;left:3834;top:1167;width:5220;height:1265" coordorigin="3834,1168" coordsize="5220,1265" path="m3834,1168r475,211l4783,1463r475,452l5732,2176r475,95l6681,2432r475,-60l7630,2063r474,9l8579,1478r474,264e" filled="f" strokecolor="#20928c" strokeweight=".28311mm">
              <v:path arrowok="t"/>
            </v:shape>
            <v:shape id="_x0000_s1472" alt="" style="position:absolute;left:3834;top:1117;width:5220;height:1323" coordorigin="3834,1117" coordsize="5220,1323" path="m3834,1117r475,279l4783,1919r475,115l5732,2105r475,304l6681,2340r475,100l7630,2233r474,-153l8579,1695r474,-66e" filled="f" strokecolor="#20938c" strokeweight=".28311mm">
              <v:path arrowok="t"/>
            </v:shape>
            <v:shape id="_x0000_s1473" alt="" style="position:absolute;left:3834;top:438;width:5220;height:1739" coordorigin="3834,439" coordsize="5220,1739" path="m3834,439r475,513l4783,1363r475,267l5732,2097r475,6l6681,2079r475,99l7630,1988r474,99l8579,1543r474,-88e" filled="f" strokecolor="#1f968b" strokeweight=".28311mm">
              <v:path arrowok="t"/>
            </v:shape>
            <v:shape id="_x0000_s1474" alt="" style="position:absolute;left:3834;top:964;width:5220;height:1490" coordorigin="3834,964" coordsize="5220,1490" path="m3834,964r475,735l4783,1699r475,247l5732,2002r475,452l6681,2393r475,-130l7630,2414r474,-379l8579,1905r474,-311e" filled="f" strokecolor="#1f998a" strokeweight=".28311mm">
              <v:path arrowok="t"/>
            </v:shape>
            <v:shape id="_x0000_s1475" alt="" style="position:absolute;left:3834;top:1259;width:5220;height:1224" coordorigin="3834,1259" coordsize="5220,1224" path="m3834,1259r475,135l4783,1821r475,347l5732,2306r475,177l6681,2353r475,93l7630,2310r474,-109l8579,1750r474,112e" filled="f" strokecolor="#1e9b8a" strokeweight=".28311mm">
              <v:path arrowok="t"/>
            </v:shape>
            <v:shape id="_x0000_s1476" alt="" style="position:absolute;left:3834;top:1173;width:5220;height:1371" coordorigin="3834,1173" coordsize="5220,1371" path="m3834,1173r475,536l4783,1969r475,332l5732,2544r475,-161l6681,2475r475,-139l7630,2540r474,-428l8579,1749r474,-152e" filled="f" strokecolor="#1f9e89" strokeweight=".28311mm">
              <v:path arrowok="t"/>
            </v:shape>
            <v:shape id="_x0000_s1477" alt="" style="position:absolute;left:3834;top:726;width:5220;height:1587" coordorigin="3834,727" coordsize="5220,1587" path="m3834,727r475,692l4783,1589r475,219l5732,2028r475,178l6681,2313r475,-66l7630,2020r474,196l8579,1860,9053,938e" filled="f" strokecolor="#1fa088" strokeweight=".28311mm">
              <v:path arrowok="t"/>
            </v:shape>
            <v:shape id="_x0000_s1478" alt="" style="position:absolute;left:3834;top:1326;width:5220;height:1128" coordorigin="3834,1326" coordsize="5220,1128" path="m3834,1326r475,436l4783,1915r475,299l5732,2285r475,23l6681,2454r475,-94l7630,2448r474,-331l8579,1721r474,40e" filled="f" strokecolor="#1fa287" strokeweight=".28311mm">
              <v:path arrowok="t"/>
            </v:shape>
            <v:shape id="_x0000_s1479" alt="" style="position:absolute;left:3834;top:1194;width:5220;height:1106" coordorigin="3834,1194" coordsize="5220,1106" path="m3834,1194r475,110l4783,1958r475,87l5732,2300r475,-35l6681,2144r475,45l7630,2176r474,-211l8579,2098r474,-637e" filled="f" strokecolor="#20a486" strokeweight=".28311mm">
              <v:path arrowok="t"/>
            </v:shape>
            <v:shape id="_x0000_s1480" alt="" style="position:absolute;left:3834;top:-438;width:5220;height:2520" coordorigin="3834,-438" coordsize="5220,2520" path="m3834,-438r475,623l4783,957r475,230l5732,1766r475,316l6681,1946r475,54l7630,1816r474,-551l8579,761,9053,-13e" filled="f" strokecolor="#22a785" strokeweight=".28311mm">
              <v:path arrowok="t"/>
            </v:shape>
            <v:shape id="_x0000_s1481" alt="" style="position:absolute;left:3834;top:1544;width:5220;height:875" coordorigin="3834,1544" coordsize="5220,875" path="m3834,1544r475,463l4783,2208r475,-136l5732,2391r475,28l6681,2254r475,125l7630,2205r474,163l8579,2147r474,-160e" filled="f" strokecolor="#24aa83" strokeweight=".28311mm">
              <v:path arrowok="t"/>
            </v:shape>
            <v:shape id="_x0000_s1482" alt="" style="position:absolute;left:3834;top:1010;width:5220;height:1353" coordorigin="3834,1011" coordsize="5220,1353" path="m3834,1011r475,180l4783,1494r475,256l5732,1998r475,365l6681,2357r475,-101l7630,2283r474,-412l8579,1616r474,-481e" filled="f" strokecolor="#25ac82" strokeweight=".28311mm">
              <v:path arrowok="t"/>
            </v:shape>
            <v:shape id="_x0000_s1483" alt="" style="position:absolute;left:3834;top:1325;width:5220;height:1123" coordorigin="3834,1325" coordsize="5220,1123" path="m3834,1325r475,321l4783,1977r475,203l5732,2220r475,172l6681,2357r475,90l7630,2315r474,-241l8579,1941r474,-10e" filled="f" strokecolor="#28ae80" strokeweight=".28311mm">
              <v:path arrowok="t"/>
            </v:shape>
            <v:shape id="_x0000_s1484" alt="" style="position:absolute;left:3834;top:854;width:5220;height:1434" coordorigin="3834,854" coordsize="5220,1434" path="m3834,854r475,377l4783,1769r475,226l5732,2173r475,103l6681,2264r475,23l7630,1936r474,12l8579,1728,9053,927e" filled="f" strokecolor="#2bb07f" strokeweight=".28311mm">
              <v:path arrowok="t"/>
            </v:shape>
            <v:shape id="_x0000_s1485" alt="" style="position:absolute;left:3834;top:-721;width:5220;height:2677" coordorigin="3834,-721" coordsize="5220,2677" path="m3834,-721r475,609l4783,618r475,436l5732,1435r475,482l6681,1956r475,-108l7630,1582r474,-248l8579,794,9053,362e" filled="f" strokecolor="#2eb37c" strokeweight=".28311mm">
              <v:path arrowok="t"/>
            </v:shape>
            <v:shape id="_x0000_s1486" alt="" style="position:absolute;left:3834;top:1348;width:5220;height:1197" coordorigin="3834,1349" coordsize="5220,1197" path="m3834,1349r475,428l4783,2062r475,175l5732,2254r475,291l6681,2453r475,-130l7630,2380r474,-299l8579,1893r474,-429e" filled="f" strokecolor="#31b67b" strokeweight=".28311mm">
              <v:path arrowok="t"/>
            </v:shape>
            <v:shape id="_x0000_s1487" alt="" style="position:absolute;left:3834;top:836;width:5220;height:1528" coordorigin="3834,837" coordsize="5220,1528" path="m3834,837r475,409l4783,2065r475,24l5732,2213r475,130l6681,2338r475,26l7630,1983r474,162l8579,1996r474,-418e" filled="f" strokecolor="#35b779" strokeweight=".28311mm">
              <v:path arrowok="t"/>
            </v:shape>
            <v:shape id="_x0000_s1488" alt="" style="position:absolute;left:3834;top:1792;width:5220;height:720" coordorigin="3834,1792" coordsize="5220,720" path="m3834,1792r475,352l4783,2219r475,142l5732,2483r475,29l6681,2413r475,61l7630,2434r474,-265l8579,2073r474,-63e" filled="f" strokecolor="#39ba76" strokeweight=".28311mm">
              <v:path arrowok="t"/>
            </v:shape>
            <v:shape id="_x0000_s1489" alt="" style="position:absolute;left:3834;top:1039;width:5220;height:1273" coordorigin="3834,1039" coordsize="5220,1273" path="m3834,1264r475,255l4783,1928r475,22l5732,2234r475,78l6681,2304r475,-6l7630,2161r474,-54l8579,1939r474,-900e" filled="f" strokecolor="#3dbc74" strokeweight=".28311mm">
              <v:path arrowok="t"/>
            </v:shape>
            <v:shape id="_x0000_s1490" alt="" style="position:absolute;left:3834;top:723;width:5220;height:1674" coordorigin="3834,724" coordsize="5220,1674" path="m3834,724r475,636l4783,1675r475,385l5732,2096r475,118l6681,2312r475,85l7630,2209r474,-211l8579,1809r474,-454e" filled="f" strokecolor="#41be71" strokeweight=".28311mm">
              <v:path arrowok="t"/>
            </v:shape>
            <v:shape id="_x0000_s1491" alt="" style="position:absolute;left:3834;top:506;width:5220;height:1804" coordorigin="3834,506" coordsize="5220,1804" path="m3834,506r475,950l4783,1545r475,267l5732,1956r475,200l6681,2289r475,21l7630,2178r474,-376l8579,1392r474,-275e" filled="f" strokecolor="#47c06f" strokeweight=".28311mm">
              <v:path arrowok="t"/>
            </v:shape>
            <v:shape id="_x0000_s1492" alt="" style="position:absolute;left:3834;top:230;width:5220;height:2017" coordorigin="3834,231" coordsize="5220,2017" path="m3834,231r475,506l4783,1488r475,321l5732,1922r475,50l6681,2247r475,-172l7630,2112r474,-238l8579,1339,9053,734e" filled="f" strokecolor="#4cc26c" strokeweight=".28311mm">
              <v:path arrowok="t"/>
            </v:shape>
            <v:shape id="_x0000_s1493" alt="" style="position:absolute;left:3834;top:-828;width:5220;height:3119" coordorigin="3834,-828" coordsize="5220,3119" path="m3834,-828l4309,472r474,909l5258,1769r474,221l6207,1744r474,547l7156,2231r474,-581l8104,1368,8579,721,9053,205e" filled="f" strokecolor="#51c56a" strokeweight=".28311mm">
              <v:path arrowok="t"/>
            </v:shape>
            <v:shape id="_x0000_s1494" alt="" style="position:absolute;left:3834;top:597;width:5220;height:1634" coordorigin="3834,598" coordsize="5220,1634" path="m3834,598r475,766l4783,1239r475,610l5732,2050r475,61l6681,2231r475,-73l7630,2015r474,-182l8579,1745r474,-714e" filled="f" strokecolor="#56c667" strokeweight=".28311mm">
              <v:path arrowok="t"/>
            </v:shape>
            <v:shape id="_x0000_s1495" alt="" style="position:absolute;left:3834;top:824;width:5220;height:1561" coordorigin="3834,825" coordsize="5220,1561" path="m3834,825r475,652l4783,1893r475,81l5732,2066r475,231l6681,2385r475,-1l7630,2216r474,-257l8579,2008r474,-240e" filled="f" strokecolor="#5bc863" strokeweight=".28311mm">
              <v:path arrowok="t"/>
            </v:shape>
            <v:shape id="_x0000_s1496" alt="" style="position:absolute;left:3834;top:708;width:5220;height:1635" coordorigin="3834,708" coordsize="5220,1635" path="m3834,708r475,376l4783,1599r475,383l5732,1954r475,389l6681,2253r475,-46l7630,2321r474,-388l8579,1681r474,-450e" filled="f" strokecolor="#61ca60" strokeweight=".28311mm">
              <v:path arrowok="t"/>
            </v:shape>
            <v:shape id="_x0000_s1497" alt="" style="position:absolute;left:3834;top:-399;width:5220;height:2666" coordorigin="3834,-399" coordsize="5220,2666" path="m3834,-399r475,778l4783,745r475,986l5732,1943r475,179l6681,2267r475,-123l7630,1859r474,-325l8579,887,9053,189e" filled="f" strokecolor="#67cc5c" strokeweight=".28311mm">
              <v:path arrowok="t"/>
            </v:shape>
            <v:shape id="_x0000_s1498" alt="" style="position:absolute;left:3834;top:507;width:5220;height:1789" coordorigin="3834,507" coordsize="5220,1789" path="m3834,507r475,993l4783,1367r475,560l5732,2156r475,120l6681,2296r475,-214l7630,1968r474,10l8579,1501r474,-319e" filled="f" strokecolor="#6dcd59" strokeweight=".28311mm">
              <v:path arrowok="t"/>
            </v:shape>
            <v:shape id="_x0000_s1499" alt="" style="position:absolute;left:3834;top:958;width:5220;height:1323" coordorigin="3834,959" coordsize="5220,1323" path="m3834,959r475,53l4783,1681r475,386l5732,2045r475,58l6681,2281r475,-8l7630,1955r474,-328l8579,1946r474,-481e" filled="f" strokecolor="#73d056" strokeweight=".28311mm">
              <v:path arrowok="t"/>
            </v:shape>
            <v:shape id="_x0000_s1500" alt="" style="position:absolute;left:3834;top:1433;width:5220;height:943" coordorigin="3834,1433" coordsize="5220,943" path="m3834,1433r475,146l4783,2046r475,86l5732,2262r475,-135l6681,2347r475,28l7630,2262r474,-13l8579,1862r474,-201e" filled="f" strokecolor="#78d152" strokeweight=".28311mm">
              <v:path arrowok="t"/>
            </v:shape>
            <v:shape id="_x0000_s1501" alt="" style="position:absolute;left:3834;top:37;width:5220;height:2249" coordorigin="3834,37" coordsize="5220,2249" path="m3834,37r475,940l4783,1467r475,49l5732,1844r475,418l6681,2285r475,-36l7630,2076r474,-191l8579,1291,9053,642e" filled="f" strokecolor="#7fd34e" strokeweight=".28311mm">
              <v:path arrowok="t"/>
            </v:shape>
            <v:shape id="_x0000_s1502" alt="" style="position:absolute;left:3834;top:170;width:5220;height:2152" coordorigin="3834,171" coordsize="5220,2152" path="m3834,171r475,812l4783,1090r475,668l5732,1966r475,304l6681,2322r475,-152l7630,1945r474,-89l8579,1601r474,-596e" filled="f" strokecolor="#85d54a" strokeweight=".28311mm">
              <v:path arrowok="t"/>
            </v:shape>
            <v:shape id="_x0000_s1503" alt="" style="position:absolute;left:3834;top:1315;width:5220;height:1230" coordorigin="3834,1315" coordsize="5220,1230" path="m3834,1315r475,419l4783,1967r475,348l5732,2307r475,238l6681,2358r475,121l7630,2171r474,-89l8579,1920r474,52e" filled="f" strokecolor="#8cd646" strokeweight=".28311mm">
              <v:path arrowok="t"/>
            </v:shape>
            <v:shape id="_x0000_s1504" alt="" style="position:absolute;left:3834;top:1462;width:5220;height:936" coordorigin="3834,1463" coordsize="5220,936" path="m3834,1463r475,180l4783,1838r475,100l5732,2201r475,197l6681,2302r475,-39l7630,2319r474,-439l8579,1771r474,13e" filled="f" strokecolor="#92d741" strokeweight=".28311mm">
              <v:path arrowok="t"/>
            </v:shape>
            <v:shape id="_x0000_s1505" alt="" style="position:absolute;left:3834;top:1011;width:5220;height:1277" coordorigin="3834,1012" coordsize="5220,1277" path="m3834,1012r475,454l4783,1722r475,453l5732,2184r475,104l6681,2279r475,-6l7630,2007r474,-91l8579,1647r474,-148e" filled="f" strokecolor="#99d83d" strokeweight=".28311mm">
              <v:path arrowok="t"/>
            </v:shape>
            <v:shape id="_x0000_s1506" alt="" style="position:absolute;left:3834;top:1029;width:5220;height:1515" coordorigin="3834,1029" coordsize="5220,1515" path="m3834,1029r475,453l4783,1997r475,2l5732,2179r475,270l6681,2543r475,-162l7630,2069r474,-16l8579,1694r474,99e" filled="f" strokecolor="#a0da39" strokeweight=".28311mm">
              <v:path arrowok="t"/>
            </v:shape>
            <v:shape id="_x0000_s1507" alt="" style="position:absolute;left:3834;top:626;width:5220;height:1680" coordorigin="3834,627" coordsize="5220,1680" path="m3834,627r475,839l4783,1883r475,423l5732,2222r475,-14l6681,2284r475,20l7630,2141r474,12l8579,1933r474,-529e" filled="f" strokecolor="#a7db35" strokeweight=".28311mm">
              <v:path arrowok="t"/>
            </v:shape>
            <v:shape id="_x0000_s1508" alt="" style="position:absolute;left:3834;top:72;width:5220;height:2025" coordorigin="3834,73" coordsize="5220,2025" path="m3834,73r475,552l4783,927r475,781l5732,1957r475,35l6681,2071r475,26l7630,2047r474,-223l8579,1270,9053,747e" filled="f" strokecolor="#addc30" strokeweight=".28311mm">
              <v:path arrowok="t"/>
            </v:shape>
            <v:shape id="_x0000_s1509" alt="" style="position:absolute;left:3834;top:1111;width:5220;height:1303" coordorigin="3834,1112" coordsize="5220,1303" path="m3834,1325r475,468l4783,1911r475,220l5732,2145r475,269l6681,2250r475,25l7630,2237r474,-306l8579,1781r474,-669e" filled="f" strokecolor="#b4de2c" strokeweight=".28311mm">
              <v:path arrowok="t"/>
            </v:shape>
            <v:shape id="_x0000_s1510" alt="" style="position:absolute;left:3834;top:1369;width:5220;height:976" coordorigin="3834,1370" coordsize="5220,976" path="m3834,1500r475,133l4783,1818r475,83l5732,2345r475,-60l6681,2277r475,-64l7630,2260r474,-366l8579,1743r474,-373e" filled="f" strokecolor="#bbde28" strokeweight=".28311mm">
              <v:path arrowok="t"/>
            </v:shape>
            <v:shape id="_x0000_s1511" alt="" style="position:absolute;left:3834;top:625;width:5220;height:1800" coordorigin="3834,625" coordsize="5220,1800" path="m3834,625r475,719l4783,1810r475,-191l5732,2313r475,-61l6681,2424r475,-67l7630,2385r474,-731l8579,1699r474,-525e" filled="f" strokecolor="#c2df23" strokeweight=".28311mm">
              <v:path arrowok="t"/>
            </v:shape>
            <v:shape id="_x0000_s1512" alt="" style="position:absolute;left:3834;top:1720;width:5220;height:695" coordorigin="3834,1721" coordsize="5220,695" path="m3834,1744r475,56l4783,1908r475,178l5732,2415r475,-72l6681,2373r475,-74l7630,2288r474,-343l8579,1945r474,-224e" filled="f" strokecolor="#c9e020" strokeweight=".28311mm">
              <v:path arrowok="t"/>
            </v:shape>
            <v:shape id="_x0000_s1513" alt="" style="position:absolute;left:3834;top:1268;width:5220;height:1068" coordorigin="3834,1269" coordsize="5220,1068" path="m3834,1269r475,153l4783,1909r475,203l5732,2266r475,-39l6681,2336r475,-67l7630,2264r474,-263l8579,1845r474,-363e" filled="f" strokecolor="#d0e11c" strokeweight=".28311mm">
              <v:path arrowok="t"/>
            </v:shape>
            <v:shape id="_x0000_s1514" alt="" style="position:absolute;left:3834;top:595;width:5220;height:1678" coordorigin="3834,595" coordsize="5220,1678" path="m3834,595r475,259l4783,1382r475,289l5732,2245r475,-63l6681,2024r475,249l7630,2197r474,-313l8579,1570r474,-231e" filled="f" strokecolor="#d7e219" strokeweight=".28311mm">
              <v:path arrowok="t"/>
            </v:shape>
            <v:shape id="_x0000_s1515" alt="" style="position:absolute;left:3834;top:82;width:5220;height:2226" coordorigin="3834,83" coordsize="5220,2226" path="m3834,83r475,824l4783,924r475,671l5732,1762r475,350l6681,2308r475,-289l7630,1876r474,-578l8579,1260,9053,463e" filled="f" strokecolor="#dde318" strokeweight=".28311mm">
              <v:path arrowok="t"/>
            </v:shape>
            <v:shape id="_x0000_s1516" alt="" style="position:absolute;left:3834;top:1006;width:5220;height:1328" coordorigin="3834,1006" coordsize="5220,1328" path="m3834,1006r475,92l4783,1641r475,221l5732,1916r475,397l6681,2334r475,-9l7630,2089r474,-182l8579,1522r474,-232e" filled="f" strokecolor="#e4e419" strokeweight=".28311mm">
              <v:path arrowok="t"/>
            </v:shape>
            <v:shape id="_x0000_s1517" alt="" style="position:absolute;left:3834;top:836;width:5220;height:1476" coordorigin="3834,836" coordsize="5220,1476" path="m3834,836r475,467l4783,1875r475,10l5732,2235r475,77l6681,2276r475,-10l7630,2157r474,-383l8579,1864r474,-623e" filled="f" strokecolor="#ebe51a" strokeweight=".28311mm">
              <v:path arrowok="t"/>
            </v:shape>
            <v:shape id="_x0000_s1518" alt="" style="position:absolute;left:3834;top:1599;width:5220;height:881" coordorigin="3834,1599" coordsize="5220,881" path="m3834,1638r475,334l4783,1999r475,160l5732,2266r475,214l6681,2414r475,-107l7630,2334r474,-186l8579,2127r474,-528e" filled="f" strokecolor="#f1e51d" strokeweight=".28311mm">
              <v:path arrowok="t"/>
            </v:shape>
            <v:shape id="_x0000_s1519" alt="" style="position:absolute;left:3834;top:-82;width:5220;height:2328" coordorigin="3834,-82" coordsize="5220,2328" path="m3834,-82r475,753l4783,871r475,783l5732,1939r475,291l6681,2246r475,-155l7630,1985r474,-541l8579,1421,9053,373e" filled="f" strokecolor="#f7e620" strokeweight=".28311mm">
              <v:path arrowok="t"/>
            </v:shape>
            <v:shape id="_x0000_s1520" alt="" style="position:absolute;left:3834;top:572;width:5220;height:1747" coordorigin="3834,573" coordsize="5220,1747" path="m3834,573r475,889l4783,1673r475,167l5732,2258r475,-35l6681,2320r475,-38l7630,2185r474,-201l8579,1507r474,-117e" filled="f" strokecolor="#fde725" strokeweight=".28311mm">
              <v:path arrowok="t"/>
            </v:shape>
            <v:rect id="_x0000_s1521" alt="" style="position:absolute;left:3573;top:-997;width:5742;height:3711" filled="f" strokecolor="#333" strokeweight=".28311mm"/>
            <v:shape id="_x0000_s1522" alt="" style="position:absolute;left:821;top:9231;width:7362;height:3442" coordorigin="821,9232" coordsize="7362,3442" o:spt="100" adj="0,,0" path="m3532,2575r41,m3532,1375r41,m3532,174r41,m3834,2755r,-41m4309,2755r,-41m4783,2755r,-41m5258,2755r,-41m5732,2755r,-41m6207,2755r,-41m6681,2755r,-41m7156,2755r,-41m7630,2755r,-41m8104,2755r,-41m8579,2755r,-41m9053,2755r,-41e" filled="f" strokecolor="#333" strokeweight=".28311mm">
              <v:stroke joinstyle="round"/>
              <v:formulas/>
              <v:path arrowok="t" o:connecttype="segments"/>
            </v:shape>
            <w10:wrap anchorx="page"/>
          </v:group>
        </w:pict>
      </w:r>
      <w:r>
        <w:pict>
          <v:shape id="_x0000_s1417" type="#_x0000_t202" alt="" style="position:absolute;left:0;text-align:left;margin-left:147.4pt;margin-top:8.25pt;width:11.25pt;height:69.45pt;z-index:25161011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6"/>
                    </w:rPr>
                  </w:pPr>
                  <w:r>
                    <w:rPr>
                      <w:rFonts w:ascii="Helvetica"/>
                      <w:w w:val="105"/>
                      <w:sz w:val="16"/>
                    </w:rPr>
                    <w:t>proportion attritted</w:t>
                  </w:r>
                </w:p>
              </w:txbxContent>
            </v:textbox>
            <w10:wrap anchorx="page"/>
          </v:shape>
        </w:pict>
      </w:r>
      <w:r w:rsidR="00F75F9A">
        <w:rPr>
          <w:rFonts w:ascii="Helvetica"/>
          <w:color w:val="4D4D4D"/>
          <w:w w:val="105"/>
          <w:sz w:val="13"/>
        </w:rPr>
        <w:t>0.10</w:t>
      </w: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spacing w:before="9"/>
        <w:rPr>
          <w:rFonts w:ascii="Helvetica"/>
          <w:sz w:val="20"/>
        </w:rPr>
      </w:pPr>
    </w:p>
    <w:p w:rsidR="00194060" w:rsidRDefault="00F75F9A">
      <w:pPr>
        <w:spacing w:before="99"/>
        <w:ind w:left="1916"/>
        <w:rPr>
          <w:rFonts w:ascii="Helvetica"/>
          <w:sz w:val="13"/>
        </w:rPr>
      </w:pPr>
      <w:r>
        <w:rPr>
          <w:rFonts w:ascii="Helvetica"/>
          <w:color w:val="4D4D4D"/>
          <w:w w:val="105"/>
          <w:sz w:val="13"/>
        </w:rPr>
        <w:t>0.05</w:t>
      </w: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spacing w:before="9"/>
        <w:rPr>
          <w:rFonts w:ascii="Helvetica"/>
          <w:sz w:val="20"/>
        </w:rPr>
      </w:pPr>
    </w:p>
    <w:p w:rsidR="00194060" w:rsidRDefault="00F75F9A">
      <w:pPr>
        <w:spacing w:before="99"/>
        <w:ind w:left="1916"/>
        <w:rPr>
          <w:rFonts w:ascii="Helvetica"/>
          <w:sz w:val="13"/>
        </w:rPr>
      </w:pPr>
      <w:r>
        <w:rPr>
          <w:rFonts w:ascii="Helvetica"/>
          <w:color w:val="4D4D4D"/>
          <w:w w:val="105"/>
          <w:sz w:val="13"/>
        </w:rPr>
        <w:t>0.00</w:t>
      </w:r>
    </w:p>
    <w:p w:rsidR="00194060" w:rsidRDefault="00F75F9A">
      <w:pPr>
        <w:tabs>
          <w:tab w:val="left" w:pos="474"/>
          <w:tab w:val="left" w:pos="948"/>
          <w:tab w:val="left" w:pos="1423"/>
          <w:tab w:val="left" w:pos="1897"/>
          <w:tab w:val="left" w:pos="2372"/>
          <w:tab w:val="left" w:pos="2846"/>
          <w:tab w:val="left" w:pos="3321"/>
          <w:tab w:val="left" w:pos="3795"/>
          <w:tab w:val="left" w:pos="4232"/>
          <w:tab w:val="left" w:pos="4707"/>
          <w:tab w:val="left" w:pos="5181"/>
        </w:tabs>
        <w:spacing w:before="108"/>
        <w:ind w:right="632"/>
        <w:jc w:val="center"/>
        <w:rPr>
          <w:rFonts w:ascii="Helvetica"/>
          <w:sz w:val="13"/>
        </w:rPr>
      </w:pPr>
      <w:r>
        <w:rPr>
          <w:rFonts w:ascii="Helvetica"/>
          <w:color w:val="4D4D4D"/>
          <w:w w:val="105"/>
          <w:sz w:val="13"/>
        </w:rPr>
        <w:t>1</w:t>
      </w:r>
      <w:r>
        <w:rPr>
          <w:rFonts w:ascii="Helvetica"/>
          <w:color w:val="4D4D4D"/>
          <w:w w:val="105"/>
          <w:sz w:val="13"/>
        </w:rPr>
        <w:tab/>
        <w:t>2</w:t>
      </w:r>
      <w:r>
        <w:rPr>
          <w:rFonts w:ascii="Helvetica"/>
          <w:color w:val="4D4D4D"/>
          <w:w w:val="105"/>
          <w:sz w:val="13"/>
        </w:rPr>
        <w:tab/>
        <w:t>3</w:t>
      </w:r>
      <w:r>
        <w:rPr>
          <w:rFonts w:ascii="Helvetica"/>
          <w:color w:val="4D4D4D"/>
          <w:w w:val="105"/>
          <w:sz w:val="13"/>
        </w:rPr>
        <w:tab/>
        <w:t>4</w:t>
      </w:r>
      <w:r>
        <w:rPr>
          <w:rFonts w:ascii="Helvetica"/>
          <w:color w:val="4D4D4D"/>
          <w:w w:val="105"/>
          <w:sz w:val="13"/>
        </w:rPr>
        <w:tab/>
        <w:t>5</w:t>
      </w:r>
      <w:r>
        <w:rPr>
          <w:rFonts w:ascii="Helvetica"/>
          <w:color w:val="4D4D4D"/>
          <w:w w:val="105"/>
          <w:sz w:val="13"/>
        </w:rPr>
        <w:tab/>
        <w:t>6</w:t>
      </w:r>
      <w:r>
        <w:rPr>
          <w:rFonts w:ascii="Helvetica"/>
          <w:color w:val="4D4D4D"/>
          <w:w w:val="105"/>
          <w:sz w:val="13"/>
        </w:rPr>
        <w:tab/>
        <w:t>7</w:t>
      </w:r>
      <w:r>
        <w:rPr>
          <w:rFonts w:ascii="Helvetica"/>
          <w:color w:val="4D4D4D"/>
          <w:w w:val="105"/>
          <w:sz w:val="13"/>
        </w:rPr>
        <w:tab/>
        <w:t>8</w:t>
      </w:r>
      <w:r>
        <w:rPr>
          <w:rFonts w:ascii="Helvetica"/>
          <w:color w:val="4D4D4D"/>
          <w:w w:val="105"/>
          <w:sz w:val="13"/>
        </w:rPr>
        <w:tab/>
        <w:t>9</w:t>
      </w:r>
      <w:r>
        <w:rPr>
          <w:rFonts w:ascii="Helvetica"/>
          <w:color w:val="4D4D4D"/>
          <w:w w:val="105"/>
          <w:sz w:val="13"/>
        </w:rPr>
        <w:tab/>
        <w:t>10</w:t>
      </w:r>
      <w:r>
        <w:rPr>
          <w:rFonts w:ascii="Helvetica"/>
          <w:color w:val="4D4D4D"/>
          <w:w w:val="105"/>
          <w:sz w:val="13"/>
        </w:rPr>
        <w:tab/>
        <w:t>11</w:t>
      </w:r>
      <w:r>
        <w:rPr>
          <w:rFonts w:ascii="Helvetica"/>
          <w:color w:val="4D4D4D"/>
          <w:w w:val="105"/>
          <w:sz w:val="13"/>
        </w:rPr>
        <w:tab/>
        <w:t>12</w:t>
      </w:r>
    </w:p>
    <w:p w:rsidR="00194060" w:rsidRDefault="00F75F9A">
      <w:pPr>
        <w:spacing w:before="22"/>
        <w:ind w:right="670"/>
        <w:jc w:val="center"/>
        <w:rPr>
          <w:rFonts w:ascii="Helvetica" w:hAnsi="Helvetica"/>
          <w:sz w:val="16"/>
        </w:rPr>
      </w:pPr>
      <w:r>
        <w:rPr>
          <w:rFonts w:ascii="Symbol" w:hAnsi="Symbol"/>
          <w:w w:val="105"/>
          <w:sz w:val="16"/>
        </w:rPr>
        <w:t></w:t>
      </w:r>
      <w:r>
        <w:rPr>
          <w:rFonts w:ascii="Symbol" w:hAnsi="Symbol"/>
          <w:w w:val="105"/>
          <w:sz w:val="16"/>
        </w:rPr>
        <w:t></w:t>
      </w:r>
      <w:r>
        <w:rPr>
          <w:rFonts w:ascii="Helvetica" w:hAnsi="Helvetica"/>
          <w:w w:val="105"/>
          <w:sz w:val="16"/>
        </w:rPr>
        <w:t>(quarter in term)</w:t>
      </w:r>
    </w:p>
    <w:p w:rsidR="00194060" w:rsidRDefault="00194060">
      <w:pPr>
        <w:pStyle w:val="BodyText"/>
        <w:rPr>
          <w:rFonts w:ascii="Helvetica"/>
          <w:sz w:val="19"/>
        </w:rPr>
      </w:pPr>
    </w:p>
    <w:p w:rsidR="00194060" w:rsidRDefault="00F75F9A">
      <w:pPr>
        <w:spacing w:before="67" w:line="252" w:lineRule="auto"/>
        <w:ind w:left="120" w:right="1437"/>
        <w:jc w:val="both"/>
        <w:rPr>
          <w:sz w:val="18"/>
        </w:rPr>
      </w:pPr>
      <w:r>
        <w:rPr>
          <w:b/>
          <w:w w:val="110"/>
          <w:sz w:val="18"/>
        </w:rPr>
        <w:t xml:space="preserve">Figure  3:    </w:t>
      </w:r>
      <w:r>
        <w:rPr>
          <w:w w:val="110"/>
          <w:sz w:val="18"/>
        </w:rPr>
        <w:t xml:space="preserve">Crude attrition calculated from the entire ABM output.  The attrition rate is tabulated </w:t>
      </w:r>
      <w:r>
        <w:rPr>
          <w:spacing w:val="-3"/>
          <w:w w:val="110"/>
          <w:sz w:val="18"/>
        </w:rPr>
        <w:t xml:space="preserve">by  </w:t>
      </w:r>
      <w:r>
        <w:rPr>
          <w:w w:val="110"/>
          <w:sz w:val="18"/>
        </w:rPr>
        <w:t xml:space="preserve">computing    the proportion of attritions for each term quarter </w:t>
      </w:r>
      <w:r>
        <w:rPr>
          <w:i/>
          <w:w w:val="110"/>
          <w:sz w:val="18"/>
        </w:rPr>
        <w:t xml:space="preserve">τ </w:t>
      </w:r>
      <w:r>
        <w:rPr>
          <w:rFonts w:ascii="Menlo" w:hAnsi="Menlo"/>
          <w:i/>
          <w:w w:val="110"/>
          <w:sz w:val="18"/>
        </w:rPr>
        <w:t>∈ {</w:t>
      </w:r>
      <w:r>
        <w:rPr>
          <w:w w:val="110"/>
          <w:sz w:val="18"/>
        </w:rPr>
        <w:t>1</w:t>
      </w:r>
      <w:r>
        <w:rPr>
          <w:i/>
          <w:w w:val="110"/>
          <w:sz w:val="18"/>
        </w:rPr>
        <w:t xml:space="preserve">, . . . , </w:t>
      </w:r>
      <w:r>
        <w:rPr>
          <w:w w:val="110"/>
          <w:sz w:val="18"/>
        </w:rPr>
        <w:t>12</w:t>
      </w:r>
      <w:r>
        <w:rPr>
          <w:rFonts w:ascii="Menlo" w:hAnsi="Menlo"/>
          <w:i/>
          <w:w w:val="110"/>
          <w:sz w:val="18"/>
        </w:rPr>
        <w:t>}</w:t>
      </w:r>
      <w:r>
        <w:rPr>
          <w:w w:val="110"/>
          <w:sz w:val="18"/>
        </w:rPr>
        <w:t xml:space="preserve">, and each unit </w:t>
      </w:r>
      <w:r>
        <w:rPr>
          <w:i/>
          <w:w w:val="110"/>
          <w:sz w:val="18"/>
        </w:rPr>
        <w:t xml:space="preserve">u </w:t>
      </w:r>
      <w:r>
        <w:rPr>
          <w:rFonts w:ascii="Menlo" w:hAnsi="Menlo"/>
          <w:i/>
          <w:w w:val="110"/>
          <w:sz w:val="18"/>
        </w:rPr>
        <w:t>∈</w:t>
      </w:r>
      <w:r>
        <w:rPr>
          <w:rFonts w:ascii="Menlo" w:hAnsi="Menlo"/>
          <w:i/>
          <w:spacing w:val="-69"/>
          <w:w w:val="110"/>
          <w:sz w:val="18"/>
        </w:rPr>
        <w:t xml:space="preserve"> </w:t>
      </w:r>
      <w:r>
        <w:rPr>
          <w:rFonts w:ascii="Menlo" w:hAnsi="Menlo"/>
          <w:i/>
          <w:w w:val="110"/>
          <w:sz w:val="18"/>
        </w:rPr>
        <w:t>{</w:t>
      </w:r>
      <w:r>
        <w:rPr>
          <w:w w:val="110"/>
          <w:sz w:val="18"/>
        </w:rPr>
        <w:t>1</w:t>
      </w:r>
      <w:r>
        <w:rPr>
          <w:i/>
          <w:w w:val="110"/>
          <w:sz w:val="18"/>
        </w:rPr>
        <w:t xml:space="preserve">, . . . , </w:t>
      </w:r>
      <w:r>
        <w:rPr>
          <w:w w:val="110"/>
          <w:sz w:val="18"/>
        </w:rPr>
        <w:t>100</w:t>
      </w:r>
      <w:r>
        <w:rPr>
          <w:rFonts w:ascii="Menlo" w:hAnsi="Menlo"/>
          <w:i/>
          <w:w w:val="110"/>
          <w:sz w:val="18"/>
        </w:rPr>
        <w:t>}</w:t>
      </w:r>
      <w:r>
        <w:rPr>
          <w:w w:val="110"/>
          <w:sz w:val="18"/>
        </w:rPr>
        <w:t>. A different color is</w:t>
      </w:r>
      <w:r>
        <w:rPr>
          <w:spacing w:val="11"/>
          <w:w w:val="110"/>
          <w:sz w:val="18"/>
        </w:rPr>
        <w:t xml:space="preserve"> </w:t>
      </w:r>
      <w:r>
        <w:rPr>
          <w:w w:val="110"/>
          <w:sz w:val="18"/>
        </w:rPr>
        <w:t>used</w:t>
      </w:r>
      <w:r>
        <w:rPr>
          <w:spacing w:val="11"/>
          <w:w w:val="110"/>
          <w:sz w:val="18"/>
        </w:rPr>
        <w:t xml:space="preserve"> </w:t>
      </w:r>
      <w:r>
        <w:rPr>
          <w:w w:val="110"/>
          <w:sz w:val="18"/>
        </w:rPr>
        <w:t>for</w:t>
      </w:r>
      <w:r>
        <w:rPr>
          <w:spacing w:val="11"/>
          <w:w w:val="110"/>
          <w:sz w:val="18"/>
        </w:rPr>
        <w:t xml:space="preserve"> </w:t>
      </w:r>
      <w:r>
        <w:rPr>
          <w:w w:val="110"/>
          <w:sz w:val="18"/>
        </w:rPr>
        <w:t>each</w:t>
      </w:r>
      <w:r>
        <w:rPr>
          <w:spacing w:val="11"/>
          <w:w w:val="110"/>
          <w:sz w:val="18"/>
        </w:rPr>
        <w:t xml:space="preserve"> </w:t>
      </w:r>
      <w:r>
        <w:rPr>
          <w:w w:val="110"/>
          <w:sz w:val="18"/>
        </w:rPr>
        <w:t>of</w:t>
      </w:r>
      <w:r>
        <w:rPr>
          <w:spacing w:val="11"/>
          <w:w w:val="110"/>
          <w:sz w:val="18"/>
        </w:rPr>
        <w:t xml:space="preserve"> </w:t>
      </w:r>
      <w:r>
        <w:rPr>
          <w:w w:val="110"/>
          <w:sz w:val="18"/>
        </w:rPr>
        <w:t>the</w:t>
      </w:r>
      <w:r>
        <w:rPr>
          <w:spacing w:val="11"/>
          <w:w w:val="110"/>
          <w:sz w:val="18"/>
        </w:rPr>
        <w:t xml:space="preserve"> </w:t>
      </w:r>
      <w:r>
        <w:rPr>
          <w:w w:val="110"/>
          <w:sz w:val="18"/>
        </w:rPr>
        <w:t>100</w:t>
      </w:r>
      <w:r>
        <w:rPr>
          <w:spacing w:val="12"/>
          <w:w w:val="110"/>
          <w:sz w:val="18"/>
        </w:rPr>
        <w:t xml:space="preserve"> </w:t>
      </w:r>
      <w:r>
        <w:rPr>
          <w:w w:val="110"/>
          <w:sz w:val="18"/>
        </w:rPr>
        <w:t>units.</w:t>
      </w:r>
    </w:p>
    <w:p w:rsidR="00194060" w:rsidRDefault="00194060">
      <w:pPr>
        <w:pStyle w:val="BodyText"/>
        <w:rPr>
          <w:sz w:val="18"/>
        </w:rPr>
      </w:pPr>
    </w:p>
    <w:p w:rsidR="00194060" w:rsidRDefault="00194060">
      <w:pPr>
        <w:pStyle w:val="BodyText"/>
        <w:spacing w:before="3"/>
        <w:rPr>
          <w:sz w:val="19"/>
        </w:rPr>
      </w:pPr>
    </w:p>
    <w:p w:rsidR="00194060" w:rsidRDefault="00F75F9A">
      <w:pPr>
        <w:pStyle w:val="BodyText"/>
        <w:spacing w:line="309" w:lineRule="auto"/>
        <w:ind w:left="119" w:right="1436"/>
        <w:jc w:val="both"/>
      </w:pPr>
      <w:r>
        <w:rPr>
          <w:w w:val="110"/>
        </w:rPr>
        <w:t xml:space="preserve">unknown parameters </w:t>
      </w:r>
      <w:r>
        <w:rPr>
          <w:i/>
          <w:w w:val="110"/>
        </w:rPr>
        <w:t xml:space="preserve">β </w:t>
      </w:r>
      <w:r>
        <w:rPr>
          <w:w w:val="110"/>
        </w:rPr>
        <w:t xml:space="preserve">that relate </w:t>
      </w:r>
      <w:r>
        <w:rPr>
          <w:i/>
          <w:w w:val="110"/>
        </w:rPr>
        <w:t>x</w:t>
      </w:r>
      <w:r>
        <w:rPr>
          <w:i/>
          <w:w w:val="110"/>
          <w:vertAlign w:val="subscript"/>
        </w:rPr>
        <w:t>i</w:t>
      </w:r>
      <w:r>
        <w:rPr>
          <w:i/>
          <w:w w:val="110"/>
        </w:rPr>
        <w:t xml:space="preserve"> </w:t>
      </w:r>
      <w:r>
        <w:rPr>
          <w:w w:val="110"/>
        </w:rPr>
        <w:t xml:space="preserve">to the probability of seeing the observation </w:t>
      </w:r>
      <w:r>
        <w:rPr>
          <w:i/>
          <w:spacing w:val="3"/>
          <w:w w:val="110"/>
        </w:rPr>
        <w:t>y</w:t>
      </w:r>
      <w:r>
        <w:rPr>
          <w:i/>
          <w:spacing w:val="3"/>
          <w:w w:val="110"/>
          <w:vertAlign w:val="subscript"/>
        </w:rPr>
        <w:t>i</w:t>
      </w:r>
      <w:r>
        <w:rPr>
          <w:spacing w:val="3"/>
          <w:w w:val="110"/>
        </w:rPr>
        <w:t xml:space="preserve">. </w:t>
      </w:r>
      <w:r>
        <w:rPr>
          <w:spacing w:val="-7"/>
          <w:w w:val="110"/>
        </w:rPr>
        <w:t xml:space="preserve">For </w:t>
      </w:r>
      <w:r>
        <w:rPr>
          <w:w w:val="110"/>
        </w:rPr>
        <w:t xml:space="preserve">attrition, each of the </w:t>
      </w:r>
      <w:r>
        <w:rPr>
          <w:i/>
          <w:w w:val="110"/>
        </w:rPr>
        <w:t>y</w:t>
      </w:r>
      <w:r>
        <w:rPr>
          <w:i/>
          <w:w w:val="110"/>
          <w:vertAlign w:val="subscript"/>
        </w:rPr>
        <w:t>i</w:t>
      </w:r>
      <w:r>
        <w:rPr>
          <w:i/>
          <w:w w:val="110"/>
        </w:rPr>
        <w:t xml:space="preserve"> </w:t>
      </w:r>
      <w:r>
        <w:rPr>
          <w:w w:val="110"/>
        </w:rPr>
        <w:t xml:space="preserve">can </w:t>
      </w:r>
      <w:r>
        <w:rPr>
          <w:spacing w:val="3"/>
          <w:w w:val="110"/>
        </w:rPr>
        <w:t xml:space="preserve">be </w:t>
      </w:r>
      <w:r>
        <w:rPr>
          <w:w w:val="110"/>
        </w:rPr>
        <w:t xml:space="preserve">modeled as independent Bernoulli trials with probability </w:t>
      </w:r>
      <w:r>
        <w:rPr>
          <w:i/>
          <w:w w:val="110"/>
        </w:rPr>
        <w:t>p</w:t>
      </w:r>
      <w:r>
        <w:rPr>
          <w:i/>
          <w:w w:val="110"/>
          <w:vertAlign w:val="subscript"/>
        </w:rPr>
        <w:t>i</w:t>
      </w:r>
      <w:r>
        <w:rPr>
          <w:i/>
          <w:w w:val="110"/>
        </w:rPr>
        <w:t xml:space="preserve"> </w:t>
      </w:r>
      <w:r>
        <w:rPr>
          <w:w w:val="110"/>
        </w:rPr>
        <w:t xml:space="preserve">that depends on </w:t>
      </w:r>
      <w:r>
        <w:rPr>
          <w:i/>
          <w:w w:val="110"/>
        </w:rPr>
        <w:t>x</w:t>
      </w:r>
      <w:r>
        <w:rPr>
          <w:i/>
          <w:w w:val="110"/>
          <w:vertAlign w:val="subscript"/>
        </w:rPr>
        <w:t>i</w:t>
      </w:r>
      <w:r>
        <w:rPr>
          <w:i/>
          <w:w w:val="110"/>
        </w:rPr>
        <w:t xml:space="preserve"> </w:t>
      </w:r>
      <w:r>
        <w:rPr>
          <w:w w:val="110"/>
        </w:rPr>
        <w:t xml:space="preserve">and unknown parameters </w:t>
      </w:r>
      <w:r>
        <w:rPr>
          <w:i/>
          <w:w w:val="110"/>
        </w:rPr>
        <w:t xml:space="preserve">β </w:t>
      </w:r>
      <w:r>
        <w:rPr>
          <w:w w:val="110"/>
        </w:rPr>
        <w:t xml:space="preserve">(see Section 3.2.2 for an example). </w:t>
      </w:r>
      <w:r>
        <w:rPr>
          <w:spacing w:val="-9"/>
          <w:w w:val="110"/>
        </w:rPr>
        <w:t xml:space="preserve">We </w:t>
      </w:r>
      <w:r>
        <w:rPr>
          <w:w w:val="110"/>
        </w:rPr>
        <w:t xml:space="preserve">take the likelihood function </w:t>
      </w:r>
      <w:r>
        <w:rPr>
          <w:w w:val="113"/>
        </w:rPr>
        <w:t>to</w:t>
      </w:r>
      <w:r>
        <w:rPr>
          <w:spacing w:val="25"/>
        </w:rPr>
        <w:t xml:space="preserve"> </w:t>
      </w:r>
      <w:r>
        <w:rPr>
          <w:spacing w:val="6"/>
          <w:w w:val="110"/>
        </w:rPr>
        <w:t>b</w:t>
      </w:r>
      <w:r>
        <w:rPr>
          <w:w w:val="99"/>
        </w:rPr>
        <w:t>e</w:t>
      </w:r>
      <w:r>
        <w:rPr>
          <w:spacing w:val="25"/>
        </w:rPr>
        <w:t xml:space="preserve"> </w:t>
      </w:r>
      <w:r>
        <w:rPr>
          <w:w w:val="112"/>
        </w:rPr>
        <w:t>the</w:t>
      </w:r>
      <w:r>
        <w:rPr>
          <w:spacing w:val="25"/>
        </w:rPr>
        <w:t xml:space="preserve"> </w:t>
      </w:r>
      <w:r>
        <w:rPr>
          <w:w w:val="109"/>
        </w:rPr>
        <w:t>probabili</w:t>
      </w:r>
      <w:r>
        <w:rPr>
          <w:spacing w:val="-6"/>
          <w:w w:val="109"/>
        </w:rPr>
        <w:t>t</w:t>
      </w:r>
      <w:r>
        <w:rPr>
          <w:w w:val="104"/>
        </w:rPr>
        <w:t>y</w:t>
      </w:r>
      <w:r>
        <w:rPr>
          <w:spacing w:val="25"/>
        </w:rPr>
        <w:t xml:space="preserve"> </w:t>
      </w:r>
      <w:r>
        <w:rPr>
          <w:w w:val="108"/>
        </w:rPr>
        <w:t>densi</w:t>
      </w:r>
      <w:r>
        <w:rPr>
          <w:spacing w:val="-6"/>
          <w:w w:val="108"/>
        </w:rPr>
        <w:t>t</w:t>
      </w:r>
      <w:r>
        <w:rPr>
          <w:w w:val="104"/>
        </w:rPr>
        <w:t>y</w:t>
      </w:r>
      <w:r>
        <w:rPr>
          <w:spacing w:val="25"/>
        </w:rPr>
        <w:t xml:space="preserve"> </w:t>
      </w:r>
      <w:r>
        <w:rPr>
          <w:w w:val="95"/>
        </w:rPr>
        <w:t>of</w:t>
      </w:r>
      <w:r>
        <w:rPr>
          <w:spacing w:val="25"/>
        </w:rPr>
        <w:t xml:space="preserve"> </w:t>
      </w:r>
      <w:r>
        <w:rPr>
          <w:w w:val="112"/>
        </w:rPr>
        <w:t>the</w:t>
      </w:r>
      <w:r>
        <w:rPr>
          <w:spacing w:val="25"/>
        </w:rPr>
        <w:t xml:space="preserve"> </w:t>
      </w:r>
      <w:r>
        <w:rPr>
          <w:w w:val="104"/>
        </w:rPr>
        <w:t>obser</w:t>
      </w:r>
      <w:r>
        <w:rPr>
          <w:spacing w:val="-6"/>
          <w:w w:val="104"/>
        </w:rPr>
        <w:t>v</w:t>
      </w:r>
      <w:r>
        <w:rPr>
          <w:w w:val="104"/>
        </w:rPr>
        <w:t>ed</w:t>
      </w:r>
      <w:r>
        <w:rPr>
          <w:spacing w:val="25"/>
        </w:rPr>
        <w:t xml:space="preserve"> </w:t>
      </w:r>
      <w:r>
        <w:rPr>
          <w:w w:val="115"/>
        </w:rPr>
        <w:t>data</w:t>
      </w:r>
      <w:r>
        <w:rPr>
          <w:spacing w:val="25"/>
        </w:rPr>
        <w:t xml:space="preserve"> </w:t>
      </w:r>
      <w:r>
        <w:rPr>
          <w:i/>
          <w:w w:val="121"/>
        </w:rPr>
        <w:t>L</w:t>
      </w:r>
      <w:r>
        <w:rPr>
          <w:w w:val="115"/>
        </w:rPr>
        <w:t>(</w:t>
      </w:r>
      <w:r>
        <w:rPr>
          <w:i/>
          <w:spacing w:val="7"/>
          <w:w w:val="109"/>
        </w:rPr>
        <w:t>y</w:t>
      </w:r>
      <w:r>
        <w:rPr>
          <w:rFonts w:ascii="Menlo" w:hAnsi="Menlo"/>
          <w:i/>
          <w:w w:val="45"/>
        </w:rPr>
        <w:t>|</w:t>
      </w:r>
      <w:r>
        <w:rPr>
          <w:i/>
          <w:spacing w:val="11"/>
          <w:w w:val="112"/>
        </w:rPr>
        <w:t>β</w:t>
      </w:r>
      <w:r>
        <w:rPr>
          <w:i/>
          <w:w w:val="109"/>
        </w:rPr>
        <w:t>,</w:t>
      </w:r>
      <w:r>
        <w:rPr>
          <w:i/>
          <w:spacing w:val="-19"/>
        </w:rPr>
        <w:t xml:space="preserve"> </w:t>
      </w:r>
      <w:r>
        <w:rPr>
          <w:i/>
          <w:w w:val="127"/>
        </w:rPr>
        <w:t>x</w:t>
      </w:r>
      <w:r>
        <w:rPr>
          <w:w w:val="115"/>
        </w:rPr>
        <w:t>)</w:t>
      </w:r>
      <w:r>
        <w:rPr>
          <w:spacing w:val="25"/>
        </w:rPr>
        <w:t xml:space="preserve"> </w:t>
      </w:r>
      <w:r>
        <w:rPr>
          <w:w w:val="101"/>
        </w:rPr>
        <w:t>gi</w:t>
      </w:r>
      <w:r>
        <w:rPr>
          <w:spacing w:val="-6"/>
          <w:w w:val="101"/>
        </w:rPr>
        <w:t>v</w:t>
      </w:r>
      <w:r>
        <w:rPr>
          <w:w w:val="104"/>
        </w:rPr>
        <w:t>en</w:t>
      </w:r>
      <w:r>
        <w:rPr>
          <w:spacing w:val="25"/>
        </w:rPr>
        <w:t xml:space="preserve"> </w:t>
      </w:r>
      <w:r>
        <w:rPr>
          <w:w w:val="112"/>
        </w:rPr>
        <w:t>the</w:t>
      </w:r>
      <w:r>
        <w:rPr>
          <w:spacing w:val="25"/>
        </w:rPr>
        <w:t xml:space="preserve"> </w:t>
      </w:r>
      <w:r>
        <w:rPr>
          <w:w w:val="106"/>
        </w:rPr>
        <w:t>unkn</w:t>
      </w:r>
      <w:r>
        <w:rPr>
          <w:spacing w:val="-6"/>
          <w:w w:val="106"/>
        </w:rPr>
        <w:t>o</w:t>
      </w:r>
      <w:r>
        <w:rPr>
          <w:w w:val="103"/>
        </w:rPr>
        <w:t>wn</w:t>
      </w:r>
      <w:r>
        <w:rPr>
          <w:spacing w:val="25"/>
        </w:rPr>
        <w:t xml:space="preserve"> </w:t>
      </w:r>
      <w:r>
        <w:rPr>
          <w:w w:val="110"/>
        </w:rPr>
        <w:t>parameter</w:t>
      </w:r>
      <w:r>
        <w:rPr>
          <w:spacing w:val="25"/>
        </w:rPr>
        <w:t xml:space="preserve"> </w:t>
      </w:r>
      <w:r>
        <w:rPr>
          <w:spacing w:val="-6"/>
          <w:w w:val="104"/>
        </w:rPr>
        <w:t>v</w:t>
      </w:r>
      <w:r>
        <w:rPr>
          <w:w w:val="107"/>
        </w:rPr>
        <w:t xml:space="preserve">ector </w:t>
      </w:r>
      <w:r>
        <w:rPr>
          <w:i/>
          <w:w w:val="112"/>
        </w:rPr>
        <w:t>β</w:t>
      </w:r>
      <w:r>
        <w:rPr>
          <w:i/>
        </w:rPr>
        <w:t xml:space="preserve"> </w:t>
      </w:r>
      <w:r>
        <w:rPr>
          <w:i/>
          <w:spacing w:val="-18"/>
        </w:rPr>
        <w:t xml:space="preserve"> </w:t>
      </w:r>
      <w:r>
        <w:rPr>
          <w:w w:val="110"/>
        </w:rPr>
        <w:t>and</w:t>
      </w:r>
      <w:r>
        <w:rPr>
          <w:spacing w:val="26"/>
        </w:rPr>
        <w:t xml:space="preserve"> </w:t>
      </w:r>
      <w:r>
        <w:rPr>
          <w:w w:val="112"/>
        </w:rPr>
        <w:t>the</w:t>
      </w:r>
      <w:r>
        <w:rPr>
          <w:spacing w:val="26"/>
        </w:rPr>
        <w:t xml:space="preserve"> </w:t>
      </w:r>
      <w:r>
        <w:rPr>
          <w:w w:val="99"/>
        </w:rPr>
        <w:t>c</w:t>
      </w:r>
      <w:r>
        <w:rPr>
          <w:spacing w:val="-7"/>
          <w:w w:val="99"/>
        </w:rPr>
        <w:t>o</w:t>
      </w:r>
      <w:r>
        <w:rPr>
          <w:spacing w:val="-12"/>
          <w:w w:val="104"/>
        </w:rPr>
        <w:t>v</w:t>
      </w:r>
      <w:r>
        <w:rPr>
          <w:w w:val="111"/>
        </w:rPr>
        <w:t>ariate</w:t>
      </w:r>
      <w:r>
        <w:rPr>
          <w:spacing w:val="25"/>
        </w:rPr>
        <w:t xml:space="preserve"> </w:t>
      </w:r>
      <w:r>
        <w:rPr>
          <w:w w:val="106"/>
        </w:rPr>
        <w:t>information</w:t>
      </w:r>
      <w:r>
        <w:rPr>
          <w:spacing w:val="26"/>
        </w:rPr>
        <w:t xml:space="preserve"> </w:t>
      </w:r>
      <w:r>
        <w:rPr>
          <w:i/>
          <w:w w:val="127"/>
        </w:rPr>
        <w:t>x</w:t>
      </w:r>
      <w:r>
        <w:rPr>
          <w:w w:val="109"/>
        </w:rPr>
        <w:t>.</w:t>
      </w:r>
      <w:r>
        <w:t xml:space="preserve"> </w:t>
      </w:r>
      <w:r>
        <w:rPr>
          <w:spacing w:val="12"/>
        </w:rPr>
        <w:t xml:space="preserve"> </w:t>
      </w:r>
      <w:r>
        <w:rPr>
          <w:w w:val="109"/>
        </w:rPr>
        <w:t>The</w:t>
      </w:r>
      <w:r>
        <w:rPr>
          <w:spacing w:val="26"/>
        </w:rPr>
        <w:t xml:space="preserve"> </w:t>
      </w:r>
      <w:r>
        <w:rPr>
          <w:w w:val="101"/>
        </w:rPr>
        <w:t>li</w:t>
      </w:r>
      <w:r>
        <w:rPr>
          <w:spacing w:val="-6"/>
          <w:w w:val="101"/>
        </w:rPr>
        <w:t>k</w:t>
      </w:r>
      <w:r>
        <w:rPr>
          <w:w w:val="101"/>
        </w:rPr>
        <w:t>elih</w:t>
      </w:r>
      <w:r>
        <w:rPr>
          <w:spacing w:val="6"/>
          <w:w w:val="101"/>
        </w:rPr>
        <w:t>o</w:t>
      </w:r>
      <w:r>
        <w:rPr>
          <w:spacing w:val="6"/>
          <w:w w:val="99"/>
        </w:rPr>
        <w:t>o</w:t>
      </w:r>
      <w:r>
        <w:rPr>
          <w:w w:val="110"/>
        </w:rPr>
        <w:t>d</w:t>
      </w:r>
      <w:r>
        <w:rPr>
          <w:spacing w:val="26"/>
        </w:rPr>
        <w:t xml:space="preserve"> </w:t>
      </w:r>
      <w:r>
        <w:rPr>
          <w:w w:val="106"/>
        </w:rPr>
        <w:t>function</w:t>
      </w:r>
      <w:r>
        <w:rPr>
          <w:spacing w:val="26"/>
        </w:rPr>
        <w:t xml:space="preserve"> </w:t>
      </w:r>
      <w:r>
        <w:rPr>
          <w:w w:val="99"/>
        </w:rPr>
        <w:t>is</w:t>
      </w:r>
      <w:r>
        <w:rPr>
          <w:spacing w:val="26"/>
        </w:rPr>
        <w:t xml:space="preserve"> </w:t>
      </w:r>
      <w:r>
        <w:rPr>
          <w:w w:val="104"/>
        </w:rPr>
        <w:t>more</w:t>
      </w:r>
      <w:r>
        <w:rPr>
          <w:spacing w:val="26"/>
        </w:rPr>
        <w:t xml:space="preserve"> </w:t>
      </w:r>
      <w:r>
        <w:rPr>
          <w:w w:val="103"/>
        </w:rPr>
        <w:t>commonly</w:t>
      </w:r>
      <w:r>
        <w:rPr>
          <w:spacing w:val="26"/>
        </w:rPr>
        <w:t xml:space="preserve"> </w:t>
      </w:r>
      <w:r>
        <w:rPr>
          <w:w w:val="110"/>
        </w:rPr>
        <w:t>written</w:t>
      </w:r>
      <w:r>
        <w:rPr>
          <w:spacing w:val="25"/>
        </w:rPr>
        <w:t xml:space="preserve"> </w:t>
      </w:r>
      <w:r>
        <w:rPr>
          <w:w w:val="106"/>
        </w:rPr>
        <w:t>as</w:t>
      </w:r>
      <w:r>
        <w:rPr>
          <w:spacing w:val="27"/>
        </w:rPr>
        <w:t xml:space="preserve"> </w:t>
      </w:r>
      <w:r>
        <w:rPr>
          <w:i/>
          <w:w w:val="121"/>
        </w:rPr>
        <w:t>L</w:t>
      </w:r>
      <w:r>
        <w:rPr>
          <w:w w:val="115"/>
        </w:rPr>
        <w:t>(</w:t>
      </w:r>
      <w:r>
        <w:rPr>
          <w:i/>
          <w:spacing w:val="11"/>
          <w:w w:val="112"/>
        </w:rPr>
        <w:t>β</w:t>
      </w:r>
      <w:r>
        <w:rPr>
          <w:rFonts w:ascii="Menlo" w:hAnsi="Menlo"/>
          <w:i/>
          <w:w w:val="45"/>
        </w:rPr>
        <w:t>|</w:t>
      </w:r>
      <w:r>
        <w:rPr>
          <w:i/>
          <w:spacing w:val="7"/>
          <w:w w:val="109"/>
        </w:rPr>
        <w:t>y</w:t>
      </w:r>
      <w:r>
        <w:rPr>
          <w:w w:val="113"/>
        </w:rPr>
        <w:t xml:space="preserve">), </w:t>
      </w:r>
      <w:r>
        <w:rPr>
          <w:w w:val="110"/>
        </w:rPr>
        <w:t xml:space="preserve">subsuming </w:t>
      </w:r>
      <w:r>
        <w:rPr>
          <w:i/>
          <w:w w:val="110"/>
        </w:rPr>
        <w:t xml:space="preserve">x </w:t>
      </w:r>
      <w:r>
        <w:rPr>
          <w:w w:val="110"/>
        </w:rPr>
        <w:t>in this expression, and reminding us that statistical inference treats the likelihood</w:t>
      </w:r>
      <w:r>
        <w:rPr>
          <w:spacing w:val="-31"/>
          <w:w w:val="110"/>
        </w:rPr>
        <w:t xml:space="preserve"> </w:t>
      </w:r>
      <w:r>
        <w:rPr>
          <w:w w:val="110"/>
        </w:rPr>
        <w:t>as a function of the unknown parameter vector</w:t>
      </w:r>
      <w:r>
        <w:rPr>
          <w:spacing w:val="12"/>
          <w:w w:val="110"/>
        </w:rPr>
        <w:t xml:space="preserve"> </w:t>
      </w:r>
      <w:r>
        <w:rPr>
          <w:i/>
          <w:spacing w:val="5"/>
          <w:w w:val="110"/>
        </w:rPr>
        <w:t>β</w:t>
      </w:r>
      <w:r>
        <w:rPr>
          <w:spacing w:val="5"/>
          <w:w w:val="110"/>
        </w:rPr>
        <w:t>.</w:t>
      </w:r>
    </w:p>
    <w:p w:rsidR="00194060" w:rsidRDefault="00F75F9A">
      <w:pPr>
        <w:pStyle w:val="BodyText"/>
        <w:spacing w:before="6" w:line="312" w:lineRule="auto"/>
        <w:ind w:left="119" w:right="1437" w:firstLine="338"/>
        <w:jc w:val="both"/>
      </w:pPr>
      <w:r>
        <w:rPr>
          <w:w w:val="110"/>
        </w:rPr>
        <w:t>Standard likelihood theory (McCullagh and Nelder, 1989; Casella and Berger, 2002) is</w:t>
      </w:r>
      <w:r>
        <w:rPr>
          <w:spacing w:val="-19"/>
          <w:w w:val="110"/>
        </w:rPr>
        <w:t xml:space="preserve"> </w:t>
      </w:r>
      <w:r>
        <w:rPr>
          <w:w w:val="110"/>
        </w:rPr>
        <w:t xml:space="preserve">based solely on the likelihood function. Bayesian modeling requires an additional component – a prior probability model for the unknown parameters </w:t>
      </w:r>
      <w:r>
        <w:rPr>
          <w:i/>
          <w:spacing w:val="3"/>
          <w:w w:val="110"/>
        </w:rPr>
        <w:t>π</w:t>
      </w:r>
      <w:r>
        <w:rPr>
          <w:spacing w:val="3"/>
          <w:w w:val="110"/>
        </w:rPr>
        <w:t>(</w:t>
      </w:r>
      <w:r>
        <w:rPr>
          <w:i/>
          <w:spacing w:val="3"/>
          <w:w w:val="110"/>
        </w:rPr>
        <w:t>β</w:t>
      </w:r>
      <w:r>
        <w:rPr>
          <w:spacing w:val="3"/>
          <w:w w:val="110"/>
        </w:rPr>
        <w:t xml:space="preserve">). </w:t>
      </w:r>
      <w:r>
        <w:rPr>
          <w:w w:val="110"/>
        </w:rPr>
        <w:t>This additional piece makes it possible to describe</w:t>
      </w:r>
      <w:r>
        <w:rPr>
          <w:spacing w:val="-8"/>
          <w:w w:val="110"/>
        </w:rPr>
        <w:t xml:space="preserve"> </w:t>
      </w:r>
      <w:r>
        <w:rPr>
          <w:w w:val="110"/>
        </w:rPr>
        <w:t>uncertainty</w:t>
      </w:r>
      <w:r>
        <w:rPr>
          <w:spacing w:val="-7"/>
          <w:w w:val="110"/>
        </w:rPr>
        <w:t xml:space="preserve"> </w:t>
      </w:r>
      <w:r>
        <w:rPr>
          <w:w w:val="110"/>
        </w:rPr>
        <w:t>in</w:t>
      </w:r>
      <w:r>
        <w:rPr>
          <w:spacing w:val="-7"/>
          <w:w w:val="110"/>
        </w:rPr>
        <w:t xml:space="preserve"> </w:t>
      </w:r>
      <w:r>
        <w:rPr>
          <w:w w:val="110"/>
        </w:rPr>
        <w:t>model</w:t>
      </w:r>
      <w:r>
        <w:rPr>
          <w:spacing w:val="-8"/>
          <w:w w:val="110"/>
        </w:rPr>
        <w:t xml:space="preserve"> </w:t>
      </w:r>
      <w:r>
        <w:rPr>
          <w:w w:val="110"/>
        </w:rPr>
        <w:t>parameters</w:t>
      </w:r>
      <w:r>
        <w:rPr>
          <w:spacing w:val="-7"/>
          <w:w w:val="110"/>
        </w:rPr>
        <w:t xml:space="preserve"> </w:t>
      </w:r>
      <w:r>
        <w:rPr>
          <w:w w:val="110"/>
        </w:rPr>
        <w:t>and</w:t>
      </w:r>
      <w:r>
        <w:rPr>
          <w:spacing w:val="-7"/>
          <w:w w:val="110"/>
        </w:rPr>
        <w:t xml:space="preserve"> </w:t>
      </w:r>
      <w:r>
        <w:rPr>
          <w:w w:val="110"/>
        </w:rPr>
        <w:t>future</w:t>
      </w:r>
      <w:r>
        <w:rPr>
          <w:spacing w:val="-8"/>
          <w:w w:val="110"/>
        </w:rPr>
        <w:t xml:space="preserve"> </w:t>
      </w:r>
      <w:r>
        <w:rPr>
          <w:w w:val="110"/>
        </w:rPr>
        <w:t>outcomes</w:t>
      </w:r>
      <w:r>
        <w:rPr>
          <w:spacing w:val="-7"/>
          <w:w w:val="110"/>
        </w:rPr>
        <w:t xml:space="preserve"> </w:t>
      </w:r>
      <w:r>
        <w:rPr>
          <w:w w:val="110"/>
        </w:rPr>
        <w:t>using</w:t>
      </w:r>
      <w:r>
        <w:rPr>
          <w:spacing w:val="-7"/>
          <w:w w:val="110"/>
        </w:rPr>
        <w:t xml:space="preserve"> </w:t>
      </w:r>
      <w:r>
        <w:rPr>
          <w:w w:val="110"/>
        </w:rPr>
        <w:t>probability;</w:t>
      </w:r>
      <w:r>
        <w:rPr>
          <w:spacing w:val="-7"/>
          <w:w w:val="110"/>
        </w:rPr>
        <w:t xml:space="preserve"> </w:t>
      </w:r>
      <w:r>
        <w:rPr>
          <w:w w:val="110"/>
        </w:rPr>
        <w:t>this</w:t>
      </w:r>
      <w:r>
        <w:rPr>
          <w:spacing w:val="-7"/>
          <w:w w:val="110"/>
        </w:rPr>
        <w:t xml:space="preserve"> </w:t>
      </w:r>
      <w:r>
        <w:rPr>
          <w:w w:val="110"/>
        </w:rPr>
        <w:t>is</w:t>
      </w:r>
      <w:r>
        <w:rPr>
          <w:spacing w:val="-7"/>
          <w:w w:val="110"/>
        </w:rPr>
        <w:t xml:space="preserve"> </w:t>
      </w:r>
      <w:r>
        <w:rPr>
          <w:w w:val="110"/>
        </w:rPr>
        <w:t xml:space="preserve">contained </w:t>
      </w:r>
      <w:r>
        <w:rPr>
          <w:w w:val="106"/>
        </w:rPr>
        <w:t>in</w:t>
      </w:r>
      <w:r>
        <w:t xml:space="preserve"> </w:t>
      </w:r>
      <w:r>
        <w:rPr>
          <w:spacing w:val="-7"/>
        </w:rPr>
        <w:t xml:space="preserve"> </w:t>
      </w:r>
      <w:r>
        <w:rPr>
          <w:w w:val="112"/>
        </w:rPr>
        <w:t>the</w:t>
      </w:r>
      <w:r>
        <w:t xml:space="preserve"> </w:t>
      </w:r>
      <w:r>
        <w:rPr>
          <w:spacing w:val="-7"/>
        </w:rPr>
        <w:t xml:space="preserve"> </w:t>
      </w:r>
      <w:r>
        <w:rPr>
          <w:spacing w:val="6"/>
          <w:w w:val="110"/>
        </w:rPr>
        <w:t>p</w:t>
      </w:r>
      <w:r>
        <w:rPr>
          <w:w w:val="106"/>
        </w:rPr>
        <w:t>osterior</w:t>
      </w:r>
      <w:r>
        <w:t xml:space="preserve"> </w:t>
      </w:r>
      <w:r>
        <w:rPr>
          <w:spacing w:val="-7"/>
        </w:rPr>
        <w:t xml:space="preserve"> </w:t>
      </w:r>
      <w:r>
        <w:rPr>
          <w:w w:val="109"/>
        </w:rPr>
        <w:t>probabili</w:t>
      </w:r>
      <w:r>
        <w:rPr>
          <w:spacing w:val="-6"/>
          <w:w w:val="109"/>
        </w:rPr>
        <w:t>t</w:t>
      </w:r>
      <w:r>
        <w:rPr>
          <w:w w:val="104"/>
        </w:rPr>
        <w:t>y</w:t>
      </w:r>
      <w:r>
        <w:t xml:space="preserve"> </w:t>
      </w:r>
      <w:r>
        <w:rPr>
          <w:spacing w:val="-7"/>
        </w:rPr>
        <w:t xml:space="preserve"> </w:t>
      </w:r>
      <w:r>
        <w:rPr>
          <w:w w:val="108"/>
        </w:rPr>
        <w:t>densi</w:t>
      </w:r>
      <w:r>
        <w:rPr>
          <w:spacing w:val="-6"/>
          <w:w w:val="108"/>
        </w:rPr>
        <w:t>t</w:t>
      </w:r>
      <w:r>
        <w:rPr>
          <w:w w:val="104"/>
        </w:rPr>
        <w:t>y</w:t>
      </w:r>
      <w:r>
        <w:t xml:space="preserve"> </w:t>
      </w:r>
      <w:r>
        <w:rPr>
          <w:spacing w:val="-6"/>
        </w:rPr>
        <w:t xml:space="preserve"> </w:t>
      </w:r>
      <w:r>
        <w:rPr>
          <w:i/>
          <w:spacing w:val="7"/>
          <w:w w:val="112"/>
        </w:rPr>
        <w:t>π</w:t>
      </w:r>
      <w:r>
        <w:rPr>
          <w:w w:val="115"/>
        </w:rPr>
        <w:t>(</w:t>
      </w:r>
      <w:r>
        <w:rPr>
          <w:i/>
          <w:spacing w:val="11"/>
          <w:w w:val="112"/>
        </w:rPr>
        <w:t>β</w:t>
      </w:r>
      <w:r>
        <w:rPr>
          <w:rFonts w:ascii="Menlo" w:hAnsi="Menlo"/>
          <w:i/>
          <w:w w:val="45"/>
        </w:rPr>
        <w:t>|</w:t>
      </w:r>
      <w:r>
        <w:rPr>
          <w:i/>
          <w:spacing w:val="7"/>
          <w:w w:val="109"/>
        </w:rPr>
        <w:t>y</w:t>
      </w:r>
      <w:r>
        <w:rPr>
          <w:w w:val="113"/>
        </w:rPr>
        <w:t>).</w:t>
      </w:r>
      <w:r>
        <w:t xml:space="preserve">  </w:t>
      </w:r>
      <w:r>
        <w:rPr>
          <w:spacing w:val="24"/>
        </w:rPr>
        <w:t xml:space="preserve"> </w:t>
      </w:r>
      <w:r>
        <w:rPr>
          <w:w w:val="109"/>
        </w:rPr>
        <w:t>The</w:t>
      </w:r>
      <w:r>
        <w:t xml:space="preserve"> </w:t>
      </w:r>
      <w:r>
        <w:rPr>
          <w:spacing w:val="-7"/>
        </w:rPr>
        <w:t xml:space="preserve"> </w:t>
      </w:r>
      <w:r>
        <w:rPr>
          <w:spacing w:val="6"/>
          <w:w w:val="110"/>
        </w:rPr>
        <w:t>p</w:t>
      </w:r>
      <w:r>
        <w:rPr>
          <w:w w:val="106"/>
        </w:rPr>
        <w:t>osterior</w:t>
      </w:r>
      <w:r>
        <w:t xml:space="preserve"> </w:t>
      </w:r>
      <w:r>
        <w:rPr>
          <w:spacing w:val="-7"/>
        </w:rPr>
        <w:t xml:space="preserve"> </w:t>
      </w:r>
      <w:r>
        <w:rPr>
          <w:w w:val="109"/>
        </w:rPr>
        <w:t>probabili</w:t>
      </w:r>
      <w:r>
        <w:rPr>
          <w:spacing w:val="-6"/>
          <w:w w:val="109"/>
        </w:rPr>
        <w:t>t</w:t>
      </w:r>
      <w:r>
        <w:rPr>
          <w:w w:val="104"/>
        </w:rPr>
        <w:t>y</w:t>
      </w:r>
      <w:r>
        <w:t xml:space="preserve"> </w:t>
      </w:r>
      <w:r>
        <w:rPr>
          <w:spacing w:val="-7"/>
        </w:rPr>
        <w:t xml:space="preserve"> </w:t>
      </w:r>
      <w:r>
        <w:rPr>
          <w:w w:val="108"/>
        </w:rPr>
        <w:t>densi</w:t>
      </w:r>
      <w:r>
        <w:rPr>
          <w:spacing w:val="-6"/>
          <w:w w:val="108"/>
        </w:rPr>
        <w:t>t</w:t>
      </w:r>
      <w:r>
        <w:rPr>
          <w:w w:val="104"/>
        </w:rPr>
        <w:t>y</w:t>
      </w:r>
      <w:r>
        <w:t xml:space="preserve"> </w:t>
      </w:r>
      <w:r>
        <w:rPr>
          <w:spacing w:val="-7"/>
        </w:rPr>
        <w:t xml:space="preserve"> </w:t>
      </w:r>
      <w:r>
        <w:rPr>
          <w:w w:val="99"/>
        </w:rPr>
        <w:t>is</w:t>
      </w:r>
      <w:r>
        <w:t xml:space="preserve"> </w:t>
      </w:r>
      <w:r>
        <w:rPr>
          <w:spacing w:val="-7"/>
        </w:rPr>
        <w:t xml:space="preserve"> </w:t>
      </w:r>
      <w:r>
        <w:rPr>
          <w:w w:val="107"/>
        </w:rPr>
        <w:t>computed</w:t>
      </w:r>
      <w:r>
        <w:t xml:space="preserve"> </w:t>
      </w:r>
      <w:r>
        <w:rPr>
          <w:spacing w:val="-7"/>
        </w:rPr>
        <w:t xml:space="preserve"> </w:t>
      </w:r>
      <w:r>
        <w:rPr>
          <w:w w:val="105"/>
        </w:rPr>
        <w:t>via</w:t>
      </w:r>
    </w:p>
    <w:p w:rsidR="00194060" w:rsidRDefault="00F75F9A">
      <w:pPr>
        <w:pStyle w:val="BodyText"/>
        <w:spacing w:line="239" w:lineRule="exact"/>
        <w:ind w:left="120"/>
        <w:jc w:val="both"/>
      </w:pPr>
      <w:r>
        <w:rPr>
          <w:w w:val="105"/>
        </w:rPr>
        <w:t>Bayes’ rule</w:t>
      </w:r>
    </w:p>
    <w:p w:rsidR="00194060" w:rsidRDefault="00F75F9A">
      <w:pPr>
        <w:pStyle w:val="BodyText"/>
        <w:spacing w:line="159" w:lineRule="exact"/>
        <w:ind w:left="4452"/>
      </w:pPr>
      <w:r>
        <w:rPr>
          <w:w w:val="99"/>
        </w:rPr>
        <w:t>1</w:t>
      </w:r>
    </w:p>
    <w:p w:rsidR="00194060" w:rsidRDefault="007B0340">
      <w:pPr>
        <w:spacing w:line="177" w:lineRule="auto"/>
        <w:ind w:left="3390"/>
      </w:pPr>
      <w:r>
        <w:pict>
          <v:line id="_x0000_s1416" alt="" style="position:absolute;left:0;text-align:left;z-index:-251635712;mso-wrap-edited:f;mso-width-percent:0;mso-height-percent:0;mso-position-horizontal-relative:page;mso-width-percent:0;mso-height-percent:0" from="281.85pt,6.8pt" to="300.8pt,6.8pt" strokeweight=".15381mm">
            <w10:wrap anchorx="page"/>
          </v:line>
        </w:pict>
      </w:r>
      <w:r>
        <w:pict>
          <v:shape id="_x0000_s1415" type="#_x0000_t202" alt="" style="position:absolute;left:0;text-align:left;margin-left:137.05pt;margin-top:20.15pt;width:5.15pt;height:40.75pt;z-index:-251634688;mso-wrap-style:square;mso-wrap-edited:f;mso-width-percent:0;mso-height-percent:0;mso-position-horizontal-relative:page;mso-width-percent:0;mso-height-percent:0;v-text-anchor:top" filled="f" stroked="f">
            <v:textbox inset="0,0,0,0">
              <w:txbxContent>
                <w:p w:rsidR="00F75F9A" w:rsidRDefault="00F75F9A">
                  <w:pPr>
                    <w:pStyle w:val="BodyText"/>
                    <w:spacing w:line="215" w:lineRule="exact"/>
                    <w:rPr>
                      <w:rFonts w:ascii="Arial"/>
                    </w:rPr>
                  </w:pPr>
                  <w:r>
                    <w:rPr>
                      <w:rFonts w:ascii="Arial"/>
                      <w:w w:val="93"/>
                    </w:rPr>
                    <w:t>J</w:t>
                  </w:r>
                </w:p>
              </w:txbxContent>
            </v:textbox>
            <w10:wrap anchorx="page"/>
          </v:shape>
        </w:pict>
      </w:r>
      <w:r w:rsidR="00F75F9A">
        <w:rPr>
          <w:i/>
          <w:spacing w:val="7"/>
          <w:w w:val="112"/>
        </w:rPr>
        <w:t>π</w:t>
      </w:r>
      <w:r w:rsidR="00F75F9A">
        <w:rPr>
          <w:w w:val="115"/>
        </w:rPr>
        <w:t>(</w:t>
      </w:r>
      <w:r w:rsidR="00F75F9A">
        <w:rPr>
          <w:i/>
          <w:spacing w:val="11"/>
          <w:w w:val="112"/>
        </w:rPr>
        <w:t>β</w:t>
      </w:r>
      <w:r w:rsidR="00F75F9A">
        <w:rPr>
          <w:rFonts w:ascii="Menlo" w:hAnsi="Menlo"/>
          <w:i/>
          <w:w w:val="45"/>
        </w:rPr>
        <w:t>|</w:t>
      </w:r>
      <w:r w:rsidR="00F75F9A">
        <w:rPr>
          <w:i/>
          <w:spacing w:val="7"/>
          <w:w w:val="109"/>
        </w:rPr>
        <w:t>y</w:t>
      </w:r>
      <w:r w:rsidR="00F75F9A">
        <w:rPr>
          <w:w w:val="115"/>
        </w:rPr>
        <w:t>)</w:t>
      </w:r>
      <w:r w:rsidR="00F75F9A">
        <w:rPr>
          <w:spacing w:val="5"/>
        </w:rPr>
        <w:t xml:space="preserve"> </w:t>
      </w:r>
      <w:r w:rsidR="00F75F9A">
        <w:rPr>
          <w:w w:val="136"/>
        </w:rPr>
        <w:t>=</w:t>
      </w:r>
      <w:r w:rsidR="00F75F9A">
        <w:t xml:space="preserve"> </w:t>
      </w:r>
      <w:r w:rsidR="00F75F9A">
        <w:rPr>
          <w:spacing w:val="-26"/>
        </w:rPr>
        <w:t xml:space="preserve"> </w:t>
      </w:r>
      <w:r w:rsidR="00F75F9A">
        <w:rPr>
          <w:i/>
          <w:w w:val="96"/>
          <w:position w:val="-14"/>
        </w:rPr>
        <w:t>c</w:t>
      </w:r>
      <w:r w:rsidR="00F75F9A">
        <w:rPr>
          <w:w w:val="115"/>
          <w:position w:val="-14"/>
        </w:rPr>
        <w:t>(</w:t>
      </w:r>
      <w:r w:rsidR="00F75F9A">
        <w:rPr>
          <w:i/>
          <w:spacing w:val="7"/>
          <w:w w:val="109"/>
          <w:position w:val="-14"/>
        </w:rPr>
        <w:t>y</w:t>
      </w:r>
      <w:r w:rsidR="00F75F9A">
        <w:rPr>
          <w:w w:val="115"/>
          <w:position w:val="-14"/>
        </w:rPr>
        <w:t>)</w:t>
      </w:r>
      <w:r w:rsidR="00F75F9A">
        <w:rPr>
          <w:spacing w:val="17"/>
          <w:position w:val="-14"/>
        </w:rPr>
        <w:t xml:space="preserve"> </w:t>
      </w:r>
      <w:r w:rsidR="00F75F9A">
        <w:rPr>
          <w:rFonts w:ascii="Menlo" w:hAnsi="Menlo"/>
          <w:i/>
          <w:w w:val="45"/>
        </w:rPr>
        <w:t>·</w:t>
      </w:r>
      <w:r w:rsidR="00F75F9A">
        <w:rPr>
          <w:rFonts w:ascii="Menlo" w:hAnsi="Menlo"/>
          <w:i/>
          <w:spacing w:val="-84"/>
        </w:rPr>
        <w:t xml:space="preserve"> </w:t>
      </w:r>
      <w:r w:rsidR="00F75F9A">
        <w:rPr>
          <w:i/>
          <w:w w:val="121"/>
        </w:rPr>
        <w:t>L</w:t>
      </w:r>
      <w:r w:rsidR="00F75F9A">
        <w:rPr>
          <w:w w:val="115"/>
        </w:rPr>
        <w:t>(</w:t>
      </w:r>
      <w:r w:rsidR="00F75F9A">
        <w:rPr>
          <w:i/>
          <w:spacing w:val="11"/>
          <w:w w:val="112"/>
        </w:rPr>
        <w:t>β</w:t>
      </w:r>
      <w:r w:rsidR="00F75F9A">
        <w:rPr>
          <w:rFonts w:ascii="Menlo" w:hAnsi="Menlo"/>
          <w:i/>
          <w:w w:val="45"/>
        </w:rPr>
        <w:t>|</w:t>
      </w:r>
      <w:r w:rsidR="00F75F9A">
        <w:rPr>
          <w:i/>
          <w:spacing w:val="7"/>
          <w:w w:val="109"/>
        </w:rPr>
        <w:t>y</w:t>
      </w:r>
      <w:r w:rsidR="00F75F9A">
        <w:rPr>
          <w:w w:val="115"/>
        </w:rPr>
        <w:t>)</w:t>
      </w:r>
      <w:r w:rsidR="00F75F9A">
        <w:rPr>
          <w:spacing w:val="-7"/>
        </w:rPr>
        <w:t xml:space="preserve"> </w:t>
      </w:r>
      <w:r w:rsidR="00F75F9A">
        <w:rPr>
          <w:rFonts w:ascii="Menlo" w:hAnsi="Menlo"/>
          <w:i/>
          <w:w w:val="127"/>
        </w:rPr>
        <w:t>×</w:t>
      </w:r>
      <w:r w:rsidR="00F75F9A">
        <w:rPr>
          <w:rFonts w:ascii="Menlo" w:hAnsi="Menlo"/>
          <w:i/>
          <w:spacing w:val="-84"/>
        </w:rPr>
        <w:t xml:space="preserve"> </w:t>
      </w:r>
      <w:r w:rsidR="00F75F9A">
        <w:rPr>
          <w:i/>
          <w:spacing w:val="7"/>
          <w:w w:val="112"/>
        </w:rPr>
        <w:t>π</w:t>
      </w:r>
      <w:r w:rsidR="00F75F9A">
        <w:rPr>
          <w:w w:val="115"/>
        </w:rPr>
        <w:t>(</w:t>
      </w:r>
      <w:r w:rsidR="00F75F9A">
        <w:rPr>
          <w:i/>
          <w:spacing w:val="11"/>
          <w:w w:val="112"/>
        </w:rPr>
        <w:t>β</w:t>
      </w:r>
      <w:r w:rsidR="00F75F9A">
        <w:rPr>
          <w:w w:val="115"/>
        </w:rPr>
        <w:t>)</w:t>
      </w:r>
    </w:p>
    <w:p w:rsidR="00194060" w:rsidRDefault="00F75F9A">
      <w:pPr>
        <w:tabs>
          <w:tab w:val="left" w:pos="1602"/>
        </w:tabs>
        <w:spacing w:before="168"/>
        <w:ind w:left="119"/>
      </w:pPr>
      <w:r>
        <w:rPr>
          <w:w w:val="103"/>
        </w:rPr>
        <w:t>where</w:t>
      </w:r>
      <w:r>
        <w:rPr>
          <w:spacing w:val="18"/>
        </w:rPr>
        <w:t xml:space="preserve"> </w:t>
      </w:r>
      <w:r>
        <w:rPr>
          <w:i/>
          <w:w w:val="96"/>
        </w:rPr>
        <w:t>c</w:t>
      </w:r>
      <w:r>
        <w:rPr>
          <w:w w:val="115"/>
        </w:rPr>
        <w:t>(</w:t>
      </w:r>
      <w:r>
        <w:rPr>
          <w:i/>
          <w:spacing w:val="7"/>
          <w:w w:val="109"/>
        </w:rPr>
        <w:t>y</w:t>
      </w:r>
      <w:r>
        <w:rPr>
          <w:w w:val="115"/>
        </w:rPr>
        <w:t>)</w:t>
      </w:r>
      <w:r>
        <w:rPr>
          <w:spacing w:val="5"/>
        </w:rPr>
        <w:t xml:space="preserve"> </w:t>
      </w:r>
      <w:r>
        <w:rPr>
          <w:w w:val="136"/>
        </w:rPr>
        <w:t>=</w:t>
      </w:r>
      <w:r>
        <w:tab/>
      </w:r>
      <w:r>
        <w:rPr>
          <w:i/>
          <w:w w:val="121"/>
        </w:rPr>
        <w:t>L</w:t>
      </w:r>
      <w:r>
        <w:rPr>
          <w:w w:val="115"/>
        </w:rPr>
        <w:t>(</w:t>
      </w:r>
      <w:r>
        <w:rPr>
          <w:i/>
          <w:spacing w:val="11"/>
          <w:w w:val="112"/>
        </w:rPr>
        <w:t>β</w:t>
      </w:r>
      <w:r>
        <w:rPr>
          <w:rFonts w:ascii="Menlo" w:hAnsi="Menlo"/>
          <w:i/>
          <w:w w:val="45"/>
        </w:rPr>
        <w:t>|</w:t>
      </w:r>
      <w:r>
        <w:rPr>
          <w:i/>
          <w:spacing w:val="7"/>
          <w:w w:val="109"/>
        </w:rPr>
        <w:t>y</w:t>
      </w:r>
      <w:r>
        <w:rPr>
          <w:w w:val="115"/>
        </w:rPr>
        <w:t>)</w:t>
      </w:r>
      <w:r>
        <w:rPr>
          <w:i/>
          <w:spacing w:val="7"/>
          <w:w w:val="112"/>
        </w:rPr>
        <w:t>π</w:t>
      </w:r>
      <w:r>
        <w:rPr>
          <w:w w:val="115"/>
        </w:rPr>
        <w:t>(</w:t>
      </w:r>
      <w:r>
        <w:rPr>
          <w:i/>
          <w:spacing w:val="11"/>
          <w:w w:val="112"/>
        </w:rPr>
        <w:t>β</w:t>
      </w:r>
      <w:r>
        <w:rPr>
          <w:w w:val="115"/>
        </w:rPr>
        <w:t>)</w:t>
      </w:r>
      <w:r>
        <w:rPr>
          <w:i/>
          <w:w w:val="107"/>
        </w:rPr>
        <w:t>dβ</w:t>
      </w:r>
      <w:r>
        <w:rPr>
          <w:i/>
        </w:rPr>
        <w:t xml:space="preserve"> </w:t>
      </w:r>
      <w:r>
        <w:rPr>
          <w:i/>
          <w:spacing w:val="-26"/>
        </w:rPr>
        <w:t xml:space="preserve"> </w:t>
      </w:r>
      <w:r>
        <w:rPr>
          <w:w w:val="105"/>
        </w:rPr>
        <w:t>ensures</w:t>
      </w:r>
      <w:r>
        <w:rPr>
          <w:spacing w:val="17"/>
        </w:rPr>
        <w:t xml:space="preserve"> </w:t>
      </w:r>
      <w:r>
        <w:rPr>
          <w:w w:val="121"/>
        </w:rPr>
        <w:t>that</w:t>
      </w:r>
      <w:r>
        <w:rPr>
          <w:spacing w:val="17"/>
        </w:rPr>
        <w:t xml:space="preserve"> </w:t>
      </w:r>
      <w:r>
        <w:rPr>
          <w:i/>
          <w:spacing w:val="7"/>
          <w:w w:val="112"/>
        </w:rPr>
        <w:t>π</w:t>
      </w:r>
      <w:r>
        <w:rPr>
          <w:w w:val="115"/>
        </w:rPr>
        <w:t>(</w:t>
      </w:r>
      <w:r>
        <w:rPr>
          <w:i/>
          <w:spacing w:val="11"/>
          <w:w w:val="112"/>
        </w:rPr>
        <w:t>β</w:t>
      </w:r>
      <w:r>
        <w:rPr>
          <w:rFonts w:ascii="Menlo" w:hAnsi="Menlo"/>
          <w:i/>
          <w:w w:val="45"/>
        </w:rPr>
        <w:t>|</w:t>
      </w:r>
      <w:r>
        <w:rPr>
          <w:i/>
          <w:spacing w:val="7"/>
          <w:w w:val="109"/>
        </w:rPr>
        <w:t>y</w:t>
      </w:r>
      <w:r>
        <w:rPr>
          <w:w w:val="115"/>
        </w:rPr>
        <w:t>)</w:t>
      </w:r>
      <w:r>
        <w:rPr>
          <w:spacing w:val="17"/>
        </w:rPr>
        <w:t xml:space="preserve"> </w:t>
      </w:r>
      <w:r>
        <w:rPr>
          <w:w w:val="106"/>
        </w:rPr>
        <w:t>i</w:t>
      </w:r>
      <w:r>
        <w:rPr>
          <w:spacing w:val="-6"/>
          <w:w w:val="106"/>
        </w:rPr>
        <w:t>n</w:t>
      </w:r>
      <w:r>
        <w:rPr>
          <w:w w:val="114"/>
        </w:rPr>
        <w:t>te</w:t>
      </w:r>
      <w:r>
        <w:rPr>
          <w:w w:val="106"/>
        </w:rPr>
        <w:t>g</w:t>
      </w:r>
      <w:r>
        <w:rPr>
          <w:spacing w:val="-1"/>
          <w:w w:val="106"/>
        </w:rPr>
        <w:t>r</w:t>
      </w:r>
      <w:r>
        <w:rPr>
          <w:w w:val="113"/>
        </w:rPr>
        <w:t>ate</w:t>
      </w:r>
      <w:r>
        <w:t>s</w:t>
      </w:r>
      <w:r>
        <w:rPr>
          <w:spacing w:val="17"/>
        </w:rPr>
        <w:t xml:space="preserve"> </w:t>
      </w:r>
      <w:r>
        <w:rPr>
          <w:w w:val="113"/>
        </w:rPr>
        <w:t>to</w:t>
      </w:r>
      <w:r>
        <w:rPr>
          <w:spacing w:val="17"/>
        </w:rPr>
        <w:t xml:space="preserve"> </w:t>
      </w:r>
      <w:r>
        <w:rPr>
          <w:w w:val="102"/>
        </w:rPr>
        <w:t>1.</w:t>
      </w:r>
    </w:p>
    <w:p w:rsidR="00194060" w:rsidRDefault="00F75F9A">
      <w:pPr>
        <w:pStyle w:val="BodyText"/>
        <w:spacing w:before="71" w:line="312" w:lineRule="auto"/>
        <w:ind w:left="119" w:right="1435" w:firstLine="338"/>
        <w:jc w:val="both"/>
      </w:pPr>
      <w:r>
        <w:rPr>
          <w:w w:val="110"/>
        </w:rPr>
        <w:t xml:space="preserve">Bayesian formulations </w:t>
      </w:r>
      <w:r>
        <w:rPr>
          <w:spacing w:val="-3"/>
          <w:w w:val="110"/>
        </w:rPr>
        <w:t xml:space="preserve">have </w:t>
      </w:r>
      <w:r>
        <w:rPr>
          <w:w w:val="110"/>
        </w:rPr>
        <w:t>proven effective in modeling random effects and non-parametric effects,</w:t>
      </w:r>
      <w:r>
        <w:rPr>
          <w:spacing w:val="-13"/>
          <w:w w:val="110"/>
        </w:rPr>
        <w:t xml:space="preserve"> </w:t>
      </w:r>
      <w:r>
        <w:rPr>
          <w:w w:val="110"/>
        </w:rPr>
        <w:t>both</w:t>
      </w:r>
      <w:r>
        <w:rPr>
          <w:spacing w:val="-14"/>
          <w:w w:val="110"/>
        </w:rPr>
        <w:t xml:space="preserve"> </w:t>
      </w:r>
      <w:r>
        <w:rPr>
          <w:w w:val="110"/>
        </w:rPr>
        <w:t>of</w:t>
      </w:r>
      <w:r>
        <w:rPr>
          <w:spacing w:val="-14"/>
          <w:w w:val="110"/>
        </w:rPr>
        <w:t xml:space="preserve"> </w:t>
      </w:r>
      <w:r>
        <w:rPr>
          <w:w w:val="110"/>
        </w:rPr>
        <w:t>which</w:t>
      </w:r>
      <w:r>
        <w:rPr>
          <w:spacing w:val="-14"/>
          <w:w w:val="110"/>
        </w:rPr>
        <w:t xml:space="preserve"> </w:t>
      </w:r>
      <w:r>
        <w:rPr>
          <w:w w:val="110"/>
        </w:rPr>
        <w:t>are</w:t>
      </w:r>
      <w:r>
        <w:rPr>
          <w:spacing w:val="-14"/>
          <w:w w:val="110"/>
        </w:rPr>
        <w:t xml:space="preserve"> </w:t>
      </w:r>
      <w:r>
        <w:rPr>
          <w:w w:val="110"/>
        </w:rPr>
        <w:t>prominent</w:t>
      </w:r>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main</w:t>
      </w:r>
      <w:r>
        <w:rPr>
          <w:spacing w:val="-14"/>
          <w:w w:val="110"/>
        </w:rPr>
        <w:t xml:space="preserve"> </w:t>
      </w:r>
      <w:r>
        <w:rPr>
          <w:w w:val="110"/>
        </w:rPr>
        <w:t>attrition</w:t>
      </w:r>
      <w:r>
        <w:rPr>
          <w:spacing w:val="-14"/>
          <w:w w:val="110"/>
        </w:rPr>
        <w:t xml:space="preserve"> </w:t>
      </w:r>
      <w:r>
        <w:rPr>
          <w:w w:val="110"/>
        </w:rPr>
        <w:t>models</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Sections</w:t>
      </w:r>
      <w:r>
        <w:rPr>
          <w:spacing w:val="-14"/>
          <w:w w:val="110"/>
        </w:rPr>
        <w:t xml:space="preserve"> </w:t>
      </w:r>
      <w:r>
        <w:rPr>
          <w:w w:val="110"/>
        </w:rPr>
        <w:t>4</w:t>
      </w:r>
      <w:r>
        <w:rPr>
          <w:spacing w:val="-14"/>
          <w:w w:val="110"/>
        </w:rPr>
        <w:t xml:space="preserve"> </w:t>
      </w:r>
      <w:r>
        <w:rPr>
          <w:w w:val="110"/>
        </w:rPr>
        <w:t>and</w:t>
      </w:r>
      <w:r>
        <w:rPr>
          <w:spacing w:val="-14"/>
          <w:w w:val="110"/>
        </w:rPr>
        <w:t xml:space="preserve"> </w:t>
      </w:r>
      <w:r>
        <w:rPr>
          <w:w w:val="110"/>
        </w:rPr>
        <w:t xml:space="preserve">3.2.2. Furthermore, quantifying the uncertainty via probability leads to very intuitive </w:t>
      </w:r>
      <w:r>
        <w:rPr>
          <w:spacing w:val="-4"/>
          <w:w w:val="110"/>
        </w:rPr>
        <w:t xml:space="preserve">ways </w:t>
      </w:r>
      <w:r>
        <w:rPr>
          <w:w w:val="110"/>
        </w:rPr>
        <w:t xml:space="preserve">to present parameter estimates and their uncertainty (e.g. realizations, probability </w:t>
      </w:r>
      <w:r>
        <w:rPr>
          <w:spacing w:val="-3"/>
          <w:w w:val="110"/>
        </w:rPr>
        <w:t xml:space="preserve">intervals </w:t>
      </w:r>
      <w:r>
        <w:rPr>
          <w:w w:val="110"/>
        </w:rPr>
        <w:t>and bounds). One</w:t>
      </w:r>
      <w:r>
        <w:rPr>
          <w:spacing w:val="-5"/>
          <w:w w:val="110"/>
        </w:rPr>
        <w:t xml:space="preserve"> </w:t>
      </w:r>
      <w:r>
        <w:rPr>
          <w:w w:val="110"/>
        </w:rPr>
        <w:t>drawback</w:t>
      </w:r>
      <w:r>
        <w:rPr>
          <w:spacing w:val="-5"/>
          <w:w w:val="110"/>
        </w:rPr>
        <w:t xml:space="preserve"> </w:t>
      </w:r>
      <w:r>
        <w:rPr>
          <w:w w:val="110"/>
        </w:rPr>
        <w:t>is</w:t>
      </w:r>
      <w:r>
        <w:rPr>
          <w:spacing w:val="-5"/>
          <w:w w:val="110"/>
        </w:rPr>
        <w:t xml:space="preserve"> </w:t>
      </w:r>
      <w:r>
        <w:rPr>
          <w:w w:val="110"/>
        </w:rPr>
        <w:t>that</w:t>
      </w:r>
      <w:r>
        <w:rPr>
          <w:spacing w:val="-5"/>
          <w:w w:val="110"/>
        </w:rPr>
        <w:t xml:space="preserve"> </w:t>
      </w:r>
      <w:r>
        <w:rPr>
          <w:w w:val="110"/>
        </w:rPr>
        <w:t>working</w:t>
      </w:r>
      <w:r>
        <w:rPr>
          <w:spacing w:val="-5"/>
          <w:w w:val="110"/>
        </w:rPr>
        <w:t xml:space="preserve"> </w:t>
      </w:r>
      <w:r>
        <w:rPr>
          <w:w w:val="110"/>
        </w:rPr>
        <w:t>with</w:t>
      </w:r>
      <w:r>
        <w:rPr>
          <w:spacing w:val="-5"/>
          <w:w w:val="110"/>
        </w:rPr>
        <w:t xml:space="preserve"> </w:t>
      </w:r>
      <w:r>
        <w:rPr>
          <w:w w:val="110"/>
        </w:rPr>
        <w:t>the</w:t>
      </w:r>
      <w:r>
        <w:rPr>
          <w:spacing w:val="-5"/>
          <w:w w:val="110"/>
        </w:rPr>
        <w:t xml:space="preserve"> </w:t>
      </w:r>
      <w:r>
        <w:rPr>
          <w:w w:val="110"/>
        </w:rPr>
        <w:t>highly</w:t>
      </w:r>
      <w:r>
        <w:rPr>
          <w:spacing w:val="-5"/>
          <w:w w:val="110"/>
        </w:rPr>
        <w:t xml:space="preserve"> </w:t>
      </w:r>
      <w:r>
        <w:rPr>
          <w:w w:val="110"/>
        </w:rPr>
        <w:t>multivariate</w:t>
      </w:r>
      <w:r>
        <w:rPr>
          <w:spacing w:val="-6"/>
          <w:w w:val="110"/>
        </w:rPr>
        <w:t xml:space="preserve"> </w:t>
      </w:r>
      <w:r>
        <w:rPr>
          <w:w w:val="110"/>
        </w:rPr>
        <w:t>probability</w:t>
      </w:r>
      <w:r>
        <w:rPr>
          <w:spacing w:val="-4"/>
          <w:w w:val="110"/>
        </w:rPr>
        <w:t xml:space="preserve"> </w:t>
      </w:r>
      <w:r>
        <w:rPr>
          <w:w w:val="110"/>
        </w:rPr>
        <w:t>density</w:t>
      </w:r>
      <w:r>
        <w:rPr>
          <w:spacing w:val="-5"/>
          <w:w w:val="110"/>
        </w:rPr>
        <w:t xml:space="preserve"> </w:t>
      </w:r>
      <w:r>
        <w:rPr>
          <w:w w:val="110"/>
        </w:rPr>
        <w:t>is</w:t>
      </w:r>
      <w:r>
        <w:rPr>
          <w:spacing w:val="-5"/>
          <w:w w:val="110"/>
        </w:rPr>
        <w:t xml:space="preserve"> </w:t>
      </w:r>
      <w:r>
        <w:rPr>
          <w:w w:val="110"/>
        </w:rPr>
        <w:t>computationally</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F75F9A">
      <w:pPr>
        <w:pStyle w:val="BodyText"/>
        <w:spacing w:before="33" w:line="312" w:lineRule="auto"/>
        <w:ind w:left="120" w:right="1438"/>
        <w:jc w:val="both"/>
      </w:pPr>
      <w:r>
        <w:rPr>
          <w:w w:val="110"/>
        </w:rPr>
        <w:lastRenderedPageBreak/>
        <w:t xml:space="preserve">challenging. In most settings, computing the posterior estimates and bounds is carried out </w:t>
      </w:r>
      <w:r>
        <w:rPr>
          <w:spacing w:val="-3"/>
          <w:w w:val="110"/>
        </w:rPr>
        <w:t xml:space="preserve">by </w:t>
      </w:r>
      <w:r>
        <w:rPr>
          <w:w w:val="110"/>
        </w:rPr>
        <w:t xml:space="preserve">sampling </w:t>
      </w:r>
      <w:r>
        <w:rPr>
          <w:i/>
          <w:w w:val="110"/>
        </w:rPr>
        <w:t xml:space="preserve">β </w:t>
      </w:r>
      <w:r>
        <w:rPr>
          <w:w w:val="110"/>
        </w:rPr>
        <w:t xml:space="preserve">from the posterior distribution using </w:t>
      </w:r>
      <w:r>
        <w:rPr>
          <w:spacing w:val="-3"/>
          <w:w w:val="110"/>
        </w:rPr>
        <w:t xml:space="preserve">Markov </w:t>
      </w:r>
      <w:r>
        <w:rPr>
          <w:w w:val="110"/>
        </w:rPr>
        <w:t xml:space="preserve">chain Monte Carlo (MCMC). This can </w:t>
      </w:r>
      <w:r>
        <w:rPr>
          <w:spacing w:val="3"/>
          <w:w w:val="110"/>
        </w:rPr>
        <w:t>be</w:t>
      </w:r>
      <w:r>
        <w:rPr>
          <w:spacing w:val="-10"/>
          <w:w w:val="110"/>
        </w:rPr>
        <w:t xml:space="preserve"> </w:t>
      </w:r>
      <w:r>
        <w:rPr>
          <w:w w:val="110"/>
        </w:rPr>
        <w:t>quite</w:t>
      </w:r>
      <w:r>
        <w:rPr>
          <w:spacing w:val="-10"/>
          <w:w w:val="110"/>
        </w:rPr>
        <w:t xml:space="preserve"> </w:t>
      </w:r>
      <w:r>
        <w:rPr>
          <w:w w:val="110"/>
        </w:rPr>
        <w:t>computationally</w:t>
      </w:r>
      <w:r>
        <w:rPr>
          <w:spacing w:val="-10"/>
          <w:w w:val="110"/>
        </w:rPr>
        <w:t xml:space="preserve"> </w:t>
      </w:r>
      <w:r>
        <w:rPr>
          <w:w w:val="110"/>
        </w:rPr>
        <w:t>demanding.</w:t>
      </w:r>
      <w:r>
        <w:rPr>
          <w:spacing w:val="10"/>
          <w:w w:val="110"/>
        </w:rPr>
        <w:t xml:space="preserve"> </w:t>
      </w:r>
      <w:r>
        <w:rPr>
          <w:w w:val="110"/>
        </w:rPr>
        <w:t>An</w:t>
      </w:r>
      <w:r>
        <w:rPr>
          <w:spacing w:val="-11"/>
          <w:w w:val="110"/>
        </w:rPr>
        <w:t xml:space="preserve"> </w:t>
      </w:r>
      <w:r>
        <w:rPr>
          <w:w w:val="110"/>
        </w:rPr>
        <w:t>example</w:t>
      </w:r>
      <w:r>
        <w:rPr>
          <w:spacing w:val="-9"/>
          <w:w w:val="110"/>
        </w:rPr>
        <w:t xml:space="preserve"> </w:t>
      </w:r>
      <w:r>
        <w:rPr>
          <w:w w:val="110"/>
        </w:rPr>
        <w:t>of</w:t>
      </w:r>
      <w:r>
        <w:rPr>
          <w:spacing w:val="-11"/>
          <w:w w:val="110"/>
        </w:rPr>
        <w:t xml:space="preserve"> </w:t>
      </w:r>
      <w:r>
        <w:rPr>
          <w:w w:val="110"/>
        </w:rPr>
        <w:t>how</w:t>
      </w:r>
      <w:r>
        <w:rPr>
          <w:spacing w:val="-10"/>
          <w:w w:val="110"/>
        </w:rPr>
        <w:t xml:space="preserve"> </w:t>
      </w:r>
      <w:r>
        <w:rPr>
          <w:w w:val="110"/>
        </w:rPr>
        <w:t>this</w:t>
      </w:r>
      <w:r>
        <w:rPr>
          <w:spacing w:val="-10"/>
          <w:w w:val="110"/>
        </w:rPr>
        <w:t xml:space="preserve"> </w:t>
      </w:r>
      <w:r>
        <w:rPr>
          <w:w w:val="110"/>
        </w:rPr>
        <w:t>is</w:t>
      </w:r>
      <w:r>
        <w:rPr>
          <w:spacing w:val="-10"/>
          <w:w w:val="110"/>
        </w:rPr>
        <w:t xml:space="preserve"> </w:t>
      </w:r>
      <w:r>
        <w:rPr>
          <w:w w:val="110"/>
        </w:rPr>
        <w:t>carried</w:t>
      </w:r>
      <w:r>
        <w:rPr>
          <w:spacing w:val="-9"/>
          <w:w w:val="110"/>
        </w:rPr>
        <w:t xml:space="preserve"> </w:t>
      </w:r>
      <w:r>
        <w:rPr>
          <w:w w:val="110"/>
        </w:rPr>
        <w:t>out</w:t>
      </w:r>
      <w:r>
        <w:rPr>
          <w:spacing w:val="-11"/>
          <w:w w:val="110"/>
        </w:rPr>
        <w:t xml:space="preserve"> </w:t>
      </w:r>
      <w:r>
        <w:rPr>
          <w:w w:val="110"/>
        </w:rPr>
        <w:t>is</w:t>
      </w:r>
      <w:r>
        <w:rPr>
          <w:spacing w:val="-9"/>
          <w:w w:val="110"/>
        </w:rPr>
        <w:t xml:space="preserve"> </w:t>
      </w:r>
      <w:r>
        <w:rPr>
          <w:w w:val="110"/>
        </w:rPr>
        <w:t>given</w:t>
      </w:r>
      <w:r>
        <w:rPr>
          <w:spacing w:val="-10"/>
          <w:w w:val="110"/>
        </w:rPr>
        <w:t xml:space="preserve"> </w:t>
      </w:r>
      <w:r>
        <w:rPr>
          <w:w w:val="110"/>
        </w:rPr>
        <w:t>in</w:t>
      </w:r>
      <w:r>
        <w:rPr>
          <w:spacing w:val="-11"/>
          <w:w w:val="110"/>
        </w:rPr>
        <w:t xml:space="preserve"> </w:t>
      </w:r>
      <w:r>
        <w:rPr>
          <w:w w:val="110"/>
        </w:rPr>
        <w:t>the</w:t>
      </w:r>
      <w:r>
        <w:rPr>
          <w:spacing w:val="-9"/>
          <w:w w:val="110"/>
        </w:rPr>
        <w:t xml:space="preserve"> </w:t>
      </w:r>
      <w:r>
        <w:rPr>
          <w:w w:val="110"/>
        </w:rPr>
        <w:t>section below</w:t>
      </w:r>
      <w:r>
        <w:rPr>
          <w:spacing w:val="-9"/>
          <w:w w:val="110"/>
        </w:rPr>
        <w:t xml:space="preserve"> </w:t>
      </w:r>
      <w:r>
        <w:rPr>
          <w:w w:val="110"/>
        </w:rPr>
        <w:t>which</w:t>
      </w:r>
      <w:r>
        <w:rPr>
          <w:spacing w:val="-8"/>
          <w:w w:val="110"/>
        </w:rPr>
        <w:t xml:space="preserve"> </w:t>
      </w:r>
      <w:r>
        <w:rPr>
          <w:w w:val="110"/>
        </w:rPr>
        <w:t>applies</w:t>
      </w:r>
      <w:r>
        <w:rPr>
          <w:spacing w:val="-7"/>
          <w:w w:val="110"/>
        </w:rPr>
        <w:t xml:space="preserve"> </w:t>
      </w:r>
      <w:r>
        <w:rPr>
          <w:w w:val="110"/>
        </w:rPr>
        <w:t>a</w:t>
      </w:r>
      <w:r>
        <w:rPr>
          <w:spacing w:val="-9"/>
          <w:w w:val="110"/>
        </w:rPr>
        <w:t xml:space="preserve"> </w:t>
      </w:r>
      <w:r>
        <w:rPr>
          <w:w w:val="110"/>
        </w:rPr>
        <w:t>Bayesian</w:t>
      </w:r>
      <w:r>
        <w:rPr>
          <w:spacing w:val="-8"/>
          <w:w w:val="110"/>
        </w:rPr>
        <w:t xml:space="preserve"> </w:t>
      </w:r>
      <w:r>
        <w:rPr>
          <w:w w:val="110"/>
        </w:rPr>
        <w:t>model</w:t>
      </w:r>
      <w:r>
        <w:rPr>
          <w:spacing w:val="-9"/>
          <w:w w:val="110"/>
        </w:rPr>
        <w:t xml:space="preserve"> </w:t>
      </w:r>
      <w:r>
        <w:rPr>
          <w:w w:val="110"/>
        </w:rPr>
        <w:t>to</w:t>
      </w:r>
      <w:r>
        <w:rPr>
          <w:spacing w:val="-7"/>
          <w:w w:val="110"/>
        </w:rPr>
        <w:t xml:space="preserve"> </w:t>
      </w:r>
      <w:r>
        <w:rPr>
          <w:w w:val="110"/>
        </w:rPr>
        <w:t>the</w:t>
      </w:r>
      <w:r>
        <w:rPr>
          <w:spacing w:val="-8"/>
          <w:w w:val="110"/>
        </w:rPr>
        <w:t xml:space="preserve"> </w:t>
      </w:r>
      <w:r>
        <w:rPr>
          <w:w w:val="110"/>
        </w:rPr>
        <w:t>output</w:t>
      </w:r>
      <w:r>
        <w:rPr>
          <w:spacing w:val="-8"/>
          <w:w w:val="110"/>
        </w:rPr>
        <w:t xml:space="preserve"> </w:t>
      </w:r>
      <w:r>
        <w:rPr>
          <w:w w:val="110"/>
        </w:rPr>
        <w:t>of</w:t>
      </w:r>
      <w:r>
        <w:rPr>
          <w:spacing w:val="-9"/>
          <w:w w:val="110"/>
        </w:rPr>
        <w:t xml:space="preserve"> </w:t>
      </w:r>
      <w:r>
        <w:rPr>
          <w:w w:val="110"/>
        </w:rPr>
        <w:t>the</w:t>
      </w:r>
      <w:r>
        <w:rPr>
          <w:spacing w:val="-8"/>
          <w:w w:val="110"/>
        </w:rPr>
        <w:t xml:space="preserve"> </w:t>
      </w:r>
      <w:r>
        <w:rPr>
          <w:w w:val="110"/>
        </w:rPr>
        <w:t>simple</w:t>
      </w:r>
      <w:r>
        <w:rPr>
          <w:spacing w:val="-8"/>
          <w:w w:val="110"/>
        </w:rPr>
        <w:t xml:space="preserve"> </w:t>
      </w:r>
      <w:r>
        <w:rPr>
          <w:w w:val="110"/>
        </w:rPr>
        <w:t>ABM</w:t>
      </w:r>
      <w:r>
        <w:rPr>
          <w:spacing w:val="-8"/>
          <w:w w:val="110"/>
        </w:rPr>
        <w:t xml:space="preserve"> </w:t>
      </w:r>
      <w:r>
        <w:rPr>
          <w:w w:val="110"/>
        </w:rPr>
        <w:t>described</w:t>
      </w:r>
      <w:r>
        <w:rPr>
          <w:spacing w:val="-9"/>
          <w:w w:val="110"/>
        </w:rPr>
        <w:t xml:space="preserve"> </w:t>
      </w:r>
      <w:r>
        <w:rPr>
          <w:w w:val="110"/>
        </w:rPr>
        <w:t>in</w:t>
      </w:r>
      <w:r>
        <w:rPr>
          <w:spacing w:val="-8"/>
          <w:w w:val="110"/>
        </w:rPr>
        <w:t xml:space="preserve"> </w:t>
      </w:r>
      <w:r>
        <w:rPr>
          <w:w w:val="110"/>
        </w:rPr>
        <w:t>the</w:t>
      </w:r>
      <w:r>
        <w:rPr>
          <w:spacing w:val="-7"/>
          <w:w w:val="110"/>
        </w:rPr>
        <w:t xml:space="preserve"> </w:t>
      </w:r>
      <w:r>
        <w:rPr>
          <w:w w:val="110"/>
        </w:rPr>
        <w:t>previous section.</w:t>
      </w:r>
    </w:p>
    <w:p w:rsidR="00194060" w:rsidRDefault="00194060">
      <w:pPr>
        <w:pStyle w:val="BodyText"/>
        <w:spacing w:before="6"/>
        <w:rPr>
          <w:sz w:val="26"/>
        </w:rPr>
      </w:pPr>
    </w:p>
    <w:p w:rsidR="00194060" w:rsidRDefault="00F75F9A">
      <w:pPr>
        <w:pStyle w:val="Heading3"/>
        <w:numPr>
          <w:ilvl w:val="2"/>
          <w:numId w:val="7"/>
        </w:numPr>
        <w:tabs>
          <w:tab w:val="left" w:pos="886"/>
          <w:tab w:val="left" w:pos="887"/>
        </w:tabs>
        <w:ind w:hanging="766"/>
      </w:pPr>
      <w:r>
        <w:rPr>
          <w:w w:val="115"/>
        </w:rPr>
        <w:t>A Bayesian Model for Attrition</w:t>
      </w:r>
      <w:r>
        <w:rPr>
          <w:spacing w:val="35"/>
          <w:w w:val="115"/>
        </w:rPr>
        <w:t xml:space="preserve"> </w:t>
      </w:r>
      <w:r>
        <w:rPr>
          <w:w w:val="115"/>
        </w:rPr>
        <w:t>Effects</w:t>
      </w:r>
    </w:p>
    <w:p w:rsidR="00194060" w:rsidRDefault="00F75F9A">
      <w:pPr>
        <w:pStyle w:val="BodyText"/>
        <w:spacing w:before="140" w:line="330" w:lineRule="atLeast"/>
        <w:ind w:left="120" w:right="1437"/>
        <w:jc w:val="both"/>
      </w:pPr>
      <w:r>
        <w:rPr>
          <w:w w:val="105"/>
        </w:rPr>
        <w:t xml:space="preserve">The statistical approach for analyzing these data is taken from King (2014). By design, the basic statistical formulation follows that of the ABM so that the probability of attrition for Soldier </w:t>
      </w:r>
      <w:r>
        <w:rPr>
          <w:i/>
          <w:w w:val="105"/>
        </w:rPr>
        <w:t xml:space="preserve">i </w:t>
      </w:r>
      <w:r>
        <w:rPr>
          <w:w w:val="105"/>
        </w:rPr>
        <w:t xml:space="preserve">at  time </w:t>
      </w:r>
      <w:r>
        <w:rPr>
          <w:i/>
          <w:w w:val="105"/>
        </w:rPr>
        <w:t xml:space="preserve">t </w:t>
      </w:r>
      <w:r>
        <w:rPr>
          <w:w w:val="105"/>
        </w:rPr>
        <w:t xml:space="preserve">is controlled </w:t>
      </w:r>
      <w:r>
        <w:rPr>
          <w:spacing w:val="-3"/>
          <w:w w:val="105"/>
        </w:rPr>
        <w:t xml:space="preserve">by  </w:t>
      </w:r>
      <w:r>
        <w:rPr>
          <w:w w:val="105"/>
        </w:rPr>
        <w:t xml:space="preserve">model parameters </w:t>
      </w:r>
      <w:r>
        <w:rPr>
          <w:i/>
          <w:spacing w:val="3"/>
          <w:w w:val="105"/>
        </w:rPr>
        <w:t>β</w:t>
      </w:r>
      <w:r>
        <w:rPr>
          <w:rFonts w:ascii="Arial" w:hAnsi="Arial"/>
          <w:spacing w:val="3"/>
          <w:w w:val="105"/>
          <w:vertAlign w:val="subscript"/>
        </w:rPr>
        <w:t>0</w:t>
      </w:r>
      <w:r>
        <w:rPr>
          <w:spacing w:val="3"/>
          <w:w w:val="105"/>
        </w:rPr>
        <w:t xml:space="preserve">, </w:t>
      </w:r>
      <w:r>
        <w:rPr>
          <w:w w:val="105"/>
        </w:rPr>
        <w:t xml:space="preserve">the unit effects </w:t>
      </w:r>
      <w:r>
        <w:rPr>
          <w:i/>
          <w:spacing w:val="3"/>
          <w:w w:val="105"/>
        </w:rPr>
        <w:t>β</w:t>
      </w:r>
      <w:r>
        <w:rPr>
          <w:rFonts w:ascii="Arial" w:hAnsi="Arial"/>
          <w:spacing w:val="3"/>
          <w:w w:val="105"/>
          <w:vertAlign w:val="subscript"/>
        </w:rPr>
        <w:t>1</w:t>
      </w:r>
      <w:r>
        <w:rPr>
          <w:spacing w:val="3"/>
          <w:w w:val="105"/>
        </w:rPr>
        <w:t xml:space="preserve">, </w:t>
      </w:r>
      <w:r>
        <w:rPr>
          <w:w w:val="105"/>
        </w:rPr>
        <w:t xml:space="preserve">and the term effects </w:t>
      </w:r>
      <w:r>
        <w:rPr>
          <w:i/>
          <w:w w:val="105"/>
        </w:rPr>
        <w:t>β</w:t>
      </w:r>
      <w:r>
        <w:rPr>
          <w:rFonts w:ascii="Arial" w:hAnsi="Arial"/>
          <w:w w:val="105"/>
          <w:vertAlign w:val="subscript"/>
        </w:rPr>
        <w:t>2</w:t>
      </w:r>
      <w:r>
        <w:rPr>
          <w:rFonts w:ascii="Arial" w:hAnsi="Arial"/>
          <w:w w:val="105"/>
        </w:rPr>
        <w:t xml:space="preserve">  </w:t>
      </w:r>
      <w:r>
        <w:rPr>
          <w:w w:val="105"/>
        </w:rPr>
        <w:t>according  to:</w:t>
      </w:r>
    </w:p>
    <w:p w:rsidR="00194060" w:rsidRDefault="007B0340">
      <w:pPr>
        <w:spacing w:line="230" w:lineRule="auto"/>
        <w:ind w:right="483"/>
        <w:jc w:val="center"/>
        <w:rPr>
          <w:rFonts w:ascii="Arial" w:hAnsi="Arial"/>
        </w:rPr>
      </w:pPr>
      <w:r>
        <w:pict>
          <v:line id="_x0000_s1414" alt="" style="position:absolute;left:0;text-align:left;z-index:-251633664;mso-wrap-edited:f;mso-width-percent:0;mso-height-percent:0;mso-position-horizontal-relative:page;mso-width-percent:0;mso-height-percent:0" from="250.15pt,24.4pt" to="403.55pt,24.4pt" strokeweight=".15381mm">
            <w10:wrap anchorx="page"/>
          </v:line>
        </w:pict>
      </w:r>
      <w:r>
        <w:pict>
          <v:shape id="_x0000_s1413" type="#_x0000_t202" alt="" style="position:absolute;left:0;text-align:left;margin-left:207.25pt;margin-top:17.95pt;width:92.7pt;height:40.75pt;z-index:-251628544;mso-wrap-style:square;mso-wrap-edited:f;mso-width-percent:0;mso-height-percent:0;mso-position-horizontal-relative:page;mso-width-percent:0;mso-height-percent:0;v-text-anchor:top" filled="f" stroked="f">
            <v:textbox inset="0,0,0,0">
              <w:txbxContent>
                <w:p w:rsidR="00F75F9A" w:rsidRDefault="00F75F9A">
                  <w:pPr>
                    <w:spacing w:line="393" w:lineRule="exact"/>
                    <w:rPr>
                      <w:i/>
                    </w:rPr>
                  </w:pPr>
                  <w:r>
                    <w:rPr>
                      <w:i/>
                      <w:spacing w:val="3"/>
                      <w:w w:val="125"/>
                      <w:position w:val="16"/>
                    </w:rPr>
                    <w:t>p</w:t>
                  </w:r>
                  <w:r>
                    <w:rPr>
                      <w:i/>
                      <w:spacing w:val="3"/>
                      <w:w w:val="125"/>
                      <w:position w:val="13"/>
                      <w:sz w:val="16"/>
                    </w:rPr>
                    <w:t>it</w:t>
                  </w:r>
                  <w:r>
                    <w:rPr>
                      <w:spacing w:val="3"/>
                      <w:w w:val="125"/>
                      <w:position w:val="16"/>
                    </w:rPr>
                    <w:t>(</w:t>
                  </w:r>
                  <w:r>
                    <w:rPr>
                      <w:i/>
                      <w:spacing w:val="3"/>
                      <w:w w:val="125"/>
                      <w:position w:val="16"/>
                    </w:rPr>
                    <w:t>β</w:t>
                  </w:r>
                  <w:r>
                    <w:rPr>
                      <w:spacing w:val="3"/>
                      <w:w w:val="125"/>
                      <w:position w:val="16"/>
                    </w:rPr>
                    <w:t>)</w:t>
                  </w:r>
                  <w:r>
                    <w:rPr>
                      <w:spacing w:val="-26"/>
                      <w:w w:val="125"/>
                      <w:position w:val="16"/>
                    </w:rPr>
                    <w:t xml:space="preserve"> </w:t>
                  </w:r>
                  <w:r>
                    <w:rPr>
                      <w:w w:val="125"/>
                      <w:position w:val="16"/>
                    </w:rPr>
                    <w:t>=</w:t>
                  </w:r>
                  <w:r>
                    <w:rPr>
                      <w:spacing w:val="-9"/>
                      <w:w w:val="125"/>
                      <w:position w:val="16"/>
                    </w:rPr>
                    <w:t xml:space="preserve"> </w:t>
                  </w:r>
                  <w:r>
                    <w:rPr>
                      <w:w w:val="125"/>
                    </w:rPr>
                    <w:t>1</w:t>
                  </w:r>
                  <w:r>
                    <w:rPr>
                      <w:spacing w:val="-34"/>
                      <w:w w:val="125"/>
                    </w:rPr>
                    <w:t xml:space="preserve"> </w:t>
                  </w:r>
                  <w:r>
                    <w:rPr>
                      <w:w w:val="125"/>
                    </w:rPr>
                    <w:t>+</w:t>
                  </w:r>
                  <w:r>
                    <w:rPr>
                      <w:spacing w:val="-34"/>
                      <w:w w:val="125"/>
                    </w:rPr>
                    <w:t xml:space="preserve"> </w:t>
                  </w:r>
                  <w:r>
                    <w:rPr>
                      <w:w w:val="125"/>
                    </w:rPr>
                    <w:t>exp</w:t>
                  </w:r>
                  <w:r>
                    <w:rPr>
                      <w:spacing w:val="-43"/>
                      <w:w w:val="125"/>
                    </w:rPr>
                    <w:t xml:space="preserve"> </w:t>
                  </w:r>
                  <w:r>
                    <w:rPr>
                      <w:rFonts w:ascii="Arial" w:hAnsi="Arial"/>
                      <w:spacing w:val="-12"/>
                      <w:w w:val="125"/>
                      <w:position w:val="18"/>
                    </w:rPr>
                    <w:t>{</w:t>
                  </w:r>
                  <w:r>
                    <w:rPr>
                      <w:i/>
                      <w:spacing w:val="-12"/>
                      <w:w w:val="125"/>
                    </w:rPr>
                    <w:t>β</w:t>
                  </w:r>
                </w:p>
              </w:txbxContent>
            </v:textbox>
            <w10:wrap anchorx="page"/>
          </v:shape>
        </w:pict>
      </w:r>
      <w:r>
        <w:pict>
          <v:shape id="_x0000_s1412" type="#_x0000_t202" alt="" style="position:absolute;left:0;text-align:left;margin-left:299.95pt;margin-top:30.85pt;width:4.25pt;height:8pt;z-index:25161113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0</w:t>
                  </w:r>
                </w:p>
              </w:txbxContent>
            </v:textbox>
            <w10:wrap anchorx="page"/>
          </v:shape>
        </w:pict>
      </w:r>
      <w:r>
        <w:pict>
          <v:shape id="_x0000_s1411" type="#_x0000_t202" alt="" style="position:absolute;left:0;text-align:left;margin-left:307.1pt;margin-top:27pt;width:17.1pt;height:10.95pt;z-index:251612160;mso-wrap-style:square;mso-wrap-edited:f;mso-width-percent:0;mso-height-percent:0;mso-position-horizontal-relative:page;mso-width-percent:0;mso-height-percent:0;v-text-anchor:top" filled="f" stroked="f">
            <v:textbox inset="0,0,0,0">
              <w:txbxContent>
                <w:p w:rsidR="00F75F9A" w:rsidRDefault="00F75F9A">
                  <w:pPr>
                    <w:spacing w:line="211" w:lineRule="exact"/>
                    <w:rPr>
                      <w:i/>
                    </w:rPr>
                  </w:pPr>
                  <w:r>
                    <w:rPr>
                      <w:w w:val="125"/>
                    </w:rPr>
                    <w:t xml:space="preserve">+ </w:t>
                  </w:r>
                  <w:r>
                    <w:rPr>
                      <w:i/>
                      <w:spacing w:val="-20"/>
                      <w:w w:val="125"/>
                    </w:rPr>
                    <w:t>β</w:t>
                  </w:r>
                </w:p>
              </w:txbxContent>
            </v:textbox>
            <w10:wrap anchorx="page"/>
          </v:shape>
        </w:pict>
      </w:r>
      <w:r>
        <w:pict>
          <v:shape id="_x0000_s1410" type="#_x0000_t202" alt="" style="position:absolute;left:0;text-align:left;margin-left:324.2pt;margin-top:31.45pt;width:26.4pt;height:8pt;z-index:251613184;mso-wrap-style:square;mso-wrap-edited:f;mso-width-percent:0;mso-height-percent:0;mso-position-horizontal-relative:page;mso-width-percent:0;mso-height-percent:0;v-text-anchor:top" filled="f" stroked="f">
            <v:textbox inset="0,0,0,0">
              <w:txbxContent>
                <w:p w:rsidR="00F75F9A" w:rsidRDefault="00F75F9A">
                  <w:pPr>
                    <w:spacing w:line="154" w:lineRule="exact"/>
                    <w:rPr>
                      <w:rFonts w:ascii="Arial"/>
                      <w:sz w:val="16"/>
                    </w:rPr>
                  </w:pPr>
                  <w:r>
                    <w:rPr>
                      <w:rFonts w:ascii="Arial"/>
                      <w:w w:val="115"/>
                      <w:sz w:val="16"/>
                    </w:rPr>
                    <w:t xml:space="preserve">1 </w:t>
                  </w:r>
                  <w:r>
                    <w:rPr>
                      <w:i/>
                      <w:w w:val="115"/>
                      <w:sz w:val="16"/>
                    </w:rPr>
                    <w:t>u</w:t>
                  </w:r>
                  <w:r>
                    <w:rPr>
                      <w:rFonts w:ascii="Arial"/>
                      <w:w w:val="115"/>
                      <w:sz w:val="16"/>
                    </w:rPr>
                    <w:t>(</w:t>
                  </w:r>
                  <w:r>
                    <w:rPr>
                      <w:i/>
                      <w:w w:val="115"/>
                      <w:sz w:val="16"/>
                    </w:rPr>
                    <w:t>i,t</w:t>
                  </w:r>
                  <w:r>
                    <w:rPr>
                      <w:rFonts w:ascii="Arial"/>
                      <w:w w:val="115"/>
                      <w:sz w:val="16"/>
                    </w:rPr>
                    <w:t>)</w:t>
                  </w:r>
                </w:p>
              </w:txbxContent>
            </v:textbox>
            <w10:wrap anchorx="page"/>
          </v:shape>
        </w:pict>
      </w:r>
      <w:r>
        <w:pict>
          <v:shape id="_x0000_s1409" type="#_x0000_t202" alt="" style="position:absolute;left:0;text-align:left;margin-left:353.5pt;margin-top:27pt;width:17.1pt;height:10.95pt;z-index:251614208;mso-wrap-style:square;mso-wrap-edited:f;mso-width-percent:0;mso-height-percent:0;mso-position-horizontal-relative:page;mso-width-percent:0;mso-height-percent:0;v-text-anchor:top" filled="f" stroked="f">
            <v:textbox inset="0,0,0,0">
              <w:txbxContent>
                <w:p w:rsidR="00F75F9A" w:rsidRDefault="00F75F9A">
                  <w:pPr>
                    <w:spacing w:line="211" w:lineRule="exact"/>
                    <w:rPr>
                      <w:i/>
                    </w:rPr>
                  </w:pPr>
                  <w:r>
                    <w:rPr>
                      <w:w w:val="125"/>
                    </w:rPr>
                    <w:t xml:space="preserve">+ </w:t>
                  </w:r>
                  <w:r>
                    <w:rPr>
                      <w:i/>
                      <w:spacing w:val="-20"/>
                      <w:w w:val="125"/>
                    </w:rPr>
                    <w:t>β</w:t>
                  </w:r>
                </w:p>
              </w:txbxContent>
            </v:textbox>
            <w10:wrap anchorx="page"/>
          </v:shape>
        </w:pict>
      </w:r>
      <w:r>
        <w:pict>
          <v:shape id="_x0000_s1408" type="#_x0000_t202" alt="" style="position:absolute;left:0;text-align:left;margin-left:370.55pt;margin-top:31.45pt;width:26.15pt;height:8pt;z-index:251615232;mso-wrap-style:square;mso-wrap-edited:f;mso-width-percent:0;mso-height-percent:0;mso-position-horizontal-relative:page;mso-width-percent:0;mso-height-percent:0;v-text-anchor:top" filled="f" stroked="f">
            <v:textbox inset="0,0,0,0">
              <w:txbxContent>
                <w:p w:rsidR="00F75F9A" w:rsidRDefault="00F75F9A">
                  <w:pPr>
                    <w:spacing w:line="154" w:lineRule="exact"/>
                    <w:rPr>
                      <w:rFonts w:ascii="Arial" w:hAnsi="Arial"/>
                      <w:sz w:val="16"/>
                    </w:rPr>
                  </w:pPr>
                  <w:r>
                    <w:rPr>
                      <w:rFonts w:ascii="Arial" w:hAnsi="Arial"/>
                      <w:w w:val="120"/>
                      <w:sz w:val="16"/>
                    </w:rPr>
                    <w:t xml:space="preserve">2 </w:t>
                  </w:r>
                  <w:r>
                    <w:rPr>
                      <w:i/>
                      <w:w w:val="120"/>
                      <w:sz w:val="16"/>
                    </w:rPr>
                    <w:t>τ</w:t>
                  </w:r>
                  <w:r>
                    <w:rPr>
                      <w:i/>
                      <w:spacing w:val="-36"/>
                      <w:w w:val="120"/>
                      <w:sz w:val="16"/>
                    </w:rPr>
                    <w:t xml:space="preserve"> </w:t>
                  </w:r>
                  <w:r>
                    <w:rPr>
                      <w:rFonts w:ascii="Arial" w:hAnsi="Arial"/>
                      <w:spacing w:val="-5"/>
                      <w:w w:val="120"/>
                      <w:sz w:val="16"/>
                    </w:rPr>
                    <w:t>(</w:t>
                  </w:r>
                  <w:r>
                    <w:rPr>
                      <w:i/>
                      <w:spacing w:val="-5"/>
                      <w:w w:val="120"/>
                      <w:sz w:val="16"/>
                    </w:rPr>
                    <w:t>i,t</w:t>
                  </w:r>
                  <w:r>
                    <w:rPr>
                      <w:rFonts w:ascii="Arial" w:hAnsi="Arial"/>
                      <w:spacing w:val="-5"/>
                      <w:w w:val="120"/>
                      <w:sz w:val="16"/>
                    </w:rPr>
                    <w:t>)</w:t>
                  </w:r>
                </w:p>
              </w:txbxContent>
            </v:textbox>
            <w10:wrap anchorx="page"/>
          </v:shape>
        </w:pict>
      </w:r>
      <w:r>
        <w:pict>
          <v:shape id="_x0000_s1407" type="#_x0000_t202" alt="" style="position:absolute;left:0;text-align:left;margin-left:397.2pt;margin-top:17.95pt;width:6.4pt;height:40.75pt;z-index:-251627520;mso-wrap-style:square;mso-wrap-edited:f;mso-width-percent:0;mso-height-percent:0;mso-position-horizontal-relative:page;mso-width-percent:0;mso-height-percent:0;v-text-anchor:top" filled="f" stroked="f">
            <v:textbox inset="0,0,0,0">
              <w:txbxContent>
                <w:p w:rsidR="00F75F9A" w:rsidRDefault="00F75F9A">
                  <w:pPr>
                    <w:pStyle w:val="BodyText"/>
                    <w:spacing w:line="215" w:lineRule="exact"/>
                    <w:rPr>
                      <w:rFonts w:ascii="Arial"/>
                    </w:rPr>
                  </w:pPr>
                  <w:r>
                    <w:rPr>
                      <w:rFonts w:ascii="Arial"/>
                      <w:w w:val="173"/>
                    </w:rPr>
                    <w:t>}</w:t>
                  </w:r>
                </w:p>
              </w:txbxContent>
            </v:textbox>
            <w10:wrap anchorx="page"/>
          </v:shape>
        </w:pict>
      </w:r>
      <w:r w:rsidR="00F75F9A">
        <w:rPr>
          <w:w w:val="120"/>
          <w:position w:val="4"/>
        </w:rPr>
        <w:t xml:space="preserve">exp </w:t>
      </w:r>
      <w:r w:rsidR="00F75F9A">
        <w:rPr>
          <w:rFonts w:ascii="Arial" w:hAnsi="Arial"/>
          <w:w w:val="120"/>
          <w:position w:val="22"/>
        </w:rPr>
        <w:t>{</w:t>
      </w:r>
      <w:r w:rsidR="00F75F9A">
        <w:rPr>
          <w:i/>
          <w:w w:val="120"/>
          <w:position w:val="4"/>
        </w:rPr>
        <w:t>β</w:t>
      </w:r>
      <w:r w:rsidR="00F75F9A">
        <w:rPr>
          <w:rFonts w:ascii="Arial" w:hAnsi="Arial"/>
          <w:w w:val="120"/>
          <w:position w:val="1"/>
          <w:sz w:val="16"/>
        </w:rPr>
        <w:t xml:space="preserve">0 </w:t>
      </w:r>
      <w:r w:rsidR="00F75F9A">
        <w:rPr>
          <w:w w:val="120"/>
          <w:position w:val="4"/>
        </w:rPr>
        <w:t xml:space="preserve">+ </w:t>
      </w:r>
      <w:r w:rsidR="00F75F9A">
        <w:rPr>
          <w:i/>
          <w:w w:val="120"/>
          <w:position w:val="4"/>
        </w:rPr>
        <w:t>β</w:t>
      </w:r>
      <w:r w:rsidR="00F75F9A">
        <w:rPr>
          <w:rFonts w:ascii="Arial" w:hAnsi="Arial"/>
          <w:w w:val="120"/>
          <w:sz w:val="16"/>
        </w:rPr>
        <w:t xml:space="preserve">1 </w:t>
      </w:r>
      <w:r w:rsidR="00F75F9A">
        <w:rPr>
          <w:i/>
          <w:w w:val="120"/>
          <w:sz w:val="16"/>
        </w:rPr>
        <w:t>u</w:t>
      </w:r>
      <w:r w:rsidR="00F75F9A">
        <w:rPr>
          <w:rFonts w:ascii="Arial" w:hAnsi="Arial"/>
          <w:w w:val="120"/>
          <w:sz w:val="16"/>
        </w:rPr>
        <w:t>(</w:t>
      </w:r>
      <w:r w:rsidR="00F75F9A">
        <w:rPr>
          <w:i/>
          <w:w w:val="120"/>
          <w:sz w:val="16"/>
        </w:rPr>
        <w:t>i,t</w:t>
      </w:r>
      <w:r w:rsidR="00F75F9A">
        <w:rPr>
          <w:rFonts w:ascii="Arial" w:hAnsi="Arial"/>
          <w:w w:val="120"/>
          <w:sz w:val="16"/>
        </w:rPr>
        <w:t xml:space="preserve">) </w:t>
      </w:r>
      <w:r w:rsidR="00F75F9A">
        <w:rPr>
          <w:w w:val="120"/>
          <w:position w:val="4"/>
        </w:rPr>
        <w:t xml:space="preserve">+ </w:t>
      </w:r>
      <w:r w:rsidR="00F75F9A">
        <w:rPr>
          <w:i/>
          <w:w w:val="120"/>
          <w:position w:val="4"/>
        </w:rPr>
        <w:t>β</w:t>
      </w:r>
      <w:r w:rsidR="00F75F9A">
        <w:rPr>
          <w:rFonts w:ascii="Arial" w:hAnsi="Arial"/>
          <w:w w:val="120"/>
          <w:sz w:val="16"/>
        </w:rPr>
        <w:t xml:space="preserve">2 </w:t>
      </w:r>
      <w:r w:rsidR="00F75F9A">
        <w:rPr>
          <w:i/>
          <w:w w:val="120"/>
          <w:sz w:val="16"/>
        </w:rPr>
        <w:t xml:space="preserve">τ </w:t>
      </w:r>
      <w:r w:rsidR="00F75F9A">
        <w:rPr>
          <w:rFonts w:ascii="Arial" w:hAnsi="Arial"/>
          <w:w w:val="120"/>
          <w:sz w:val="16"/>
        </w:rPr>
        <w:t>(</w:t>
      </w:r>
      <w:r w:rsidR="00F75F9A">
        <w:rPr>
          <w:i/>
          <w:w w:val="120"/>
          <w:sz w:val="16"/>
        </w:rPr>
        <w:t>i,t</w:t>
      </w:r>
      <w:r w:rsidR="00F75F9A">
        <w:rPr>
          <w:rFonts w:ascii="Arial" w:hAnsi="Arial"/>
          <w:w w:val="120"/>
          <w:sz w:val="16"/>
        </w:rPr>
        <w:t>)</w:t>
      </w:r>
      <w:r w:rsidR="00F75F9A">
        <w:rPr>
          <w:rFonts w:ascii="Arial" w:hAnsi="Arial"/>
          <w:w w:val="120"/>
          <w:position w:val="22"/>
        </w:rPr>
        <w:t>}</w:t>
      </w:r>
    </w:p>
    <w:p w:rsidR="00194060" w:rsidRDefault="00194060">
      <w:pPr>
        <w:pStyle w:val="BodyText"/>
        <w:spacing w:before="11"/>
        <w:rPr>
          <w:rFonts w:ascii="Arial"/>
          <w:sz w:val="16"/>
        </w:rPr>
      </w:pPr>
    </w:p>
    <w:p w:rsidR="00194060" w:rsidRDefault="007B0340">
      <w:pPr>
        <w:pStyle w:val="BodyText"/>
        <w:spacing w:before="58" w:line="312" w:lineRule="auto"/>
        <w:ind w:left="120" w:right="1437"/>
      </w:pPr>
      <w:r>
        <w:pict>
          <v:shape id="_x0000_s1406" type="#_x0000_t202" alt="" style="position:absolute;left:0;text-align:left;margin-left:247.8pt;margin-top:40.55pt;width:13.95pt;height:40.75pt;z-index:-251632640;mso-wrap-style:square;mso-wrap-edited:f;mso-width-percent:0;mso-height-percent:0;mso-position-horizontal-relative:page;mso-width-percent:0;mso-height-percent:0;v-text-anchor:top" filled="f" stroked="f">
            <v:textbox inset="0,0,0,0">
              <w:txbxContent>
                <w:p w:rsidR="00F75F9A" w:rsidRDefault="00F75F9A">
                  <w:pPr>
                    <w:pStyle w:val="BodyText"/>
                    <w:spacing w:line="215" w:lineRule="exact"/>
                    <w:rPr>
                      <w:rFonts w:ascii="Arial"/>
                    </w:rPr>
                  </w:pPr>
                  <w:r>
                    <w:rPr>
                      <w:rFonts w:ascii="Arial"/>
                      <w:w w:val="140"/>
                    </w:rPr>
                    <w:t>IT</w:t>
                  </w:r>
                </w:p>
              </w:txbxContent>
            </v:textbox>
            <w10:wrap anchorx="page"/>
          </v:shape>
        </w:pict>
      </w:r>
      <w:r w:rsidR="00F75F9A">
        <w:rPr>
          <w:w w:val="110"/>
        </w:rPr>
        <w:t xml:space="preserve">Given the observation </w:t>
      </w:r>
      <w:r w:rsidR="00F75F9A">
        <w:rPr>
          <w:i/>
          <w:w w:val="110"/>
        </w:rPr>
        <w:t>y</w:t>
      </w:r>
      <w:r w:rsidR="00F75F9A">
        <w:rPr>
          <w:w w:val="110"/>
        </w:rPr>
        <w:t>(</w:t>
      </w:r>
      <w:r w:rsidR="00F75F9A">
        <w:rPr>
          <w:i/>
          <w:w w:val="110"/>
        </w:rPr>
        <w:t>i, t</w:t>
      </w:r>
      <w:r w:rsidR="00F75F9A">
        <w:rPr>
          <w:w w:val="110"/>
        </w:rPr>
        <w:t xml:space="preserve">) of whether Soldier </w:t>
      </w:r>
      <w:r w:rsidR="00F75F9A">
        <w:rPr>
          <w:i/>
          <w:w w:val="110"/>
        </w:rPr>
        <w:t xml:space="preserve">i </w:t>
      </w:r>
      <w:r w:rsidR="00F75F9A">
        <w:rPr>
          <w:w w:val="110"/>
        </w:rPr>
        <w:t>attrits (</w:t>
      </w:r>
      <w:r w:rsidR="00F75F9A">
        <w:rPr>
          <w:i/>
          <w:w w:val="110"/>
        </w:rPr>
        <w:t>y</w:t>
      </w:r>
      <w:r w:rsidR="00F75F9A">
        <w:rPr>
          <w:w w:val="110"/>
        </w:rPr>
        <w:t>(</w:t>
      </w:r>
      <w:r w:rsidR="00F75F9A">
        <w:rPr>
          <w:i/>
          <w:w w:val="110"/>
        </w:rPr>
        <w:t>i, t</w:t>
      </w:r>
      <w:r w:rsidR="00F75F9A">
        <w:rPr>
          <w:w w:val="110"/>
        </w:rPr>
        <w:t>) = 1) or not (</w:t>
      </w:r>
      <w:r w:rsidR="00F75F9A">
        <w:rPr>
          <w:i/>
          <w:w w:val="110"/>
        </w:rPr>
        <w:t>y</w:t>
      </w:r>
      <w:r w:rsidR="00F75F9A">
        <w:rPr>
          <w:w w:val="110"/>
        </w:rPr>
        <w:t>(</w:t>
      </w:r>
      <w:r w:rsidR="00F75F9A">
        <w:rPr>
          <w:i/>
          <w:w w:val="110"/>
        </w:rPr>
        <w:t>i, t</w:t>
      </w:r>
      <w:r w:rsidR="00F75F9A">
        <w:rPr>
          <w:w w:val="110"/>
        </w:rPr>
        <w:t xml:space="preserve">) = 0) at time </w:t>
      </w:r>
      <w:r w:rsidR="00F75F9A">
        <w:rPr>
          <w:i/>
          <w:w w:val="110"/>
        </w:rPr>
        <w:t>t</w:t>
      </w:r>
      <w:r w:rsidR="00F75F9A">
        <w:rPr>
          <w:w w:val="110"/>
        </w:rPr>
        <w:t>, the likelihood is a collection of independent Bernoulli trials</w:t>
      </w:r>
    </w:p>
    <w:p w:rsidR="00194060" w:rsidRDefault="00194060">
      <w:pPr>
        <w:pStyle w:val="BodyText"/>
        <w:rPr>
          <w:sz w:val="23"/>
        </w:rPr>
      </w:pPr>
    </w:p>
    <w:p w:rsidR="00194060" w:rsidRDefault="00F75F9A">
      <w:pPr>
        <w:tabs>
          <w:tab w:val="left" w:pos="3951"/>
          <w:tab w:val="left" w:pos="9201"/>
        </w:tabs>
        <w:ind w:left="2716"/>
      </w:pPr>
      <w:r>
        <w:rPr>
          <w:i/>
          <w:w w:val="121"/>
        </w:rPr>
        <w:t>L</w:t>
      </w:r>
      <w:r>
        <w:rPr>
          <w:w w:val="115"/>
        </w:rPr>
        <w:t>(</w:t>
      </w:r>
      <w:r>
        <w:rPr>
          <w:i/>
          <w:spacing w:val="11"/>
          <w:w w:val="112"/>
        </w:rPr>
        <w:t>β</w:t>
      </w:r>
      <w:r>
        <w:rPr>
          <w:rFonts w:ascii="Menlo" w:hAnsi="Menlo"/>
          <w:i/>
          <w:w w:val="45"/>
        </w:rPr>
        <w:t>|</w:t>
      </w:r>
      <w:r>
        <w:rPr>
          <w:i/>
          <w:spacing w:val="7"/>
          <w:w w:val="109"/>
        </w:rPr>
        <w:t>y</w:t>
      </w:r>
      <w:r>
        <w:rPr>
          <w:w w:val="115"/>
        </w:rPr>
        <w:t>)</w:t>
      </w:r>
      <w:r>
        <w:rPr>
          <w:spacing w:val="5"/>
        </w:rPr>
        <w:t xml:space="preserve"> </w:t>
      </w:r>
      <w:r>
        <w:rPr>
          <w:w w:val="136"/>
        </w:rPr>
        <w:t>=</w:t>
      </w:r>
      <w:r>
        <w:tab/>
      </w:r>
      <w:r>
        <w:rPr>
          <w:i/>
          <w:w w:val="99"/>
        </w:rPr>
        <w:t>p</w:t>
      </w:r>
      <w:r>
        <w:rPr>
          <w:i/>
          <w:w w:val="123"/>
          <w:vertAlign w:val="subscript"/>
        </w:rPr>
        <w:t>i</w:t>
      </w:r>
      <w:r>
        <w:rPr>
          <w:i/>
          <w:spacing w:val="10"/>
          <w:w w:val="123"/>
          <w:vertAlign w:val="subscript"/>
        </w:rPr>
        <w:t>t</w:t>
      </w:r>
      <w:r>
        <w:rPr>
          <w:w w:val="115"/>
        </w:rPr>
        <w:t>(</w:t>
      </w:r>
      <w:r>
        <w:rPr>
          <w:i/>
          <w:spacing w:val="11"/>
          <w:w w:val="112"/>
        </w:rPr>
        <w:t>β</w:t>
      </w:r>
      <w:r>
        <w:rPr>
          <w:w w:val="115"/>
        </w:rPr>
        <w:t>)</w:t>
      </w:r>
      <w:r>
        <w:rPr>
          <w:i/>
          <w:spacing w:val="5"/>
          <w:w w:val="111"/>
          <w:vertAlign w:val="superscript"/>
        </w:rPr>
        <w:t>y</w:t>
      </w:r>
      <w:r>
        <w:rPr>
          <w:rFonts w:ascii="Arial" w:hAnsi="Arial"/>
          <w:w w:val="110"/>
          <w:vertAlign w:val="superscript"/>
        </w:rPr>
        <w:t>(</w:t>
      </w:r>
      <w:r>
        <w:rPr>
          <w:i/>
          <w:w w:val="121"/>
          <w:vertAlign w:val="superscript"/>
        </w:rPr>
        <w:t>i,t</w:t>
      </w:r>
      <w:r>
        <w:rPr>
          <w:rFonts w:ascii="Arial" w:hAnsi="Arial"/>
          <w:w w:val="110"/>
          <w:vertAlign w:val="superscript"/>
        </w:rPr>
        <w:t>)</w:t>
      </w:r>
      <w:r>
        <w:rPr>
          <w:rFonts w:ascii="Arial" w:hAnsi="Arial"/>
          <w:spacing w:val="-3"/>
        </w:rPr>
        <w:t xml:space="preserve"> </w:t>
      </w:r>
      <w:r>
        <w:rPr>
          <w:rFonts w:ascii="Menlo" w:hAnsi="Menlo"/>
          <w:i/>
          <w:w w:val="45"/>
        </w:rPr>
        <w:t>·</w:t>
      </w:r>
      <w:r>
        <w:rPr>
          <w:rFonts w:ascii="Menlo" w:hAnsi="Menlo"/>
          <w:i/>
          <w:spacing w:val="-84"/>
        </w:rPr>
        <w:t xml:space="preserve"> </w:t>
      </w:r>
      <w:r>
        <w:rPr>
          <w:w w:val="105"/>
        </w:rPr>
        <w:t>(1</w:t>
      </w:r>
      <w:r>
        <w:rPr>
          <w:spacing w:val="-7"/>
        </w:rPr>
        <w:t xml:space="preserve"> </w:t>
      </w:r>
      <w:r>
        <w:rPr>
          <w:rFonts w:ascii="Menlo" w:hAnsi="Menlo"/>
          <w:i/>
          <w:w w:val="127"/>
        </w:rPr>
        <w:t>−</w:t>
      </w:r>
      <w:r>
        <w:rPr>
          <w:rFonts w:ascii="Menlo" w:hAnsi="Menlo"/>
          <w:i/>
          <w:spacing w:val="-84"/>
        </w:rPr>
        <w:t xml:space="preserve"> </w:t>
      </w:r>
      <w:r>
        <w:rPr>
          <w:i/>
          <w:w w:val="99"/>
        </w:rPr>
        <w:t>p</w:t>
      </w:r>
      <w:r>
        <w:rPr>
          <w:i/>
          <w:w w:val="123"/>
          <w:vertAlign w:val="subscript"/>
        </w:rPr>
        <w:t>i</w:t>
      </w:r>
      <w:r>
        <w:rPr>
          <w:i/>
          <w:spacing w:val="10"/>
          <w:w w:val="123"/>
          <w:vertAlign w:val="subscript"/>
        </w:rPr>
        <w:t>t</w:t>
      </w:r>
      <w:r>
        <w:rPr>
          <w:w w:val="115"/>
        </w:rPr>
        <w:t>(</w:t>
      </w:r>
      <w:r>
        <w:rPr>
          <w:i/>
          <w:spacing w:val="11"/>
          <w:w w:val="112"/>
        </w:rPr>
        <w:t>β</w:t>
      </w:r>
      <w:r>
        <w:rPr>
          <w:w w:val="115"/>
        </w:rPr>
        <w:t>))</w:t>
      </w:r>
      <w:r>
        <w:rPr>
          <w:rFonts w:ascii="Arial" w:hAnsi="Arial"/>
          <w:w w:val="94"/>
          <w:vertAlign w:val="superscript"/>
        </w:rPr>
        <w:t>(1</w:t>
      </w:r>
      <w:r>
        <w:rPr>
          <w:rFonts w:ascii="Arial" w:hAnsi="Arial"/>
          <w:i/>
          <w:w w:val="134"/>
          <w:vertAlign w:val="superscript"/>
        </w:rPr>
        <w:t>−</w:t>
      </w:r>
      <w:r>
        <w:rPr>
          <w:i/>
          <w:spacing w:val="5"/>
          <w:w w:val="111"/>
          <w:vertAlign w:val="superscript"/>
        </w:rPr>
        <w:t>y</w:t>
      </w:r>
      <w:r>
        <w:rPr>
          <w:rFonts w:ascii="Arial" w:hAnsi="Arial"/>
          <w:w w:val="110"/>
          <w:vertAlign w:val="superscript"/>
        </w:rPr>
        <w:t>(</w:t>
      </w:r>
      <w:r>
        <w:rPr>
          <w:i/>
          <w:w w:val="121"/>
          <w:vertAlign w:val="superscript"/>
        </w:rPr>
        <w:t>i,t</w:t>
      </w:r>
      <w:r>
        <w:rPr>
          <w:rFonts w:ascii="Arial" w:hAnsi="Arial"/>
          <w:w w:val="110"/>
          <w:vertAlign w:val="superscript"/>
        </w:rPr>
        <w:t>))</w:t>
      </w:r>
      <w:r>
        <w:rPr>
          <w:rFonts w:ascii="Arial" w:hAnsi="Arial"/>
        </w:rPr>
        <w:tab/>
      </w:r>
      <w:r>
        <w:rPr>
          <w:w w:val="108"/>
        </w:rPr>
        <w:t>(4)</w:t>
      </w:r>
    </w:p>
    <w:p w:rsidR="00194060" w:rsidRDefault="00F75F9A">
      <w:pPr>
        <w:spacing w:before="61"/>
        <w:ind w:right="3366"/>
        <w:jc w:val="center"/>
        <w:rPr>
          <w:i/>
          <w:sz w:val="16"/>
        </w:rPr>
      </w:pPr>
      <w:r>
        <w:rPr>
          <w:i/>
          <w:w w:val="130"/>
          <w:sz w:val="16"/>
        </w:rPr>
        <w:t>i,t</w:t>
      </w:r>
    </w:p>
    <w:p w:rsidR="00194060" w:rsidRDefault="00194060">
      <w:pPr>
        <w:pStyle w:val="BodyText"/>
        <w:spacing w:before="8"/>
        <w:rPr>
          <w:i/>
          <w:sz w:val="17"/>
        </w:rPr>
      </w:pPr>
    </w:p>
    <w:p w:rsidR="00194060" w:rsidRDefault="00F75F9A">
      <w:pPr>
        <w:pStyle w:val="BodyText"/>
        <w:spacing w:before="57"/>
        <w:ind w:left="119"/>
      </w:pPr>
      <w:r>
        <w:rPr>
          <w:w w:val="110"/>
        </w:rPr>
        <w:t xml:space="preserve">where </w:t>
      </w:r>
      <w:r>
        <w:rPr>
          <w:i/>
          <w:w w:val="110"/>
        </w:rPr>
        <w:t xml:space="preserve">β </w:t>
      </w:r>
      <w:r>
        <w:rPr>
          <w:w w:val="110"/>
        </w:rPr>
        <w:t xml:space="preserve">= </w:t>
      </w:r>
      <w:r>
        <w:rPr>
          <w:spacing w:val="2"/>
          <w:w w:val="110"/>
        </w:rPr>
        <w:t>(</w:t>
      </w:r>
      <w:r>
        <w:rPr>
          <w:i/>
          <w:spacing w:val="2"/>
          <w:w w:val="110"/>
        </w:rPr>
        <w:t>β</w:t>
      </w:r>
      <w:r>
        <w:rPr>
          <w:rFonts w:ascii="Arial" w:hAnsi="Arial"/>
          <w:spacing w:val="2"/>
          <w:w w:val="110"/>
          <w:vertAlign w:val="subscript"/>
        </w:rPr>
        <w:t>0</w:t>
      </w:r>
      <w:r>
        <w:rPr>
          <w:i/>
          <w:spacing w:val="2"/>
          <w:w w:val="110"/>
        </w:rPr>
        <w:t xml:space="preserve">, </w:t>
      </w:r>
      <w:r>
        <w:rPr>
          <w:i/>
          <w:spacing w:val="3"/>
          <w:w w:val="110"/>
        </w:rPr>
        <w:t>β</w:t>
      </w:r>
      <w:r>
        <w:rPr>
          <w:rFonts w:ascii="Arial" w:hAnsi="Arial"/>
          <w:spacing w:val="3"/>
          <w:w w:val="110"/>
          <w:vertAlign w:val="subscript"/>
        </w:rPr>
        <w:t>1</w:t>
      </w:r>
      <w:r>
        <w:rPr>
          <w:i/>
          <w:spacing w:val="3"/>
          <w:w w:val="110"/>
        </w:rPr>
        <w:t>, β</w:t>
      </w:r>
      <w:r>
        <w:rPr>
          <w:rFonts w:ascii="Arial" w:hAnsi="Arial"/>
          <w:spacing w:val="3"/>
          <w:w w:val="110"/>
          <w:vertAlign w:val="subscript"/>
        </w:rPr>
        <w:t>2</w:t>
      </w:r>
      <w:r>
        <w:rPr>
          <w:spacing w:val="3"/>
          <w:w w:val="110"/>
        </w:rPr>
        <w:t xml:space="preserve">) </w:t>
      </w:r>
      <w:r>
        <w:rPr>
          <w:w w:val="110"/>
        </w:rPr>
        <w:t xml:space="preserve">holds the intercept, the </w:t>
      </w:r>
      <w:r>
        <w:rPr>
          <w:i/>
          <w:w w:val="110"/>
        </w:rPr>
        <w:t>n</w:t>
      </w:r>
      <w:r>
        <w:rPr>
          <w:i/>
          <w:w w:val="110"/>
          <w:vertAlign w:val="subscript"/>
        </w:rPr>
        <w:t>u</w:t>
      </w:r>
      <w:r>
        <w:rPr>
          <w:i/>
          <w:w w:val="110"/>
        </w:rPr>
        <w:t xml:space="preserve"> </w:t>
      </w:r>
      <w:r>
        <w:rPr>
          <w:w w:val="110"/>
        </w:rPr>
        <w:t>= 100 unit effects, and the 12 term</w:t>
      </w:r>
      <w:r>
        <w:rPr>
          <w:spacing w:val="55"/>
          <w:w w:val="110"/>
        </w:rPr>
        <w:t xml:space="preserve"> </w:t>
      </w:r>
      <w:r>
        <w:rPr>
          <w:w w:val="110"/>
        </w:rPr>
        <w:t>effects.</w:t>
      </w:r>
    </w:p>
    <w:p w:rsidR="00194060" w:rsidRDefault="00F75F9A">
      <w:pPr>
        <w:pStyle w:val="BodyText"/>
        <w:spacing w:before="75" w:line="312" w:lineRule="auto"/>
        <w:ind w:left="119" w:right="1437" w:firstLine="338"/>
        <w:jc w:val="both"/>
      </w:pPr>
      <w:r>
        <w:rPr>
          <w:w w:val="110"/>
        </w:rPr>
        <w:t>The</w:t>
      </w:r>
      <w:r>
        <w:rPr>
          <w:spacing w:val="-22"/>
          <w:w w:val="110"/>
        </w:rPr>
        <w:t xml:space="preserve"> </w:t>
      </w:r>
      <w:r>
        <w:rPr>
          <w:w w:val="110"/>
        </w:rPr>
        <w:t>Bayesian</w:t>
      </w:r>
      <w:r>
        <w:rPr>
          <w:spacing w:val="-21"/>
          <w:w w:val="110"/>
        </w:rPr>
        <w:t xml:space="preserve"> </w:t>
      </w:r>
      <w:r>
        <w:rPr>
          <w:w w:val="110"/>
        </w:rPr>
        <w:t>formulation</w:t>
      </w:r>
      <w:r>
        <w:rPr>
          <w:spacing w:val="-22"/>
          <w:w w:val="110"/>
        </w:rPr>
        <w:t xml:space="preserve"> </w:t>
      </w:r>
      <w:r>
        <w:rPr>
          <w:w w:val="110"/>
        </w:rPr>
        <w:t>is</w:t>
      </w:r>
      <w:r>
        <w:rPr>
          <w:spacing w:val="-21"/>
          <w:w w:val="110"/>
        </w:rPr>
        <w:t xml:space="preserve"> </w:t>
      </w:r>
      <w:r>
        <w:rPr>
          <w:w w:val="110"/>
        </w:rPr>
        <w:t>completed</w:t>
      </w:r>
      <w:r>
        <w:rPr>
          <w:spacing w:val="-21"/>
          <w:w w:val="110"/>
        </w:rPr>
        <w:t xml:space="preserve"> </w:t>
      </w:r>
      <w:r>
        <w:rPr>
          <w:spacing w:val="-3"/>
          <w:w w:val="110"/>
        </w:rPr>
        <w:t>by</w:t>
      </w:r>
      <w:r>
        <w:rPr>
          <w:spacing w:val="-22"/>
          <w:w w:val="110"/>
        </w:rPr>
        <w:t xml:space="preserve"> </w:t>
      </w:r>
      <w:r>
        <w:rPr>
          <w:w w:val="110"/>
        </w:rPr>
        <w:t>specifying</w:t>
      </w:r>
      <w:r>
        <w:rPr>
          <w:spacing w:val="-21"/>
          <w:w w:val="110"/>
        </w:rPr>
        <w:t xml:space="preserve"> </w:t>
      </w:r>
      <w:r>
        <w:rPr>
          <w:w w:val="110"/>
        </w:rPr>
        <w:t>independent</w:t>
      </w:r>
      <w:r>
        <w:rPr>
          <w:spacing w:val="-22"/>
          <w:w w:val="110"/>
        </w:rPr>
        <w:t xml:space="preserve"> </w:t>
      </w:r>
      <w:r>
        <w:rPr>
          <w:w w:val="110"/>
        </w:rPr>
        <w:t>prior</w:t>
      </w:r>
      <w:r>
        <w:rPr>
          <w:spacing w:val="-21"/>
          <w:w w:val="110"/>
        </w:rPr>
        <w:t xml:space="preserve"> </w:t>
      </w:r>
      <w:r>
        <w:rPr>
          <w:w w:val="110"/>
        </w:rPr>
        <w:t>distributions</w:t>
      </w:r>
      <w:r>
        <w:rPr>
          <w:spacing w:val="-20"/>
          <w:w w:val="110"/>
        </w:rPr>
        <w:t xml:space="preserve"> </w:t>
      </w:r>
      <w:r>
        <w:rPr>
          <w:w w:val="110"/>
        </w:rPr>
        <w:t>for</w:t>
      </w:r>
      <w:r>
        <w:rPr>
          <w:spacing w:val="-22"/>
          <w:w w:val="110"/>
        </w:rPr>
        <w:t xml:space="preserve"> </w:t>
      </w:r>
      <w:r>
        <w:rPr>
          <w:i/>
          <w:spacing w:val="3"/>
          <w:w w:val="110"/>
        </w:rPr>
        <w:t>β</w:t>
      </w:r>
      <w:r>
        <w:rPr>
          <w:rFonts w:ascii="Arial" w:hAnsi="Arial"/>
          <w:spacing w:val="3"/>
          <w:w w:val="110"/>
          <w:vertAlign w:val="subscript"/>
        </w:rPr>
        <w:t>0</w:t>
      </w:r>
      <w:r>
        <w:rPr>
          <w:spacing w:val="3"/>
          <w:w w:val="110"/>
        </w:rPr>
        <w:t>,</w:t>
      </w:r>
      <w:r>
        <w:rPr>
          <w:spacing w:val="-20"/>
          <w:w w:val="110"/>
        </w:rPr>
        <w:t xml:space="preserve"> </w:t>
      </w:r>
      <w:r>
        <w:rPr>
          <w:i/>
          <w:spacing w:val="3"/>
          <w:w w:val="110"/>
        </w:rPr>
        <w:t>β</w:t>
      </w:r>
      <w:r>
        <w:rPr>
          <w:rFonts w:ascii="Arial" w:hAnsi="Arial"/>
          <w:spacing w:val="3"/>
          <w:w w:val="110"/>
          <w:vertAlign w:val="subscript"/>
        </w:rPr>
        <w:t>1</w:t>
      </w:r>
      <w:r>
        <w:rPr>
          <w:spacing w:val="3"/>
          <w:w w:val="110"/>
        </w:rPr>
        <w:t xml:space="preserve">, </w:t>
      </w:r>
      <w:r>
        <w:rPr>
          <w:w w:val="110"/>
        </w:rPr>
        <w:t xml:space="preserve">and </w:t>
      </w:r>
      <w:r>
        <w:rPr>
          <w:i/>
          <w:spacing w:val="3"/>
          <w:w w:val="110"/>
        </w:rPr>
        <w:t>β</w:t>
      </w:r>
      <w:r>
        <w:rPr>
          <w:rFonts w:ascii="Arial" w:hAnsi="Arial"/>
          <w:spacing w:val="3"/>
          <w:w w:val="110"/>
          <w:vertAlign w:val="subscript"/>
        </w:rPr>
        <w:t>2</w:t>
      </w:r>
      <w:r>
        <w:rPr>
          <w:spacing w:val="3"/>
          <w:w w:val="110"/>
        </w:rPr>
        <w:t xml:space="preserve">. </w:t>
      </w:r>
      <w:r>
        <w:rPr>
          <w:w w:val="110"/>
        </w:rPr>
        <w:t xml:space="preserve">The intercept term </w:t>
      </w:r>
      <w:r>
        <w:rPr>
          <w:i/>
          <w:w w:val="110"/>
        </w:rPr>
        <w:t>β</w:t>
      </w:r>
      <w:r>
        <w:rPr>
          <w:rFonts w:ascii="Arial" w:hAnsi="Arial"/>
          <w:w w:val="110"/>
          <w:vertAlign w:val="subscript"/>
        </w:rPr>
        <w:t>0</w:t>
      </w:r>
      <w:r>
        <w:rPr>
          <w:rFonts w:ascii="Arial" w:hAnsi="Arial"/>
          <w:w w:val="110"/>
        </w:rPr>
        <w:t xml:space="preserve"> </w:t>
      </w:r>
      <w:r>
        <w:rPr>
          <w:w w:val="110"/>
        </w:rPr>
        <w:t xml:space="preserve">is given a vague, improper prior that is uniform </w:t>
      </w:r>
      <w:r>
        <w:rPr>
          <w:spacing w:val="-3"/>
          <w:w w:val="110"/>
        </w:rPr>
        <w:t xml:space="preserve">over </w:t>
      </w:r>
      <w:r>
        <w:rPr>
          <w:w w:val="110"/>
        </w:rPr>
        <w:t>the real line, as is common for fixed effect</w:t>
      </w:r>
      <w:r>
        <w:rPr>
          <w:spacing w:val="58"/>
          <w:w w:val="110"/>
        </w:rPr>
        <w:t xml:space="preserve"> </w:t>
      </w:r>
      <w:r>
        <w:rPr>
          <w:w w:val="110"/>
        </w:rPr>
        <w:t>terms.</w:t>
      </w:r>
    </w:p>
    <w:p w:rsidR="00194060" w:rsidRDefault="00F75F9A">
      <w:pPr>
        <w:spacing w:line="256" w:lineRule="exact"/>
        <w:ind w:right="1318"/>
        <w:jc w:val="center"/>
      </w:pPr>
      <w:r>
        <w:rPr>
          <w:i/>
          <w:spacing w:val="3"/>
          <w:w w:val="110"/>
        </w:rPr>
        <w:t>π</w:t>
      </w:r>
      <w:r>
        <w:rPr>
          <w:spacing w:val="3"/>
          <w:w w:val="110"/>
        </w:rPr>
        <w:t>(</w:t>
      </w:r>
      <w:r>
        <w:rPr>
          <w:i/>
          <w:spacing w:val="3"/>
          <w:w w:val="110"/>
        </w:rPr>
        <w:t>β</w:t>
      </w:r>
      <w:r>
        <w:rPr>
          <w:rFonts w:ascii="Arial" w:hAnsi="Arial"/>
          <w:spacing w:val="3"/>
          <w:w w:val="110"/>
          <w:vertAlign w:val="subscript"/>
        </w:rPr>
        <w:t>0</w:t>
      </w:r>
      <w:r>
        <w:rPr>
          <w:spacing w:val="3"/>
          <w:w w:val="110"/>
        </w:rPr>
        <w:t xml:space="preserve">) </w:t>
      </w:r>
      <w:r>
        <w:rPr>
          <w:rFonts w:ascii="Menlo" w:hAnsi="Menlo"/>
          <w:i/>
          <w:w w:val="110"/>
        </w:rPr>
        <w:t>∝</w:t>
      </w:r>
      <w:r>
        <w:rPr>
          <w:rFonts w:ascii="Menlo" w:hAnsi="Menlo"/>
          <w:i/>
          <w:spacing w:val="-89"/>
          <w:w w:val="110"/>
        </w:rPr>
        <w:t xml:space="preserve"> </w:t>
      </w:r>
      <w:r>
        <w:rPr>
          <w:w w:val="110"/>
        </w:rPr>
        <w:t>1</w:t>
      </w:r>
    </w:p>
    <w:p w:rsidR="00194060" w:rsidRDefault="007B0340">
      <w:pPr>
        <w:pStyle w:val="BodyText"/>
        <w:spacing w:before="227"/>
        <w:ind w:right="1318"/>
        <w:jc w:val="center"/>
      </w:pPr>
      <w:r>
        <w:pict>
          <v:shape id="_x0000_s1405" type="#_x0000_t202" alt="" style="position:absolute;left:0;text-align:left;margin-left:388.05pt;margin-top:18.6pt;width:4.25pt;height:8pt;z-index:-25163161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rsidR="00F75F9A">
        <w:rPr>
          <w:w w:val="110"/>
        </w:rPr>
        <w:t xml:space="preserve">The random unit effects are modeled as i.i.d. draws from a </w:t>
      </w:r>
      <w:r w:rsidR="00F75F9A">
        <w:rPr>
          <w:i/>
          <w:w w:val="110"/>
        </w:rPr>
        <w:t xml:space="preserve">N </w:t>
      </w:r>
      <w:r w:rsidR="00F75F9A">
        <w:rPr>
          <w:w w:val="110"/>
        </w:rPr>
        <w:t>(0</w:t>
      </w:r>
      <w:r w:rsidR="00F75F9A">
        <w:rPr>
          <w:i/>
          <w:w w:val="110"/>
        </w:rPr>
        <w:t>, σ</w:t>
      </w:r>
      <w:r w:rsidR="00F75F9A">
        <w:rPr>
          <w:rFonts w:ascii="Arial" w:hAnsi="Arial"/>
          <w:w w:val="110"/>
          <w:vertAlign w:val="superscript"/>
        </w:rPr>
        <w:t>2</w:t>
      </w:r>
      <w:r w:rsidR="00F75F9A">
        <w:rPr>
          <w:w w:val="110"/>
        </w:rPr>
        <w:t>) distribution, with an inverse-</w:t>
      </w:r>
    </w:p>
    <w:p w:rsidR="00194060" w:rsidRDefault="007B0340">
      <w:pPr>
        <w:pStyle w:val="BodyText"/>
        <w:spacing w:before="75"/>
        <w:ind w:left="119"/>
      </w:pPr>
      <w:r>
        <w:pict>
          <v:shape id="_x0000_s1404" type="#_x0000_t202" alt="" style="position:absolute;left:0;text-align:left;margin-left:159.85pt;margin-top:11pt;width:4.25pt;height:8pt;z-index:-251630592;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rsidR="00F75F9A">
        <w:rPr>
          <w:w w:val="105"/>
        </w:rPr>
        <w:t xml:space="preserve">gamma prior for </w:t>
      </w:r>
      <w:r w:rsidR="00F75F9A">
        <w:rPr>
          <w:i/>
          <w:w w:val="105"/>
        </w:rPr>
        <w:t>σ</w:t>
      </w:r>
      <w:r w:rsidR="00F75F9A">
        <w:rPr>
          <w:rFonts w:ascii="Arial" w:hAnsi="Arial"/>
          <w:w w:val="105"/>
          <w:vertAlign w:val="superscript"/>
        </w:rPr>
        <w:t>2</w:t>
      </w:r>
      <w:r w:rsidR="00F75F9A">
        <w:rPr>
          <w:w w:val="105"/>
        </w:rPr>
        <w:t>. Thus</w:t>
      </w:r>
    </w:p>
    <w:p w:rsidR="00194060" w:rsidRDefault="007B0340">
      <w:pPr>
        <w:spacing w:before="258"/>
        <w:ind w:left="2302"/>
        <w:rPr>
          <w:i/>
          <w:sz w:val="16"/>
        </w:rPr>
      </w:pPr>
      <w:r>
        <w:pict>
          <v:shape id="_x0000_s1403" type="#_x0000_t202" alt="" style="position:absolute;left:0;text-align:left;margin-left:305.65pt;margin-top:35.5pt;width:4.25pt;height:8pt;z-index:251584512;mso-wrap-style:square;mso-wrap-edited:f;mso-width-percent:0;mso-height-percent:0;mso-wrap-distance-left:0;mso-wrap-distance-righ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type="topAndBottom" anchorx="page"/>
          </v:shape>
        </w:pict>
      </w:r>
      <w:r>
        <w:pict>
          <v:shape id="_x0000_s1402" type="#_x0000_t202" alt="" style="position:absolute;left:0;text-align:left;margin-left:198.15pt;margin-top:26.35pt;width:4.25pt;height:8pt;z-index:-25162649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401" type="#_x0000_t202" alt="" style="position:absolute;left:0;text-align:left;margin-left:213.95pt;margin-top:27.4pt;width:4.25pt;height:8pt;z-index:-251625472;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400" type="#_x0000_t202" alt="" style="position:absolute;left:0;text-align:left;margin-left:244.1pt;margin-top:27.8pt;width:4.25pt;height:8pt;z-index:-251624448;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99" type="#_x0000_t202" alt="" style="position:absolute;left:0;text-align:left;margin-left:293.95pt;margin-top:28.65pt;width:16.35pt;height:12.5pt;z-index:-251623424;mso-wrap-style:square;mso-wrap-edited:f;mso-width-percent:0;mso-height-percent:0;mso-position-horizontal-relative:page;mso-width-percent:0;mso-height-percent:0;v-text-anchor:top" filled="f" stroked="f">
            <v:textbox inset="0,0,0,0">
              <w:txbxContent>
                <w:p w:rsidR="00F75F9A" w:rsidRDefault="00F75F9A">
                  <w:pPr>
                    <w:spacing w:line="242" w:lineRule="exact"/>
                    <w:rPr>
                      <w:rFonts w:ascii="Arial" w:hAnsi="Arial"/>
                      <w:sz w:val="16"/>
                    </w:rPr>
                  </w:pPr>
                  <w:r>
                    <w:rPr>
                      <w:w w:val="105"/>
                    </w:rPr>
                    <w:t>2</w:t>
                  </w:r>
                  <w:r>
                    <w:rPr>
                      <w:i/>
                      <w:w w:val="105"/>
                    </w:rPr>
                    <w:t>σ</w:t>
                  </w:r>
                  <w:r>
                    <w:rPr>
                      <w:rFonts w:ascii="Arial" w:hAnsi="Arial"/>
                      <w:w w:val="105"/>
                      <w:position w:val="8"/>
                      <w:sz w:val="16"/>
                    </w:rPr>
                    <w:t>2</w:t>
                  </w:r>
                </w:p>
              </w:txbxContent>
            </v:textbox>
            <w10:wrap anchorx="page"/>
          </v:shape>
        </w:pict>
      </w:r>
      <w:r>
        <w:pict>
          <v:shape id="_x0000_s1398" type="#_x0000_t202" alt="" style="position:absolute;left:0;text-align:left;margin-left:318.15pt;margin-top:27.4pt;width:4.25pt;height:8pt;z-index:-251622400;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97" type="#_x0000_t202" alt="" style="position:absolute;left:0;text-align:left;margin-left:331.5pt;margin-top:26.35pt;width:4.25pt;height:8pt;z-index:-25162137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96" type="#_x0000_t202" alt="" style="position:absolute;left:0;text-align:left;margin-left:364pt;margin-top:27.8pt;width:4.25pt;height:8pt;z-index:-251620352;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95" type="#_x0000_t202" alt="" style="position:absolute;left:0;text-align:left;margin-left:415.05pt;margin-top:24.2pt;width:3.7pt;height:6pt;z-index:-251619328;mso-wrap-style:square;mso-wrap-edited:f;mso-width-percent:0;mso-height-percent:0;mso-position-horizontal-relative:page;mso-width-percent:0;mso-height-percent:0;v-text-anchor:top" filled="f" stroked="f">
            <v:textbox inset="0,0,0,0">
              <w:txbxContent>
                <w:p w:rsidR="00F75F9A" w:rsidRDefault="00F75F9A">
                  <w:pPr>
                    <w:spacing w:line="115" w:lineRule="exact"/>
                    <w:rPr>
                      <w:rFonts w:ascii="Arial"/>
                      <w:sz w:val="12"/>
                    </w:rPr>
                  </w:pPr>
                  <w:r>
                    <w:rPr>
                      <w:rFonts w:ascii="Arial"/>
                      <w:w w:val="109"/>
                      <w:sz w:val="12"/>
                    </w:rPr>
                    <w:t>1</w:t>
                  </w:r>
                </w:p>
              </w:txbxContent>
            </v:textbox>
            <w10:wrap anchorx="page"/>
          </v:shape>
        </w:pict>
      </w:r>
      <w:r w:rsidR="00F75F9A">
        <w:rPr>
          <w:i/>
          <w:spacing w:val="2"/>
          <w:w w:val="115"/>
        </w:rPr>
        <w:t>π</w:t>
      </w:r>
      <w:r w:rsidR="00F75F9A">
        <w:rPr>
          <w:spacing w:val="2"/>
          <w:w w:val="115"/>
        </w:rPr>
        <w:t>(</w:t>
      </w:r>
      <w:r w:rsidR="00F75F9A">
        <w:rPr>
          <w:i/>
          <w:spacing w:val="2"/>
          <w:w w:val="115"/>
        </w:rPr>
        <w:t xml:space="preserve">β </w:t>
      </w:r>
      <w:r w:rsidR="00F75F9A">
        <w:rPr>
          <w:i/>
          <w:w w:val="115"/>
        </w:rPr>
        <w:t xml:space="preserve">, </w:t>
      </w:r>
      <w:r w:rsidR="00F75F9A">
        <w:rPr>
          <w:i/>
          <w:spacing w:val="5"/>
          <w:w w:val="115"/>
        </w:rPr>
        <w:t>σ</w:t>
      </w:r>
      <w:r w:rsidR="00F75F9A">
        <w:rPr>
          <w:rFonts w:ascii="Arial" w:hAnsi="Arial"/>
          <w:spacing w:val="5"/>
          <w:w w:val="115"/>
          <w:vertAlign w:val="superscript"/>
        </w:rPr>
        <w:t>2</w:t>
      </w:r>
      <w:r w:rsidR="00F75F9A">
        <w:rPr>
          <w:spacing w:val="5"/>
          <w:w w:val="115"/>
        </w:rPr>
        <w:t xml:space="preserve">) </w:t>
      </w:r>
      <w:r w:rsidR="00F75F9A">
        <w:rPr>
          <w:rFonts w:ascii="Menlo" w:hAnsi="Menlo"/>
          <w:i/>
          <w:w w:val="115"/>
        </w:rPr>
        <w:t>∝</w:t>
      </w:r>
      <w:r w:rsidR="00F75F9A">
        <w:rPr>
          <w:rFonts w:ascii="Menlo" w:hAnsi="Menlo"/>
          <w:i/>
          <w:spacing w:val="-92"/>
          <w:w w:val="115"/>
        </w:rPr>
        <w:t xml:space="preserve"> </w:t>
      </w:r>
      <w:r w:rsidR="00F75F9A">
        <w:rPr>
          <w:i/>
          <w:spacing w:val="2"/>
          <w:w w:val="115"/>
        </w:rPr>
        <w:t>σ</w:t>
      </w:r>
      <w:r w:rsidR="00F75F9A">
        <w:rPr>
          <w:rFonts w:ascii="Arial" w:hAnsi="Arial"/>
          <w:i/>
          <w:spacing w:val="2"/>
          <w:w w:val="115"/>
          <w:vertAlign w:val="superscript"/>
        </w:rPr>
        <w:t>−</w:t>
      </w:r>
      <w:r w:rsidR="00F75F9A">
        <w:rPr>
          <w:rFonts w:ascii="Arial" w:hAnsi="Arial"/>
          <w:spacing w:val="2"/>
          <w:w w:val="115"/>
          <w:vertAlign w:val="superscript"/>
        </w:rPr>
        <w:t>1</w:t>
      </w:r>
      <w:r w:rsidR="00F75F9A">
        <w:rPr>
          <w:rFonts w:ascii="Arial" w:hAnsi="Arial"/>
          <w:spacing w:val="2"/>
          <w:w w:val="115"/>
        </w:rPr>
        <w:t xml:space="preserve"> </w:t>
      </w:r>
      <w:r w:rsidR="00F75F9A">
        <w:rPr>
          <w:w w:val="115"/>
        </w:rPr>
        <w:t>exp</w:t>
      </w:r>
      <w:r w:rsidR="00F75F9A">
        <w:rPr>
          <w:w w:val="115"/>
          <w:position w:val="31"/>
        </w:rPr>
        <w:t xml:space="preserve"> </w:t>
      </w:r>
      <w:r w:rsidR="00F75F9A">
        <w:rPr>
          <w:rFonts w:ascii="Menlo" w:hAnsi="Menlo"/>
          <w:i/>
          <w:w w:val="115"/>
        </w:rPr>
        <w:t>−</w:t>
      </w:r>
      <w:r w:rsidR="00F75F9A">
        <w:rPr>
          <w:rFonts w:ascii="Menlo" w:hAnsi="Menlo"/>
          <w:i/>
          <w:w w:val="115"/>
          <w:position w:val="15"/>
          <w:u w:val="single"/>
        </w:rPr>
        <w:t xml:space="preserve"> </w:t>
      </w:r>
      <w:r w:rsidR="00F75F9A">
        <w:rPr>
          <w:w w:val="115"/>
          <w:position w:val="15"/>
          <w:u w:val="single"/>
        </w:rPr>
        <w:t>1</w:t>
      </w:r>
      <w:r w:rsidR="00F75F9A">
        <w:rPr>
          <w:w w:val="115"/>
          <w:position w:val="15"/>
        </w:rPr>
        <w:t xml:space="preserve"> </w:t>
      </w:r>
      <w:r w:rsidR="00F75F9A">
        <w:rPr>
          <w:i/>
          <w:spacing w:val="5"/>
          <w:w w:val="115"/>
        </w:rPr>
        <w:t>β</w:t>
      </w:r>
      <w:r w:rsidR="00F75F9A">
        <w:rPr>
          <w:i/>
          <w:spacing w:val="5"/>
          <w:w w:val="115"/>
          <w:vertAlign w:val="superscript"/>
        </w:rPr>
        <w:t>T</w:t>
      </w:r>
      <w:r w:rsidR="00F75F9A">
        <w:rPr>
          <w:i/>
          <w:spacing w:val="5"/>
          <w:w w:val="115"/>
        </w:rPr>
        <w:t xml:space="preserve"> </w:t>
      </w:r>
      <w:r w:rsidR="00F75F9A">
        <w:rPr>
          <w:i/>
          <w:w w:val="115"/>
        </w:rPr>
        <w:t>β</w:t>
      </w:r>
      <w:r w:rsidR="00F75F9A">
        <w:rPr>
          <w:i/>
          <w:spacing w:val="51"/>
          <w:w w:val="115"/>
          <w:position w:val="31"/>
        </w:rPr>
        <w:t xml:space="preserve"> </w:t>
      </w:r>
      <w:r w:rsidR="00F75F9A">
        <w:rPr>
          <w:rFonts w:ascii="Menlo" w:hAnsi="Menlo"/>
          <w:i/>
          <w:w w:val="115"/>
        </w:rPr>
        <w:t>×</w:t>
      </w:r>
      <w:r w:rsidR="00F75F9A">
        <w:rPr>
          <w:rFonts w:ascii="Menlo" w:hAnsi="Menlo"/>
          <w:i/>
          <w:spacing w:val="-104"/>
          <w:w w:val="115"/>
        </w:rPr>
        <w:t xml:space="preserve"> </w:t>
      </w:r>
      <w:r w:rsidR="00F75F9A">
        <w:rPr>
          <w:i/>
          <w:spacing w:val="2"/>
          <w:w w:val="115"/>
        </w:rPr>
        <w:t>σ</w:t>
      </w:r>
      <w:r w:rsidR="00F75F9A">
        <w:rPr>
          <w:rFonts w:ascii="Arial" w:hAnsi="Arial"/>
          <w:i/>
          <w:spacing w:val="2"/>
          <w:w w:val="115"/>
          <w:vertAlign w:val="superscript"/>
        </w:rPr>
        <w:t>−</w:t>
      </w:r>
      <w:r w:rsidR="00F75F9A">
        <w:rPr>
          <w:rFonts w:ascii="Arial" w:hAnsi="Arial"/>
          <w:spacing w:val="2"/>
          <w:w w:val="115"/>
          <w:vertAlign w:val="superscript"/>
        </w:rPr>
        <w:t>2(</w:t>
      </w:r>
      <w:r w:rsidR="00F75F9A">
        <w:rPr>
          <w:i/>
          <w:spacing w:val="2"/>
          <w:w w:val="115"/>
          <w:vertAlign w:val="superscript"/>
        </w:rPr>
        <w:t>α</w:t>
      </w:r>
      <w:r w:rsidR="00F75F9A">
        <w:rPr>
          <w:rFonts w:ascii="Arial" w:hAnsi="Arial"/>
          <w:spacing w:val="2"/>
          <w:w w:val="115"/>
          <w:vertAlign w:val="superscript"/>
        </w:rPr>
        <w:t>+1)</w:t>
      </w:r>
      <w:r w:rsidR="00F75F9A">
        <w:rPr>
          <w:i/>
          <w:spacing w:val="2"/>
          <w:w w:val="115"/>
        </w:rPr>
        <w:t>e</w:t>
      </w:r>
      <w:r w:rsidR="00F75F9A">
        <w:rPr>
          <w:rFonts w:ascii="Arial" w:hAnsi="Arial"/>
          <w:i/>
          <w:spacing w:val="2"/>
          <w:w w:val="115"/>
          <w:vertAlign w:val="superscript"/>
        </w:rPr>
        <w:t>−</w:t>
      </w:r>
      <w:r w:rsidR="00F75F9A">
        <w:rPr>
          <w:i/>
          <w:spacing w:val="2"/>
          <w:w w:val="115"/>
          <w:vertAlign w:val="superscript"/>
        </w:rPr>
        <w:t>σ</w:t>
      </w:r>
      <w:r w:rsidR="00F75F9A">
        <w:rPr>
          <w:rFonts w:ascii="Arial" w:hAnsi="Arial"/>
          <w:i/>
          <w:spacing w:val="2"/>
          <w:w w:val="115"/>
          <w:position w:val="16"/>
          <w:sz w:val="12"/>
        </w:rPr>
        <w:t>−</w:t>
      </w:r>
      <w:r w:rsidR="00F75F9A">
        <w:rPr>
          <w:rFonts w:ascii="Arial" w:hAnsi="Arial"/>
          <w:spacing w:val="2"/>
          <w:w w:val="115"/>
          <w:position w:val="16"/>
          <w:sz w:val="12"/>
        </w:rPr>
        <w:t>2</w:t>
      </w:r>
      <w:r w:rsidR="00F75F9A">
        <w:rPr>
          <w:i/>
          <w:spacing w:val="2"/>
          <w:w w:val="115"/>
          <w:position w:val="9"/>
          <w:sz w:val="16"/>
        </w:rPr>
        <w:t>β</w:t>
      </w:r>
    </w:p>
    <w:p w:rsidR="00194060" w:rsidRDefault="00F75F9A">
      <w:pPr>
        <w:pStyle w:val="BodyText"/>
        <w:spacing w:before="189"/>
        <w:ind w:left="120"/>
      </w:pPr>
      <w:r>
        <w:rPr>
          <w:w w:val="105"/>
        </w:rPr>
        <w:t xml:space="preserve">where </w:t>
      </w:r>
      <w:r>
        <w:rPr>
          <w:i/>
          <w:w w:val="105"/>
        </w:rPr>
        <w:t xml:space="preserve">α </w:t>
      </w:r>
      <w:r>
        <w:rPr>
          <w:w w:val="105"/>
        </w:rPr>
        <w:t xml:space="preserve">is set to 1, and </w:t>
      </w:r>
      <w:r>
        <w:rPr>
          <w:i/>
          <w:w w:val="105"/>
        </w:rPr>
        <w:t xml:space="preserve">β </w:t>
      </w:r>
      <w:r>
        <w:rPr>
          <w:w w:val="105"/>
        </w:rPr>
        <w:t>is set to .001 as suggested in Besag et al. (1995).</w:t>
      </w:r>
    </w:p>
    <w:p w:rsidR="00194060" w:rsidRDefault="007B0340">
      <w:pPr>
        <w:pStyle w:val="BodyText"/>
        <w:spacing w:before="76" w:line="312" w:lineRule="auto"/>
        <w:ind w:left="120" w:right="1435" w:firstLine="338"/>
        <w:jc w:val="both"/>
      </w:pPr>
      <w:r>
        <w:pict>
          <v:shape id="_x0000_s1394" type="#_x0000_t202" alt="" style="position:absolute;left:0;text-align:left;margin-left:462.5pt;margin-top:43.9pt;width:4.25pt;height:8pt;z-index:-251629568;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2</w:t>
                  </w:r>
                </w:p>
              </w:txbxContent>
            </v:textbox>
            <w10:wrap anchorx="page"/>
          </v:shape>
        </w:pict>
      </w:r>
      <w:r w:rsidR="00F75F9A">
        <w:rPr>
          <w:spacing w:val="-3"/>
          <w:w w:val="105"/>
        </w:rPr>
        <w:t xml:space="preserve">Finally, </w:t>
      </w:r>
      <w:r w:rsidR="00F75F9A">
        <w:rPr>
          <w:w w:val="105"/>
        </w:rPr>
        <w:t xml:space="preserve">a Gaussian </w:t>
      </w:r>
      <w:r w:rsidR="00F75F9A">
        <w:rPr>
          <w:spacing w:val="-3"/>
          <w:w w:val="105"/>
        </w:rPr>
        <w:t xml:space="preserve">Markov </w:t>
      </w:r>
      <w:r w:rsidR="00F75F9A">
        <w:rPr>
          <w:w w:val="105"/>
        </w:rPr>
        <w:t xml:space="preserve">random field (GMRF) following King (2014) is used to give a non- parametric prior form for the term effect </w:t>
      </w:r>
      <w:r w:rsidR="00F75F9A">
        <w:rPr>
          <w:i/>
          <w:spacing w:val="3"/>
          <w:w w:val="105"/>
        </w:rPr>
        <w:t>β</w:t>
      </w:r>
      <w:r w:rsidR="00F75F9A">
        <w:rPr>
          <w:rFonts w:ascii="Arial" w:hAnsi="Arial"/>
          <w:spacing w:val="3"/>
          <w:w w:val="105"/>
          <w:vertAlign w:val="subscript"/>
        </w:rPr>
        <w:t>2</w:t>
      </w:r>
      <w:r w:rsidR="00F75F9A">
        <w:rPr>
          <w:spacing w:val="3"/>
          <w:w w:val="105"/>
        </w:rPr>
        <w:t xml:space="preserve">. </w:t>
      </w:r>
      <w:r w:rsidR="00F75F9A">
        <w:rPr>
          <w:w w:val="105"/>
        </w:rPr>
        <w:t xml:space="preserve">In this setting the increments between each consecutive element of </w:t>
      </w:r>
      <w:r w:rsidR="00F75F9A">
        <w:rPr>
          <w:i/>
          <w:w w:val="105"/>
        </w:rPr>
        <w:t>β</w:t>
      </w:r>
      <w:r w:rsidR="00F75F9A">
        <w:rPr>
          <w:rFonts w:ascii="Arial" w:hAnsi="Arial"/>
          <w:w w:val="105"/>
          <w:vertAlign w:val="subscript"/>
        </w:rPr>
        <w:t>2</w:t>
      </w:r>
      <w:r w:rsidR="00F75F9A">
        <w:rPr>
          <w:rFonts w:ascii="Arial" w:hAnsi="Arial"/>
          <w:w w:val="105"/>
        </w:rPr>
        <w:t xml:space="preserve"> </w:t>
      </w:r>
      <w:r w:rsidR="00F75F9A">
        <w:rPr>
          <w:w w:val="105"/>
        </w:rPr>
        <w:t>= (</w:t>
      </w:r>
      <w:r w:rsidR="00F75F9A">
        <w:rPr>
          <w:i/>
          <w:w w:val="105"/>
        </w:rPr>
        <w:t>β</w:t>
      </w:r>
      <w:r w:rsidR="00F75F9A">
        <w:rPr>
          <w:rFonts w:ascii="Arial" w:hAnsi="Arial"/>
          <w:w w:val="105"/>
          <w:vertAlign w:val="subscript"/>
        </w:rPr>
        <w:t>2</w:t>
      </w:r>
      <w:r w:rsidR="00F75F9A">
        <w:rPr>
          <w:rFonts w:ascii="Arial" w:hAnsi="Arial"/>
          <w:w w:val="105"/>
        </w:rPr>
        <w:t xml:space="preserve"> </w:t>
      </w:r>
      <w:r w:rsidR="00F75F9A">
        <w:rPr>
          <w:rFonts w:ascii="Arial" w:hAnsi="Arial"/>
          <w:spacing w:val="5"/>
          <w:w w:val="105"/>
          <w:vertAlign w:val="subscript"/>
        </w:rPr>
        <w:t>1</w:t>
      </w:r>
      <w:r w:rsidR="00F75F9A">
        <w:rPr>
          <w:i/>
          <w:spacing w:val="5"/>
          <w:w w:val="105"/>
        </w:rPr>
        <w:t xml:space="preserve">, </w:t>
      </w:r>
      <w:r w:rsidR="00F75F9A">
        <w:rPr>
          <w:i/>
          <w:w w:val="105"/>
        </w:rPr>
        <w:t>. . . , β</w:t>
      </w:r>
      <w:r w:rsidR="00F75F9A">
        <w:rPr>
          <w:rFonts w:ascii="Arial" w:hAnsi="Arial"/>
          <w:w w:val="105"/>
          <w:vertAlign w:val="subscript"/>
        </w:rPr>
        <w:t>2</w:t>
      </w:r>
      <w:r w:rsidR="00F75F9A">
        <w:rPr>
          <w:rFonts w:ascii="Arial" w:hAnsi="Arial"/>
          <w:w w:val="105"/>
        </w:rPr>
        <w:t xml:space="preserve"> </w:t>
      </w:r>
      <w:r w:rsidR="00F75F9A">
        <w:rPr>
          <w:rFonts w:ascii="Arial" w:hAnsi="Arial"/>
          <w:spacing w:val="3"/>
          <w:w w:val="105"/>
          <w:vertAlign w:val="subscript"/>
        </w:rPr>
        <w:t>12</w:t>
      </w:r>
      <w:r w:rsidR="00F75F9A">
        <w:rPr>
          <w:spacing w:val="3"/>
          <w:w w:val="105"/>
        </w:rPr>
        <w:t xml:space="preserve">) </w:t>
      </w:r>
      <w:r w:rsidR="00F75F9A">
        <w:rPr>
          <w:w w:val="105"/>
        </w:rPr>
        <w:t xml:space="preserve">are given a normal distribution, with variance </w:t>
      </w:r>
      <w:r w:rsidR="00F75F9A">
        <w:rPr>
          <w:i/>
          <w:spacing w:val="3"/>
          <w:w w:val="105"/>
        </w:rPr>
        <w:t>σ</w:t>
      </w:r>
      <w:r w:rsidR="00F75F9A">
        <w:rPr>
          <w:rFonts w:ascii="Arial" w:hAnsi="Arial"/>
          <w:spacing w:val="3"/>
          <w:w w:val="105"/>
          <w:vertAlign w:val="superscript"/>
        </w:rPr>
        <w:t>2</w:t>
      </w:r>
      <w:r w:rsidR="00F75F9A">
        <w:rPr>
          <w:rFonts w:ascii="Arial" w:hAnsi="Arial"/>
          <w:spacing w:val="3"/>
          <w:w w:val="105"/>
        </w:rPr>
        <w:t xml:space="preserve"> </w:t>
      </w:r>
      <w:r w:rsidR="00F75F9A">
        <w:rPr>
          <w:w w:val="105"/>
        </w:rPr>
        <w:t xml:space="preserve">which is given    an inverse-gamma prior as well. This gives the term effect </w:t>
      </w:r>
      <w:r w:rsidR="00F75F9A">
        <w:rPr>
          <w:i/>
          <w:w w:val="105"/>
        </w:rPr>
        <w:t>β</w:t>
      </w:r>
      <w:r w:rsidR="00F75F9A">
        <w:rPr>
          <w:rFonts w:ascii="Arial" w:hAnsi="Arial"/>
          <w:w w:val="105"/>
          <w:vertAlign w:val="subscript"/>
        </w:rPr>
        <w:t>2</w:t>
      </w:r>
      <w:r w:rsidR="00F75F9A">
        <w:rPr>
          <w:rFonts w:ascii="Arial" w:hAnsi="Arial"/>
          <w:w w:val="105"/>
        </w:rPr>
        <w:t xml:space="preserve"> </w:t>
      </w:r>
      <w:r w:rsidR="00F75F9A">
        <w:rPr>
          <w:w w:val="105"/>
        </w:rPr>
        <w:t>some continuity from one quarter to the</w:t>
      </w:r>
      <w:r w:rsidR="00F75F9A">
        <w:rPr>
          <w:spacing w:val="21"/>
          <w:w w:val="105"/>
        </w:rPr>
        <w:t xml:space="preserve"> </w:t>
      </w:r>
      <w:r w:rsidR="00F75F9A">
        <w:rPr>
          <w:w w:val="105"/>
        </w:rPr>
        <w:t>next,</w:t>
      </w:r>
      <w:r w:rsidR="00F75F9A">
        <w:rPr>
          <w:spacing w:val="22"/>
          <w:w w:val="105"/>
        </w:rPr>
        <w:t xml:space="preserve"> </w:t>
      </w:r>
      <w:r w:rsidR="00F75F9A">
        <w:rPr>
          <w:w w:val="105"/>
        </w:rPr>
        <w:t>but</w:t>
      </w:r>
      <w:r w:rsidR="00F75F9A">
        <w:rPr>
          <w:spacing w:val="21"/>
          <w:w w:val="105"/>
        </w:rPr>
        <w:t xml:space="preserve"> </w:t>
      </w:r>
      <w:r w:rsidR="00F75F9A">
        <w:rPr>
          <w:w w:val="105"/>
        </w:rPr>
        <w:t>does</w:t>
      </w:r>
      <w:r w:rsidR="00F75F9A">
        <w:rPr>
          <w:spacing w:val="21"/>
          <w:w w:val="105"/>
        </w:rPr>
        <w:t xml:space="preserve"> </w:t>
      </w:r>
      <w:r w:rsidR="00F75F9A">
        <w:rPr>
          <w:w w:val="105"/>
        </w:rPr>
        <w:t>not</w:t>
      </w:r>
      <w:r w:rsidR="00F75F9A">
        <w:rPr>
          <w:spacing w:val="21"/>
          <w:w w:val="105"/>
        </w:rPr>
        <w:t xml:space="preserve"> </w:t>
      </w:r>
      <w:r w:rsidR="00F75F9A">
        <w:rPr>
          <w:w w:val="105"/>
        </w:rPr>
        <w:t>require</w:t>
      </w:r>
      <w:r w:rsidR="00F75F9A">
        <w:rPr>
          <w:spacing w:val="21"/>
          <w:w w:val="105"/>
        </w:rPr>
        <w:t xml:space="preserve"> </w:t>
      </w:r>
      <w:r w:rsidR="00F75F9A">
        <w:rPr>
          <w:w w:val="105"/>
        </w:rPr>
        <w:t>this</w:t>
      </w:r>
      <w:r w:rsidR="00F75F9A">
        <w:rPr>
          <w:spacing w:val="21"/>
          <w:w w:val="105"/>
        </w:rPr>
        <w:t xml:space="preserve"> </w:t>
      </w:r>
      <w:r w:rsidR="00F75F9A">
        <w:rPr>
          <w:w w:val="105"/>
        </w:rPr>
        <w:t>effect</w:t>
      </w:r>
      <w:r w:rsidR="00F75F9A">
        <w:rPr>
          <w:spacing w:val="21"/>
          <w:w w:val="105"/>
        </w:rPr>
        <w:t xml:space="preserve"> </w:t>
      </w:r>
      <w:r w:rsidR="00F75F9A">
        <w:rPr>
          <w:w w:val="105"/>
        </w:rPr>
        <w:t>to</w:t>
      </w:r>
      <w:r w:rsidR="00F75F9A">
        <w:rPr>
          <w:spacing w:val="22"/>
          <w:w w:val="105"/>
        </w:rPr>
        <w:t xml:space="preserve"> </w:t>
      </w:r>
      <w:r w:rsidR="00F75F9A">
        <w:rPr>
          <w:spacing w:val="3"/>
          <w:w w:val="105"/>
        </w:rPr>
        <w:t>be</w:t>
      </w:r>
      <w:r w:rsidR="00F75F9A">
        <w:rPr>
          <w:spacing w:val="21"/>
          <w:w w:val="105"/>
        </w:rPr>
        <w:t xml:space="preserve"> </w:t>
      </w:r>
      <w:r w:rsidR="00F75F9A">
        <w:rPr>
          <w:w w:val="105"/>
        </w:rPr>
        <w:t>strictly</w:t>
      </w:r>
      <w:r w:rsidR="00F75F9A">
        <w:rPr>
          <w:spacing w:val="21"/>
          <w:w w:val="105"/>
        </w:rPr>
        <w:t xml:space="preserve"> </w:t>
      </w:r>
      <w:r w:rsidR="00F75F9A">
        <w:rPr>
          <w:w w:val="105"/>
        </w:rPr>
        <w:t>increasing</w:t>
      </w:r>
      <w:r w:rsidR="00F75F9A">
        <w:rPr>
          <w:spacing w:val="21"/>
          <w:w w:val="105"/>
        </w:rPr>
        <w:t xml:space="preserve"> </w:t>
      </w:r>
      <w:r w:rsidR="00F75F9A">
        <w:rPr>
          <w:w w:val="105"/>
        </w:rPr>
        <w:t>or</w:t>
      </w:r>
      <w:r w:rsidR="00F75F9A">
        <w:rPr>
          <w:spacing w:val="21"/>
          <w:w w:val="105"/>
        </w:rPr>
        <w:t xml:space="preserve"> </w:t>
      </w:r>
      <w:r w:rsidR="00F75F9A">
        <w:rPr>
          <w:w w:val="105"/>
        </w:rPr>
        <w:t>decreasing</w:t>
      </w:r>
      <w:r w:rsidR="00F75F9A">
        <w:rPr>
          <w:spacing w:val="21"/>
          <w:w w:val="105"/>
        </w:rPr>
        <w:t xml:space="preserve"> </w:t>
      </w:r>
      <w:r w:rsidR="00F75F9A">
        <w:rPr>
          <w:spacing w:val="-4"/>
          <w:w w:val="105"/>
        </w:rPr>
        <w:t>over</w:t>
      </w:r>
      <w:r w:rsidR="00F75F9A">
        <w:rPr>
          <w:spacing w:val="21"/>
          <w:w w:val="105"/>
        </w:rPr>
        <w:t xml:space="preserve"> </w:t>
      </w:r>
      <w:r w:rsidR="00F75F9A">
        <w:rPr>
          <w:w w:val="105"/>
        </w:rPr>
        <w:t>the</w:t>
      </w:r>
      <w:r w:rsidR="00F75F9A">
        <w:rPr>
          <w:spacing w:val="21"/>
          <w:w w:val="105"/>
        </w:rPr>
        <w:t xml:space="preserve"> </w:t>
      </w:r>
      <w:r w:rsidR="00F75F9A">
        <w:rPr>
          <w:w w:val="105"/>
        </w:rPr>
        <w:t>12-quarter</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7B0340">
      <w:pPr>
        <w:pStyle w:val="BodyText"/>
        <w:spacing w:before="73"/>
        <w:ind w:left="120"/>
      </w:pPr>
      <w:r>
        <w:lastRenderedPageBreak/>
        <w:pict>
          <v:shape id="_x0000_s1393" type="#_x0000_t202" alt="" style="position:absolute;left:0;text-align:left;margin-left:232.05pt;margin-top:10.9pt;width:4.25pt;height:8pt;z-index:-25161625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2</w:t>
                  </w:r>
                </w:p>
              </w:txbxContent>
            </v:textbox>
            <w10:wrap anchorx="page"/>
          </v:shape>
        </w:pict>
      </w:r>
      <w:r w:rsidR="00F75F9A">
        <w:rPr>
          <w:w w:val="105"/>
        </w:rPr>
        <w:t>term. The prior density for (</w:t>
      </w:r>
      <w:r w:rsidR="00F75F9A">
        <w:rPr>
          <w:i/>
          <w:w w:val="105"/>
        </w:rPr>
        <w:t>β</w:t>
      </w:r>
      <w:r w:rsidR="00F75F9A">
        <w:rPr>
          <w:rFonts w:ascii="Arial" w:hAnsi="Arial"/>
          <w:w w:val="105"/>
          <w:vertAlign w:val="subscript"/>
        </w:rPr>
        <w:t>2</w:t>
      </w:r>
      <w:r w:rsidR="00F75F9A">
        <w:rPr>
          <w:i/>
          <w:w w:val="105"/>
        </w:rPr>
        <w:t>, σ</w:t>
      </w:r>
      <w:r w:rsidR="00F75F9A">
        <w:rPr>
          <w:rFonts w:ascii="Arial" w:hAnsi="Arial"/>
          <w:w w:val="105"/>
          <w:vertAlign w:val="superscript"/>
        </w:rPr>
        <w:t>2</w:t>
      </w:r>
      <w:r w:rsidR="00F75F9A">
        <w:rPr>
          <w:w w:val="105"/>
        </w:rPr>
        <w:t>) is then</w:t>
      </w:r>
    </w:p>
    <w:p w:rsidR="00194060" w:rsidRDefault="00194060">
      <w:pPr>
        <w:sectPr w:rsidR="00194060">
          <w:pgSz w:w="12240" w:h="15840"/>
          <w:pgMar w:top="1380" w:right="0" w:bottom="1600" w:left="1320" w:header="0" w:footer="1404" w:gutter="0"/>
          <w:cols w:space="720"/>
        </w:sectPr>
      </w:pPr>
    </w:p>
    <w:p w:rsidR="00194060" w:rsidRDefault="00194060">
      <w:pPr>
        <w:pStyle w:val="BodyText"/>
        <w:spacing w:before="4"/>
        <w:rPr>
          <w:sz w:val="42"/>
        </w:rPr>
      </w:pPr>
    </w:p>
    <w:p w:rsidR="00194060" w:rsidRDefault="00F75F9A">
      <w:pPr>
        <w:spacing w:line="141" w:lineRule="exact"/>
        <w:ind w:left="1617"/>
      </w:pPr>
      <w:r>
        <w:rPr>
          <w:i/>
          <w:spacing w:val="3"/>
          <w:w w:val="110"/>
        </w:rPr>
        <w:t>π</w:t>
      </w:r>
      <w:r>
        <w:rPr>
          <w:spacing w:val="3"/>
          <w:w w:val="110"/>
        </w:rPr>
        <w:t>(</w:t>
      </w:r>
      <w:r>
        <w:rPr>
          <w:i/>
          <w:spacing w:val="3"/>
          <w:w w:val="110"/>
        </w:rPr>
        <w:t>β</w:t>
      </w:r>
      <w:r>
        <w:rPr>
          <w:rFonts w:ascii="Arial" w:hAnsi="Arial"/>
          <w:spacing w:val="3"/>
          <w:w w:val="110"/>
          <w:vertAlign w:val="subscript"/>
        </w:rPr>
        <w:t>2</w:t>
      </w:r>
      <w:r>
        <w:rPr>
          <w:i/>
          <w:spacing w:val="3"/>
          <w:w w:val="110"/>
        </w:rPr>
        <w:t xml:space="preserve">, </w:t>
      </w:r>
      <w:r>
        <w:rPr>
          <w:i/>
          <w:spacing w:val="5"/>
          <w:w w:val="110"/>
        </w:rPr>
        <w:t>σ</w:t>
      </w:r>
      <w:r>
        <w:rPr>
          <w:rFonts w:ascii="Arial" w:hAnsi="Arial"/>
          <w:spacing w:val="5"/>
          <w:w w:val="110"/>
          <w:vertAlign w:val="superscript"/>
        </w:rPr>
        <w:t>2</w:t>
      </w:r>
      <w:r>
        <w:rPr>
          <w:spacing w:val="5"/>
          <w:w w:val="110"/>
        </w:rPr>
        <w:t xml:space="preserve">) </w:t>
      </w:r>
      <w:r>
        <w:rPr>
          <w:rFonts w:ascii="Menlo" w:hAnsi="Menlo"/>
          <w:i/>
          <w:w w:val="110"/>
        </w:rPr>
        <w:t>∝</w:t>
      </w:r>
      <w:r>
        <w:rPr>
          <w:rFonts w:ascii="Menlo" w:hAnsi="Menlo"/>
          <w:i/>
          <w:spacing w:val="-88"/>
          <w:w w:val="110"/>
        </w:rPr>
        <w:t xml:space="preserve"> </w:t>
      </w:r>
      <w:r>
        <w:rPr>
          <w:i/>
          <w:w w:val="110"/>
        </w:rPr>
        <w:t>σ</w:t>
      </w:r>
      <w:r>
        <w:rPr>
          <w:rFonts w:ascii="Arial" w:hAnsi="Arial"/>
          <w:i/>
          <w:w w:val="110"/>
          <w:vertAlign w:val="superscript"/>
        </w:rPr>
        <w:t>−</w:t>
      </w:r>
      <w:r>
        <w:rPr>
          <w:rFonts w:ascii="Arial" w:hAnsi="Arial"/>
          <w:w w:val="110"/>
          <w:vertAlign w:val="superscript"/>
        </w:rPr>
        <w:t>12</w:t>
      </w:r>
      <w:r>
        <w:rPr>
          <w:rFonts w:ascii="Arial" w:hAnsi="Arial"/>
          <w:w w:val="110"/>
        </w:rPr>
        <w:t xml:space="preserve"> </w:t>
      </w:r>
      <w:r>
        <w:rPr>
          <w:w w:val="110"/>
        </w:rPr>
        <w:t>exp</w:t>
      </w:r>
    </w:p>
    <w:p w:rsidR="00194060" w:rsidRDefault="00F75F9A">
      <w:pPr>
        <w:spacing w:before="141" w:line="96" w:lineRule="auto"/>
        <w:ind w:left="-4"/>
        <w:rPr>
          <w:rFonts w:ascii="Arial" w:hAnsi="Arial"/>
        </w:rPr>
      </w:pPr>
      <w:r>
        <w:br w:type="column"/>
      </w:r>
      <w:r>
        <w:rPr>
          <w:rFonts w:ascii="Arial" w:hAnsi="Arial"/>
          <w:w w:val="287"/>
          <w:position w:val="23"/>
        </w:rPr>
        <w:t>f</w:t>
      </w:r>
      <w:r>
        <w:rPr>
          <w:rFonts w:ascii="Menlo" w:hAnsi="Menlo"/>
          <w:i/>
          <w:w w:val="127"/>
          <w:position w:val="-14"/>
        </w:rPr>
        <w:t>−</w:t>
      </w:r>
      <w:r>
        <w:rPr>
          <w:rFonts w:ascii="Menlo" w:hAnsi="Menlo"/>
          <w:i/>
          <w:spacing w:val="-109"/>
          <w:position w:val="-14"/>
        </w:rPr>
        <w:t xml:space="preserve"> </w:t>
      </w:r>
      <w:r>
        <w:rPr>
          <w:w w:val="99"/>
          <w:u w:val="single"/>
        </w:rPr>
        <w:t xml:space="preserve"> </w:t>
      </w:r>
      <w:r>
        <w:rPr>
          <w:spacing w:val="4"/>
          <w:u w:val="single"/>
        </w:rPr>
        <w:t xml:space="preserve"> </w:t>
      </w:r>
      <w:r>
        <w:rPr>
          <w:w w:val="99"/>
          <w:u w:val="single"/>
        </w:rPr>
        <w:t>1</w:t>
      </w:r>
      <w:r>
        <w:rPr>
          <w:u w:val="single"/>
        </w:rPr>
        <w:t xml:space="preserve"> </w:t>
      </w:r>
      <w:r>
        <w:rPr>
          <w:spacing w:val="3"/>
          <w:u w:val="single"/>
        </w:rPr>
        <w:t xml:space="preserve"> </w:t>
      </w:r>
      <w:r>
        <w:rPr>
          <w:spacing w:val="5"/>
        </w:rPr>
        <w:t xml:space="preserve"> </w:t>
      </w:r>
      <w:r>
        <w:rPr>
          <w:rFonts w:ascii="Arial" w:hAnsi="Arial"/>
          <w:spacing w:val="-243"/>
          <w:w w:val="515"/>
          <w:position w:val="6"/>
        </w:rPr>
        <w:t xml:space="preserve"> </w:t>
      </w:r>
    </w:p>
    <w:p w:rsidR="00194060" w:rsidRDefault="00194060">
      <w:pPr>
        <w:pStyle w:val="BodyText"/>
        <w:spacing w:after="24"/>
        <w:rPr>
          <w:rFonts w:ascii="Arial"/>
          <w:sz w:val="12"/>
        </w:rPr>
      </w:pPr>
    </w:p>
    <w:p w:rsidR="00194060" w:rsidRDefault="007B0340">
      <w:pPr>
        <w:pStyle w:val="BodyText"/>
        <w:spacing w:line="159" w:lineRule="exact"/>
        <w:ind w:left="599"/>
        <w:rPr>
          <w:rFonts w:ascii="Arial"/>
          <w:sz w:val="15"/>
        </w:rPr>
      </w:pPr>
      <w:r>
        <w:rPr>
          <w:rFonts w:ascii="Arial"/>
          <w:position w:val="-2"/>
          <w:sz w:val="15"/>
        </w:rPr>
      </w:r>
      <w:r>
        <w:rPr>
          <w:rFonts w:ascii="Arial"/>
          <w:position w:val="-2"/>
          <w:sz w:val="15"/>
        </w:rPr>
        <w:pict>
          <v:shape id="_x0000_s1392" type="#_x0000_t202" alt="" style="width:4.25pt;height: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153" w:lineRule="exact"/>
                    <w:rPr>
                      <w:rFonts w:ascii="Arial"/>
                      <w:sz w:val="16"/>
                    </w:rPr>
                  </w:pPr>
                  <w:r>
                    <w:rPr>
                      <w:rFonts w:ascii="Arial"/>
                      <w:w w:val="95"/>
                      <w:sz w:val="16"/>
                    </w:rPr>
                    <w:t>2</w:t>
                  </w:r>
                </w:p>
              </w:txbxContent>
            </v:textbox>
            <w10:anchorlock/>
          </v:shape>
        </w:pict>
      </w:r>
    </w:p>
    <w:p w:rsidR="00194060" w:rsidRDefault="00F75F9A">
      <w:pPr>
        <w:pStyle w:val="BodyText"/>
        <w:rPr>
          <w:rFonts w:ascii="Arial"/>
          <w:sz w:val="42"/>
        </w:rPr>
      </w:pPr>
      <w:r>
        <w:br w:type="column"/>
      </w:r>
    </w:p>
    <w:p w:rsidR="00194060" w:rsidRDefault="00F75F9A">
      <w:pPr>
        <w:spacing w:before="1" w:line="144" w:lineRule="exact"/>
        <w:ind w:left="202"/>
      </w:pPr>
      <w:r>
        <w:rPr>
          <w:w w:val="115"/>
          <w:position w:val="4"/>
        </w:rPr>
        <w:t>(</w:t>
      </w:r>
      <w:r>
        <w:rPr>
          <w:i/>
          <w:w w:val="115"/>
          <w:position w:val="4"/>
        </w:rPr>
        <w:t>β</w:t>
      </w:r>
      <w:r>
        <w:rPr>
          <w:rFonts w:ascii="Arial" w:hAnsi="Arial"/>
          <w:w w:val="115"/>
          <w:sz w:val="16"/>
        </w:rPr>
        <w:t xml:space="preserve">2 </w:t>
      </w:r>
      <w:r>
        <w:rPr>
          <w:i/>
          <w:w w:val="115"/>
          <w:sz w:val="16"/>
        </w:rPr>
        <w:t xml:space="preserve">k </w:t>
      </w:r>
      <w:r>
        <w:rPr>
          <w:rFonts w:ascii="Menlo" w:hAnsi="Menlo"/>
          <w:i/>
          <w:w w:val="115"/>
          <w:position w:val="4"/>
        </w:rPr>
        <w:t>−</w:t>
      </w:r>
      <w:r>
        <w:rPr>
          <w:rFonts w:ascii="Menlo" w:hAnsi="Menlo"/>
          <w:i/>
          <w:spacing w:val="-96"/>
          <w:w w:val="115"/>
          <w:position w:val="4"/>
        </w:rPr>
        <w:t xml:space="preserve"> </w:t>
      </w:r>
      <w:r>
        <w:rPr>
          <w:i/>
          <w:w w:val="115"/>
          <w:position w:val="4"/>
        </w:rPr>
        <w:t>β</w:t>
      </w:r>
      <w:r>
        <w:rPr>
          <w:rFonts w:ascii="Arial" w:hAnsi="Arial"/>
          <w:w w:val="115"/>
          <w:sz w:val="16"/>
        </w:rPr>
        <w:t xml:space="preserve">2 </w:t>
      </w:r>
      <w:r>
        <w:rPr>
          <w:i/>
          <w:spacing w:val="-3"/>
          <w:w w:val="115"/>
          <w:sz w:val="16"/>
        </w:rPr>
        <w:t>k</w:t>
      </w:r>
      <w:r>
        <w:rPr>
          <w:rFonts w:ascii="Arial" w:hAnsi="Arial"/>
          <w:spacing w:val="-3"/>
          <w:w w:val="115"/>
          <w:sz w:val="16"/>
        </w:rPr>
        <w:t>+1</w:t>
      </w:r>
      <w:r>
        <w:rPr>
          <w:spacing w:val="-3"/>
          <w:w w:val="115"/>
          <w:position w:val="4"/>
        </w:rPr>
        <w:t>)</w:t>
      </w:r>
    </w:p>
    <w:p w:rsidR="00194060" w:rsidRDefault="00F75F9A">
      <w:pPr>
        <w:pStyle w:val="BodyText"/>
        <w:spacing w:before="5"/>
        <w:rPr>
          <w:sz w:val="42"/>
        </w:rPr>
      </w:pPr>
      <w:r>
        <w:br w:type="column"/>
      </w:r>
    </w:p>
    <w:p w:rsidR="00194060" w:rsidRDefault="00F75F9A">
      <w:pPr>
        <w:spacing w:line="67" w:lineRule="auto"/>
        <w:ind w:left="184"/>
        <w:rPr>
          <w:rFonts w:ascii="Arial" w:hAnsi="Arial"/>
          <w:sz w:val="16"/>
        </w:rPr>
      </w:pPr>
      <w:r>
        <w:rPr>
          <w:rFonts w:ascii="Menlo" w:hAnsi="Menlo"/>
          <w:i/>
          <w:w w:val="125"/>
          <w:position w:val="-11"/>
        </w:rPr>
        <w:t>×</w:t>
      </w:r>
      <w:r>
        <w:rPr>
          <w:rFonts w:ascii="Menlo" w:hAnsi="Menlo"/>
          <w:i/>
          <w:spacing w:val="-135"/>
          <w:w w:val="125"/>
          <w:position w:val="-11"/>
        </w:rPr>
        <w:t xml:space="preserve"> </w:t>
      </w:r>
      <w:r>
        <w:rPr>
          <w:i/>
          <w:w w:val="125"/>
          <w:position w:val="-11"/>
        </w:rPr>
        <w:t>σ</w:t>
      </w:r>
      <w:r>
        <w:rPr>
          <w:rFonts w:ascii="Arial" w:hAnsi="Arial"/>
          <w:i/>
          <w:w w:val="125"/>
          <w:sz w:val="16"/>
        </w:rPr>
        <w:t>−</w:t>
      </w:r>
      <w:r>
        <w:rPr>
          <w:rFonts w:ascii="Arial" w:hAnsi="Arial"/>
          <w:w w:val="125"/>
          <w:sz w:val="16"/>
        </w:rPr>
        <w:t>2(</w:t>
      </w:r>
      <w:r>
        <w:rPr>
          <w:i/>
          <w:w w:val="125"/>
          <w:sz w:val="16"/>
        </w:rPr>
        <w:t>γ</w:t>
      </w:r>
      <w:r>
        <w:rPr>
          <w:rFonts w:ascii="Arial" w:hAnsi="Arial"/>
          <w:w w:val="125"/>
          <w:sz w:val="16"/>
        </w:rPr>
        <w:t>+1)</w:t>
      </w:r>
    </w:p>
    <w:p w:rsidR="00194060" w:rsidRDefault="00F75F9A">
      <w:pPr>
        <w:pStyle w:val="BodyText"/>
        <w:spacing w:before="5"/>
        <w:rPr>
          <w:rFonts w:ascii="Arial"/>
          <w:sz w:val="39"/>
        </w:rPr>
      </w:pPr>
      <w:r>
        <w:br w:type="column"/>
      </w:r>
    </w:p>
    <w:p w:rsidR="00194060" w:rsidRDefault="00F75F9A">
      <w:pPr>
        <w:spacing w:line="175" w:lineRule="exact"/>
        <w:ind w:left="-31"/>
        <w:rPr>
          <w:i/>
        </w:rPr>
      </w:pPr>
      <w:r>
        <w:rPr>
          <w:i/>
          <w:w w:val="120"/>
          <w:position w:val="-8"/>
        </w:rPr>
        <w:t>e</w:t>
      </w:r>
      <w:r>
        <w:rPr>
          <w:rFonts w:ascii="Arial" w:hAnsi="Arial"/>
          <w:i/>
          <w:w w:val="120"/>
          <w:sz w:val="16"/>
        </w:rPr>
        <w:t>−</w:t>
      </w:r>
      <w:r>
        <w:rPr>
          <w:i/>
          <w:w w:val="120"/>
          <w:sz w:val="16"/>
        </w:rPr>
        <w:t>σ</w:t>
      </w:r>
      <w:r>
        <w:rPr>
          <w:rFonts w:ascii="Arial" w:hAnsi="Arial"/>
          <w:i/>
          <w:w w:val="120"/>
          <w:sz w:val="16"/>
          <w:vertAlign w:val="superscript"/>
        </w:rPr>
        <w:t>−</w:t>
      </w:r>
      <w:r>
        <w:rPr>
          <w:rFonts w:ascii="Arial" w:hAnsi="Arial"/>
          <w:w w:val="120"/>
          <w:sz w:val="16"/>
          <w:vertAlign w:val="superscript"/>
        </w:rPr>
        <w:t>2</w:t>
      </w:r>
      <w:r>
        <w:rPr>
          <w:i/>
          <w:w w:val="120"/>
          <w:sz w:val="16"/>
        </w:rPr>
        <w:t>δ</w:t>
      </w:r>
      <w:r>
        <w:rPr>
          <w:i/>
          <w:w w:val="120"/>
          <w:position w:val="-8"/>
        </w:rPr>
        <w:t>.</w:t>
      </w:r>
    </w:p>
    <w:p w:rsidR="00194060" w:rsidRDefault="00194060">
      <w:pPr>
        <w:spacing w:line="175" w:lineRule="exact"/>
        <w:sectPr w:rsidR="00194060">
          <w:type w:val="continuous"/>
          <w:pgSz w:w="12240" w:h="15840"/>
          <w:pgMar w:top="1340" w:right="0" w:bottom="1600" w:left="1320" w:header="720" w:footer="720" w:gutter="0"/>
          <w:cols w:num="5" w:space="720" w:equalWidth="0">
            <w:col w:w="3566" w:space="40"/>
            <w:col w:w="836" w:space="39"/>
            <w:col w:w="1570" w:space="39"/>
            <w:col w:w="1197" w:space="40"/>
            <w:col w:w="3593"/>
          </w:cols>
        </w:sectPr>
      </w:pPr>
    </w:p>
    <w:p w:rsidR="00194060" w:rsidRDefault="007B0340">
      <w:pPr>
        <w:tabs>
          <w:tab w:val="left" w:pos="602"/>
          <w:tab w:val="left" w:pos="1697"/>
          <w:tab w:val="left" w:pos="4343"/>
        </w:tabs>
        <w:spacing w:line="-96" w:lineRule="auto"/>
        <w:ind w:right="1941"/>
        <w:jc w:val="center"/>
        <w:rPr>
          <w:rFonts w:ascii="Arial" w:hAnsi="Arial"/>
          <w:sz w:val="16"/>
        </w:rPr>
      </w:pPr>
      <w:r>
        <w:pict>
          <v:shape id="_x0000_s1391" type="#_x0000_t202" alt="" style="position:absolute;left:0;text-align:left;margin-left:288.05pt;margin-top:-23.75pt;width:8.5pt;height:8pt;z-index:251616256;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11</w:t>
                  </w:r>
                </w:p>
              </w:txbxContent>
            </v:textbox>
            <w10:wrap anchorx="page"/>
          </v:shape>
        </w:pict>
      </w:r>
      <w:r w:rsidR="00F75F9A">
        <w:rPr>
          <w:rFonts w:ascii="Arial" w:hAnsi="Arial"/>
          <w:position w:val="2"/>
          <w:sz w:val="16"/>
        </w:rPr>
        <w:t>2</w:t>
      </w:r>
      <w:r w:rsidR="00F75F9A">
        <w:rPr>
          <w:rFonts w:ascii="Arial" w:hAnsi="Arial"/>
          <w:position w:val="2"/>
          <w:sz w:val="16"/>
        </w:rPr>
        <w:tab/>
        <w:t>2</w:t>
      </w:r>
      <w:r w:rsidR="00F75F9A">
        <w:rPr>
          <w:rFonts w:ascii="Arial" w:hAnsi="Arial"/>
          <w:position w:val="2"/>
          <w:sz w:val="16"/>
        </w:rPr>
        <w:tab/>
      </w:r>
      <w:r w:rsidR="00F75F9A">
        <w:rPr>
          <w:position w:val="-7"/>
        </w:rPr>
        <w:t>2</w:t>
      </w:r>
      <w:r w:rsidR="00F75F9A">
        <w:rPr>
          <w:i/>
          <w:position w:val="-7"/>
        </w:rPr>
        <w:t>σ</w:t>
      </w:r>
      <w:r w:rsidR="00F75F9A">
        <w:rPr>
          <w:rFonts w:ascii="Arial" w:hAnsi="Arial"/>
          <w:sz w:val="16"/>
        </w:rPr>
        <w:t>2</w:t>
      </w:r>
      <w:r w:rsidR="00F75F9A">
        <w:rPr>
          <w:rFonts w:ascii="Arial" w:hAnsi="Arial"/>
          <w:sz w:val="16"/>
        </w:rPr>
        <w:tab/>
      </w:r>
      <w:r w:rsidR="00F75F9A">
        <w:rPr>
          <w:rFonts w:ascii="Arial" w:hAnsi="Arial"/>
          <w:position w:val="2"/>
          <w:sz w:val="16"/>
        </w:rPr>
        <w:t>2</w:t>
      </w:r>
    </w:p>
    <w:p w:rsidR="00194060" w:rsidRDefault="00F75F9A">
      <w:pPr>
        <w:ind w:right="1866"/>
        <w:jc w:val="center"/>
        <w:rPr>
          <w:rFonts w:ascii="Arial"/>
          <w:sz w:val="16"/>
        </w:rPr>
      </w:pPr>
      <w:r>
        <w:rPr>
          <w:i/>
          <w:w w:val="120"/>
          <w:sz w:val="16"/>
        </w:rPr>
        <w:t>k</w:t>
      </w:r>
      <w:r>
        <w:rPr>
          <w:rFonts w:ascii="Arial"/>
          <w:w w:val="120"/>
          <w:sz w:val="16"/>
        </w:rPr>
        <w:t>=1</w:t>
      </w:r>
    </w:p>
    <w:p w:rsidR="00194060" w:rsidRDefault="007B0340">
      <w:pPr>
        <w:pStyle w:val="BodyText"/>
        <w:spacing w:before="134"/>
        <w:ind w:left="119"/>
      </w:pPr>
      <w:r>
        <w:pict>
          <v:shape id="_x0000_s1390" type="#_x0000_t202" alt="" style="position:absolute;left:0;text-align:left;margin-left:447.35pt;margin-top:-25.8pt;width:3.7pt;height:6pt;z-index:-251615232;mso-wrap-style:square;mso-wrap-edited:f;mso-width-percent:0;mso-height-percent:0;mso-position-horizontal-relative:page;mso-width-percent:0;mso-height-percent:0;v-text-anchor:top" filled="f" stroked="f">
            <v:textbox inset="0,0,0,0">
              <w:txbxContent>
                <w:p w:rsidR="00F75F9A" w:rsidRDefault="00F75F9A">
                  <w:pPr>
                    <w:spacing w:line="115" w:lineRule="exact"/>
                    <w:rPr>
                      <w:rFonts w:ascii="Arial"/>
                      <w:sz w:val="12"/>
                    </w:rPr>
                  </w:pPr>
                  <w:r>
                    <w:rPr>
                      <w:rFonts w:ascii="Arial"/>
                      <w:w w:val="109"/>
                      <w:sz w:val="12"/>
                    </w:rPr>
                    <w:t>2</w:t>
                  </w:r>
                </w:p>
              </w:txbxContent>
            </v:textbox>
            <w10:wrap anchorx="page"/>
          </v:shape>
        </w:pict>
      </w:r>
      <w:r w:rsidR="00F75F9A">
        <w:rPr>
          <w:w w:val="110"/>
        </w:rPr>
        <w:t>As with the random effects prior, the hyperparameters are chosen to give a diffuse distribution for</w:t>
      </w:r>
    </w:p>
    <w:p w:rsidR="00194060" w:rsidRDefault="007B0340">
      <w:pPr>
        <w:pStyle w:val="BodyText"/>
        <w:spacing w:before="75"/>
        <w:ind w:left="119"/>
      </w:pPr>
      <w:r>
        <w:pict>
          <v:shape id="_x0000_s1389" type="#_x0000_t202" alt="" style="position:absolute;left:0;text-align:left;margin-left:78.25pt;margin-top:11pt;width:4.25pt;height:8pt;z-index:-251614208;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2</w:t>
                  </w:r>
                </w:p>
              </w:txbxContent>
            </v:textbox>
            <w10:wrap anchorx="page"/>
          </v:shape>
        </w:pict>
      </w:r>
      <w:r w:rsidR="00F75F9A">
        <w:rPr>
          <w:i/>
          <w:w w:val="110"/>
        </w:rPr>
        <w:t>σ</w:t>
      </w:r>
      <w:r w:rsidR="00F75F9A">
        <w:rPr>
          <w:rFonts w:ascii="Arial" w:hAnsi="Arial"/>
          <w:w w:val="110"/>
          <w:vertAlign w:val="superscript"/>
        </w:rPr>
        <w:t>2</w:t>
      </w:r>
      <w:r w:rsidR="00F75F9A">
        <w:rPr>
          <w:rFonts w:ascii="Arial" w:hAnsi="Arial"/>
          <w:w w:val="110"/>
        </w:rPr>
        <w:t xml:space="preserve"> </w:t>
      </w:r>
      <w:r w:rsidR="00F75F9A">
        <w:rPr>
          <w:w w:val="110"/>
        </w:rPr>
        <w:t xml:space="preserve">so that the data can choose its appropriate value. Therefore we set </w:t>
      </w:r>
      <w:r w:rsidR="00F75F9A">
        <w:rPr>
          <w:i/>
          <w:w w:val="110"/>
        </w:rPr>
        <w:t xml:space="preserve">γ </w:t>
      </w:r>
      <w:r w:rsidR="00F75F9A">
        <w:rPr>
          <w:w w:val="110"/>
        </w:rPr>
        <w:t xml:space="preserve">= 1 and </w:t>
      </w:r>
      <w:r w:rsidR="00F75F9A">
        <w:rPr>
          <w:i/>
          <w:w w:val="110"/>
        </w:rPr>
        <w:t xml:space="preserve">δ </w:t>
      </w:r>
      <w:r w:rsidR="00F75F9A">
        <w:rPr>
          <w:w w:val="110"/>
        </w:rPr>
        <w:t xml:space="preserve">= </w:t>
      </w:r>
      <w:r w:rsidR="00F75F9A">
        <w:rPr>
          <w:i/>
          <w:w w:val="110"/>
        </w:rPr>
        <w:t>.</w:t>
      </w:r>
      <w:r w:rsidR="00F75F9A">
        <w:rPr>
          <w:w w:val="110"/>
        </w:rPr>
        <w:t>001.</w:t>
      </w:r>
    </w:p>
    <w:p w:rsidR="00194060" w:rsidRDefault="00F75F9A">
      <w:pPr>
        <w:pStyle w:val="BodyText"/>
        <w:spacing w:before="75" w:line="312" w:lineRule="auto"/>
        <w:ind w:left="119" w:right="1356" w:firstLine="338"/>
      </w:pPr>
      <w:r>
        <w:rPr>
          <w:w w:val="110"/>
        </w:rPr>
        <w:t>Using Bayes rule, the posterior density for the parameters is proportional to the product of the likelihood and the priors.</w:t>
      </w:r>
    </w:p>
    <w:p w:rsidR="00194060" w:rsidRDefault="00194060">
      <w:pPr>
        <w:pStyle w:val="BodyText"/>
        <w:rPr>
          <w:sz w:val="23"/>
        </w:rPr>
      </w:pPr>
    </w:p>
    <w:p w:rsidR="00194060" w:rsidRDefault="00F75F9A">
      <w:pPr>
        <w:tabs>
          <w:tab w:val="left" w:pos="9201"/>
        </w:tabs>
        <w:spacing w:before="1" w:line="141" w:lineRule="exact"/>
        <w:ind w:left="944"/>
      </w:pPr>
      <w:r>
        <w:rPr>
          <w:i/>
          <w:spacing w:val="7"/>
          <w:w w:val="112"/>
        </w:rPr>
        <w:t>π</w:t>
      </w:r>
      <w:r>
        <w:rPr>
          <w:w w:val="115"/>
        </w:rPr>
        <w:t>(</w:t>
      </w:r>
      <w:r>
        <w:rPr>
          <w:i/>
          <w:w w:val="112"/>
        </w:rPr>
        <w:t>β</w:t>
      </w:r>
      <w:r>
        <w:rPr>
          <w:rFonts w:ascii="Arial" w:hAnsi="Arial"/>
          <w:spacing w:val="10"/>
          <w:w w:val="85"/>
          <w:vertAlign w:val="subscript"/>
        </w:rPr>
        <w:t>0</w:t>
      </w:r>
      <w:r>
        <w:rPr>
          <w:i/>
          <w:w w:val="109"/>
        </w:rPr>
        <w:t>,</w:t>
      </w:r>
      <w:r>
        <w:rPr>
          <w:i/>
          <w:spacing w:val="-19"/>
        </w:rPr>
        <w:t xml:space="preserve"> </w:t>
      </w:r>
      <w:r>
        <w:rPr>
          <w:i/>
          <w:w w:val="112"/>
        </w:rPr>
        <w:t>β</w:t>
      </w:r>
      <w:r>
        <w:rPr>
          <w:rFonts w:ascii="Arial" w:hAnsi="Arial"/>
          <w:spacing w:val="10"/>
          <w:w w:val="85"/>
          <w:vertAlign w:val="subscript"/>
        </w:rPr>
        <w:t>1</w:t>
      </w:r>
      <w:r>
        <w:rPr>
          <w:i/>
          <w:w w:val="109"/>
        </w:rPr>
        <w:t>,</w:t>
      </w:r>
      <w:r>
        <w:rPr>
          <w:i/>
          <w:spacing w:val="-19"/>
        </w:rPr>
        <w:t xml:space="preserve"> </w:t>
      </w:r>
      <w:r>
        <w:rPr>
          <w:i/>
          <w:w w:val="112"/>
        </w:rPr>
        <w:t>β</w:t>
      </w:r>
      <w:r>
        <w:rPr>
          <w:rFonts w:ascii="Arial" w:hAnsi="Arial"/>
          <w:spacing w:val="10"/>
          <w:w w:val="85"/>
          <w:vertAlign w:val="subscript"/>
        </w:rPr>
        <w:t>2</w:t>
      </w:r>
      <w:r>
        <w:rPr>
          <w:i/>
          <w:w w:val="109"/>
        </w:rPr>
        <w:t>,</w:t>
      </w:r>
      <w:r>
        <w:rPr>
          <w:i/>
          <w:spacing w:val="-19"/>
        </w:rPr>
        <w:t xml:space="preserve"> </w:t>
      </w:r>
      <w:r>
        <w:rPr>
          <w:i/>
          <w:spacing w:val="7"/>
          <w:w w:val="114"/>
        </w:rPr>
        <w:t>σ</w:t>
      </w:r>
      <w:r>
        <w:rPr>
          <w:rFonts w:ascii="Arial" w:hAnsi="Arial"/>
          <w:spacing w:val="10"/>
          <w:w w:val="85"/>
          <w:vertAlign w:val="superscript"/>
        </w:rPr>
        <w:t>2</w:t>
      </w:r>
      <w:r>
        <w:rPr>
          <w:i/>
          <w:w w:val="109"/>
        </w:rPr>
        <w:t>,</w:t>
      </w:r>
      <w:r>
        <w:rPr>
          <w:i/>
          <w:spacing w:val="-19"/>
        </w:rPr>
        <w:t xml:space="preserve"> </w:t>
      </w:r>
      <w:r>
        <w:rPr>
          <w:i/>
          <w:spacing w:val="7"/>
          <w:w w:val="114"/>
        </w:rPr>
        <w:t>σ</w:t>
      </w:r>
      <w:r>
        <w:rPr>
          <w:rFonts w:ascii="Arial" w:hAnsi="Arial"/>
          <w:spacing w:val="10"/>
          <w:w w:val="85"/>
          <w:vertAlign w:val="superscript"/>
        </w:rPr>
        <w:t>2</w:t>
      </w:r>
      <w:r>
        <w:rPr>
          <w:rFonts w:ascii="Menlo" w:hAnsi="Menlo"/>
          <w:i/>
          <w:w w:val="45"/>
        </w:rPr>
        <w:t>|</w:t>
      </w:r>
      <w:r>
        <w:rPr>
          <w:i/>
          <w:spacing w:val="7"/>
          <w:w w:val="109"/>
        </w:rPr>
        <w:t>y</w:t>
      </w:r>
      <w:r>
        <w:rPr>
          <w:w w:val="115"/>
        </w:rPr>
        <w:t>)</w:t>
      </w:r>
      <w:r>
        <w:t xml:space="preserve">   </w:t>
      </w:r>
      <w:r>
        <w:rPr>
          <w:spacing w:val="-21"/>
        </w:rPr>
        <w:t xml:space="preserve"> </w:t>
      </w:r>
      <w:r>
        <w:rPr>
          <w:rFonts w:ascii="Menlo" w:hAnsi="Menlo"/>
          <w:i/>
          <w:w w:val="127"/>
        </w:rPr>
        <w:t>∝</w:t>
      </w:r>
      <w:r>
        <w:rPr>
          <w:rFonts w:ascii="Menlo" w:hAnsi="Menlo"/>
          <w:i/>
        </w:rPr>
        <w:t xml:space="preserve"> </w:t>
      </w:r>
      <w:r>
        <w:rPr>
          <w:rFonts w:ascii="Menlo" w:hAnsi="Menlo"/>
          <w:i/>
          <w:spacing w:val="-66"/>
        </w:rPr>
        <w:t xml:space="preserve"> </w:t>
      </w:r>
      <w:r>
        <w:rPr>
          <w:i/>
          <w:w w:val="121"/>
        </w:rPr>
        <w:t>L</w:t>
      </w:r>
      <w:r>
        <w:rPr>
          <w:w w:val="115"/>
        </w:rPr>
        <w:t>(</w:t>
      </w:r>
      <w:r>
        <w:rPr>
          <w:i/>
          <w:spacing w:val="11"/>
          <w:w w:val="112"/>
        </w:rPr>
        <w:t>β</w:t>
      </w:r>
      <w:r>
        <w:rPr>
          <w:rFonts w:ascii="Menlo" w:hAnsi="Menlo"/>
          <w:i/>
          <w:w w:val="45"/>
        </w:rPr>
        <w:t>|</w:t>
      </w:r>
      <w:r>
        <w:rPr>
          <w:i/>
          <w:spacing w:val="7"/>
          <w:w w:val="109"/>
        </w:rPr>
        <w:t>y</w:t>
      </w:r>
      <w:r>
        <w:rPr>
          <w:w w:val="115"/>
        </w:rPr>
        <w:t>)</w:t>
      </w:r>
      <w:r>
        <w:rPr>
          <w:spacing w:val="-7"/>
        </w:rPr>
        <w:t xml:space="preserve"> </w:t>
      </w:r>
      <w:r>
        <w:rPr>
          <w:rFonts w:ascii="Menlo" w:hAnsi="Menlo"/>
          <w:i/>
          <w:w w:val="127"/>
        </w:rPr>
        <w:t>×</w:t>
      </w:r>
      <w:r>
        <w:rPr>
          <w:rFonts w:ascii="Menlo" w:hAnsi="Menlo"/>
          <w:i/>
          <w:spacing w:val="-84"/>
        </w:rPr>
        <w:t xml:space="preserve"> </w:t>
      </w:r>
      <w:r>
        <w:rPr>
          <w:i/>
          <w:spacing w:val="7"/>
          <w:w w:val="112"/>
        </w:rPr>
        <w:t>π</w:t>
      </w:r>
      <w:r>
        <w:rPr>
          <w:w w:val="115"/>
        </w:rPr>
        <w:t>(</w:t>
      </w:r>
      <w:r>
        <w:rPr>
          <w:i/>
          <w:w w:val="112"/>
        </w:rPr>
        <w:t>β</w:t>
      </w:r>
      <w:r>
        <w:rPr>
          <w:rFonts w:ascii="Arial" w:hAnsi="Arial"/>
          <w:spacing w:val="10"/>
          <w:w w:val="85"/>
          <w:vertAlign w:val="subscript"/>
        </w:rPr>
        <w:t>2</w:t>
      </w:r>
      <w:r>
        <w:rPr>
          <w:i/>
          <w:w w:val="109"/>
        </w:rPr>
        <w:t>,</w:t>
      </w:r>
      <w:r>
        <w:rPr>
          <w:i/>
          <w:spacing w:val="-19"/>
        </w:rPr>
        <w:t xml:space="preserve"> </w:t>
      </w:r>
      <w:r>
        <w:rPr>
          <w:i/>
          <w:spacing w:val="7"/>
          <w:w w:val="114"/>
        </w:rPr>
        <w:t>σ</w:t>
      </w:r>
      <w:r>
        <w:rPr>
          <w:rFonts w:ascii="Arial" w:hAnsi="Arial"/>
          <w:spacing w:val="10"/>
          <w:w w:val="85"/>
          <w:vertAlign w:val="superscript"/>
        </w:rPr>
        <w:t>2</w:t>
      </w:r>
      <w:r>
        <w:rPr>
          <w:w w:val="115"/>
        </w:rPr>
        <w:t>)</w:t>
      </w:r>
      <w:r>
        <w:rPr>
          <w:spacing w:val="-7"/>
        </w:rPr>
        <w:t xml:space="preserve"> </w:t>
      </w:r>
      <w:r>
        <w:rPr>
          <w:rFonts w:ascii="Menlo" w:hAnsi="Menlo"/>
          <w:i/>
          <w:w w:val="127"/>
        </w:rPr>
        <w:t>×</w:t>
      </w:r>
      <w:r>
        <w:rPr>
          <w:rFonts w:ascii="Menlo" w:hAnsi="Menlo"/>
          <w:i/>
          <w:spacing w:val="-84"/>
        </w:rPr>
        <w:t xml:space="preserve"> </w:t>
      </w:r>
      <w:r>
        <w:rPr>
          <w:i/>
          <w:spacing w:val="7"/>
          <w:w w:val="112"/>
        </w:rPr>
        <w:t>π</w:t>
      </w:r>
      <w:r>
        <w:rPr>
          <w:w w:val="115"/>
        </w:rPr>
        <w:t>(</w:t>
      </w:r>
      <w:r>
        <w:rPr>
          <w:i/>
          <w:w w:val="112"/>
        </w:rPr>
        <w:t>β</w:t>
      </w:r>
      <w:r>
        <w:rPr>
          <w:rFonts w:ascii="Arial" w:hAnsi="Arial"/>
          <w:spacing w:val="10"/>
          <w:w w:val="85"/>
          <w:vertAlign w:val="subscript"/>
        </w:rPr>
        <w:t>2</w:t>
      </w:r>
      <w:r>
        <w:rPr>
          <w:i/>
          <w:w w:val="109"/>
        </w:rPr>
        <w:t>,</w:t>
      </w:r>
      <w:r>
        <w:rPr>
          <w:i/>
          <w:spacing w:val="-19"/>
        </w:rPr>
        <w:t xml:space="preserve"> </w:t>
      </w:r>
      <w:r>
        <w:rPr>
          <w:i/>
          <w:spacing w:val="7"/>
          <w:w w:val="114"/>
        </w:rPr>
        <w:t>σ</w:t>
      </w:r>
      <w:r>
        <w:rPr>
          <w:rFonts w:ascii="Arial" w:hAnsi="Arial"/>
          <w:spacing w:val="10"/>
          <w:w w:val="85"/>
          <w:vertAlign w:val="superscript"/>
        </w:rPr>
        <w:t>2</w:t>
      </w:r>
      <w:r>
        <w:rPr>
          <w:w w:val="115"/>
        </w:rPr>
        <w:t>)</w:t>
      </w:r>
      <w:r>
        <w:tab/>
      </w:r>
      <w:r>
        <w:rPr>
          <w:w w:val="108"/>
        </w:rPr>
        <w:t>(5)</w:t>
      </w:r>
    </w:p>
    <w:p w:rsidR="00194060" w:rsidRDefault="00194060">
      <w:pPr>
        <w:spacing w:line="141" w:lineRule="exact"/>
        <w:sectPr w:rsidR="00194060">
          <w:type w:val="continuous"/>
          <w:pgSz w:w="12240" w:h="15840"/>
          <w:pgMar w:top="1340" w:right="0" w:bottom="1600" w:left="1320" w:header="720" w:footer="720" w:gutter="0"/>
          <w:cols w:space="720"/>
        </w:sectPr>
      </w:pPr>
    </w:p>
    <w:p w:rsidR="00194060" w:rsidRDefault="00F75F9A">
      <w:pPr>
        <w:tabs>
          <w:tab w:val="left" w:pos="324"/>
        </w:tabs>
        <w:spacing w:line="104" w:lineRule="exact"/>
        <w:ind w:right="57"/>
        <w:jc w:val="center"/>
        <w:rPr>
          <w:rFonts w:ascii="Arial"/>
          <w:sz w:val="16"/>
        </w:rPr>
      </w:pPr>
      <w:r>
        <w:rPr>
          <w:rFonts w:ascii="Arial"/>
          <w:sz w:val="16"/>
        </w:rPr>
        <w:t>1</w:t>
      </w:r>
      <w:r>
        <w:rPr>
          <w:rFonts w:ascii="Arial"/>
          <w:sz w:val="16"/>
        </w:rPr>
        <w:tab/>
        <w:t>2</w:t>
      </w:r>
    </w:p>
    <w:p w:rsidR="00194060" w:rsidRDefault="00F75F9A">
      <w:pPr>
        <w:pStyle w:val="BodyText"/>
        <w:spacing w:line="323" w:lineRule="exact"/>
        <w:jc w:val="right"/>
        <w:rPr>
          <w:i/>
        </w:rPr>
      </w:pPr>
      <w:r>
        <w:rPr>
          <w:rFonts w:ascii="Arial" w:hAnsi="Arial"/>
          <w:w w:val="142"/>
          <w:position w:val="4"/>
        </w:rPr>
        <w:t>IT</w:t>
      </w:r>
      <w:r>
        <w:rPr>
          <w:rFonts w:ascii="Arial" w:hAnsi="Arial"/>
          <w:spacing w:val="-1"/>
          <w:position w:val="4"/>
        </w:rPr>
        <w:t xml:space="preserve"> </w:t>
      </w:r>
      <w:r>
        <w:rPr>
          <w:w w:val="104"/>
        </w:rPr>
        <w:t>exp</w:t>
      </w:r>
      <w:r>
        <w:rPr>
          <w:spacing w:val="-19"/>
        </w:rPr>
        <w:t xml:space="preserve"> </w:t>
      </w:r>
      <w:r>
        <w:rPr>
          <w:rFonts w:ascii="Arial" w:hAnsi="Arial"/>
          <w:w w:val="173"/>
          <w:position w:val="18"/>
        </w:rPr>
        <w:t>{</w:t>
      </w:r>
      <w:r>
        <w:rPr>
          <w:i/>
          <w:w w:val="112"/>
        </w:rPr>
        <w:t>β</w:t>
      </w:r>
      <w:r>
        <w:rPr>
          <w:rFonts w:ascii="Arial" w:hAnsi="Arial"/>
          <w:w w:val="85"/>
          <w:vertAlign w:val="subscript"/>
        </w:rPr>
        <w:t>0</w:t>
      </w:r>
      <w:r>
        <w:rPr>
          <w:rFonts w:ascii="Arial" w:hAnsi="Arial"/>
          <w:spacing w:val="-3"/>
        </w:rPr>
        <w:t xml:space="preserve"> </w:t>
      </w:r>
      <w:r>
        <w:rPr>
          <w:w w:val="136"/>
        </w:rPr>
        <w:t>+</w:t>
      </w:r>
      <w:r>
        <w:rPr>
          <w:spacing w:val="-7"/>
        </w:rPr>
        <w:t xml:space="preserve"> </w:t>
      </w:r>
      <w:r>
        <w:rPr>
          <w:i/>
          <w:w w:val="112"/>
        </w:rPr>
        <w:t>β</w:t>
      </w:r>
    </w:p>
    <w:p w:rsidR="00194060" w:rsidRDefault="00F75F9A">
      <w:pPr>
        <w:spacing w:line="153" w:lineRule="exact"/>
        <w:ind w:left="67"/>
        <w:rPr>
          <w:rFonts w:ascii="Arial"/>
          <w:sz w:val="16"/>
        </w:rPr>
      </w:pPr>
      <w:r>
        <w:br w:type="column"/>
      </w:r>
      <w:r>
        <w:rPr>
          <w:rFonts w:ascii="Arial"/>
          <w:sz w:val="16"/>
        </w:rPr>
        <w:t>2</w:t>
      </w:r>
    </w:p>
    <w:p w:rsidR="00194060" w:rsidRDefault="00194060">
      <w:pPr>
        <w:pStyle w:val="BodyText"/>
        <w:spacing w:before="10"/>
        <w:rPr>
          <w:rFonts w:ascii="Arial"/>
          <w:sz w:val="15"/>
        </w:rPr>
      </w:pPr>
    </w:p>
    <w:p w:rsidR="00194060" w:rsidRDefault="00F75F9A">
      <w:pPr>
        <w:spacing w:line="91" w:lineRule="exact"/>
        <w:ind w:left="-40"/>
        <w:rPr>
          <w:rFonts w:ascii="Arial"/>
          <w:sz w:val="16"/>
        </w:rPr>
      </w:pPr>
      <w:r>
        <w:rPr>
          <w:rFonts w:ascii="Arial"/>
          <w:w w:val="115"/>
          <w:sz w:val="16"/>
        </w:rPr>
        <w:t xml:space="preserve">1 </w:t>
      </w:r>
      <w:r>
        <w:rPr>
          <w:i/>
          <w:w w:val="115"/>
          <w:sz w:val="16"/>
        </w:rPr>
        <w:t>u</w:t>
      </w:r>
      <w:r>
        <w:rPr>
          <w:rFonts w:ascii="Arial"/>
          <w:w w:val="115"/>
          <w:sz w:val="16"/>
        </w:rPr>
        <w:t>(</w:t>
      </w:r>
      <w:r>
        <w:rPr>
          <w:i/>
          <w:w w:val="115"/>
          <w:sz w:val="16"/>
        </w:rPr>
        <w:t>i,t</w:t>
      </w:r>
      <w:r>
        <w:rPr>
          <w:rFonts w:ascii="Arial"/>
          <w:w w:val="115"/>
          <w:sz w:val="16"/>
        </w:rPr>
        <w:t>)</w:t>
      </w:r>
    </w:p>
    <w:p w:rsidR="00194060" w:rsidRDefault="00F75F9A">
      <w:pPr>
        <w:spacing w:line="153" w:lineRule="exact"/>
        <w:ind w:right="145"/>
        <w:jc w:val="right"/>
        <w:rPr>
          <w:rFonts w:ascii="Arial"/>
          <w:sz w:val="16"/>
        </w:rPr>
      </w:pPr>
      <w:r>
        <w:br w:type="column"/>
      </w:r>
      <w:r>
        <w:rPr>
          <w:rFonts w:ascii="Arial"/>
          <w:w w:val="95"/>
          <w:sz w:val="16"/>
        </w:rPr>
        <w:t>2</w:t>
      </w:r>
    </w:p>
    <w:p w:rsidR="00194060" w:rsidRDefault="00F75F9A">
      <w:pPr>
        <w:spacing w:before="87" w:line="187" w:lineRule="exact"/>
        <w:ind w:left="18"/>
        <w:rPr>
          <w:rFonts w:ascii="Arial" w:hAnsi="Arial"/>
          <w:sz w:val="16"/>
        </w:rPr>
      </w:pPr>
      <w:r>
        <w:rPr>
          <w:w w:val="125"/>
          <w:position w:val="4"/>
        </w:rPr>
        <w:t>+</w:t>
      </w:r>
      <w:r>
        <w:rPr>
          <w:spacing w:val="-27"/>
          <w:w w:val="125"/>
          <w:position w:val="4"/>
        </w:rPr>
        <w:t xml:space="preserve"> </w:t>
      </w:r>
      <w:r>
        <w:rPr>
          <w:i/>
          <w:w w:val="125"/>
          <w:position w:val="4"/>
        </w:rPr>
        <w:t>β</w:t>
      </w:r>
      <w:r>
        <w:rPr>
          <w:rFonts w:ascii="Arial" w:hAnsi="Arial"/>
          <w:w w:val="125"/>
          <w:sz w:val="16"/>
        </w:rPr>
        <w:t>2</w:t>
      </w:r>
      <w:r>
        <w:rPr>
          <w:rFonts w:ascii="Arial" w:hAnsi="Arial"/>
          <w:spacing w:val="-14"/>
          <w:w w:val="125"/>
          <w:sz w:val="16"/>
        </w:rPr>
        <w:t xml:space="preserve"> </w:t>
      </w:r>
      <w:r>
        <w:rPr>
          <w:i/>
          <w:w w:val="125"/>
          <w:sz w:val="16"/>
        </w:rPr>
        <w:t>τ</w:t>
      </w:r>
      <w:r>
        <w:rPr>
          <w:i/>
          <w:spacing w:val="-34"/>
          <w:w w:val="125"/>
          <w:sz w:val="16"/>
        </w:rPr>
        <w:t xml:space="preserve"> </w:t>
      </w:r>
      <w:r>
        <w:rPr>
          <w:rFonts w:ascii="Arial" w:hAnsi="Arial"/>
          <w:spacing w:val="-5"/>
          <w:w w:val="125"/>
          <w:sz w:val="16"/>
        </w:rPr>
        <w:t>(</w:t>
      </w:r>
      <w:r>
        <w:rPr>
          <w:i/>
          <w:spacing w:val="-5"/>
          <w:w w:val="125"/>
          <w:sz w:val="16"/>
        </w:rPr>
        <w:t>i,t</w:t>
      </w:r>
      <w:r>
        <w:rPr>
          <w:rFonts w:ascii="Arial" w:hAnsi="Arial"/>
          <w:spacing w:val="-5"/>
          <w:w w:val="125"/>
          <w:sz w:val="16"/>
        </w:rPr>
        <w:t>)</w:t>
      </w:r>
    </w:p>
    <w:p w:rsidR="00194060" w:rsidRDefault="00F75F9A">
      <w:pPr>
        <w:spacing w:before="63"/>
        <w:ind w:left="-31"/>
        <w:rPr>
          <w:rFonts w:ascii="Arial"/>
          <w:sz w:val="16"/>
        </w:rPr>
      </w:pPr>
      <w:r>
        <w:br w:type="column"/>
      </w:r>
      <w:r>
        <w:rPr>
          <w:rFonts w:ascii="Arial"/>
          <w:w w:val="130"/>
          <w:position w:val="5"/>
        </w:rPr>
        <w:t>}</w:t>
      </w:r>
      <w:r>
        <w:rPr>
          <w:i/>
          <w:w w:val="130"/>
          <w:sz w:val="16"/>
        </w:rPr>
        <w:t>y</w:t>
      </w:r>
      <w:r>
        <w:rPr>
          <w:rFonts w:ascii="Arial"/>
          <w:w w:val="130"/>
          <w:sz w:val="16"/>
        </w:rPr>
        <w:t>(</w:t>
      </w:r>
      <w:r>
        <w:rPr>
          <w:i/>
          <w:w w:val="130"/>
          <w:sz w:val="16"/>
        </w:rPr>
        <w:t>i,t</w:t>
      </w:r>
      <w:r>
        <w:rPr>
          <w:rFonts w:ascii="Arial"/>
          <w:w w:val="130"/>
          <w:sz w:val="16"/>
        </w:rPr>
        <w:t>)</w:t>
      </w:r>
    </w:p>
    <w:p w:rsidR="00194060" w:rsidRDefault="00194060">
      <w:pPr>
        <w:rPr>
          <w:rFonts w:ascii="Arial"/>
          <w:sz w:val="16"/>
        </w:rPr>
        <w:sectPr w:rsidR="00194060">
          <w:type w:val="continuous"/>
          <w:pgSz w:w="12240" w:h="15840"/>
          <w:pgMar w:top="1340" w:right="0" w:bottom="1600" w:left="1320" w:header="720" w:footer="720" w:gutter="0"/>
          <w:cols w:num="4" w:space="720" w:equalWidth="0">
            <w:col w:w="4931" w:space="40"/>
            <w:col w:w="488" w:space="39"/>
            <w:col w:w="883" w:space="39"/>
            <w:col w:w="4500"/>
          </w:cols>
        </w:sectPr>
      </w:pPr>
    </w:p>
    <w:p w:rsidR="00194060" w:rsidRDefault="007B0340">
      <w:pPr>
        <w:spacing w:line="236" w:lineRule="exact"/>
        <w:ind w:right="419"/>
        <w:jc w:val="right"/>
        <w:rPr>
          <w:rFonts w:ascii="Menlo" w:hAnsi="Menlo"/>
          <w:i/>
        </w:rPr>
      </w:pPr>
      <w:r>
        <w:pict>
          <v:line id="_x0000_s1388" alt="" style="position:absolute;left:0;text-align:left;z-index:-251618304;mso-wrap-edited:f;mso-width-percent:0;mso-height-percent:0;mso-position-horizontal-relative:page;mso-width-percent:0;mso-height-percent:0" from="257.25pt,6.45pt" to="411.75pt,6.45pt" strokeweight=".15381mm">
            <w10:wrap anchorx="page"/>
          </v:line>
        </w:pict>
      </w:r>
      <w:r w:rsidR="00F75F9A">
        <w:rPr>
          <w:rFonts w:ascii="Menlo" w:hAnsi="Menlo"/>
          <w:i/>
          <w:w w:val="127"/>
        </w:rPr>
        <w:t>∝</w:t>
      </w:r>
    </w:p>
    <w:p w:rsidR="00194060" w:rsidRDefault="00F75F9A">
      <w:pPr>
        <w:spacing w:before="60" w:line="122" w:lineRule="exact"/>
        <w:jc w:val="right"/>
        <w:rPr>
          <w:i/>
          <w:sz w:val="16"/>
        </w:rPr>
      </w:pPr>
      <w:r>
        <w:rPr>
          <w:i/>
          <w:w w:val="125"/>
          <w:sz w:val="16"/>
        </w:rPr>
        <w:t>i,t</w:t>
      </w:r>
    </w:p>
    <w:p w:rsidR="00194060" w:rsidRDefault="00F75F9A">
      <w:pPr>
        <w:spacing w:line="418" w:lineRule="exact"/>
        <w:ind w:left="87"/>
        <w:rPr>
          <w:rFonts w:ascii="Menlo" w:hAnsi="Menlo"/>
          <w:i/>
        </w:rPr>
      </w:pPr>
      <w:r>
        <w:br w:type="column"/>
      </w:r>
      <w:r>
        <w:rPr>
          <w:w w:val="125"/>
          <w:position w:val="4"/>
        </w:rPr>
        <w:t xml:space="preserve">1 + exp </w:t>
      </w:r>
      <w:r>
        <w:rPr>
          <w:rFonts w:ascii="Arial" w:hAnsi="Arial"/>
          <w:w w:val="125"/>
          <w:position w:val="22"/>
        </w:rPr>
        <w:t>{</w:t>
      </w:r>
      <w:r>
        <w:rPr>
          <w:i/>
          <w:w w:val="125"/>
          <w:position w:val="4"/>
        </w:rPr>
        <w:t>β</w:t>
      </w:r>
      <w:r>
        <w:rPr>
          <w:rFonts w:ascii="Arial" w:hAnsi="Arial"/>
          <w:w w:val="125"/>
          <w:position w:val="1"/>
          <w:sz w:val="16"/>
        </w:rPr>
        <w:t xml:space="preserve">0 </w:t>
      </w:r>
      <w:r>
        <w:rPr>
          <w:w w:val="125"/>
          <w:position w:val="4"/>
        </w:rPr>
        <w:t xml:space="preserve">+ </w:t>
      </w:r>
      <w:r>
        <w:rPr>
          <w:i/>
          <w:w w:val="125"/>
          <w:position w:val="4"/>
        </w:rPr>
        <w:t>β</w:t>
      </w:r>
      <w:r>
        <w:rPr>
          <w:rFonts w:ascii="Arial" w:hAnsi="Arial"/>
          <w:w w:val="125"/>
          <w:sz w:val="16"/>
        </w:rPr>
        <w:t xml:space="preserve">1 </w:t>
      </w:r>
      <w:r>
        <w:rPr>
          <w:i/>
          <w:w w:val="125"/>
          <w:sz w:val="16"/>
        </w:rPr>
        <w:t>u</w:t>
      </w:r>
      <w:r>
        <w:rPr>
          <w:rFonts w:ascii="Arial" w:hAnsi="Arial"/>
          <w:w w:val="125"/>
          <w:sz w:val="16"/>
        </w:rPr>
        <w:t>(</w:t>
      </w:r>
      <w:r>
        <w:rPr>
          <w:i/>
          <w:w w:val="125"/>
          <w:sz w:val="16"/>
        </w:rPr>
        <w:t>i,t</w:t>
      </w:r>
      <w:r>
        <w:rPr>
          <w:rFonts w:ascii="Arial" w:hAnsi="Arial"/>
          <w:w w:val="125"/>
          <w:sz w:val="16"/>
        </w:rPr>
        <w:t xml:space="preserve">) </w:t>
      </w:r>
      <w:r>
        <w:rPr>
          <w:w w:val="125"/>
          <w:position w:val="4"/>
        </w:rPr>
        <w:t xml:space="preserve">+ </w:t>
      </w:r>
      <w:r>
        <w:rPr>
          <w:i/>
          <w:w w:val="125"/>
          <w:position w:val="4"/>
        </w:rPr>
        <w:t>β</w:t>
      </w:r>
      <w:r>
        <w:rPr>
          <w:rFonts w:ascii="Arial" w:hAnsi="Arial"/>
          <w:w w:val="125"/>
          <w:sz w:val="16"/>
        </w:rPr>
        <w:t xml:space="preserve">2 </w:t>
      </w:r>
      <w:r>
        <w:rPr>
          <w:i/>
          <w:w w:val="125"/>
          <w:sz w:val="16"/>
        </w:rPr>
        <w:t xml:space="preserve">τ </w:t>
      </w:r>
      <w:r>
        <w:rPr>
          <w:rFonts w:ascii="Arial" w:hAnsi="Arial"/>
          <w:w w:val="125"/>
          <w:sz w:val="16"/>
        </w:rPr>
        <w:t>(</w:t>
      </w:r>
      <w:r>
        <w:rPr>
          <w:i/>
          <w:w w:val="125"/>
          <w:sz w:val="16"/>
        </w:rPr>
        <w:t>i,t</w:t>
      </w:r>
      <w:r>
        <w:rPr>
          <w:rFonts w:ascii="Arial" w:hAnsi="Arial"/>
          <w:w w:val="125"/>
          <w:sz w:val="16"/>
        </w:rPr>
        <w:t>)</w:t>
      </w:r>
      <w:r>
        <w:rPr>
          <w:rFonts w:ascii="Arial" w:hAnsi="Arial"/>
          <w:w w:val="125"/>
          <w:position w:val="22"/>
        </w:rPr>
        <w:t xml:space="preserve">} </w:t>
      </w:r>
      <w:r>
        <w:rPr>
          <w:rFonts w:ascii="Menlo" w:hAnsi="Menlo"/>
          <w:i/>
          <w:w w:val="125"/>
          <w:position w:val="21"/>
        </w:rPr>
        <w:t>×</w:t>
      </w:r>
    </w:p>
    <w:p w:rsidR="00194060" w:rsidRDefault="00194060">
      <w:pPr>
        <w:spacing w:line="418" w:lineRule="exact"/>
        <w:rPr>
          <w:rFonts w:ascii="Menlo" w:hAnsi="Menlo"/>
        </w:rPr>
        <w:sectPr w:rsidR="00194060">
          <w:type w:val="continuous"/>
          <w:pgSz w:w="12240" w:h="15840"/>
          <w:pgMar w:top="1340" w:right="0" w:bottom="1600" w:left="1320" w:header="720" w:footer="720" w:gutter="0"/>
          <w:cols w:num="2" w:space="720" w:equalWidth="0">
            <w:col w:w="3709" w:space="40"/>
            <w:col w:w="7171"/>
          </w:cols>
        </w:sectPr>
      </w:pPr>
    </w:p>
    <w:p w:rsidR="00194060" w:rsidRDefault="007B0340">
      <w:pPr>
        <w:spacing w:before="120"/>
        <w:jc w:val="right"/>
      </w:pPr>
      <w:r>
        <w:pict>
          <v:line id="_x0000_s1387" alt="" style="position:absolute;left:0;text-align:left;z-index:-251617280;mso-wrap-edited:f;mso-width-percent:0;mso-height-percent:0;mso-position-horizontal-relative:page;mso-width-percent:0;mso-height-percent:0" from="296.4pt,21.05pt" to="313.25pt,21.05pt" strokeweight=".15381mm">
            <w10:wrap anchorx="page"/>
          </v:line>
        </w:pict>
      </w:r>
      <w:r>
        <w:pict>
          <v:shape id="_x0000_s1386" type="#_x0000_t202" alt="" style="position:absolute;left:0;text-align:left;margin-left:246.55pt;margin-top:20.9pt;width:4.25pt;height:8pt;z-index:-251612160;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85" type="#_x0000_t202" alt="" style="position:absolute;left:0;text-align:left;margin-left:296.4pt;margin-top:21.75pt;width:16.35pt;height:12.5pt;z-index:-251611136;mso-wrap-style:square;mso-wrap-edited:f;mso-width-percent:0;mso-height-percent:0;mso-position-horizontal-relative:page;mso-width-percent:0;mso-height-percent:0;v-text-anchor:top" filled="f" stroked="f">
            <v:textbox inset="0,0,0,0">
              <w:txbxContent>
                <w:p w:rsidR="00F75F9A" w:rsidRDefault="00F75F9A">
                  <w:pPr>
                    <w:spacing w:line="242" w:lineRule="exact"/>
                    <w:rPr>
                      <w:rFonts w:ascii="Arial" w:hAnsi="Arial"/>
                      <w:sz w:val="16"/>
                    </w:rPr>
                  </w:pPr>
                  <w:r>
                    <w:t>2</w:t>
                  </w:r>
                  <w:r>
                    <w:rPr>
                      <w:i/>
                    </w:rPr>
                    <w:t>σ</w:t>
                  </w:r>
                  <w:r>
                    <w:rPr>
                      <w:rFonts w:ascii="Arial" w:hAnsi="Arial"/>
                      <w:position w:val="8"/>
                      <w:sz w:val="16"/>
                    </w:rPr>
                    <w:t>2</w:t>
                  </w:r>
                </w:p>
              </w:txbxContent>
            </v:textbox>
            <w10:wrap anchorx="page"/>
          </v:shape>
        </w:pict>
      </w:r>
      <w:r>
        <w:pict>
          <v:shape id="_x0000_s1384" type="#_x0000_t202" alt="" style="position:absolute;left:0;text-align:left;margin-left:333.95pt;margin-top:19.45pt;width:4.25pt;height:8pt;z-index:-251609088;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83" type="#_x0000_t202" alt="" style="position:absolute;left:0;text-align:left;margin-left:417.5pt;margin-top:17.3pt;width:3.7pt;height:6pt;z-index:-251607040;mso-wrap-style:square;mso-wrap-edited:f;mso-width-percent:0;mso-height-percent:0;mso-position-horizontal-relative:page;mso-width-percent:0;mso-height-percent:0;v-text-anchor:top" filled="f" stroked="f">
            <v:textbox inset="0,0,0,0">
              <w:txbxContent>
                <w:p w:rsidR="00F75F9A" w:rsidRDefault="00F75F9A">
                  <w:pPr>
                    <w:spacing w:line="115" w:lineRule="exact"/>
                    <w:rPr>
                      <w:rFonts w:ascii="Arial"/>
                      <w:sz w:val="12"/>
                    </w:rPr>
                  </w:pPr>
                  <w:r>
                    <w:rPr>
                      <w:rFonts w:ascii="Arial"/>
                      <w:w w:val="109"/>
                      <w:sz w:val="12"/>
                    </w:rPr>
                    <w:t>1</w:t>
                  </w:r>
                </w:p>
              </w:txbxContent>
            </v:textbox>
            <w10:wrap anchorx="page"/>
          </v:shape>
        </w:pict>
      </w:r>
      <w:r w:rsidR="00F75F9A">
        <w:rPr>
          <w:i/>
          <w:spacing w:val="2"/>
          <w:w w:val="110"/>
        </w:rPr>
        <w:t>σ</w:t>
      </w:r>
      <w:r w:rsidR="00F75F9A">
        <w:rPr>
          <w:rFonts w:ascii="Arial" w:hAnsi="Arial"/>
          <w:i/>
          <w:spacing w:val="2"/>
          <w:w w:val="110"/>
          <w:vertAlign w:val="superscript"/>
        </w:rPr>
        <w:t>−</w:t>
      </w:r>
      <w:r w:rsidR="00F75F9A">
        <w:rPr>
          <w:rFonts w:ascii="Arial" w:hAnsi="Arial"/>
          <w:spacing w:val="2"/>
          <w:w w:val="110"/>
          <w:vertAlign w:val="superscript"/>
        </w:rPr>
        <w:t>1</w:t>
      </w:r>
      <w:r w:rsidR="00F75F9A">
        <w:rPr>
          <w:rFonts w:ascii="Arial" w:hAnsi="Arial"/>
          <w:spacing w:val="2"/>
          <w:w w:val="110"/>
        </w:rPr>
        <w:t xml:space="preserve"> </w:t>
      </w:r>
      <w:r w:rsidR="00F75F9A">
        <w:rPr>
          <w:w w:val="110"/>
        </w:rPr>
        <w:t>exp</w:t>
      </w:r>
      <w:r w:rsidR="00F75F9A">
        <w:rPr>
          <w:w w:val="110"/>
          <w:position w:val="31"/>
        </w:rPr>
        <w:t xml:space="preserve"> </w:t>
      </w:r>
      <w:r w:rsidR="00F75F9A">
        <w:rPr>
          <w:rFonts w:ascii="Menlo" w:hAnsi="Menlo"/>
          <w:i/>
          <w:w w:val="110"/>
        </w:rPr>
        <w:t>−</w:t>
      </w:r>
      <w:r w:rsidR="00F75F9A">
        <w:rPr>
          <w:rFonts w:ascii="Menlo" w:hAnsi="Menlo"/>
          <w:i/>
          <w:spacing w:val="-70"/>
          <w:w w:val="110"/>
        </w:rPr>
        <w:t xml:space="preserve"> </w:t>
      </w:r>
      <w:r w:rsidR="00F75F9A">
        <w:rPr>
          <w:w w:val="110"/>
          <w:position w:val="15"/>
        </w:rPr>
        <w:t>1</w:t>
      </w:r>
    </w:p>
    <w:p w:rsidR="00194060" w:rsidRDefault="00F75F9A">
      <w:pPr>
        <w:spacing w:before="198"/>
        <w:ind w:left="97"/>
        <w:rPr>
          <w:rFonts w:ascii="Menlo" w:hAnsi="Menlo"/>
          <w:i/>
        </w:rPr>
      </w:pPr>
      <w:r>
        <w:br w:type="column"/>
      </w:r>
      <w:r>
        <w:rPr>
          <w:i/>
          <w:spacing w:val="5"/>
          <w:w w:val="120"/>
          <w:position w:val="-11"/>
        </w:rPr>
        <w:t>β</w:t>
      </w:r>
      <w:r>
        <w:rPr>
          <w:i/>
          <w:spacing w:val="5"/>
          <w:w w:val="120"/>
          <w:position w:val="-1"/>
          <w:sz w:val="16"/>
        </w:rPr>
        <w:t xml:space="preserve">T </w:t>
      </w:r>
      <w:r>
        <w:rPr>
          <w:i/>
          <w:w w:val="120"/>
          <w:position w:val="-11"/>
        </w:rPr>
        <w:t>β</w:t>
      </w:r>
      <w:r>
        <w:rPr>
          <w:i/>
          <w:w w:val="120"/>
          <w:position w:val="19"/>
        </w:rPr>
        <w:t xml:space="preserve"> </w:t>
      </w:r>
      <w:r>
        <w:rPr>
          <w:rFonts w:ascii="Menlo" w:hAnsi="Menlo"/>
          <w:i/>
          <w:w w:val="120"/>
          <w:position w:val="-11"/>
        </w:rPr>
        <w:t>×</w:t>
      </w:r>
      <w:r>
        <w:rPr>
          <w:rFonts w:ascii="Menlo" w:hAnsi="Menlo"/>
          <w:i/>
          <w:spacing w:val="-136"/>
          <w:w w:val="120"/>
          <w:position w:val="-11"/>
        </w:rPr>
        <w:t xml:space="preserve"> </w:t>
      </w:r>
      <w:r>
        <w:rPr>
          <w:i/>
          <w:spacing w:val="2"/>
          <w:w w:val="120"/>
          <w:position w:val="-11"/>
        </w:rPr>
        <w:t>σ</w:t>
      </w:r>
      <w:r>
        <w:rPr>
          <w:rFonts w:ascii="Arial" w:hAnsi="Arial"/>
          <w:i/>
          <w:spacing w:val="2"/>
          <w:w w:val="120"/>
          <w:sz w:val="16"/>
        </w:rPr>
        <w:t>−</w:t>
      </w:r>
      <w:r>
        <w:rPr>
          <w:rFonts w:ascii="Arial" w:hAnsi="Arial"/>
          <w:spacing w:val="2"/>
          <w:w w:val="120"/>
          <w:sz w:val="16"/>
        </w:rPr>
        <w:t>2(</w:t>
      </w:r>
      <w:r>
        <w:rPr>
          <w:i/>
          <w:spacing w:val="2"/>
          <w:w w:val="120"/>
          <w:sz w:val="16"/>
        </w:rPr>
        <w:t>α</w:t>
      </w:r>
      <w:r>
        <w:rPr>
          <w:rFonts w:ascii="Arial" w:hAnsi="Arial"/>
          <w:spacing w:val="2"/>
          <w:w w:val="120"/>
          <w:sz w:val="16"/>
        </w:rPr>
        <w:t>+1)</w:t>
      </w:r>
      <w:r>
        <w:rPr>
          <w:i/>
          <w:spacing w:val="2"/>
          <w:w w:val="120"/>
          <w:position w:val="-11"/>
        </w:rPr>
        <w:t>e</w:t>
      </w:r>
      <w:r>
        <w:rPr>
          <w:rFonts w:ascii="Arial" w:hAnsi="Arial"/>
          <w:i/>
          <w:spacing w:val="2"/>
          <w:w w:val="120"/>
          <w:position w:val="-1"/>
          <w:sz w:val="16"/>
        </w:rPr>
        <w:t>−</w:t>
      </w:r>
      <w:r>
        <w:rPr>
          <w:i/>
          <w:spacing w:val="2"/>
          <w:w w:val="120"/>
          <w:position w:val="-1"/>
          <w:sz w:val="16"/>
        </w:rPr>
        <w:t>σ</w:t>
      </w:r>
      <w:r>
        <w:rPr>
          <w:rFonts w:ascii="Arial" w:hAnsi="Arial"/>
          <w:i/>
          <w:spacing w:val="2"/>
          <w:w w:val="120"/>
          <w:position w:val="5"/>
          <w:sz w:val="12"/>
        </w:rPr>
        <w:t>−</w:t>
      </w:r>
      <w:r>
        <w:rPr>
          <w:rFonts w:ascii="Arial" w:hAnsi="Arial"/>
          <w:spacing w:val="2"/>
          <w:w w:val="120"/>
          <w:position w:val="5"/>
          <w:sz w:val="12"/>
        </w:rPr>
        <w:t>2</w:t>
      </w:r>
      <w:r>
        <w:rPr>
          <w:i/>
          <w:spacing w:val="2"/>
          <w:w w:val="120"/>
          <w:position w:val="-1"/>
          <w:sz w:val="16"/>
        </w:rPr>
        <w:t xml:space="preserve">β </w:t>
      </w:r>
      <w:r>
        <w:rPr>
          <w:rFonts w:ascii="Menlo" w:hAnsi="Menlo"/>
          <w:i/>
          <w:w w:val="120"/>
          <w:position w:val="-11"/>
        </w:rPr>
        <w:t>×</w:t>
      </w:r>
    </w:p>
    <w:p w:rsidR="00194060" w:rsidRDefault="00194060">
      <w:pPr>
        <w:rPr>
          <w:rFonts w:ascii="Menlo" w:hAnsi="Menlo"/>
        </w:rPr>
        <w:sectPr w:rsidR="00194060">
          <w:type w:val="continuous"/>
          <w:pgSz w:w="12240" w:h="15840"/>
          <w:pgMar w:top="1340" w:right="0" w:bottom="1600" w:left="1320" w:header="720" w:footer="720" w:gutter="0"/>
          <w:cols w:num="2" w:space="720" w:equalWidth="0">
            <w:col w:w="4832" w:space="40"/>
            <w:col w:w="6048"/>
          </w:cols>
        </w:sectPr>
      </w:pPr>
    </w:p>
    <w:p w:rsidR="00194060" w:rsidRDefault="007B0340">
      <w:pPr>
        <w:pStyle w:val="BodyText"/>
        <w:spacing w:before="53"/>
        <w:jc w:val="right"/>
        <w:rPr>
          <w:rFonts w:ascii="Arial"/>
        </w:rPr>
      </w:pPr>
      <w:r>
        <w:pict>
          <v:shape id="_x0000_s1382" type="#_x0000_t202" alt="" style="position:absolute;left:0;text-align:left;margin-left:308.1pt;margin-top:2pt;width:4.25pt;height:8pt;z-index:-251613184;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81" type="#_x0000_t202" alt="" style="position:absolute;left:0;text-align:left;margin-left:324.75pt;margin-top:12.25pt;width:8.5pt;height:8pt;z-index:251617280;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11</w:t>
                  </w:r>
                </w:p>
              </w:txbxContent>
            </v:textbox>
            <w10:wrap anchorx="page"/>
          </v:shape>
        </w:pict>
      </w:r>
      <w:r>
        <w:pict>
          <v:shape id="_x0000_s1380" type="#_x0000_t202" alt="" style="position:absolute;left:0;text-align:left;margin-left:320.6pt;margin-top:-6.1pt;width:4.25pt;height:8pt;z-index:-251610112;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79" type="#_x0000_t202" alt="" style="position:absolute;left:0;text-align:left;margin-left:366.45pt;margin-top:-5.65pt;width:4.25pt;height:8pt;z-index:-251608064;mso-wrap-style:square;mso-wrap-edited:f;mso-width-percent:0;mso-height-percent:0;mso-position-horizontal-relative:page;mso-width-percent:0;mso-height-percent:0;v-text-anchor:top" filled="f" stroked="f">
            <v:textbox inset="0,0,0,0">
              <w:txbxContent>
                <w:p w:rsidR="00F75F9A" w:rsidRDefault="00F75F9A">
                  <w:pPr>
                    <w:spacing w:line="153" w:lineRule="exact"/>
                    <w:rPr>
                      <w:rFonts w:ascii="Arial"/>
                      <w:sz w:val="16"/>
                    </w:rPr>
                  </w:pPr>
                  <w:r>
                    <w:rPr>
                      <w:rFonts w:ascii="Arial"/>
                      <w:w w:val="95"/>
                      <w:sz w:val="16"/>
                    </w:rPr>
                    <w:t>1</w:t>
                  </w:r>
                </w:p>
              </w:txbxContent>
            </v:textbox>
            <w10:wrap anchorx="page"/>
          </v:shape>
        </w:pict>
      </w:r>
      <w:r>
        <w:pict>
          <v:shape id="_x0000_s1378" type="#_x0000_t202" alt="" style="position:absolute;left:0;text-align:left;margin-left:240.3pt;margin-top:21.05pt;width:40.7pt;height:15.95pt;z-index:251618304;mso-wrap-style:square;mso-wrap-edited:f;mso-width-percent:0;mso-height-percent:0;mso-position-horizontal-relative:page;mso-width-percent:0;mso-height-percent:0;v-text-anchor:top" filled="f" stroked="f">
            <v:textbox inset="0,0,0,0">
              <w:txbxContent>
                <w:p w:rsidR="00F75F9A" w:rsidRDefault="00F75F9A">
                  <w:r>
                    <w:rPr>
                      <w:i/>
                      <w:w w:val="114"/>
                    </w:rPr>
                    <w:t>σ</w:t>
                  </w:r>
                  <w:r>
                    <w:rPr>
                      <w:rFonts w:ascii="Arial" w:hAnsi="Arial"/>
                      <w:spacing w:val="-77"/>
                      <w:w w:val="95"/>
                      <w:position w:val="-5"/>
                      <w:sz w:val="16"/>
                    </w:rPr>
                    <w:t>2</w:t>
                  </w:r>
                  <w:r>
                    <w:rPr>
                      <w:rFonts w:ascii="Arial" w:hAnsi="Arial"/>
                      <w:i/>
                      <w:w w:val="140"/>
                      <w:position w:val="9"/>
                      <w:sz w:val="16"/>
                    </w:rPr>
                    <w:t>−</w:t>
                  </w:r>
                  <w:r>
                    <w:rPr>
                      <w:rFonts w:ascii="Arial" w:hAnsi="Arial"/>
                      <w:w w:val="95"/>
                      <w:position w:val="9"/>
                      <w:sz w:val="16"/>
                    </w:rPr>
                    <w:t>12</w:t>
                  </w:r>
                  <w:r>
                    <w:rPr>
                      <w:rFonts w:ascii="Arial" w:hAnsi="Arial"/>
                      <w:spacing w:val="1"/>
                      <w:position w:val="9"/>
                      <w:sz w:val="16"/>
                    </w:rPr>
                    <w:t xml:space="preserve"> </w:t>
                  </w:r>
                  <w:r>
                    <w:rPr>
                      <w:spacing w:val="-7"/>
                      <w:w w:val="104"/>
                    </w:rPr>
                    <w:t>exp</w:t>
                  </w:r>
                </w:p>
              </w:txbxContent>
            </v:textbox>
            <w10:wrap anchorx="page"/>
          </v:shape>
        </w:pict>
      </w:r>
      <w:r>
        <w:pict>
          <v:shape id="_x0000_s1377" type="#_x0000_t202" alt="" style="position:absolute;left:0;text-align:left;margin-left:291.6pt;margin-top:23.4pt;width:8.5pt;height:18.95pt;z-index:-251606016;mso-wrap-style:square;mso-wrap-edited:f;mso-width-percent:0;mso-height-percent:0;mso-position-horizontal-relative:page;mso-width-percent:0;mso-height-percent:0;v-text-anchor:top" filled="f" stroked="f">
            <v:textbox inset="0,0,0,0">
              <w:txbxContent>
                <w:p w:rsidR="00F75F9A" w:rsidRDefault="00F75F9A">
                  <w:pPr>
                    <w:spacing w:line="221" w:lineRule="exact"/>
                    <w:rPr>
                      <w:rFonts w:ascii="Menlo" w:hAnsi="Menlo"/>
                      <w:i/>
                    </w:rPr>
                  </w:pPr>
                  <w:r>
                    <w:rPr>
                      <w:rFonts w:ascii="Menlo" w:hAnsi="Menlo"/>
                      <w:i/>
                      <w:w w:val="127"/>
                    </w:rPr>
                    <w:t>−</w:t>
                  </w:r>
                </w:p>
              </w:txbxContent>
            </v:textbox>
            <w10:wrap anchorx="page"/>
          </v:shape>
        </w:pict>
      </w:r>
      <w:r>
        <w:pict>
          <v:shape id="_x0000_s1376" type="#_x0000_t202" alt="" style="position:absolute;left:0;text-align:left;margin-left:301.25pt;margin-top:29.8pt;width:35.45pt;height:17.4pt;z-index:-251604992;mso-wrap-style:square;mso-wrap-edited:f;mso-width-percent:0;mso-height-percent:0;mso-position-horizontal-relative:page;mso-width-percent:0;mso-height-percent:0;v-text-anchor:top" filled="f" stroked="f">
            <v:textbox inset="0,0,0,0">
              <w:txbxContent>
                <w:p w:rsidR="00F75F9A" w:rsidRDefault="00F75F9A">
                  <w:pPr>
                    <w:spacing w:line="200" w:lineRule="exact"/>
                    <w:rPr>
                      <w:rFonts w:ascii="Arial" w:hAnsi="Arial"/>
                      <w:sz w:val="16"/>
                    </w:rPr>
                  </w:pPr>
                  <w:r>
                    <w:rPr>
                      <w:w w:val="105"/>
                    </w:rPr>
                    <w:t>2</w:t>
                  </w:r>
                  <w:r>
                    <w:rPr>
                      <w:i/>
                      <w:w w:val="105"/>
                    </w:rPr>
                    <w:t>σ</w:t>
                  </w:r>
                  <w:r>
                    <w:rPr>
                      <w:rFonts w:ascii="Arial" w:hAnsi="Arial"/>
                      <w:w w:val="105"/>
                      <w:position w:val="8"/>
                      <w:sz w:val="16"/>
                    </w:rPr>
                    <w:t>2</w:t>
                  </w:r>
                </w:p>
                <w:p w:rsidR="00F75F9A" w:rsidRDefault="00F75F9A">
                  <w:pPr>
                    <w:spacing w:line="142" w:lineRule="exact"/>
                    <w:ind w:left="399"/>
                    <w:rPr>
                      <w:rFonts w:ascii="Arial"/>
                      <w:sz w:val="16"/>
                    </w:rPr>
                  </w:pPr>
                  <w:r>
                    <w:rPr>
                      <w:i/>
                      <w:w w:val="120"/>
                      <w:sz w:val="16"/>
                    </w:rPr>
                    <w:t>k</w:t>
                  </w:r>
                  <w:r>
                    <w:rPr>
                      <w:rFonts w:ascii="Arial"/>
                      <w:w w:val="120"/>
                      <w:sz w:val="16"/>
                    </w:rPr>
                    <w:t>=1</w:t>
                  </w:r>
                </w:p>
              </w:txbxContent>
            </v:textbox>
            <w10:wrap anchorx="page"/>
          </v:shape>
        </w:pict>
      </w:r>
      <w:r>
        <w:pict>
          <v:shape id="_x0000_s1375" type="#_x0000_t202" alt="" style="position:absolute;left:0;text-align:left;margin-left:336.85pt;margin-top:23.4pt;width:68.4pt;height:18.95pt;z-index:251619328;mso-wrap-style:square;mso-wrap-edited:f;mso-width-percent:0;mso-height-percent:0;mso-position-horizontal-relative:page;mso-width-percent:0;mso-height-percent:0;v-text-anchor:top" filled="f" stroked="f">
            <v:textbox inset="0,0,0,0">
              <w:txbxContent>
                <w:p w:rsidR="00F75F9A" w:rsidRDefault="00F75F9A">
                  <w:pPr>
                    <w:spacing w:line="239" w:lineRule="exact"/>
                  </w:pPr>
                  <w:r>
                    <w:rPr>
                      <w:w w:val="115"/>
                      <w:position w:val="4"/>
                    </w:rPr>
                    <w:t>(</w:t>
                  </w:r>
                  <w:r>
                    <w:rPr>
                      <w:i/>
                      <w:w w:val="115"/>
                      <w:position w:val="4"/>
                    </w:rPr>
                    <w:t>β</w:t>
                  </w:r>
                  <w:r>
                    <w:rPr>
                      <w:rFonts w:ascii="Arial" w:hAnsi="Arial"/>
                      <w:w w:val="115"/>
                      <w:sz w:val="16"/>
                    </w:rPr>
                    <w:t xml:space="preserve">2 </w:t>
                  </w:r>
                  <w:r>
                    <w:rPr>
                      <w:i/>
                      <w:w w:val="115"/>
                      <w:sz w:val="16"/>
                    </w:rPr>
                    <w:t xml:space="preserve">k </w:t>
                  </w:r>
                  <w:r>
                    <w:rPr>
                      <w:rFonts w:ascii="Menlo" w:hAnsi="Menlo"/>
                      <w:i/>
                      <w:w w:val="115"/>
                      <w:position w:val="4"/>
                    </w:rPr>
                    <w:t>−</w:t>
                  </w:r>
                  <w:r>
                    <w:rPr>
                      <w:rFonts w:ascii="Menlo" w:hAnsi="Menlo"/>
                      <w:i/>
                      <w:spacing w:val="-107"/>
                      <w:w w:val="115"/>
                      <w:position w:val="4"/>
                    </w:rPr>
                    <w:t xml:space="preserve"> </w:t>
                  </w:r>
                  <w:r>
                    <w:rPr>
                      <w:i/>
                      <w:w w:val="115"/>
                      <w:position w:val="4"/>
                    </w:rPr>
                    <w:t>β</w:t>
                  </w:r>
                  <w:r>
                    <w:rPr>
                      <w:rFonts w:ascii="Arial" w:hAnsi="Arial"/>
                      <w:w w:val="115"/>
                      <w:sz w:val="16"/>
                    </w:rPr>
                    <w:t xml:space="preserve">2 </w:t>
                  </w:r>
                  <w:r>
                    <w:rPr>
                      <w:i/>
                      <w:w w:val="115"/>
                      <w:sz w:val="16"/>
                    </w:rPr>
                    <w:t>k</w:t>
                  </w:r>
                  <w:r>
                    <w:rPr>
                      <w:rFonts w:ascii="Arial" w:hAnsi="Arial"/>
                      <w:w w:val="115"/>
                      <w:sz w:val="16"/>
                    </w:rPr>
                    <w:t>+1</w:t>
                  </w:r>
                  <w:r>
                    <w:rPr>
                      <w:w w:val="115"/>
                      <w:position w:val="4"/>
                    </w:rPr>
                    <w:t>)</w:t>
                  </w:r>
                </w:p>
              </w:txbxContent>
            </v:textbox>
            <w10:wrap anchorx="page"/>
          </v:shape>
        </w:pict>
      </w:r>
      <w:r>
        <w:pict>
          <v:shape id="_x0000_s1374" type="#_x0000_t202" alt="" style="position:absolute;left:0;text-align:left;margin-left:416.45pt;margin-top:21.15pt;width:81.55pt;height:21.2pt;z-index:-251603968;mso-wrap-style:square;mso-wrap-edited:f;mso-width-percent:0;mso-height-percent:0;mso-position-horizontal-relative:page;mso-width-percent:0;mso-height-percent:0;v-text-anchor:top" filled="f" stroked="f">
            <v:textbox inset="0,0,0,0">
              <w:txbxContent>
                <w:p w:rsidR="00F75F9A" w:rsidRDefault="00F75F9A">
                  <w:pPr>
                    <w:tabs>
                      <w:tab w:val="left" w:pos="1021"/>
                    </w:tabs>
                    <w:spacing w:before="3" w:line="144" w:lineRule="auto"/>
                    <w:rPr>
                      <w:i/>
                      <w:sz w:val="16"/>
                    </w:rPr>
                  </w:pPr>
                  <w:r>
                    <w:rPr>
                      <w:rFonts w:ascii="Menlo" w:hAnsi="Menlo"/>
                      <w:i/>
                      <w:w w:val="115"/>
                      <w:position w:val="-8"/>
                    </w:rPr>
                    <w:t>×</w:t>
                  </w:r>
                  <w:r>
                    <w:rPr>
                      <w:rFonts w:ascii="Menlo" w:hAnsi="Menlo"/>
                      <w:i/>
                      <w:spacing w:val="-105"/>
                      <w:w w:val="115"/>
                      <w:position w:val="-8"/>
                    </w:rPr>
                    <w:t xml:space="preserve"> </w:t>
                  </w:r>
                  <w:r>
                    <w:rPr>
                      <w:i/>
                      <w:w w:val="115"/>
                      <w:position w:val="-8"/>
                    </w:rPr>
                    <w:t>σ</w:t>
                  </w:r>
                  <w:r>
                    <w:rPr>
                      <w:rFonts w:ascii="Arial" w:hAnsi="Arial"/>
                      <w:w w:val="115"/>
                      <w:position w:val="-14"/>
                      <w:sz w:val="16"/>
                    </w:rPr>
                    <w:t>2</w:t>
                  </w:r>
                  <w:r>
                    <w:rPr>
                      <w:rFonts w:ascii="Arial" w:hAnsi="Arial"/>
                      <w:w w:val="115"/>
                      <w:position w:val="-14"/>
                      <w:sz w:val="16"/>
                    </w:rPr>
                    <w:tab/>
                  </w:r>
                  <w:r>
                    <w:rPr>
                      <w:i/>
                      <w:w w:val="115"/>
                      <w:position w:val="-8"/>
                    </w:rPr>
                    <w:t>e</w:t>
                  </w:r>
                  <w:r>
                    <w:rPr>
                      <w:rFonts w:ascii="Arial" w:hAnsi="Arial"/>
                      <w:i/>
                      <w:w w:val="115"/>
                      <w:sz w:val="16"/>
                    </w:rPr>
                    <w:t>−</w:t>
                  </w:r>
                  <w:r>
                    <w:rPr>
                      <w:i/>
                      <w:w w:val="115"/>
                      <w:sz w:val="16"/>
                    </w:rPr>
                    <w:t>σ</w:t>
                  </w:r>
                  <w:r>
                    <w:rPr>
                      <w:rFonts w:ascii="Arial" w:hAnsi="Arial"/>
                      <w:w w:val="115"/>
                      <w:position w:val="-4"/>
                      <w:sz w:val="12"/>
                    </w:rPr>
                    <w:t>2</w:t>
                  </w:r>
                  <w:r>
                    <w:rPr>
                      <w:rFonts w:ascii="Arial" w:hAnsi="Arial"/>
                      <w:spacing w:val="21"/>
                      <w:w w:val="115"/>
                      <w:position w:val="-4"/>
                      <w:sz w:val="12"/>
                    </w:rPr>
                    <w:t xml:space="preserve"> </w:t>
                  </w:r>
                  <w:r>
                    <w:rPr>
                      <w:i/>
                      <w:spacing w:val="-19"/>
                      <w:w w:val="115"/>
                      <w:sz w:val="16"/>
                    </w:rPr>
                    <w:t>δ</w:t>
                  </w:r>
                </w:p>
              </w:txbxContent>
            </v:textbox>
            <w10:wrap anchorx="page"/>
          </v:shape>
        </w:pict>
      </w:r>
      <w:r w:rsidR="00F75F9A">
        <w:rPr>
          <w:rFonts w:ascii="Arial"/>
          <w:w w:val="270"/>
          <w:position w:val="23"/>
        </w:rPr>
        <w:t>f</w:t>
      </w:r>
      <w:r w:rsidR="00F75F9A">
        <w:rPr>
          <w:rFonts w:ascii="Arial"/>
          <w:spacing w:val="129"/>
          <w:w w:val="270"/>
          <w:u w:val="single"/>
        </w:rPr>
        <w:t xml:space="preserve"> </w:t>
      </w:r>
      <w:r w:rsidR="00F75F9A">
        <w:rPr>
          <w:w w:val="120"/>
          <w:u w:val="single"/>
        </w:rPr>
        <w:t>1</w:t>
      </w:r>
      <w:r w:rsidR="00F75F9A">
        <w:rPr>
          <w:u w:val="single"/>
        </w:rPr>
        <w:t xml:space="preserve"> </w:t>
      </w:r>
      <w:r w:rsidR="00F75F9A">
        <w:rPr>
          <w:spacing w:val="3"/>
          <w:u w:val="single"/>
        </w:rPr>
        <w:t xml:space="preserve"> </w:t>
      </w:r>
      <w:r w:rsidR="00F75F9A">
        <w:rPr>
          <w:spacing w:val="5"/>
        </w:rPr>
        <w:t xml:space="preserve"> </w:t>
      </w:r>
      <w:r w:rsidR="00F75F9A">
        <w:rPr>
          <w:rFonts w:ascii="Arial"/>
          <w:spacing w:val="-243"/>
          <w:w w:val="515"/>
          <w:position w:val="6"/>
        </w:rPr>
        <w:t xml:space="preserve"> </w:t>
      </w:r>
    </w:p>
    <w:p w:rsidR="00194060" w:rsidRDefault="00194060">
      <w:pPr>
        <w:pStyle w:val="BodyText"/>
        <w:spacing w:after="24"/>
        <w:rPr>
          <w:rFonts w:ascii="Arial"/>
          <w:sz w:val="15"/>
        </w:rPr>
      </w:pPr>
    </w:p>
    <w:p w:rsidR="00194060" w:rsidRDefault="007B0340">
      <w:pPr>
        <w:pStyle w:val="BodyText"/>
        <w:spacing w:line="159" w:lineRule="exact"/>
        <w:ind w:left="4938"/>
        <w:rPr>
          <w:rFonts w:ascii="Arial"/>
          <w:sz w:val="15"/>
        </w:rPr>
      </w:pPr>
      <w:r>
        <w:rPr>
          <w:rFonts w:ascii="Arial"/>
          <w:position w:val="-2"/>
          <w:sz w:val="15"/>
        </w:rPr>
      </w:r>
      <w:r>
        <w:rPr>
          <w:rFonts w:ascii="Arial"/>
          <w:position w:val="-2"/>
          <w:sz w:val="15"/>
        </w:rPr>
        <w:pict>
          <v:shape id="_x0000_s1373" type="#_x0000_t202" alt="" style="width:4.25pt;height: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p w:rsidR="00F75F9A" w:rsidRDefault="00F75F9A">
                  <w:pPr>
                    <w:spacing w:line="153" w:lineRule="exact"/>
                    <w:rPr>
                      <w:rFonts w:ascii="Arial"/>
                      <w:sz w:val="16"/>
                    </w:rPr>
                  </w:pPr>
                  <w:r>
                    <w:rPr>
                      <w:rFonts w:ascii="Arial"/>
                      <w:w w:val="95"/>
                      <w:sz w:val="16"/>
                    </w:rPr>
                    <w:t>2</w:t>
                  </w:r>
                </w:p>
              </w:txbxContent>
            </v:textbox>
            <w10:anchorlock/>
          </v:shape>
        </w:pict>
      </w:r>
    </w:p>
    <w:p w:rsidR="00194060" w:rsidRDefault="00F75F9A">
      <w:pPr>
        <w:pStyle w:val="BodyText"/>
        <w:spacing w:before="2"/>
        <w:rPr>
          <w:rFonts w:ascii="Arial"/>
          <w:sz w:val="31"/>
        </w:rPr>
      </w:pPr>
      <w:r>
        <w:br w:type="column"/>
      </w:r>
    </w:p>
    <w:p w:rsidR="00194060" w:rsidRDefault="00F75F9A">
      <w:pPr>
        <w:tabs>
          <w:tab w:val="left" w:pos="1006"/>
        </w:tabs>
        <w:spacing w:before="1"/>
        <w:ind w:right="218"/>
        <w:jc w:val="center"/>
        <w:rPr>
          <w:rFonts w:ascii="Arial" w:hAnsi="Arial"/>
          <w:sz w:val="12"/>
        </w:rPr>
      </w:pPr>
      <w:r>
        <w:rPr>
          <w:rFonts w:ascii="Arial" w:hAnsi="Arial"/>
          <w:i/>
          <w:w w:val="130"/>
          <w:sz w:val="16"/>
        </w:rPr>
        <w:t>−</w:t>
      </w:r>
      <w:r>
        <w:rPr>
          <w:rFonts w:ascii="Arial" w:hAnsi="Arial"/>
          <w:w w:val="130"/>
          <w:sz w:val="16"/>
        </w:rPr>
        <w:t>2(</w:t>
      </w:r>
      <w:r>
        <w:rPr>
          <w:i/>
          <w:w w:val="130"/>
          <w:sz w:val="16"/>
        </w:rPr>
        <w:t>γ</w:t>
      </w:r>
      <w:r>
        <w:rPr>
          <w:rFonts w:ascii="Arial" w:hAnsi="Arial"/>
          <w:w w:val="130"/>
          <w:sz w:val="16"/>
        </w:rPr>
        <w:t>+1)</w:t>
      </w:r>
      <w:r>
        <w:rPr>
          <w:rFonts w:ascii="Arial" w:hAnsi="Arial"/>
          <w:w w:val="130"/>
          <w:sz w:val="16"/>
        </w:rPr>
        <w:tab/>
      </w:r>
      <w:r>
        <w:rPr>
          <w:rFonts w:ascii="Arial" w:hAnsi="Arial"/>
          <w:i/>
          <w:w w:val="130"/>
          <w:position w:val="5"/>
          <w:sz w:val="12"/>
        </w:rPr>
        <w:t>−</w:t>
      </w:r>
      <w:r>
        <w:rPr>
          <w:rFonts w:ascii="Arial" w:hAnsi="Arial"/>
          <w:w w:val="130"/>
          <w:position w:val="5"/>
          <w:sz w:val="12"/>
        </w:rPr>
        <w:t>2</w:t>
      </w:r>
    </w:p>
    <w:p w:rsidR="00194060" w:rsidRDefault="00194060">
      <w:pPr>
        <w:jc w:val="center"/>
        <w:rPr>
          <w:rFonts w:ascii="Arial" w:hAnsi="Arial"/>
          <w:sz w:val="12"/>
        </w:rPr>
        <w:sectPr w:rsidR="00194060">
          <w:type w:val="continuous"/>
          <w:pgSz w:w="12240" w:h="15840"/>
          <w:pgMar w:top="1340" w:right="0" w:bottom="1600" w:left="1320" w:header="720" w:footer="720" w:gutter="0"/>
          <w:cols w:num="2" w:space="720" w:equalWidth="0">
            <w:col w:w="5175" w:space="40"/>
            <w:col w:w="5705"/>
          </w:cols>
        </w:sectPr>
      </w:pPr>
    </w:p>
    <w:p w:rsidR="00194060" w:rsidRDefault="00194060">
      <w:pPr>
        <w:pStyle w:val="BodyText"/>
        <w:spacing w:before="11"/>
        <w:rPr>
          <w:rFonts w:ascii="Arial"/>
          <w:sz w:val="17"/>
        </w:rPr>
      </w:pPr>
    </w:p>
    <w:p w:rsidR="00194060" w:rsidRDefault="00F75F9A">
      <w:pPr>
        <w:pStyle w:val="BodyText"/>
        <w:spacing w:before="1" w:line="328" w:lineRule="exact"/>
        <w:ind w:left="119" w:right="1437"/>
        <w:jc w:val="both"/>
      </w:pPr>
      <w:r>
        <w:rPr>
          <w:w w:val="110"/>
        </w:rPr>
        <w:t>This unnormalized density describes the uncertainty in the unknown model parameters given the data.</w:t>
      </w:r>
      <w:r>
        <w:rPr>
          <w:spacing w:val="21"/>
          <w:w w:val="110"/>
        </w:rPr>
        <w:t xml:space="preserve"> </w:t>
      </w:r>
      <w:r>
        <w:rPr>
          <w:w w:val="110"/>
        </w:rPr>
        <w:t>In</w:t>
      </w:r>
      <w:r>
        <w:rPr>
          <w:spacing w:val="-8"/>
          <w:w w:val="110"/>
        </w:rPr>
        <w:t xml:space="preserve"> </w:t>
      </w:r>
      <w:r>
        <w:rPr>
          <w:w w:val="110"/>
        </w:rPr>
        <w:t>all,</w:t>
      </w:r>
      <w:r>
        <w:rPr>
          <w:spacing w:val="-5"/>
          <w:w w:val="110"/>
        </w:rPr>
        <w:t xml:space="preserve"> </w:t>
      </w:r>
      <w:r>
        <w:rPr>
          <w:w w:val="110"/>
        </w:rPr>
        <w:t>there</w:t>
      </w:r>
      <w:r>
        <w:rPr>
          <w:spacing w:val="-8"/>
          <w:w w:val="110"/>
        </w:rPr>
        <w:t xml:space="preserve"> </w:t>
      </w:r>
      <w:r>
        <w:rPr>
          <w:w w:val="110"/>
        </w:rPr>
        <w:t>are</w:t>
      </w:r>
      <w:r>
        <w:rPr>
          <w:spacing w:val="-7"/>
          <w:w w:val="110"/>
        </w:rPr>
        <w:t xml:space="preserve"> </w:t>
      </w:r>
      <w:r>
        <w:rPr>
          <w:w w:val="110"/>
        </w:rPr>
        <w:t>1</w:t>
      </w:r>
      <w:r>
        <w:rPr>
          <w:spacing w:val="-41"/>
          <w:w w:val="110"/>
        </w:rPr>
        <w:t xml:space="preserve"> </w:t>
      </w:r>
      <w:r>
        <w:rPr>
          <w:w w:val="110"/>
        </w:rPr>
        <w:t>+</w:t>
      </w:r>
      <w:r>
        <w:rPr>
          <w:spacing w:val="-41"/>
          <w:w w:val="110"/>
        </w:rPr>
        <w:t xml:space="preserve"> </w:t>
      </w:r>
      <w:r>
        <w:rPr>
          <w:w w:val="110"/>
        </w:rPr>
        <w:t>100</w:t>
      </w:r>
      <w:r>
        <w:rPr>
          <w:spacing w:val="-41"/>
          <w:w w:val="110"/>
        </w:rPr>
        <w:t xml:space="preserve"> </w:t>
      </w:r>
      <w:r>
        <w:rPr>
          <w:w w:val="110"/>
        </w:rPr>
        <w:t>+</w:t>
      </w:r>
      <w:r>
        <w:rPr>
          <w:spacing w:val="-40"/>
          <w:w w:val="110"/>
        </w:rPr>
        <w:t xml:space="preserve"> </w:t>
      </w:r>
      <w:r>
        <w:rPr>
          <w:w w:val="110"/>
        </w:rPr>
        <w:t>12</w:t>
      </w:r>
      <w:r>
        <w:rPr>
          <w:spacing w:val="-7"/>
          <w:w w:val="110"/>
        </w:rPr>
        <w:t xml:space="preserve"> </w:t>
      </w:r>
      <w:r>
        <w:rPr>
          <w:w w:val="110"/>
        </w:rPr>
        <w:t>parameters</w:t>
      </w:r>
      <w:r>
        <w:rPr>
          <w:spacing w:val="-8"/>
          <w:w w:val="110"/>
        </w:rPr>
        <w:t xml:space="preserve"> </w:t>
      </w:r>
      <w:r>
        <w:rPr>
          <w:w w:val="110"/>
        </w:rPr>
        <w:t>in</w:t>
      </w:r>
      <w:r>
        <w:rPr>
          <w:spacing w:val="-7"/>
          <w:w w:val="110"/>
        </w:rPr>
        <w:t xml:space="preserve"> </w:t>
      </w:r>
      <w:r>
        <w:rPr>
          <w:i/>
          <w:spacing w:val="5"/>
          <w:w w:val="110"/>
        </w:rPr>
        <w:t>β</w:t>
      </w:r>
      <w:r>
        <w:rPr>
          <w:spacing w:val="5"/>
          <w:w w:val="110"/>
        </w:rPr>
        <w:t>,</w:t>
      </w:r>
      <w:r>
        <w:rPr>
          <w:spacing w:val="-5"/>
          <w:w w:val="110"/>
        </w:rPr>
        <w:t xml:space="preserve"> </w:t>
      </w:r>
      <w:r>
        <w:rPr>
          <w:w w:val="110"/>
        </w:rPr>
        <w:t>and</w:t>
      </w:r>
      <w:r>
        <w:rPr>
          <w:spacing w:val="-7"/>
          <w:w w:val="110"/>
        </w:rPr>
        <w:t xml:space="preserve"> </w:t>
      </w:r>
      <w:r>
        <w:rPr>
          <w:w w:val="110"/>
        </w:rPr>
        <w:t>2</w:t>
      </w:r>
      <w:r>
        <w:rPr>
          <w:spacing w:val="-7"/>
          <w:w w:val="110"/>
        </w:rPr>
        <w:t xml:space="preserve"> </w:t>
      </w:r>
      <w:r>
        <w:rPr>
          <w:w w:val="110"/>
        </w:rPr>
        <w:t>parameters</w:t>
      </w:r>
      <w:r>
        <w:rPr>
          <w:spacing w:val="-8"/>
          <w:w w:val="110"/>
        </w:rPr>
        <w:t xml:space="preserve"> </w:t>
      </w:r>
      <w:r>
        <w:rPr>
          <w:w w:val="110"/>
        </w:rPr>
        <w:t>controlling</w:t>
      </w:r>
      <w:r>
        <w:rPr>
          <w:spacing w:val="-7"/>
          <w:w w:val="110"/>
        </w:rPr>
        <w:t xml:space="preserve"> </w:t>
      </w:r>
      <w:r>
        <w:rPr>
          <w:w w:val="110"/>
        </w:rPr>
        <w:t>the</w:t>
      </w:r>
      <w:r>
        <w:rPr>
          <w:spacing w:val="-8"/>
          <w:w w:val="110"/>
        </w:rPr>
        <w:t xml:space="preserve"> </w:t>
      </w:r>
      <w:r>
        <w:rPr>
          <w:w w:val="110"/>
        </w:rPr>
        <w:t>variance</w:t>
      </w:r>
      <w:r>
        <w:rPr>
          <w:spacing w:val="-7"/>
          <w:w w:val="110"/>
        </w:rPr>
        <w:t xml:space="preserve"> </w:t>
      </w:r>
      <w:r>
        <w:rPr>
          <w:w w:val="110"/>
        </w:rPr>
        <w:t xml:space="preserve">terms </w:t>
      </w:r>
      <w:r>
        <w:rPr>
          <w:i/>
          <w:spacing w:val="3"/>
          <w:w w:val="110"/>
        </w:rPr>
        <w:t>σ</w:t>
      </w:r>
      <w:r>
        <w:rPr>
          <w:rFonts w:ascii="Arial" w:hAnsi="Arial"/>
          <w:spacing w:val="3"/>
          <w:w w:val="110"/>
          <w:vertAlign w:val="superscript"/>
        </w:rPr>
        <w:t>2</w:t>
      </w:r>
      <w:r>
        <w:rPr>
          <w:rFonts w:ascii="Arial" w:hAnsi="Arial"/>
          <w:spacing w:val="-30"/>
          <w:w w:val="110"/>
        </w:rPr>
        <w:t xml:space="preserve"> </w:t>
      </w:r>
      <w:r>
        <w:rPr>
          <w:w w:val="110"/>
        </w:rPr>
        <w:t>and</w:t>
      </w:r>
      <w:r>
        <w:rPr>
          <w:spacing w:val="-28"/>
          <w:w w:val="110"/>
        </w:rPr>
        <w:t xml:space="preserve"> </w:t>
      </w:r>
      <w:r>
        <w:rPr>
          <w:i/>
          <w:spacing w:val="5"/>
          <w:w w:val="110"/>
        </w:rPr>
        <w:t>σ</w:t>
      </w:r>
      <w:r>
        <w:rPr>
          <w:rFonts w:ascii="Arial" w:hAnsi="Arial"/>
          <w:spacing w:val="5"/>
          <w:w w:val="110"/>
          <w:vertAlign w:val="superscript"/>
        </w:rPr>
        <w:t>2</w:t>
      </w:r>
      <w:r>
        <w:rPr>
          <w:spacing w:val="5"/>
          <w:w w:val="110"/>
        </w:rPr>
        <w:t>.</w:t>
      </w:r>
      <w:r>
        <w:rPr>
          <w:spacing w:val="-9"/>
          <w:w w:val="110"/>
        </w:rPr>
        <w:t xml:space="preserve"> </w:t>
      </w:r>
      <w:r>
        <w:rPr>
          <w:w w:val="110"/>
        </w:rPr>
        <w:t>This</w:t>
      </w:r>
      <w:r>
        <w:rPr>
          <w:spacing w:val="-28"/>
          <w:w w:val="110"/>
        </w:rPr>
        <w:t xml:space="preserve"> </w:t>
      </w:r>
      <w:r>
        <w:rPr>
          <w:w w:val="110"/>
        </w:rPr>
        <w:t>115-dimensional</w:t>
      </w:r>
      <w:r>
        <w:rPr>
          <w:spacing w:val="-28"/>
          <w:w w:val="110"/>
        </w:rPr>
        <w:t xml:space="preserve"> </w:t>
      </w:r>
      <w:r>
        <w:rPr>
          <w:w w:val="110"/>
        </w:rPr>
        <w:t>density</w:t>
      </w:r>
      <w:r>
        <w:rPr>
          <w:spacing w:val="-29"/>
          <w:w w:val="110"/>
        </w:rPr>
        <w:t xml:space="preserve"> </w:t>
      </w:r>
      <w:r>
        <w:rPr>
          <w:w w:val="110"/>
        </w:rPr>
        <w:t>is</w:t>
      </w:r>
      <w:r>
        <w:rPr>
          <w:spacing w:val="-28"/>
          <w:w w:val="110"/>
        </w:rPr>
        <w:t xml:space="preserve"> </w:t>
      </w:r>
      <w:r>
        <w:rPr>
          <w:w w:val="110"/>
        </w:rPr>
        <w:t>difficult</w:t>
      </w:r>
      <w:r>
        <w:rPr>
          <w:spacing w:val="-29"/>
          <w:w w:val="110"/>
        </w:rPr>
        <w:t xml:space="preserve"> </w:t>
      </w:r>
      <w:r>
        <w:rPr>
          <w:w w:val="110"/>
        </w:rPr>
        <w:t>to</w:t>
      </w:r>
      <w:r>
        <w:rPr>
          <w:spacing w:val="-28"/>
          <w:w w:val="110"/>
        </w:rPr>
        <w:t xml:space="preserve"> </w:t>
      </w:r>
      <w:r>
        <w:rPr>
          <w:w w:val="110"/>
        </w:rPr>
        <w:t>work</w:t>
      </w:r>
      <w:r>
        <w:rPr>
          <w:spacing w:val="-29"/>
          <w:w w:val="110"/>
        </w:rPr>
        <w:t xml:space="preserve"> </w:t>
      </w:r>
      <w:r>
        <w:rPr>
          <w:w w:val="110"/>
        </w:rPr>
        <w:t>with</w:t>
      </w:r>
      <w:r>
        <w:rPr>
          <w:spacing w:val="-28"/>
          <w:w w:val="110"/>
        </w:rPr>
        <w:t xml:space="preserve"> </w:t>
      </w:r>
      <w:r>
        <w:rPr>
          <w:w w:val="110"/>
        </w:rPr>
        <w:t>analytically.</w:t>
      </w:r>
      <w:r>
        <w:rPr>
          <w:spacing w:val="-8"/>
          <w:w w:val="110"/>
        </w:rPr>
        <w:t xml:space="preserve"> </w:t>
      </w:r>
      <w:r>
        <w:rPr>
          <w:spacing w:val="-3"/>
          <w:w w:val="110"/>
        </w:rPr>
        <w:t>However</w:t>
      </w:r>
      <w:r>
        <w:rPr>
          <w:spacing w:val="-29"/>
          <w:w w:val="110"/>
        </w:rPr>
        <w:t xml:space="preserve"> </w:t>
      </w:r>
      <w:r>
        <w:rPr>
          <w:w w:val="110"/>
        </w:rPr>
        <w:t>(dependent)</w:t>
      </w:r>
    </w:p>
    <w:p w:rsidR="00194060" w:rsidRDefault="00F75F9A">
      <w:pPr>
        <w:tabs>
          <w:tab w:val="left" w:pos="935"/>
        </w:tabs>
        <w:spacing w:line="29" w:lineRule="exact"/>
        <w:ind w:left="244"/>
        <w:rPr>
          <w:rFonts w:ascii="Arial"/>
          <w:sz w:val="16"/>
        </w:rPr>
      </w:pPr>
      <w:r>
        <w:rPr>
          <w:rFonts w:ascii="Arial"/>
          <w:sz w:val="16"/>
        </w:rPr>
        <w:t>1</w:t>
      </w:r>
      <w:r>
        <w:rPr>
          <w:rFonts w:ascii="Arial"/>
          <w:sz w:val="16"/>
        </w:rPr>
        <w:tab/>
        <w:t>2</w:t>
      </w:r>
    </w:p>
    <w:p w:rsidR="00194060" w:rsidRDefault="00F75F9A">
      <w:pPr>
        <w:pStyle w:val="BodyText"/>
        <w:spacing w:before="31" w:line="312" w:lineRule="auto"/>
        <w:ind w:left="119" w:right="1437"/>
      </w:pPr>
      <w:r>
        <w:rPr>
          <w:w w:val="105"/>
        </w:rPr>
        <w:t xml:space="preserve">draws from this density can readily </w:t>
      </w:r>
      <w:r>
        <w:rPr>
          <w:spacing w:val="3"/>
          <w:w w:val="105"/>
        </w:rPr>
        <w:t xml:space="preserve">be </w:t>
      </w:r>
      <w:r>
        <w:rPr>
          <w:w w:val="105"/>
        </w:rPr>
        <w:t xml:space="preserve">produced using </w:t>
      </w:r>
      <w:r>
        <w:rPr>
          <w:spacing w:val="-3"/>
          <w:w w:val="105"/>
        </w:rPr>
        <w:t xml:space="preserve">Markov </w:t>
      </w:r>
      <w:r>
        <w:rPr>
          <w:w w:val="105"/>
        </w:rPr>
        <w:t>chain Monte Carlo (MCMC) (Besag et</w:t>
      </w:r>
      <w:r>
        <w:rPr>
          <w:spacing w:val="14"/>
          <w:w w:val="105"/>
        </w:rPr>
        <w:t xml:space="preserve"> </w:t>
      </w:r>
      <w:r>
        <w:rPr>
          <w:w w:val="105"/>
        </w:rPr>
        <w:t>al.,</w:t>
      </w:r>
      <w:r>
        <w:rPr>
          <w:spacing w:val="14"/>
          <w:w w:val="105"/>
        </w:rPr>
        <w:t xml:space="preserve"> </w:t>
      </w:r>
      <w:r>
        <w:rPr>
          <w:w w:val="105"/>
        </w:rPr>
        <w:t>1995;</w:t>
      </w:r>
      <w:r>
        <w:rPr>
          <w:spacing w:val="14"/>
          <w:w w:val="105"/>
        </w:rPr>
        <w:t xml:space="preserve"> </w:t>
      </w:r>
      <w:r>
        <w:rPr>
          <w:w w:val="105"/>
        </w:rPr>
        <w:t>Gilks</w:t>
      </w:r>
      <w:r>
        <w:rPr>
          <w:spacing w:val="14"/>
          <w:w w:val="105"/>
        </w:rPr>
        <w:t xml:space="preserve"> </w:t>
      </w:r>
      <w:r>
        <w:rPr>
          <w:w w:val="105"/>
        </w:rPr>
        <w:t>et</w:t>
      </w:r>
      <w:r>
        <w:rPr>
          <w:spacing w:val="14"/>
          <w:w w:val="105"/>
        </w:rPr>
        <w:t xml:space="preserve"> </w:t>
      </w:r>
      <w:r>
        <w:rPr>
          <w:w w:val="105"/>
        </w:rPr>
        <w:t>al.,</w:t>
      </w:r>
      <w:r>
        <w:rPr>
          <w:spacing w:val="14"/>
          <w:w w:val="105"/>
        </w:rPr>
        <w:t xml:space="preserve"> </w:t>
      </w:r>
      <w:r>
        <w:rPr>
          <w:w w:val="105"/>
        </w:rPr>
        <w:t>1995;</w:t>
      </w:r>
      <w:r>
        <w:rPr>
          <w:spacing w:val="14"/>
          <w:w w:val="105"/>
        </w:rPr>
        <w:t xml:space="preserve"> </w:t>
      </w:r>
      <w:r>
        <w:rPr>
          <w:w w:val="105"/>
        </w:rPr>
        <w:t>Brooks</w:t>
      </w:r>
      <w:r>
        <w:rPr>
          <w:spacing w:val="14"/>
          <w:w w:val="105"/>
        </w:rPr>
        <w:t xml:space="preserve"> </w:t>
      </w:r>
      <w:r>
        <w:rPr>
          <w:w w:val="105"/>
        </w:rPr>
        <w:t>et</w:t>
      </w:r>
      <w:r>
        <w:rPr>
          <w:spacing w:val="14"/>
          <w:w w:val="105"/>
        </w:rPr>
        <w:t xml:space="preserve"> </w:t>
      </w:r>
      <w:r>
        <w:rPr>
          <w:w w:val="105"/>
        </w:rPr>
        <w:t>al.,</w:t>
      </w:r>
      <w:r>
        <w:rPr>
          <w:spacing w:val="14"/>
          <w:w w:val="105"/>
        </w:rPr>
        <w:t xml:space="preserve"> </w:t>
      </w:r>
      <w:r>
        <w:rPr>
          <w:w w:val="105"/>
        </w:rPr>
        <w:t>2011).</w:t>
      </w:r>
    </w:p>
    <w:p w:rsidR="00194060" w:rsidRDefault="00F75F9A">
      <w:pPr>
        <w:pStyle w:val="BodyText"/>
        <w:spacing w:line="312" w:lineRule="auto"/>
        <w:ind w:left="119" w:right="1437" w:firstLine="338"/>
        <w:jc w:val="both"/>
      </w:pPr>
      <w:r>
        <w:rPr>
          <w:w w:val="105"/>
        </w:rPr>
        <w:t xml:space="preserve">The specific details of the algorithms that produce the draws from this distribution are given      in King (2014). They </w:t>
      </w:r>
      <w:r>
        <w:rPr>
          <w:spacing w:val="-3"/>
          <w:w w:val="105"/>
        </w:rPr>
        <w:t xml:space="preserve">involve </w:t>
      </w:r>
      <w:r>
        <w:rPr>
          <w:w w:val="105"/>
        </w:rPr>
        <w:t xml:space="preserve">combinations of block-Metropolis and block-Metropolis Hastings updates, along with standard univariate Gibbs updates. This implementation is quite efficient, making it possible to carry out the required MCMC computation in minutes for this ABM-based dataset, and hours for the actual data used in Section 4.  Here </w:t>
      </w:r>
      <w:r>
        <w:rPr>
          <w:spacing w:val="-4"/>
          <w:w w:val="105"/>
        </w:rPr>
        <w:t xml:space="preserve">we  </w:t>
      </w:r>
      <w:r>
        <w:rPr>
          <w:w w:val="105"/>
        </w:rPr>
        <w:t xml:space="preserve">show some of the realizations    and describe how </w:t>
      </w:r>
      <w:r>
        <w:rPr>
          <w:spacing w:val="-4"/>
          <w:w w:val="105"/>
        </w:rPr>
        <w:t xml:space="preserve">we  </w:t>
      </w:r>
      <w:r>
        <w:rPr>
          <w:w w:val="105"/>
        </w:rPr>
        <w:t xml:space="preserve">use these posterior draws to describe the various parameter estimates and   their </w:t>
      </w:r>
      <w:r>
        <w:rPr>
          <w:spacing w:val="-3"/>
          <w:w w:val="105"/>
        </w:rPr>
        <w:t>uncertainty.</w:t>
      </w:r>
      <w:r>
        <w:rPr>
          <w:spacing w:val="51"/>
          <w:w w:val="105"/>
        </w:rPr>
        <w:t xml:space="preserve"> </w:t>
      </w:r>
      <w:r>
        <w:rPr>
          <w:w w:val="105"/>
        </w:rPr>
        <w:t xml:space="preserve">Figure 4 shows 5 MCMC draws from this 115-dimensional distribution.  Note   that even though some of the prior distributions were quite </w:t>
      </w:r>
      <w:r>
        <w:rPr>
          <w:spacing w:val="-3"/>
          <w:w w:val="105"/>
        </w:rPr>
        <w:t xml:space="preserve">vague, </w:t>
      </w:r>
      <w:r>
        <w:rPr>
          <w:w w:val="105"/>
        </w:rPr>
        <w:t xml:space="preserve">the variation in the posterior samples is substantially reduced.  The realizations of the </w:t>
      </w:r>
      <w:r>
        <w:rPr>
          <w:i/>
          <w:w w:val="105"/>
        </w:rPr>
        <w:t>β</w:t>
      </w:r>
      <w:r>
        <w:rPr>
          <w:rFonts w:ascii="Arial" w:hAnsi="Arial"/>
          <w:w w:val="105"/>
          <w:vertAlign w:val="subscript"/>
        </w:rPr>
        <w:t>2</w:t>
      </w:r>
      <w:r>
        <w:rPr>
          <w:rFonts w:ascii="Arial" w:hAnsi="Arial"/>
          <w:w w:val="105"/>
        </w:rPr>
        <w:t xml:space="preserve"> </w:t>
      </w:r>
      <w:r>
        <w:rPr>
          <w:w w:val="105"/>
        </w:rPr>
        <w:t xml:space="preserve">vector show that the structure of the  term effect is quite apparent relative to the posterior </w:t>
      </w:r>
      <w:r>
        <w:rPr>
          <w:spacing w:val="-3"/>
          <w:w w:val="105"/>
        </w:rPr>
        <w:t xml:space="preserve">uncertainty. </w:t>
      </w:r>
      <w:r>
        <w:rPr>
          <w:spacing w:val="-10"/>
          <w:w w:val="105"/>
        </w:rPr>
        <w:t xml:space="preserve">We </w:t>
      </w:r>
      <w:r>
        <w:rPr>
          <w:w w:val="105"/>
        </w:rPr>
        <w:t>also note that this Bayesian formulation allows our inference to account for uncertainty in the variance parameters – a difficult endeavor using standard likelihood-based</w:t>
      </w:r>
      <w:r>
        <w:rPr>
          <w:spacing w:val="1"/>
          <w:w w:val="105"/>
        </w:rPr>
        <w:t xml:space="preserve"> </w:t>
      </w:r>
      <w:r>
        <w:rPr>
          <w:w w:val="105"/>
        </w:rPr>
        <w:t>analyses.</w:t>
      </w:r>
    </w:p>
    <w:p w:rsidR="00194060" w:rsidRDefault="00F75F9A">
      <w:pPr>
        <w:pStyle w:val="BodyText"/>
        <w:spacing w:line="312" w:lineRule="auto"/>
        <w:ind w:left="119" w:right="1437" w:firstLine="338"/>
        <w:jc w:val="both"/>
      </w:pPr>
      <w:r>
        <w:rPr>
          <w:w w:val="110"/>
        </w:rPr>
        <w:t xml:space="preserve">Since MCMC produces dependent realizations from the posterior distribution, </w:t>
      </w:r>
      <w:r>
        <w:rPr>
          <w:spacing w:val="-4"/>
          <w:w w:val="110"/>
        </w:rPr>
        <w:t xml:space="preserve">we </w:t>
      </w:r>
      <w:r>
        <w:rPr>
          <w:w w:val="110"/>
        </w:rPr>
        <w:t>discard the first</w:t>
      </w:r>
      <w:r>
        <w:rPr>
          <w:spacing w:val="-9"/>
          <w:w w:val="110"/>
        </w:rPr>
        <w:t xml:space="preserve"> </w:t>
      </w:r>
      <w:r>
        <w:rPr>
          <w:w w:val="110"/>
        </w:rPr>
        <w:t>100</w:t>
      </w:r>
      <w:r>
        <w:rPr>
          <w:spacing w:val="-8"/>
          <w:w w:val="110"/>
        </w:rPr>
        <w:t xml:space="preserve"> </w:t>
      </w:r>
      <w:r>
        <w:rPr>
          <w:w w:val="110"/>
        </w:rPr>
        <w:t>realizations</w:t>
      </w:r>
      <w:r>
        <w:rPr>
          <w:spacing w:val="-8"/>
          <w:w w:val="110"/>
        </w:rPr>
        <w:t xml:space="preserve"> </w:t>
      </w:r>
      <w:r>
        <w:rPr>
          <w:w w:val="110"/>
        </w:rPr>
        <w:t>so</w:t>
      </w:r>
      <w:r>
        <w:rPr>
          <w:spacing w:val="-8"/>
          <w:w w:val="110"/>
        </w:rPr>
        <w:t xml:space="preserve"> </w:t>
      </w:r>
      <w:r>
        <w:rPr>
          <w:w w:val="110"/>
        </w:rPr>
        <w:t>that</w:t>
      </w:r>
      <w:r>
        <w:rPr>
          <w:spacing w:val="-9"/>
          <w:w w:val="110"/>
        </w:rPr>
        <w:t xml:space="preserve"> </w:t>
      </w:r>
      <w:r>
        <w:rPr>
          <w:w w:val="110"/>
        </w:rPr>
        <w:t>they</w:t>
      </w:r>
      <w:r>
        <w:rPr>
          <w:spacing w:val="-8"/>
          <w:w w:val="110"/>
        </w:rPr>
        <w:t xml:space="preserve"> </w:t>
      </w:r>
      <w:r>
        <w:rPr>
          <w:w w:val="110"/>
        </w:rPr>
        <w:t>aren’t</w:t>
      </w:r>
      <w:r>
        <w:rPr>
          <w:spacing w:val="-8"/>
          <w:w w:val="110"/>
        </w:rPr>
        <w:t xml:space="preserve"> </w:t>
      </w:r>
      <w:r>
        <w:rPr>
          <w:w w:val="110"/>
        </w:rPr>
        <w:t>biased</w:t>
      </w:r>
      <w:r>
        <w:rPr>
          <w:spacing w:val="-8"/>
          <w:w w:val="110"/>
        </w:rPr>
        <w:t xml:space="preserve"> </w:t>
      </w:r>
      <w:r>
        <w:rPr>
          <w:w w:val="110"/>
        </w:rPr>
        <w:t>with</w:t>
      </w:r>
      <w:r>
        <w:rPr>
          <w:spacing w:val="-9"/>
          <w:w w:val="110"/>
        </w:rPr>
        <w:t xml:space="preserve"> </w:t>
      </w:r>
      <w:r>
        <w:rPr>
          <w:w w:val="110"/>
        </w:rPr>
        <w:t>the</w:t>
      </w:r>
      <w:r>
        <w:rPr>
          <w:spacing w:val="-8"/>
          <w:w w:val="110"/>
        </w:rPr>
        <w:t xml:space="preserve"> </w:t>
      </w:r>
      <w:r>
        <w:rPr>
          <w:w w:val="110"/>
        </w:rPr>
        <w:t>starting</w:t>
      </w:r>
      <w:r>
        <w:rPr>
          <w:spacing w:val="-8"/>
          <w:w w:val="110"/>
        </w:rPr>
        <w:t xml:space="preserve"> </w:t>
      </w:r>
      <w:r>
        <w:rPr>
          <w:spacing w:val="-3"/>
          <w:w w:val="110"/>
        </w:rPr>
        <w:t>values</w:t>
      </w:r>
      <w:r>
        <w:rPr>
          <w:spacing w:val="-8"/>
          <w:w w:val="110"/>
        </w:rPr>
        <w:t xml:space="preserve"> </w:t>
      </w:r>
      <w:r>
        <w:rPr>
          <w:w w:val="110"/>
        </w:rPr>
        <w:t>used</w:t>
      </w:r>
      <w:r>
        <w:rPr>
          <w:spacing w:val="-9"/>
          <w:w w:val="110"/>
        </w:rPr>
        <w:t xml:space="preserve"> </w:t>
      </w:r>
      <w:r>
        <w:rPr>
          <w:w w:val="110"/>
        </w:rPr>
        <w:t>to</w:t>
      </w:r>
      <w:r>
        <w:rPr>
          <w:spacing w:val="-8"/>
          <w:w w:val="110"/>
        </w:rPr>
        <w:t xml:space="preserve"> </w:t>
      </w:r>
      <w:r>
        <w:rPr>
          <w:w w:val="110"/>
        </w:rPr>
        <w:t>initialize</w:t>
      </w:r>
      <w:r>
        <w:rPr>
          <w:spacing w:val="-8"/>
          <w:w w:val="110"/>
        </w:rPr>
        <w:t xml:space="preserve"> </w:t>
      </w:r>
      <w:r>
        <w:rPr>
          <w:w w:val="110"/>
        </w:rPr>
        <w:t>the</w:t>
      </w:r>
      <w:r>
        <w:rPr>
          <w:spacing w:val="-8"/>
          <w:w w:val="110"/>
        </w:rPr>
        <w:t xml:space="preserve"> </w:t>
      </w:r>
      <w:r>
        <w:rPr>
          <w:w w:val="110"/>
        </w:rPr>
        <w:t>draws. This</w:t>
      </w:r>
      <w:r>
        <w:rPr>
          <w:spacing w:val="-21"/>
          <w:w w:val="110"/>
        </w:rPr>
        <w:t xml:space="preserve"> </w:t>
      </w:r>
      <w:r>
        <w:rPr>
          <w:w w:val="110"/>
        </w:rPr>
        <w:t>choice</w:t>
      </w:r>
      <w:r>
        <w:rPr>
          <w:spacing w:val="-20"/>
          <w:w w:val="110"/>
        </w:rPr>
        <w:t xml:space="preserve"> </w:t>
      </w:r>
      <w:r>
        <w:rPr>
          <w:w w:val="110"/>
        </w:rPr>
        <w:t>to</w:t>
      </w:r>
      <w:r>
        <w:rPr>
          <w:spacing w:val="-20"/>
          <w:w w:val="110"/>
        </w:rPr>
        <w:t xml:space="preserve"> </w:t>
      </w:r>
      <w:r>
        <w:rPr>
          <w:w w:val="110"/>
        </w:rPr>
        <w:t>discard</w:t>
      </w:r>
      <w:r>
        <w:rPr>
          <w:spacing w:val="-20"/>
          <w:w w:val="110"/>
        </w:rPr>
        <w:t xml:space="preserve"> </w:t>
      </w:r>
      <w:r>
        <w:rPr>
          <w:w w:val="110"/>
        </w:rPr>
        <w:t>the</w:t>
      </w:r>
      <w:r>
        <w:rPr>
          <w:spacing w:val="-20"/>
          <w:w w:val="110"/>
        </w:rPr>
        <w:t xml:space="preserve"> </w:t>
      </w:r>
      <w:r>
        <w:rPr>
          <w:w w:val="110"/>
        </w:rPr>
        <w:t>first</w:t>
      </w:r>
      <w:r>
        <w:rPr>
          <w:spacing w:val="-21"/>
          <w:w w:val="110"/>
        </w:rPr>
        <w:t xml:space="preserve"> </w:t>
      </w:r>
      <w:r>
        <w:rPr>
          <w:w w:val="110"/>
        </w:rPr>
        <w:t>100</w:t>
      </w:r>
      <w:r>
        <w:rPr>
          <w:spacing w:val="-20"/>
          <w:w w:val="110"/>
        </w:rPr>
        <w:t xml:space="preserve"> </w:t>
      </w:r>
      <w:r>
        <w:rPr>
          <w:w w:val="110"/>
        </w:rPr>
        <w:t>realizations</w:t>
      </w:r>
      <w:r>
        <w:rPr>
          <w:spacing w:val="-20"/>
          <w:w w:val="110"/>
        </w:rPr>
        <w:t xml:space="preserve"> </w:t>
      </w:r>
      <w:r>
        <w:rPr>
          <w:spacing w:val="-3"/>
          <w:w w:val="110"/>
        </w:rPr>
        <w:t>was</w:t>
      </w:r>
      <w:r>
        <w:rPr>
          <w:spacing w:val="-20"/>
          <w:w w:val="110"/>
        </w:rPr>
        <w:t xml:space="preserve"> </w:t>
      </w:r>
      <w:r>
        <w:rPr>
          <w:w w:val="110"/>
        </w:rPr>
        <w:t>determined</w:t>
      </w:r>
      <w:r>
        <w:rPr>
          <w:spacing w:val="-20"/>
          <w:w w:val="110"/>
        </w:rPr>
        <w:t xml:space="preserve"> </w:t>
      </w:r>
      <w:r>
        <w:rPr>
          <w:w w:val="110"/>
        </w:rPr>
        <w:t>from</w:t>
      </w:r>
      <w:r>
        <w:rPr>
          <w:spacing w:val="-21"/>
          <w:w w:val="110"/>
        </w:rPr>
        <w:t xml:space="preserve"> </w:t>
      </w:r>
      <w:r>
        <w:rPr>
          <w:w w:val="110"/>
        </w:rPr>
        <w:t>examining</w:t>
      </w:r>
      <w:r>
        <w:rPr>
          <w:spacing w:val="-20"/>
          <w:w w:val="110"/>
        </w:rPr>
        <w:t xml:space="preserve"> </w:t>
      </w:r>
      <w:r>
        <w:rPr>
          <w:w w:val="110"/>
        </w:rPr>
        <w:t>the</w:t>
      </w:r>
      <w:r>
        <w:rPr>
          <w:spacing w:val="-20"/>
          <w:w w:val="110"/>
        </w:rPr>
        <w:t xml:space="preserve"> </w:t>
      </w:r>
      <w:r>
        <w:rPr>
          <w:w w:val="110"/>
        </w:rPr>
        <w:t>MCMC</w:t>
      </w:r>
      <w:r>
        <w:rPr>
          <w:spacing w:val="-20"/>
          <w:w w:val="110"/>
        </w:rPr>
        <w:t xml:space="preserve"> </w:t>
      </w:r>
      <w:r>
        <w:rPr>
          <w:w w:val="110"/>
        </w:rPr>
        <w:t>output.</w:t>
      </w:r>
    </w:p>
    <w:p w:rsidR="00194060" w:rsidRDefault="00194060">
      <w:pPr>
        <w:spacing w:line="312" w:lineRule="auto"/>
        <w:jc w:val="both"/>
        <w:sectPr w:rsidR="00194060">
          <w:type w:val="continuous"/>
          <w:pgSz w:w="12240" w:h="15840"/>
          <w:pgMar w:top="1340" w:right="0" w:bottom="1600" w:left="1320" w:header="720" w:footer="720" w:gutter="0"/>
          <w:cols w:space="720"/>
        </w:sectPr>
      </w:pPr>
    </w:p>
    <w:p w:rsidR="00194060" w:rsidRDefault="007B0340">
      <w:pPr>
        <w:spacing w:before="67"/>
        <w:ind w:left="687"/>
        <w:rPr>
          <w:rFonts w:ascii="Helvetica"/>
          <w:sz w:val="16"/>
        </w:rPr>
      </w:pPr>
      <w:r>
        <w:rPr>
          <w:noProof/>
        </w:rPr>
        <w:lastRenderedPageBreak/>
        <w:pict w14:anchorId="0140A17A">
          <v:group id="Group 922" o:spid="_x0000_s1369" style="position:absolute;left:0;text-align:left;margin-left:101.35pt;margin-top:16.55pt;width:26.25pt;height:127.1pt;z-index:251620352;mso-position-horizontal-relative:page" coordorigin="2027,331" coordsize="525,25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">
            <o:lock v:ext="edit" aspectratio="t"/>
            <v:shape id="AutoShape 923" o:spid="_x0000_s1370" style="position:absolute;left:849;top:10330;width:620;height:3024;visibility:visible;mso-wrap-style:square;v-text-anchor:top" coordsize="620,30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" path="m1261,-7727r,-1868m1261,-7727r-84,m1261,-8194r-84,m1261,-8661r-84,m1261,-9128r-84,m1261,-9595r-84,m1261,-7465r434,l1695,-9994r-434,l1261,-7465e" filled="f" strokeweight=".22131mm">
              <v:path o:connecttype="custom" o:connectlocs="1261,2604;1261,736;1261,2604;1177,2604;1261,2137;1177,2137;1261,1670;1177,1670;1261,1203;1177,1203;1261,736;1177,736;1261,2866;1695,2866;1695,337;1261,337;1261,2866" o:connectangles="0,0,0,0,0,0,0,0,0,0,0,0,0,0,0,0,0"/>
              <o:lock v:ext="edit" aspectratio="t" verticies="t" text="t" shapetype="t"/>
            </v:shape>
            <v:shape id="Text Box 924" o:spid="_x0000_s1371" type="#_x0000_t202" style="position:absolute;left:2293;top:622;width:90;height: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" filled="f" stroked="f">
              <o:lock v:ext="edit" aspectratio="t" verticies="t" text="t" shapetype="t"/>
              <v:textbox inset="0,0,0,0">
                <w:txbxContent>
                  <w:p w:rsidR="00F75F9A" w:rsidRDefault="00F75F9A">
                    <w:pPr>
                      <w:spacing w:before="7"/>
                      <w:rPr>
                        <w:rFonts w:ascii="Zapf Dingbats" w:hAnsi="Zapf Dingbats"/>
                        <w:sz w:val="8"/>
                      </w:rPr>
                    </w:pPr>
                    <w:r>
                      <w:rPr>
                        <w:rFonts w:ascii="Zapf Dingbats" w:hAnsi="Zapf Dingbats"/>
                        <w:color w:val="00CD00"/>
                        <w:w w:val="109"/>
                        <w:sz w:val="8"/>
                      </w:rPr>
                      <w:t>●</w:t>
                    </w:r>
                  </w:p>
                </w:txbxContent>
              </v:textbox>
            </v:shape>
            <v:shape id="Text Box 925" o:spid="_x0000_s1372" type="#_x0000_t202" style="position:absolute;left:2293;top:1954;width:90;height:6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" filled="f" stroked="f">
              <o:lock v:ext="edit" aspectratio="t" verticies="t" text="t" shapetype="t"/>
              <v:textbox inset="0,0,0,0">
                <w:txbxContent>
                  <w:p w:rsidR="00F75F9A" w:rsidRDefault="00F75F9A">
                    <w:pPr>
                      <w:spacing w:before="7"/>
                      <w:rPr>
                        <w:rFonts w:ascii="Zapf Dingbats" w:hAnsi="Zapf Dingbats"/>
                        <w:sz w:val="8"/>
                      </w:rPr>
                    </w:pPr>
                    <w:r>
                      <w:rPr>
                        <w:rFonts w:ascii="Zapf Dingbats" w:hAnsi="Zapf Dingbats"/>
                        <w:shadow/>
                        <w:color w:val="0000FF"/>
                        <w:w w:val="109"/>
                        <w:sz w:val="8"/>
                      </w:rPr>
                      <w:t>●</w:t>
                    </w:r>
                  </w:p>
                  <w:p w:rsidR="00F75F9A" w:rsidRDefault="00F75F9A">
                    <w:pPr>
                      <w:rPr>
                        <w:sz w:val="8"/>
                      </w:rPr>
                    </w:pPr>
                  </w:p>
                  <w:p w:rsidR="00F75F9A" w:rsidRDefault="00F75F9A">
                    <w:pPr>
                      <w:spacing w:before="8"/>
                      <w:rPr>
                        <w:sz w:val="9"/>
                      </w:rPr>
                    </w:pPr>
                  </w:p>
                  <w:p w:rsidR="00F75F9A" w:rsidRDefault="00F75F9A">
                    <w:pPr>
                      <w:rPr>
                        <w:rFonts w:ascii="Zapf Dingbats" w:hAnsi="Zapf Dingbats"/>
                        <w:sz w:val="8"/>
                      </w:rPr>
                    </w:pPr>
                    <w:r>
                      <w:rPr>
                        <w:rFonts w:ascii="Zapf Dingbats" w:hAnsi="Zapf Dingbats"/>
                        <w:color w:val="00FFFF"/>
                        <w:w w:val="109"/>
                        <w:sz w:val="8"/>
                      </w:rPr>
                      <w:t>●</w:t>
                    </w:r>
                  </w:p>
                  <w:p w:rsidR="00F75F9A" w:rsidRDefault="00F75F9A">
                    <w:pPr>
                      <w:rPr>
                        <w:sz w:val="8"/>
                      </w:rPr>
                    </w:pPr>
                  </w:p>
                  <w:p w:rsidR="00F75F9A" w:rsidRDefault="00F75F9A">
                    <w:pPr>
                      <w:spacing w:before="2"/>
                      <w:rPr>
                        <w:sz w:val="8"/>
                      </w:rPr>
                    </w:pPr>
                  </w:p>
                  <w:p w:rsidR="00F75F9A" w:rsidRDefault="00F75F9A">
                    <w:pPr>
                      <w:rPr>
                        <w:rFonts w:ascii="Zapf Dingbats" w:hAnsi="Zapf Dingbats"/>
                        <w:sz w:val="8"/>
                      </w:rPr>
                    </w:pPr>
                    <w:r>
                      <w:rPr>
                        <w:rFonts w:ascii="Zapf Dingbats" w:hAnsi="Zapf Dingbats"/>
                        <w:color w:val="FF0000"/>
                        <w:w w:val="109"/>
                        <w:sz w:val="8"/>
                      </w:rPr>
                      <w:t>●</w:t>
                    </w:r>
                  </w:p>
                </w:txbxContent>
              </v:textbox>
            </v:shape>
            <w10:wrap anchorx="page"/>
          </v:group>
        </w:pict>
      </w:r>
      <w:r>
        <w:pict>
          <v:line id="_x0000_s1368" alt="" style="position:absolute;left:0;text-align:left;z-index:251624448;mso-wrap-edited:f;mso-width-percent:0;mso-height-percent:0;mso-position-horizontal-relative:page;mso-width-percent:0;mso-height-percent:0" from="457.25pt,78.85pt" to="457.25pt,78.85pt" strokeweight=".22131mm">
            <w10:wrap anchorx="page"/>
          </v:line>
        </w:pict>
      </w:r>
      <w:r>
        <w:pict>
          <v:line id="_x0000_s1367" alt="" style="position:absolute;left:0;text-align:left;z-index:251625472;mso-wrap-edited:f;mso-width-percent:0;mso-height-percent:0;mso-position-horizontal-relative:page;mso-width-percent:0;mso-height-percent:0" from="457.25pt,43.7pt" to="457.25pt,43.7pt" strokeweight=".22131mm">
            <w10:wrap anchorx="page"/>
          </v:line>
        </w:pict>
      </w:r>
      <w:r>
        <w:pict>
          <v:line id="_x0000_s1366" alt="" style="position:absolute;left:0;text-align:left;z-index:251627520;mso-wrap-edited:f;mso-width-percent:0;mso-height-percent:0;mso-position-horizontal-relative:page;mso-width-percent:0;mso-height-percent:0" from="515.05pt,78.85pt" to="515.05pt,78.85pt" strokeweight=".22131mm">
            <w10:wrap anchorx="page"/>
          </v:line>
        </w:pict>
      </w:r>
      <w:r>
        <w:pict>
          <v:line id="_x0000_s1365" alt="" style="position:absolute;left:0;text-align:left;z-index:251628544;mso-wrap-edited:f;mso-width-percent:0;mso-height-percent:0;mso-position-horizontal-relative:page;mso-width-percent:0;mso-height-percent:0" from="515.05pt,43.7pt" to="515.05pt,43.7pt" strokeweight=".22131mm">
            <w10:wrap anchorx="page"/>
          </v:line>
        </w:pict>
      </w:r>
      <w:r>
        <w:pict>
          <v:shape id="_x0000_s1364" type="#_x0000_t202" alt="" style="position:absolute;left:0;text-align:left;margin-left:89.3pt;margin-top:27.35pt;width:8.7pt;height:42.3pt;z-index:25163468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−3.79 −3.78</w:t>
                  </w:r>
                </w:p>
              </w:txbxContent>
            </v:textbox>
            <w10:wrap anchorx="page"/>
          </v:shape>
        </w:pict>
      </w:r>
      <w:r>
        <w:pict>
          <v:shape id="_x0000_s1363" type="#_x0000_t202" alt="" style="position:absolute;left:0;text-align:left;margin-left:137.65pt;margin-top:74.45pt;width:18.15pt;height:11.3pt;z-index:25163571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6"/>
                    <w:ind w:left="48"/>
                    <w:rPr>
                      <w:rFonts w:ascii="Helvetica" w:hAnsi="Helvetica"/>
                      <w:sz w:val="10"/>
                    </w:rPr>
                  </w:pPr>
                  <w:r>
                    <w:rPr>
                      <w:rFonts w:ascii="Symbol" w:hAnsi="Symbol"/>
                      <w:sz w:val="13"/>
                    </w:rPr>
                    <w:t></w:t>
                  </w:r>
                  <w:r>
                    <w:rPr>
                      <w:rFonts w:ascii="Helvetica" w:hAnsi="Helvetica"/>
                      <w:position w:val="-1"/>
                      <w:sz w:val="10"/>
                    </w:rPr>
                    <w:t>1</w:t>
                  </w:r>
                </w:p>
                <w:p w:rsidR="00F75F9A" w:rsidRDefault="00F75F9A">
                  <w:pPr>
                    <w:spacing w:before="32"/>
                    <w:ind w:left="20"/>
                    <w:rPr>
                      <w:rFonts w:ascii="Helvetica"/>
                      <w:sz w:val="13"/>
                    </w:rPr>
                  </w:pPr>
                  <w:r>
                    <w:rPr>
                      <w:rFonts w:ascii="Helvetica"/>
                      <w:w w:val="105"/>
                      <w:sz w:val="13"/>
                    </w:rPr>
                    <w:t>0.0</w:t>
                  </w:r>
                </w:p>
              </w:txbxContent>
            </v:textbox>
            <w10:wrap anchorx="page"/>
          </v:shape>
        </w:pict>
      </w:r>
      <w:r>
        <w:pict>
          <v:shape id="_x0000_s1362" type="#_x0000_t202" alt="" style="position:absolute;left:0;text-align:left;margin-left:147.1pt;margin-top:45.15pt;width:8.7pt;height:11.3pt;z-index:25163878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0.5</w:t>
                  </w:r>
                </w:p>
              </w:txbxContent>
            </v:textbox>
            <w10:wrap anchorx="page"/>
          </v:shape>
        </w:pict>
      </w:r>
      <w:r>
        <w:pict>
          <v:shape id="_x0000_s1361" type="#_x0000_t202" alt="" style="position:absolute;left:0;text-align:left;margin-left:147.1pt;margin-top:15.9pt;width:8.7pt;height:11.3pt;z-index:25163980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1.0</w:t>
                  </w:r>
                </w:p>
              </w:txbxContent>
            </v:textbox>
            <w10:wrap anchorx="page"/>
          </v:shape>
        </w:pict>
      </w:r>
      <w:r>
        <w:pict>
          <v:shape id="_x0000_s1360" type="#_x0000_t202" alt="" style="position:absolute;left:0;text-align:left;margin-left:282.15pt;margin-top:74.45pt;width:18.15pt;height:11.3pt;z-index:25164083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6"/>
                    <w:ind w:left="48"/>
                    <w:rPr>
                      <w:rFonts w:ascii="Helvetica" w:hAnsi="Helvetica"/>
                      <w:sz w:val="10"/>
                    </w:rPr>
                  </w:pPr>
                  <w:r>
                    <w:rPr>
                      <w:rFonts w:ascii="Symbol" w:hAnsi="Symbol"/>
                      <w:sz w:val="13"/>
                    </w:rPr>
                    <w:t></w:t>
                  </w:r>
                  <w:r>
                    <w:rPr>
                      <w:rFonts w:ascii="Helvetica" w:hAnsi="Helvetica"/>
                      <w:position w:val="-1"/>
                      <w:sz w:val="10"/>
                    </w:rPr>
                    <w:t>2</w:t>
                  </w:r>
                </w:p>
                <w:p w:rsidR="00F75F9A" w:rsidRDefault="00F75F9A">
                  <w:pPr>
                    <w:spacing w:before="32"/>
                    <w:ind w:left="20"/>
                    <w:rPr>
                      <w:rFonts w:ascii="Helvetica"/>
                      <w:sz w:val="13"/>
                    </w:rPr>
                  </w:pPr>
                  <w:r>
                    <w:rPr>
                      <w:rFonts w:ascii="Helvetica"/>
                      <w:w w:val="105"/>
                      <w:sz w:val="13"/>
                    </w:rPr>
                    <w:t>0.0</w:t>
                  </w:r>
                </w:p>
              </w:txbxContent>
            </v:textbox>
            <w10:wrap anchorx="page"/>
          </v:shape>
        </w:pict>
      </w:r>
      <w:r>
        <w:pict>
          <v:shape id="_x0000_s1359" type="#_x0000_t202" alt="" style="position:absolute;left:0;text-align:left;margin-left:291.65pt;margin-top:45.15pt;width:8.7pt;height:11.3pt;z-index:25164390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0.5</w:t>
                  </w:r>
                </w:p>
              </w:txbxContent>
            </v:textbox>
            <w10:wrap anchorx="page"/>
          </v:shape>
        </w:pict>
      </w:r>
      <w:r>
        <w:pict>
          <v:shape id="_x0000_s1358" type="#_x0000_t202" alt="" style="position:absolute;left:0;text-align:left;margin-left:291.65pt;margin-top:15.9pt;width:8.7pt;height:11.3pt;z-index:25164492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1.0</w:t>
                  </w:r>
                </w:p>
              </w:txbxContent>
            </v:textbox>
            <w10:wrap anchorx="page"/>
          </v:shape>
        </w:pict>
      </w:r>
      <w:r>
        <w:pict>
          <v:shape id="_x0000_s1357" type="#_x0000_t202" alt="" style="position:absolute;left:0;text-align:left;margin-left:431.8pt;margin-top:71.3pt;width:17.9pt;height:15.05pt;z-index:25164595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6"/>
                    <w:ind w:left="56"/>
                    <w:rPr>
                      <w:rFonts w:ascii="Helvetica" w:hAnsi="Helvetica"/>
                      <w:sz w:val="10"/>
                    </w:rPr>
                  </w:pPr>
                  <w:r>
                    <w:rPr>
                      <w:rFonts w:ascii="Symbol" w:hAnsi="Symbol"/>
                      <w:sz w:val="13"/>
                    </w:rPr>
                    <w:t></w:t>
                  </w:r>
                  <w:r>
                    <w:rPr>
                      <w:rFonts w:ascii="Helvetica" w:hAnsi="Helvetica"/>
                      <w:position w:val="-1"/>
                      <w:sz w:val="10"/>
                    </w:rPr>
                    <w:t>1</w:t>
                  </w:r>
                </w:p>
                <w:p w:rsidR="00F75F9A" w:rsidRDefault="00F75F9A">
                  <w:pPr>
                    <w:spacing w:before="27"/>
                    <w:ind w:left="20"/>
                    <w:rPr>
                      <w:rFonts w:ascii="Helvetica"/>
                      <w:sz w:val="13"/>
                    </w:rPr>
                  </w:pPr>
                  <w:r>
                    <w:rPr>
                      <w:rFonts w:ascii="Helvetica"/>
                      <w:w w:val="105"/>
                      <w:sz w:val="13"/>
                    </w:rPr>
                    <w:t>0.30</w:t>
                  </w:r>
                </w:p>
              </w:txbxContent>
            </v:textbox>
            <w10:wrap anchorx="page"/>
          </v:shape>
        </w:pict>
      </w:r>
      <w:r>
        <w:pict>
          <v:shape id="_x0000_s1356" type="#_x0000_t202" alt="" style="position:absolute;left:0;text-align:left;margin-left:441pt;margin-top:36.2pt;width:8.7pt;height:15.05pt;z-index:25164800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0.35</w:t>
                  </w:r>
                </w:p>
              </w:txbxContent>
            </v:textbox>
            <w10:wrap anchorx="page"/>
          </v:shape>
        </w:pict>
      </w:r>
      <w:r>
        <w:pict>
          <v:shape id="_x0000_s1355" type="#_x0000_t202" alt="" style="position:absolute;left:0;text-align:left;margin-left:489.6pt;margin-top:71.3pt;width:17.9pt;height:15.05pt;z-index:25164902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6"/>
                    <w:ind w:left="56"/>
                    <w:rPr>
                      <w:rFonts w:ascii="Helvetica" w:hAnsi="Helvetica"/>
                      <w:sz w:val="10"/>
                    </w:rPr>
                  </w:pPr>
                  <w:r>
                    <w:rPr>
                      <w:rFonts w:ascii="Symbol" w:hAnsi="Symbol"/>
                      <w:sz w:val="13"/>
                    </w:rPr>
                    <w:t></w:t>
                  </w:r>
                  <w:r>
                    <w:rPr>
                      <w:rFonts w:ascii="Helvetica" w:hAnsi="Helvetica"/>
                      <w:position w:val="-1"/>
                      <w:sz w:val="10"/>
                    </w:rPr>
                    <w:t>2</w:t>
                  </w:r>
                </w:p>
                <w:p w:rsidR="00F75F9A" w:rsidRDefault="00F75F9A">
                  <w:pPr>
                    <w:spacing w:before="27"/>
                    <w:ind w:left="20"/>
                    <w:rPr>
                      <w:rFonts w:ascii="Helvetica"/>
                      <w:sz w:val="13"/>
                    </w:rPr>
                  </w:pPr>
                  <w:r>
                    <w:rPr>
                      <w:rFonts w:ascii="Helvetica"/>
                      <w:w w:val="105"/>
                      <w:sz w:val="13"/>
                    </w:rPr>
                    <w:t>0.30</w:t>
                  </w:r>
                </w:p>
              </w:txbxContent>
            </v:textbox>
            <w10:wrap anchorx="page"/>
          </v:shape>
        </w:pict>
      </w:r>
      <w:r>
        <w:pict>
          <v:shape id="_x0000_s1354" type="#_x0000_t202" alt="" style="position:absolute;left:0;text-align:left;margin-left:498.8pt;margin-top:36.2pt;width:8.7pt;height:15.05pt;z-index:25165107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0.35</w:t>
                  </w:r>
                </w:p>
              </w:txbxContent>
            </v:textbox>
            <w10:wrap anchorx="page"/>
          </v:shape>
        </w:pict>
      </w:r>
      <w:r w:rsidR="00F75F9A">
        <w:rPr>
          <w:rFonts w:ascii="Helvetica"/>
          <w:w w:val="105"/>
          <w:sz w:val="16"/>
        </w:rPr>
        <w:t>intercept</w:t>
      </w:r>
    </w:p>
    <w:p w:rsidR="00194060" w:rsidRDefault="00F75F9A">
      <w:pPr>
        <w:spacing w:before="67"/>
        <w:ind w:left="687"/>
        <w:rPr>
          <w:rFonts w:ascii="Helvetica"/>
          <w:sz w:val="16"/>
        </w:rPr>
      </w:pPr>
      <w:r>
        <w:br w:type="column"/>
      </w:r>
      <w:r>
        <w:rPr>
          <w:rFonts w:ascii="Helvetica"/>
          <w:w w:val="105"/>
          <w:sz w:val="16"/>
        </w:rPr>
        <w:t>unit effect</w:t>
      </w:r>
    </w:p>
    <w:p w:rsidR="00194060" w:rsidRDefault="00F75F9A">
      <w:pPr>
        <w:spacing w:before="67"/>
        <w:ind w:left="687"/>
        <w:rPr>
          <w:rFonts w:ascii="Helvetica"/>
          <w:sz w:val="16"/>
        </w:rPr>
      </w:pPr>
      <w:r>
        <w:br w:type="column"/>
      </w:r>
      <w:r>
        <w:rPr>
          <w:rFonts w:ascii="Helvetica"/>
          <w:w w:val="105"/>
          <w:sz w:val="16"/>
        </w:rPr>
        <w:t>term effect</w:t>
      </w:r>
    </w:p>
    <w:p w:rsidR="00194060" w:rsidRDefault="00F75F9A">
      <w:pPr>
        <w:tabs>
          <w:tab w:val="left" w:pos="1843"/>
        </w:tabs>
        <w:spacing w:before="36"/>
        <w:ind w:left="687"/>
        <w:rPr>
          <w:rFonts w:ascii="Helvetica" w:hAnsi="Helvetica"/>
          <w:sz w:val="16"/>
        </w:rPr>
      </w:pPr>
      <w:r>
        <w:br w:type="column"/>
      </w:r>
      <w:r>
        <w:rPr>
          <w:rFonts w:ascii="Symbol" w:hAnsi="Symbol"/>
          <w:sz w:val="16"/>
        </w:rPr>
        <w:t></w:t>
      </w:r>
      <w:r>
        <w:rPr>
          <w:rFonts w:ascii="Helvetica" w:hAnsi="Helvetica"/>
          <w:sz w:val="16"/>
          <w:vertAlign w:val="subscript"/>
        </w:rPr>
        <w:t>1</w:t>
      </w:r>
      <w:r>
        <w:rPr>
          <w:rFonts w:ascii="Helvetica" w:hAnsi="Helvetica"/>
          <w:sz w:val="16"/>
        </w:rPr>
        <w:tab/>
      </w:r>
      <w:r>
        <w:rPr>
          <w:rFonts w:ascii="Symbol" w:hAnsi="Symbol"/>
          <w:sz w:val="16"/>
        </w:rPr>
        <w:t></w:t>
      </w:r>
      <w:r>
        <w:rPr>
          <w:rFonts w:ascii="Helvetica" w:hAnsi="Helvetica"/>
          <w:sz w:val="16"/>
          <w:vertAlign w:val="subscript"/>
        </w:rPr>
        <w:t>2</w:t>
      </w:r>
    </w:p>
    <w:p w:rsidR="00194060" w:rsidRDefault="00194060">
      <w:pPr>
        <w:rPr>
          <w:rFonts w:ascii="Helvetica" w:hAnsi="Helvetica"/>
          <w:sz w:val="16"/>
        </w:rPr>
        <w:sectPr w:rsidR="00194060">
          <w:pgSz w:w="12240" w:h="15840"/>
          <w:pgMar w:top="1420" w:right="0" w:bottom="1600" w:left="1320" w:header="0" w:footer="1404" w:gutter="0"/>
          <w:cols w:num="4" w:space="720" w:equalWidth="0">
            <w:col w:w="1369" w:space="615"/>
            <w:col w:w="1448" w:space="1457"/>
            <w:col w:w="1517" w:space="866"/>
            <w:col w:w="3648"/>
          </w:cols>
        </w:sect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rPr>
          <w:rFonts w:ascii="Helvetica"/>
          <w:sz w:val="20"/>
        </w:rPr>
        <w:sectPr w:rsidR="00194060">
          <w:type w:val="continuous"/>
          <w:pgSz w:w="12240" w:h="15840"/>
          <w:pgMar w:top="1340" w:right="0" w:bottom="1600" w:left="1320" w:header="720" w:footer="720" w:gutter="0"/>
          <w:cols w:space="720"/>
        </w:sectPr>
      </w:pPr>
    </w:p>
    <w:p w:rsidR="00194060" w:rsidRDefault="00194060">
      <w:pPr>
        <w:pStyle w:val="BodyText"/>
        <w:spacing w:before="5"/>
        <w:rPr>
          <w:rFonts w:ascii="Helvetica"/>
          <w:sz w:val="17"/>
        </w:rPr>
      </w:pPr>
    </w:p>
    <w:p w:rsidR="00194060" w:rsidRDefault="007B0340">
      <w:pPr>
        <w:tabs>
          <w:tab w:val="left" w:pos="2338"/>
          <w:tab w:val="left" w:pos="2743"/>
          <w:tab w:val="left" w:pos="3149"/>
          <w:tab w:val="left" w:pos="3555"/>
          <w:tab w:val="left" w:pos="3923"/>
        </w:tabs>
        <w:ind w:left="1970"/>
        <w:jc w:val="center"/>
        <w:rPr>
          <w:rFonts w:ascii="Helvetica"/>
          <w:sz w:val="13"/>
        </w:rPr>
      </w:pPr>
      <w:r>
        <w:pict>
          <v:group id="_x0000_s1344" alt="" style="position:absolute;left:0;text-align:left;margin-left:159.15pt;margin-top:-135.8pt;width:112.95pt;height:131pt;z-index:251621376;mso-position-horizontal-relative:page" coordorigin="3183,-2716" coordsize="2259,2620">
            <v:rect id="_x0000_s1345" alt="" style="position:absolute;left:3339;top:-575;width:17;height:17" fillcolor="black" stroked="f"/>
            <v:shape id="_x0000_s1346" alt="" style="position:absolute;left:2232;top:7396;width:101;height:2800" coordorigin="2232,7396" coordsize="101,2800" o:spt="100" adj="0,,0" path="m3267,-274r,-2342m3267,-274r-84,m3267,-859r-84,m3267,-1445r-84,m3267,-2030r-84,m3267,-2616r-84,e" filled="f" strokeweight=".22131mm">
              <v:stroke joinstyle="round"/>
              <v:formulas/>
              <v:path arrowok="t" o:connecttype="segments"/>
            </v:shape>
            <v:shape id="_x0000_s1347" alt="" style="position:absolute;left:3359;top:-2380;width:2004;height:1612" coordorigin="3360,-2379" coordsize="2004,1612" o:spt="100" adj="0,,0" path="m3376,-785r-16,l3360,-768r16,l3376,-785t20,-158l3380,-943r,17l3396,-926r,-17m3417,-843r-17,l3400,-826r17,l3417,-843t20,-77l3420,-920r,17l3437,-903r,-17m3457,-1012r-16,l3441,-996r16,l3457,-1012t21,170l3461,-842r,17l3478,-825r,-17m3498,-1036r-17,l3481,-1019r17,l3498,-1036t20,1l3502,-1035r,17l3518,-1018r,-17m3539,-1050r-17,l3522,-1033r17,l3539,-1050t20,-12l3542,-1062r,17l3559,-1045r,-17m3579,-962r-17,l3562,-945r17,l3579,-962t20,-76l3583,-1038r,17l3599,-1021r,-17m3620,-1245r-17,l3603,-1228r17,l3620,-1245t20,-20l3623,-1265r,17l3640,-1248r,-17m3660,-1189r-17,l3643,-1173r17,l3660,-1189t20,100l3664,-1089r,17l3680,-1072r,-17m3701,-1253r-17,l3684,-1236r17,l3701,-1253t20,264l3704,-989r,17l3721,-972r,-17m3741,-1255r-16,l3725,-1238r16,l3741,-1255t20,186l3745,-1069r,16l3761,-1053r,-16m3782,-1068r-17,l3765,-1051r17,l3782,-1068t20,-66l3785,-1134r,17l3802,-1117r,-17m3822,-1229r-16,l3806,-1212r16,l3822,-1229t21,-17l3826,-1246r,17l3843,-1229r,-17m3863,-1330r-17,l3846,-1314r17,l3863,-1330t20,-10l3867,-1340r,17l3883,-1323r,-17m3904,-1227r-17,l3887,-1210r17,l3904,-1227t20,12l3907,-1215r,16l3924,-1199r,-16m3944,-1205r-17,l3927,-1188r17,l3944,-1205t20,-15l3948,-1220r,16l3964,-1204r,-16m3985,-1155r-17,l3968,-1138r17,l3985,-1155t20,-28l3988,-1183r,17l4005,-1166r,-17m4025,-1311r-17,l4008,-1295r17,l4025,-1311t20,4l4029,-1307r,17l4045,-1290r,-17m4066,-1221r-17,l4049,-1204r17,l4066,-1221t20,-163l4069,-1384r,17l4086,-1367r,-17m4106,-1277r-16,l4090,-1260r16,l4106,-1277t21,-98l4110,-1375r,17l4127,-1358r,-17m4147,-1299r-17,l4130,-1282r17,l4147,-1299t20,-97l4150,-1396r,17l4167,-1379r,-17m4187,-1352r-16,l4171,-1335r16,l4187,-1352t21,36l4191,-1316r,17l4208,-1299r,-17m4228,-1392r-17,l4211,-1375r17,l4228,-1392t20,17l4231,-1375r,17l4248,-1358r,-17m4269,-1477r-17,l4252,-1460r17,l4269,-1477t20,59l4272,-1418r,17l4289,-1401r,-17m4309,-1465r-17,l4292,-1448r17,l4309,-1465t20,75l4313,-1390r,17l4329,-1373r,-17m4349,-1582r-16,l4333,-1565r16,l4349,-1582t21,88l4353,-1494r,17l4370,-1477r,-17m4390,-1363r-17,l4373,-1346r17,l4390,-1363t20,-133l4394,-1496r,16l4410,-1480r,-16m4431,-1278r-17,l4414,-1262r17,l4431,-1278t20,-149l4434,-1427r,16l4451,-1411r,-16m4471,-1527r-16,l4455,-1510r16,l4471,-1527t21,51l4475,-1476r,16l4492,-1460r,-16m4512,-1569r-17,l4495,-1552r17,l4512,-1569t20,-72l4515,-1641r,17l4532,-1624r,-17m4552,-1459r-16,l4536,-1442r16,l4552,-1459t21,32l4556,-1427r,17l4573,-1410r,-17m4593,-1524r-17,l4576,-1508r17,l4593,-1524t20,-163l4596,-1687r,16l4613,-1671r,-16m4633,-1684r-16,l4617,-1667r16,l4633,-1684t21,101l4637,-1583r,16l4654,-1567r,-16m4674,-1501r-17,l4657,-1485r17,l4674,-1501t20,-118l4678,-1619r,17l4694,-1602r,-17m4715,-1672r-17,l4698,-1655r17,l4715,-1672t20,73l4718,-1599r,17l4735,-1582r,-17m4755,-1733r-17,l4738,-1716r17,l4755,-1733t20,191l4759,-1542r,17l4775,-1525r,-17m4796,-1597r-17,l4779,-1581r17,l4796,-1597t20,-36l4799,-1633r,16l4816,-1617r,-16m4836,-1692r-17,l4819,-1676r17,l4836,-1692t21,-143l4840,-1835r,17l4857,-1818r,-17m4877,-1666r-17,l4860,-1649r17,l4877,-1666t20,-197l4880,-1863r,16l4897,-1847r,-16m4917,-1724r-16,l4901,-1707r16,l4917,-1724t21,-60l4921,-1784r,17l4938,-1767r,-17m4958,-1780r-17,l4941,-1763r17,l4958,-1780t20,-14l4961,-1794r,16l4978,-1778r,-16m4998,-1752r-16,l4982,-1735r16,l4998,-1752t21,-158l5002,-1910r,17l5019,-1893r,-17m5039,-1800r-17,l5022,-1784r17,l5039,-1800t20,-45l5043,-1845r,17l5059,-1828r,-17m5080,-1790r-17,l5063,-1773r17,l5080,-1790t20,106l5083,-1684r,16l5100,-1668r,-16m5120,-1897r-17,l5103,-1881r17,l5120,-1897t20,53l5124,-1844r,16l5140,-1828r,-16m5161,-1757r-17,l5144,-1741r17,l5161,-1757t20,-144l5164,-1901r,17l5181,-1884r,-17m5201,-1834r-17,l5184,-1817r17,l5201,-1834t21,-170l5205,-2004r,16l5222,-1988r,-16m5242,-1879r-17,l5225,-1862r17,l5242,-1879t20,26l5245,-1853r,17l5262,-1836r,-17m5282,-1997r-16,l5266,-1980r16,l5282,-1997t21,36l5286,-1961r,16l5303,-1945r,-16m5323,-2010r-17,l5306,-1993r17,l5323,-2010t20,-187l5326,-2197r,17l5343,-2180r,-17m5363,-2379r-16,l5347,-2363r16,l5363,-2379e" fillcolor="black" stroked="f">
              <v:stroke joinstyle="round"/>
              <v:formulas/>
              <v:path arrowok="t" o:connecttype="segments"/>
            </v:shape>
            <v:shape id="_x0000_s1348" alt="" style="position:absolute;left:2332;top:7284;width:2592;height:3125" coordorigin="2333,7284" coordsize="2592,3125" o:spt="100" adj="0,,0" path="m3327,-180r2028,m3327,-180r,84m3733,-180r,84m4138,-180r,84m4544,-180r,84m4950,-180r,84m5355,-180r,84m3267,-180r2168,l5435,-2709r-2168,l3267,-180e" filled="f" strokeweight=".22131mm">
              <v:stroke joinstyle="round"/>
              <v:formulas/>
              <v:path arrowok="t" o:connecttype="segments"/>
            </v:shape>
            <v:shape id="_x0000_s1349" alt="" style="position:absolute;left:3339;top:-2309;width:2025;height:1771" coordorigin="3339,-2309" coordsize="2025,1771" o:spt="100" adj="0,,0" path="m3356,-555r-17,l3339,-538r17,l3356,-555t20,-220l3360,-775r,16l3376,-759r,-16m3396,-839r-16,l3380,-822r16,l3396,-839t21,134l3400,-705r,17l3417,-688r,-17m3437,-707r-17,l3420,-690r17,l3437,-707t20,-237l3441,-944r,17l3457,-927r,-17m3478,-789r-17,l3461,-772r17,l3478,-789t20,-230l3481,-1019r,17l3498,-1002r,-17m3518,-797r-16,l3502,-780r16,l3518,-797t21,-132l3522,-929r,17l3539,-912r,-17m3559,-1153r-17,l3542,-1136r17,l3559,-1153t20,85l3562,-1068r,17l3579,-1051r,-17m3599,-1080r-16,l3583,-1063r16,l3599,-1080t21,-72l3603,-1152r,16l3620,-1136r,-16m3640,-1163r-17,l3623,-1146r17,l3640,-1163t20,87l3643,-1076r,17l3660,-1059r,-17m3680,-982r-16,l3664,-965r16,l3680,-982t21,-218l3684,-1200r,17l3701,-1183r,-17m3721,-1088r-17,l3704,-1072r17,l3721,-1088t20,-98l3725,-1186r,16l3741,-1170r,-16m3761,-1142r-16,l3745,-1125r16,l3761,-1142t21,138l3765,-1004r,17l3782,-987r,-17m3802,-1061r-17,l3785,-1044r17,l3802,-1061t20,-222l3806,-1283r,17l3822,-1266r,-17m3843,-1200r-17,l3826,-1183r17,l3843,-1200t20,-153l3846,-1353r,16l3863,-1337r,-16m3883,-1146r-16,l3867,-1130r16,l3883,-1146t21,59l3887,-1087r,17l3904,-1070r,-17m3924,-1309r-17,l3907,-1292r17,l3924,-1309t20,26l3927,-1283r,17l3944,-1266r,-17m3964,-1145r-16,l3948,-1128r16,l3964,-1145t21,3l3968,-1142r,17l3985,-1125r,-17m4005,-1260r-17,l3988,-1244r17,l4005,-1260t20,-95l4008,-1355r,17l4025,-1338r,-17m4045,-1347r-16,l4029,-1331r16,l4045,-1347t21,129l4049,-1218r,16l4066,-1202r,-16m4086,-1240r-17,l4069,-1224r17,l4086,-1240t20,98l4090,-1142r,17l4106,-1125r,-17m4127,-1361r-17,l4110,-1344r17,l4127,-1361t20,147l4130,-1214r,17l4147,-1197r,-17m4167,-1384r-17,l4150,-1367r17,l4167,-1384t20,11l4171,-1373r,16l4187,-1357r,-16m4208,-1234r-17,l4191,-1218r17,l4208,-1234t20,-192l4211,-1426r,17l4228,-1409r,-17m4248,-1379r-17,l4231,-1362r17,l4248,-1379t21,-90l4252,-1469r,17l4269,-1452r,-17m4289,-1445r-17,l4272,-1428r17,l4289,-1445t20,84l4292,-1361r,16l4309,-1345r,-16m4329,-1315r-16,l4313,-1298r16,l4329,-1315t20,-272l4333,-1587r,17l4349,-1570r,-17m4370,-1549r-17,l4353,-1532r17,l4370,-1549t20,134l4373,-1415r,17l4390,-1398r,-17m4410,-1460r-16,l4394,-1444r16,l4410,-1460t21,-13l4414,-1473r,16l4431,-1457r,-16m4451,-1355r-17,l4434,-1338r17,l4451,-1355t20,-129l4455,-1484r,17l4471,-1467r,-17m4492,-1533r-17,l4475,-1516r17,l4492,-1533t20,-95l4495,-1628r,16l4512,-1612r,-16m4532,-1562r-17,l4515,-1545r17,l4532,-1562t20,258l4536,-1304r,17l4552,-1287r,-17m4573,-1559r-17,l4556,-1543r17,l4573,-1559t20,1l4576,-1558r,17l4593,-1541r,-17m4613,-1494r-17,l4596,-1478r17,l4613,-1494t20,-60l4617,-1554r,16l4633,-1538r,-16m4654,-1594r-17,l4637,-1578r17,l4654,-1594t20,18l4657,-1576r,17l4674,-1559r,-17m4694,-1554r-16,l4678,-1537r16,l4694,-1554t21,-95l4698,-1649r,17l4715,-1632r,-17m4735,-1565r-17,l4718,-1548r17,l4735,-1565t20,-136l4738,-1701r,17l4755,-1684r,-17m4775,-1734r-16,l4759,-1717r16,l4775,-1734t21,122l4779,-1612r,17l4796,-1595r,-17m4816,-1660r-17,l4799,-1643r17,l4816,-1660t20,-96l4819,-1756r,17l4836,-1739r,-17m4857,-1779r-17,l4840,-1762r17,l4857,-1779t20,8l4860,-1771r,16l4877,-1755r,-16m4897,-1915r-17,l4880,-1899r17,l4897,-1915t20,227l4901,-1688r,17l4917,-1671r,-17m4938,-1847r-17,l4921,-1830r17,l4938,-1847t20,78l4941,-1769r,16l4958,-1753r,-16m4978,-1725r-17,l4961,-1709r17,l4978,-1725t20,-119l4982,-1844r,17l4998,-1827r,-17m5019,-1910r-17,l5002,-1894r17,l5019,-1910t20,159l5022,-1751r,16l5039,-1735r,-16m5059,-1867r-16,l5043,-1850r16,l5059,-1867t21,-18l5063,-1885r,17l5080,-1868r,-17m5100,-1812r-17,l5083,-1796r17,l5100,-1812t20,-128l5103,-1940r,17l5120,-1923r,-17m5140,-1942r-16,l5124,-1925r16,l5140,-1942t21,-1l5144,-1943r,17l5161,-1926r,-17m5181,-1926r-17,l5164,-1909r17,l5181,-1926t20,99l5184,-1827r,17l5201,-1810r,-17m5222,-1968r-17,l5205,-1951r17,l5222,-1968t20,120l5225,-1848r,17l5242,-1831r,-17m5262,-1826r-17,l5245,-1809r17,l5262,-1826t20,-133l5266,-1959r,16l5282,-1943r,-16m5303,-2047r-17,l5286,-2030r17,l5303,-2047t20,40l5306,-2007r,17l5323,-1990r,-17m5343,-2127r-17,l5326,-2111r17,l5343,-2127t20,-182l5347,-2309r,17l5363,-2292r,-17e" fillcolor="red" stroked="f">
              <v:stroke joinstyle="round"/>
              <v:formulas/>
              <v:path arrowok="t" o:connecttype="segments"/>
            </v:shape>
            <v:shape id="_x0000_s1350" alt="" style="position:absolute;left:3339;top:-2340;width:2025;height:1826" coordorigin="3339,-2339" coordsize="2025,1826" o:spt="100" adj="0,,0" path="m3356,-558r-17,l3339,-541r17,l3356,-558t20,28l3360,-530r,17l3376,-513r,-17m3396,-869r-16,l3380,-852r16,l3396,-869t21,16l3400,-853r,17l3417,-836r,-17m3437,-794r-17,l3420,-777r17,l3437,-794t20,-215l3441,-1009r,17l3457,-992r,-17m3478,-915r-17,l3461,-898r17,l3478,-915t20,-51l3481,-966r,17l3498,-949r,-17m3518,-906r-16,l3502,-890r16,l3518,-906t21,-25l3522,-931r,17l3539,-914r,-17m3559,-927r-17,l3542,-911r17,l3559,-927t20,-148l3562,-1075r,17l3579,-1058r,-17m3599,-1088r-16,l3583,-1072r16,l3599,-1088t21,-130l3603,-1218r,16l3620,-1202r,-16m3640,-1263r-17,l3623,-1246r17,l3640,-1263t20,374l3643,-889r,17l3660,-872r,-17m3680,-1159r-16,l3664,-1142r16,l3680,-1159t21,-39l3684,-1198r,17l3701,-1181r,-17m3721,-1074r-17,l3704,-1057r17,l3721,-1074t20,-27l3725,-1101r,16l3741,-1085r,-16m3761,-1149r-16,l3745,-1132r16,l3761,-1149t21,-23l3765,-1172r,16l3782,-1156r,-16m3802,-1059r-17,l3785,-1042r17,l3802,-1059t20,-190l3806,-1249r,16l3822,-1233r,-16m3843,-1129r-17,l3826,-1113r17,l3843,-1129t20,-84l3846,-1213r,17l3863,-1196r,-17m3883,-1179r-16,l3867,-1162r16,l3883,-1179t21,92l3887,-1087r,17l3904,-1070r,-17m3924,-1223r-17,l3907,-1207r17,l3924,-1223t20,-88l3927,-1311r,17l3944,-1294r,-17m3964,-1165r-16,l3948,-1148r16,l3964,-1165t21,-71l3968,-1236r,17l3985,-1219r,-17m4005,-1212r-17,l3988,-1196r17,l4005,-1212t20,-132l4008,-1344r,17l4025,-1327r,-17m4045,-1425r-16,l4029,-1408r16,l4045,-1425t21,212l4049,-1213r,17l4066,-1196r,-17m4086,-1184r-17,l4069,-1167r17,l4086,-1184t20,-20l4090,-1204r,17l4106,-1187r,-17m4127,-1244r-17,l4110,-1227r17,l4127,-1244t20,28l4130,-1216r,17l4147,-1199r,-17m4167,-1369r-17,l4150,-1353r17,l4167,-1369t20,75l4171,-1294r,17l4187,-1277r,-17m4208,-1271r-17,l4191,-1254r17,l4208,-1271t20,-136l4211,-1407r,17l4228,-1390r,-17m4248,-1324r-17,l4231,-1307r17,l4248,-1324t21,-102l4252,-1426r,17l4269,-1409r,-17m4289,-1321r-17,l4272,-1305r17,l4289,-1321t20,-77l4292,-1398r,17l4309,-1381r,-17m4329,-1415r-16,l4313,-1399r16,l4329,-1415t20,-135l4333,-1550r,17l4349,-1533r,-17m4370,-1489r-17,l4353,-1473r17,l4370,-1489t20,94l4373,-1395r,17l4390,-1378r,-17m4410,-1400r-16,l4394,-1383r16,l4410,-1400t21,-33l4414,-1433r,17l4431,-1416r,-17m4451,-1403r-17,l4434,-1386r17,l4451,-1403t20,-41l4455,-1444r,17l4471,-1427r,-17m4492,-1306r-17,l4475,-1289r17,l4492,-1306t20,-155l4495,-1461r,16l4512,-1445r,-16m4532,-1592r-17,l4515,-1575r17,l4532,-1592t20,189l4536,-1403r,16l4552,-1387r,-16m4573,-1437r-17,l4556,-1420r17,l4573,-1437t20,-28l4576,-1465r,17l4593,-1448r,-17m4613,-1525r-17,l4596,-1508r17,l4613,-1525t20,-206l4617,-1731r,17l4633,-1714r,-17m4654,-1540r-17,l4637,-1524r17,l4654,-1540t20,-76l4657,-1616r,17l4674,-1599r,-17m4694,-1597r-16,l4678,-1581r16,l4694,-1597t21,61l4698,-1536r,17l4715,-1519r,-17m4735,-1529r-17,l4718,-1512r17,l4735,-1529t20,-117l4738,-1646r,16l4755,-1630r,-16m4775,-1579r-16,l4759,-1562r16,l4775,-1579t21,79l4779,-1500r,17l4796,-1483r,-17m4816,-1470r-17,l4799,-1453r17,l4816,-1470t20,-157l4819,-1627r,17l4836,-1610r,-17m4857,-1718r-17,l4840,-1701r17,l4857,-1718t20,43l4860,-1675r,17l4877,-1658r,-17m4897,-1723r-17,l4880,-1706r17,l4897,-1723t20,-10l4901,-1733r,17l4917,-1716r,-17m4938,-1782r-17,l4921,-1766r17,l4938,-1782t20,-13l4941,-1795r,16l4958,-1779r,-16m4978,-1611r-17,l4961,-1594r17,l4978,-1611t20,-154l4982,-1765r,17l4998,-1748r,-17m5019,-1846r-17,l5002,-1829r17,l5019,-1846t20,165l5022,-1681r,17l5039,-1664r,-17m5059,-1769r-16,l5043,-1752r16,l5059,-1769t21,78l5063,-1691r,17l5080,-1674r,-17m5100,-1780r-17,l5083,-1763r17,l5100,-1780t20,-27l5103,-1807r,16l5120,-1791r,-16m5140,-1838r-16,l5124,-1821r16,l5140,-1838t21,-54l5144,-1892r,17l5161,-1875r,-17m5181,-1823r-17,l5164,-1806r17,l5181,-1823t20,5l5184,-1818r,17l5201,-1801r,-17m5222,-1875r-17,l5205,-1858r17,l5222,-1875t20,140l5225,-1735r,17l5242,-1718r,-17m5262,-1936r-17,l5245,-1919r17,l5262,-1936t20,-32l5266,-1968r,17l5282,-1951r,-17m5303,-2015r-17,l5286,-1998r17,l5303,-2015t20,148l5306,-1867r,16l5323,-1851r,-16m5343,-2163r-17,l5326,-2146r17,l5343,-2163t20,-176l5347,-2339r,16l5363,-2323r,-16e" fillcolor="#00cd00" stroked="f">
              <v:stroke joinstyle="round"/>
              <v:formulas/>
              <v:path arrowok="t" o:connecttype="segments"/>
            </v:shape>
            <v:shape id="_x0000_s1351" alt="" style="position:absolute;left:3339;top:-2336;width:2025;height:1732" coordorigin="3339,-2336" coordsize="2025,1732" o:spt="100" adj="0,,0" path="m3356,-621r-17,l3339,-604r17,l3356,-621t20,-151l3360,-772r,17l3376,-755r,-17m3396,-893r-16,l3380,-876r16,l3396,-893t21,-59l3400,-952r,16l3417,-936r,-16m3437,-918r-17,l3420,-901r17,l3437,-918t20,-15l3441,-933r,17l3457,-916r,-17m3478,-807r-17,l3461,-790r17,l3478,-807t20,-81l3481,-888r,17l3498,-871r,-17m3518,-967r-16,l3502,-950r16,l3518,-967t21,-46l3522,-1013r,16l3539,-997r,-16m3559,-957r-17,l3542,-940r17,l3559,-957t20,-119l3562,-1076r,17l3579,-1059r,-17m3599,-1177r-16,l3583,-1161r16,l3599,-1177t21,-162l3603,-1339r,17l3620,-1322r,-17m3640,-1236r-17,l3623,-1219r17,l3640,-1236t20,175l3643,-1061r,16l3660,-1045r,-16m3680,-1141r-16,l3664,-1124r16,l3680,-1141t21,-64l3684,-1205r,17l3701,-1188r,-17m3721,-1188r-17,l3704,-1172r17,l3721,-1188t20,-19l3725,-1207r,17l3741,-1190r,-17m3761,-1190r-16,l3745,-1173r16,l3761,-1190t21,77l3765,-1113r,17l3782,-1096r,-17m3802,-1185r-17,l3785,-1168r17,l3802,-1185t20,-84l3806,-1269r,16l3822,-1253r,-16m3843,-1325r-17,l3826,-1308r17,l3843,-1325t20,-17l3846,-1342r,17l3863,-1325r,-17m3883,-1223r-16,l3867,-1206r16,l3883,-1223t21,64l3887,-1159r,17l3904,-1142r,-17m3924,-1312r-17,l3907,-1295r17,l3924,-1312t20,-41l3927,-1353r,17l3944,-1336r,-17m3964,-1105r-16,l3948,-1088r16,l3964,-1105t21,-144l3968,-1249r,17l3985,-1232r,-17m4005,-1123r-17,l3988,-1106r17,l4005,-1123t20,-257l4008,-1380r,17l4025,-1363r,-17m4045,-1392r-16,l4029,-1376r16,l4045,-1392t21,128l4049,-1264r,16l4066,-1248r,-16m4086,-1386r-17,l4069,-1369r17,l4086,-1386t20,131l4090,-1255r,17l4106,-1238r,-17m4127,-1348r-17,l4110,-1331r17,l4127,-1348t20,40l4130,-1308r,16l4147,-1292r,-16m4167,-1406r-17,l4150,-1389r17,l4167,-1406t20,115l4171,-1291r,17l4187,-1274r,-17m4208,-1316r-17,l4191,-1299r17,l4208,-1316t20,-7l4211,-1323r,17l4228,-1306r,-17m4248,-1409r-17,l4231,-1393r17,l4248,-1409t21,-60l4252,-1469r,16l4269,-1453r,-16m4289,-1508r-17,l4272,-1491r17,l4289,-1508t20,3l4292,-1505r,17l4309,-1488r,-17m4329,-1391r-16,l4313,-1374r16,l4329,-1391t20,-79l4333,-1470r,17l4349,-1453r,-17m4370,-1576r-17,l4353,-1559r17,l4370,-1576t20,282l4373,-1294r,17l4390,-1277r,-17m4410,-1579r-16,l4394,-1562r16,l4410,-1579t21,245l4414,-1334r,17l4431,-1317r,-17m4451,-1332r-17,l4434,-1315r17,l4451,-1332t20,-172l4455,-1504r,16l4471,-1488r,-16m4492,-1487r-17,l4475,-1471r17,l4492,-1487t20,-78l4495,-1565r,17l4512,-1548r,-17m4532,-1631r-17,l4515,-1615r17,l4532,-1631t20,249l4536,-1382r,17l4552,-1365r,-17m4573,-1548r-17,l4556,-1531r17,l4573,-1548t20,-5l4576,-1553r,17l4593,-1536r,-17m4613,-1557r-17,l4596,-1540r17,l4613,-1557t20,-54l4617,-1611r,16l4633,-1595r,-16m4654,-1644r-17,l4637,-1627r17,l4654,-1644t20,55l4657,-1589r,17l4674,-1572r,-17m4694,-1537r-16,l4678,-1521r16,l4694,-1537t21,-74l4698,-1611r,17l4715,-1594r,-17m4735,-1578r-17,l4718,-1561r17,l4735,-1578t20,-238l4738,-1816r,17l4755,-1799r,-17m4775,-1642r-16,l4759,-1626r16,l4775,-1642t21,34l4779,-1608r,16l4796,-1592r,-16m4816,-1662r-17,l4799,-1645r17,l4816,-1662t20,-89l4819,-1751r,17l4836,-1734r,-17m4857,-1795r-17,l4840,-1778r17,l4857,-1795t20,150l4860,-1645r,16l4877,-1629r,-16m4897,-1782r-17,l4880,-1765r17,l4897,-1782t20,92l4901,-1690r,17l4917,-1673r,-17m4938,-1768r-17,l4921,-1751r17,l4938,-1768t20,27l4941,-1741r,17l4958,-1724r,-17m4978,-1781r-17,l4961,-1764r17,l4978,-1781t20,-28l4982,-1809r,17l4998,-1792r,-17m5019,-1844r-17,l5002,-1827r17,l5019,-1844t20,177l5022,-1667r,17l5039,-1650r,-17m5059,-1872r-16,l5043,-1855r16,l5059,-1872t21,111l5063,-1761r,16l5080,-1745r,-16m5100,-1569r-17,l5083,-1552r17,l5100,-1569t20,-339l5103,-1908r,17l5120,-1891r,-17m5140,-1836r-16,l5124,-1819r16,l5140,-1836t21,-58l5144,-1894r,16l5161,-1878r,-16m5181,-1788r-17,l5164,-1771r17,l5181,-1788t20,-159l5184,-1947r,17l5201,-1930r,-17m5222,-1977r-17,l5205,-1960r17,l5222,-1977t20,97l5225,-1880r,16l5242,-1864r,-16m5262,-1814r-17,l5245,-1797r17,l5262,-1814t20,-300l5266,-2114r,17l5282,-2097r,-17m5303,-1983r-17,l5286,-1966r17,l5303,-1983t20,1l5306,-1982r,16l5323,-1966r,-16m5343,-2182r-17,l5326,-2166r17,l5343,-2182t20,-154l5347,-2336r,17l5363,-2319r,-17e" fillcolor="blue" stroked="f">
              <v:stroke joinstyle="round"/>
              <v:formulas/>
              <v:path arrowok="t" o:connecttype="segments"/>
            </v:shape>
            <v:shape id="_x0000_s1352" alt="" style="position:absolute;left:3339;top:-2399;width:2025;height:2008" coordorigin="3339,-2398" coordsize="2025,2008" o:spt="100" adj="0,,0" path="m3356,-408r-17,l3339,-391r17,l3356,-408t20,-242l3360,-650r,17l3376,-633r,-17m3396,-703r-16,l3380,-686r16,l3396,-703t21,-277l3400,-980r,16l3417,-964r,-16m3437,-805r-17,l3420,-788r17,l3437,-805t20,-373l3441,-1178r,16l3457,-1162r,-16m3478,-911r-17,l3461,-894r17,l3478,-911t20,-69l3481,-980r,17l3498,-963r,-17m3518,-985r-16,l3502,-968r16,l3518,-985t21,-112l3522,-1097r,17l3539,-1080r,-17m3559,-963r-17,l3542,-946r17,l3559,-963t20,-153l3562,-1116r,17l3579,-1099r,-17m3599,-1068r-16,l3583,-1051r16,l3599,-1068t21,-147l3603,-1215r,17l3620,-1198r,-17m3640,-1274r-17,l3623,-1257r17,l3640,-1274t20,151l3643,-1123r,17l3660,-1106r,-17m3680,-1083r-16,l3664,-1066r16,l3680,-1083t21,-99l3684,-1182r,17l3701,-1165r,-17m3721,-1178r-17,l3704,-1161r17,l3721,-1178t20,-33l3725,-1211r,17l3741,-1194r,-17m3761,-1211r-16,l3745,-1194r16,l3761,-1211t21,190l3765,-1021r,17l3782,-1004r,-17m3802,-1156r-17,l3785,-1140r17,l3802,-1156t20,-215l3806,-1371r,17l3822,-1354r,-17m3843,-1253r-17,l3826,-1236r17,l3843,-1253t20,-67l3846,-1320r,16l3863,-1304r,-16m3883,-1376r-16,l3867,-1359r16,l3883,-1376t21,330l3887,-1046r,17l3904,-1029r,-17m3924,-1192r-17,l3907,-1175r17,l3924,-1192t20,-71l3927,-1263r,16l3944,-1247r,-16m3964,-1057r-16,l3948,-1040r16,l3964,-1057t21,-60l3968,-1117r,17l3985,-1100r,-17m4005,-1159r-17,l3988,-1142r17,l4005,-1159t20,-330l4008,-1489r,17l4025,-1472r,-17m4045,-1397r-16,l4029,-1381r16,l4045,-1397t21,178l4049,-1219r,16l4066,-1203r,-16m4086,-1271r-17,l4069,-1254r17,l4086,-1271t20,138l4090,-1133r,17l4106,-1116r,-17m4127,-1445r-17,l4110,-1428r17,l4127,-1445t20,195l4130,-1250r,17l4147,-1233r,-17m4167,-1363r-17,l4150,-1346r17,l4167,-1363t20,12l4171,-1351r,17l4187,-1334r,-17m4208,-1269r-17,l4191,-1252r17,l4208,-1269t20,-148l4211,-1417r,17l4228,-1400r,-17m4248,-1427r-17,l4231,-1411r17,l4248,-1427t21,-47l4252,-1474r,17l4269,-1457r,-17m4289,-1443r-17,l4272,-1426r17,l4289,-1443t20,-92l4292,-1535r,17l4309,-1518r,-17m4329,-1453r-16,l4313,-1436r16,l4329,-1453t20,-55l4333,-1508r,17l4349,-1491r,-17m4370,-1464r-17,l4353,-1447r17,l4370,-1464t20,163l4373,-1301r,17l4390,-1284r,-17m4410,-1545r-16,l4394,-1529r16,l4410,-1545t21,28l4414,-1517r,17l4431,-1500r,-17m4451,-1384r-17,l4434,-1368r17,l4451,-1384t20,-45l4455,-1429r,17l4471,-1412r,-17m4492,-1473r-17,l4475,-1457r17,l4492,-1473t20,-12l4495,-1485r,17l4512,-1468r,-17m4532,-1463r-17,l4515,-1446r17,l4532,-1463t20,-24l4536,-1487r,17l4552,-1470r,-17m4573,-1399r-17,l4556,-1383r17,l4573,-1399t20,-191l4576,-1590r,17l4593,-1573r,-17m4613,-1556r-17,l4596,-1539r17,l4613,-1556t20,-41l4617,-1597r,17l4633,-1580r,-17m4654,-1611r-17,l4637,-1595r17,l4654,-1611t20,17l4657,-1594r,17l4674,-1577r,-17m4694,-1773r-16,l4678,-1756r16,l4694,-1773t21,41l4698,-1732r,17l4715,-1715r,-17m4735,-1600r-17,l4718,-1583r17,l4735,-1600t20,-154l4738,-1754r,17l4755,-1737r,-17m4775,-1584r-16,l4759,-1567r16,l4775,-1584t21,-92l4779,-1676r,17l4796,-1659r,-17m4816,-1627r-17,l4799,-1610r17,l4816,-1627t20,-72l4819,-1699r,17l4836,-1682r,-17m4857,-1705r-17,l4840,-1688r17,l4857,-1705t20,-29l4860,-1734r,17l4877,-1717r,-17m4897,-1876r-17,l4880,-1860r17,l4897,-1876t20,75l4901,-1801r,17l4917,-1784r,-17m4938,-1840r-17,l4921,-1823r17,l4938,-1840t20,101l4941,-1739r,16l4958,-1723r,-16m4978,-1777r-17,l4961,-1760r17,l4978,-1777t20,35l4982,-1742r,17l4998,-1725r,-17m5019,-1881r-17,l5002,-1864r17,l5019,-1881t20,95l5022,-1786r,17l5039,-1769r,-17m5059,-1867r-16,l5043,-1851r16,l5059,-1867t21,117l5063,-1750r,16l5080,-1734r,-16m5100,-1719r-17,l5083,-1702r17,l5100,-1719t20,-206l5103,-1925r,17l5120,-1908r,-17m5140,-1932r-16,l5124,-1916r16,l5140,-1932t21,26l5144,-1906r,17l5161,-1889r,-17m5181,-1926r-17,l5164,-1909r17,l5181,-1926t20,103l5184,-1823r,17l5201,-1806r,-17m5222,-1921r-17,l5205,-1905r17,l5222,-1921t20,-5l5225,-1926r,17l5242,-1909r,-17m5262,-1918r-17,l5245,-1901r17,l5262,-1918t20,-85l5266,-2003r,17l5282,-1986r,-17m5303,-2007r-17,l5286,-1990r17,l5303,-2007t20,-46l5306,-2053r,16l5323,-2037r,-16m5343,-2093r-17,l5326,-2076r17,l5343,-2093t20,-305l5347,-2398r,17l5363,-2381r,-17e" fillcolor="aqua" stroked="f">
              <v:stroke joinstyle="round"/>
              <v:formulas/>
              <v:path arrowok="t" o:connecttype="segments"/>
            </v:shape>
            <v:shape id="_x0000_s1353" alt="" style="position:absolute;left:2232;top:7284;width:2693;height:3024" coordorigin="2232,7284" coordsize="2693,3024" o:spt="100" adj="0,,0" path="m3267,-274r,-2342m3267,-274r-84,m3267,-859r-84,m3267,-1445r-84,m3267,-2030r-84,m3267,-2616r-84,m3267,-180r2168,l5435,-2709r-2168,l3267,-180e" filled="f" strokeweight=".22131mm">
              <v:stroke joinstyle="round"/>
              <v:formulas/>
              <v:path arrowok="t" o:connecttype="segments"/>
            </v:shape>
            <w10:wrap anchorx="page"/>
          </v:group>
        </w:pict>
      </w:r>
      <w:r>
        <w:pict>
          <v:shape id="_x0000_s1343" type="#_x0000_t202" alt="" style="position:absolute;left:0;text-align:left;margin-left:79.8pt;margin-top:-78.25pt;width:18.15pt;height:18.95pt;z-index:25163161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6"/>
                    <w:ind w:left="136"/>
                    <w:jc w:val="center"/>
                    <w:rPr>
                      <w:rFonts w:ascii="Helvetica" w:hAnsi="Helvetica"/>
                      <w:sz w:val="10"/>
                    </w:rPr>
                  </w:pPr>
                  <w:r>
                    <w:rPr>
                      <w:rFonts w:ascii="Symbol" w:hAnsi="Symbol"/>
                      <w:sz w:val="13"/>
                    </w:rPr>
                    <w:t></w:t>
                  </w:r>
                  <w:r>
                    <w:rPr>
                      <w:rFonts w:ascii="Helvetica" w:hAnsi="Helvetica"/>
                      <w:position w:val="-1"/>
                      <w:sz w:val="10"/>
                    </w:rPr>
                    <w:t>0</w:t>
                  </w:r>
                </w:p>
                <w:p w:rsidR="00F75F9A" w:rsidRDefault="00F75F9A">
                  <w:pPr>
                    <w:spacing w:before="32"/>
                    <w:jc w:val="center"/>
                    <w:rPr>
                      <w:rFonts w:ascii="Helvetica" w:hAnsi="Helvetica"/>
                      <w:sz w:val="13"/>
                    </w:rPr>
                  </w:pPr>
                  <w:r>
                    <w:rPr>
                      <w:rFonts w:ascii="Helvetica" w:hAnsi="Helvetica"/>
                      <w:w w:val="105"/>
                      <w:sz w:val="13"/>
                    </w:rPr>
                    <w:t>−3.80</w:t>
                  </w:r>
                </w:p>
              </w:txbxContent>
            </v:textbox>
            <w10:wrap anchorx="page"/>
          </v:shape>
        </w:pict>
      </w:r>
      <w:r>
        <w:pict>
          <v:shape id="_x0000_s1342" type="#_x0000_t202" alt="" style="position:absolute;left:0;text-align:left;margin-left:89.3pt;margin-top:-31.55pt;width:8.7pt;height:18.95pt;z-index:25163264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−3.82</w:t>
                  </w:r>
                </w:p>
              </w:txbxContent>
            </v:textbox>
            <w10:wrap anchorx="page"/>
          </v:shape>
        </w:pict>
      </w:r>
      <w:r>
        <w:pict>
          <v:shape id="_x0000_s1341" type="#_x0000_t202" alt="" style="position:absolute;left:0;text-align:left;margin-left:89.3pt;margin-top:-54.95pt;width:8.7pt;height:18.95pt;z-index:25163366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−3.81</w:t>
                  </w:r>
                </w:p>
              </w:txbxContent>
            </v:textbox>
            <w10:wrap anchorx="page"/>
          </v:shape>
        </w:pict>
      </w:r>
      <w:r>
        <w:pict>
          <v:shape id="_x0000_s1340" type="#_x0000_t202" alt="" style="position:absolute;left:0;text-align:left;margin-left:147.1pt;margin-top:-21.3pt;width:8.7pt;height:15.25pt;z-index:25163673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−1.0</w:t>
                  </w:r>
                </w:p>
              </w:txbxContent>
            </v:textbox>
            <w10:wrap anchorx="page"/>
          </v:shape>
        </w:pict>
      </w:r>
      <w:r>
        <w:pict>
          <v:shape id="_x0000_s1339" type="#_x0000_t202" alt="" style="position:absolute;left:0;text-align:left;margin-left:147.1pt;margin-top:-50.55pt;width:8.7pt;height:15.25pt;z-index:25163776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−0.5</w:t>
                  </w:r>
                </w:p>
              </w:txbxContent>
            </v:textbox>
            <w10:wrap anchorx="page"/>
          </v:shape>
        </w:pict>
      </w:r>
      <w:r w:rsidR="00F75F9A">
        <w:rPr>
          <w:rFonts w:ascii="Helvetica"/>
          <w:w w:val="105"/>
          <w:sz w:val="13"/>
        </w:rPr>
        <w:t>0</w:t>
      </w:r>
      <w:r w:rsidR="00F75F9A">
        <w:rPr>
          <w:rFonts w:ascii="Helvetica"/>
          <w:w w:val="105"/>
          <w:sz w:val="13"/>
        </w:rPr>
        <w:tab/>
        <w:t>20</w:t>
      </w:r>
      <w:r w:rsidR="00F75F9A">
        <w:rPr>
          <w:rFonts w:ascii="Helvetica"/>
          <w:w w:val="105"/>
          <w:sz w:val="13"/>
        </w:rPr>
        <w:tab/>
        <w:t>40</w:t>
      </w:r>
      <w:r w:rsidR="00F75F9A">
        <w:rPr>
          <w:rFonts w:ascii="Helvetica"/>
          <w:w w:val="105"/>
          <w:sz w:val="13"/>
        </w:rPr>
        <w:tab/>
        <w:t>60</w:t>
      </w:r>
      <w:r w:rsidR="00F75F9A">
        <w:rPr>
          <w:rFonts w:ascii="Helvetica"/>
          <w:w w:val="105"/>
          <w:sz w:val="13"/>
        </w:rPr>
        <w:tab/>
        <w:t>80</w:t>
      </w:r>
      <w:r w:rsidR="00F75F9A">
        <w:rPr>
          <w:rFonts w:ascii="Helvetica"/>
          <w:w w:val="105"/>
          <w:sz w:val="13"/>
        </w:rPr>
        <w:tab/>
      </w:r>
      <w:r w:rsidR="00F75F9A">
        <w:rPr>
          <w:rFonts w:ascii="Helvetica"/>
          <w:spacing w:val="-7"/>
          <w:w w:val="105"/>
          <w:sz w:val="13"/>
        </w:rPr>
        <w:t>100</w:t>
      </w:r>
    </w:p>
    <w:p w:rsidR="00194060" w:rsidRDefault="00F75F9A">
      <w:pPr>
        <w:spacing w:before="14"/>
        <w:ind w:right="1005"/>
        <w:jc w:val="right"/>
        <w:rPr>
          <w:rFonts w:ascii="Helvetica"/>
          <w:sz w:val="13"/>
        </w:rPr>
      </w:pPr>
      <w:r>
        <w:rPr>
          <w:rFonts w:ascii="Helvetica"/>
          <w:sz w:val="13"/>
        </w:rPr>
        <w:t>unit</w:t>
      </w:r>
    </w:p>
    <w:p w:rsidR="00194060" w:rsidRDefault="00F75F9A">
      <w:pPr>
        <w:pStyle w:val="BodyText"/>
        <w:spacing w:before="5"/>
        <w:rPr>
          <w:rFonts w:ascii="Helvetica"/>
          <w:sz w:val="17"/>
        </w:rPr>
      </w:pPr>
      <w:r>
        <w:br w:type="column"/>
      </w:r>
    </w:p>
    <w:p w:rsidR="00194060" w:rsidRDefault="007B0340">
      <w:pPr>
        <w:tabs>
          <w:tab w:val="left" w:pos="1269"/>
          <w:tab w:val="left" w:pos="1650"/>
          <w:tab w:val="left" w:pos="2032"/>
          <w:tab w:val="left" w:pos="2376"/>
          <w:tab w:val="left" w:pos="2757"/>
        </w:tabs>
        <w:spacing w:line="147" w:lineRule="exact"/>
        <w:ind w:left="888"/>
        <w:rPr>
          <w:rFonts w:ascii="Helvetica"/>
          <w:sz w:val="13"/>
        </w:rPr>
      </w:pPr>
      <w:r>
        <w:pict>
          <v:group id="_x0000_s1331" alt="" style="position:absolute;left:0;text-align:left;margin-left:303.7pt;margin-top:-135.8pt;width:117.75pt;height:131pt;z-index:251622400;mso-position-horizontal-relative:page" coordorigin="6074,-2716" coordsize="2355,2620">
            <v:shape id="_x0000_s1332" alt="" style="position:absolute;left:6241;top:-2624;width:2097;height:2181" coordorigin="6242,-2624" coordsize="2097,2181" path="m6242,-2624r190,416l6623,-1878r191,479l7004,-949r191,330l7385,-444r191,-171l7767,-1018r190,-403l8148,-1869r191,-422e" filled="f" strokeweight=".22131mm">
              <v:path arrowok="t"/>
            </v:shape>
            <v:shape id="_x0000_s1333" alt="" style="position:absolute;left:5688;top:7284;width:2808;height:3125" coordorigin="5688,7284" coordsize="2808,3125" o:spt="100" adj="0,,0" path="m6432,-180r1907,m6432,-180r,84m6814,-180r,84m7195,-180r,84m7576,-180r,84m7957,-180r,84m8339,-180r,84m6158,-274r,-2342m6158,-274r-84,m6158,-859r-84,m6158,-1445r-84,m6158,-2030r-84,m6158,-2616r-84,m6158,-180r2264,l8422,-2709r-2264,l6158,-180e" filled="f" strokeweight=".22131mm">
              <v:stroke joinstyle="round"/>
              <v:formulas/>
              <v:path arrowok="t" o:connecttype="segments"/>
            </v:shape>
            <v:shape id="_x0000_s1334" alt="" style="position:absolute;left:6241;top:-2609;width:2097;height:2141" coordorigin="6242,-2608" coordsize="2097,2141" path="m6242,-2608r190,320l6623,-1896r191,492l7004,-950r191,392l7385,-467r191,-124l7767,-1000r190,-444l8148,-1833r191,-463e" filled="f" strokecolor="red" strokeweight=".22131mm">
              <v:path arrowok="t"/>
            </v:shape>
            <v:shape id="_x0000_s1335" alt="" style="position:absolute;left:6241;top:-2613;width:2097;height:2165" coordorigin="6242,-2613" coordsize="2097,2165" path="m6242,-2613r190,342l6623,-1875r191,515l7004,-991r191,425l7385,-448r191,-220l7767,-1033r190,-356l8148,-1864r191,-393e" filled="f" strokecolor="#00cd00" strokeweight=".22131mm">
              <v:path arrowok="t"/>
            </v:shape>
            <v:shape id="_x0000_s1336" alt="" style="position:absolute;left:6241;top:-2592;width:2097;height:2082" coordorigin="6242,-2592" coordsize="2097,2082" path="m6242,-2592r190,352l6623,-1868r191,467l7004,-925r191,316l7385,-511r191,-86l7767,-1004r190,-418l8148,-1862r191,-442e" filled="f" strokecolor="blue" strokeweight=".22131mm">
              <v:path arrowok="t"/>
            </v:shape>
            <v:shape id="_x0000_s1337" alt="" style="position:absolute;left:6241;top:-2620;width:2097;height:2176" coordorigin="6242,-2620" coordsize="2097,2176" path="m6242,-2620r190,391l6623,-1862r191,407l7004,-958r191,384l7385,-445r191,-163l7767,-960r190,-497l8148,-1860r191,-447e" filled="f" strokecolor="aqua" strokeweight=".22131mm">
              <v:path arrowok="t"/>
            </v:shape>
            <v:shape id="_x0000_s1338" alt="" style="position:absolute;left:5688;top:7284;width:2808;height:3024" coordorigin="5688,7284" coordsize="2808,3024" o:spt="100" adj="0,,0" path="m6158,-274r,-2342m6158,-274r-84,m6158,-859r-84,m6158,-1445r-84,m6158,-2030r-84,m6158,-2616r-84,m6158,-180r2264,l8422,-2709r-2264,l6158,-180e" filled="f" strokeweight=".22131mm">
              <v:stroke joinstyle="round"/>
              <v:formulas/>
              <v:path arrowok="t" o:connecttype="segments"/>
            </v:shape>
            <w10:wrap anchorx="page"/>
          </v:group>
        </w:pict>
      </w:r>
      <w:r>
        <w:pict>
          <v:line id="_x0000_s1330" alt="" style="position:absolute;left:0;text-align:left;z-index:251623424;mso-wrap-edited:f;mso-width-percent:0;mso-height-percent:0;mso-position-horizontal-relative:page;mso-width-percent:0;mso-height-percent:0" from="457.25pt,-38.35pt" to="457.25pt,-38.35pt" strokeweight=".22131mm">
            <w10:wrap anchorx="page"/>
          </v:line>
        </w:pict>
      </w:r>
      <w:r>
        <w:pict>
          <v:line id="_x0000_s1329" alt="" style="position:absolute;left:0;text-align:left;z-index:251626496;mso-wrap-edited:f;mso-width-percent:0;mso-height-percent:0;mso-position-horizontal-relative:page;mso-width-percent:0;mso-height-percent:0" from="515.05pt,-38.35pt" to="515.05pt,-38.35pt" strokeweight=".22131mm">
            <w10:wrap anchorx="page"/>
          </v:line>
        </w:pict>
      </w:r>
      <w:r>
        <w:pict>
          <v:shape id="_x0000_s1328" type="#_x0000_t202" alt="" style="position:absolute;left:0;text-align:left;margin-left:515.05pt;margin-top:-135.45pt;width:21.7pt;height:126.5pt;z-index:251629568;mso-wrap-style:square;mso-wrap-edited:f;mso-width-percent:0;mso-height-percent:0;mso-position-horizontal-relative:page;mso-width-percent:0;mso-height-percent:0;v-text-anchor:top" filled="f" strokeweight=".22131mm">
            <v:textbox inset="0,0,0,0">
              <w:txbxContent>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spacing w:before="59"/>
                    <w:jc w:val="center"/>
                    <w:rPr>
                      <w:rFonts w:ascii="Zapf Dingbats" w:hAnsi="Zapf Dingbats"/>
                      <w:sz w:val="8"/>
                    </w:rPr>
                  </w:pPr>
                  <w:r>
                    <w:rPr>
                      <w:rFonts w:ascii="Zapf Dingbats" w:hAnsi="Zapf Dingbats"/>
                      <w:w w:val="109"/>
                      <w:sz w:val="8"/>
                    </w:rPr>
                    <w:t>●</w:t>
                  </w:r>
                </w:p>
                <w:p w:rsidR="00F75F9A" w:rsidRDefault="00F75F9A">
                  <w:pPr>
                    <w:pStyle w:val="BodyText"/>
                    <w:rPr>
                      <w:sz w:val="8"/>
                    </w:rPr>
                  </w:pPr>
                </w:p>
                <w:p w:rsidR="00F75F9A" w:rsidRDefault="00F75F9A">
                  <w:pPr>
                    <w:spacing w:before="54"/>
                    <w:jc w:val="center"/>
                    <w:rPr>
                      <w:rFonts w:ascii="Zapf Dingbats" w:hAnsi="Zapf Dingbats"/>
                      <w:sz w:val="8"/>
                    </w:rPr>
                  </w:pPr>
                  <w:r>
                    <w:rPr>
                      <w:rFonts w:ascii="Zapf Dingbats" w:hAnsi="Zapf Dingbats"/>
                      <w:color w:val="FF0000"/>
                      <w:w w:val="109"/>
                      <w:sz w:val="8"/>
                    </w:rPr>
                    <w:t>●</w:t>
                  </w:r>
                </w:p>
                <w:p w:rsidR="00F75F9A" w:rsidRDefault="00F75F9A">
                  <w:pPr>
                    <w:pStyle w:val="BodyText"/>
                    <w:spacing w:before="8"/>
                    <w:rPr>
                      <w:sz w:val="9"/>
                    </w:rPr>
                  </w:pPr>
                </w:p>
                <w:p w:rsidR="00F75F9A" w:rsidRDefault="00F75F9A">
                  <w:pPr>
                    <w:spacing w:line="69" w:lineRule="exact"/>
                    <w:jc w:val="center"/>
                    <w:rPr>
                      <w:rFonts w:ascii="Zapf Dingbats" w:hAnsi="Zapf Dingbats"/>
                      <w:sz w:val="8"/>
                    </w:rPr>
                  </w:pPr>
                  <w:r>
                    <w:rPr>
                      <w:rFonts w:ascii="Zapf Dingbats" w:hAnsi="Zapf Dingbats"/>
                      <w:color w:val="00FFFF"/>
                      <w:w w:val="109"/>
                      <w:sz w:val="8"/>
                    </w:rPr>
                    <w:t>●</w:t>
                  </w:r>
                </w:p>
                <w:p w:rsidR="00F75F9A" w:rsidRDefault="00F75F9A">
                  <w:pPr>
                    <w:spacing w:line="69" w:lineRule="exact"/>
                    <w:jc w:val="center"/>
                    <w:rPr>
                      <w:rFonts w:ascii="Zapf Dingbats" w:hAnsi="Zapf Dingbats"/>
                      <w:sz w:val="8"/>
                    </w:rPr>
                  </w:pPr>
                  <w:r>
                    <w:rPr>
                      <w:rFonts w:ascii="Zapf Dingbats" w:hAnsi="Zapf Dingbats"/>
                      <w:color w:val="00CD00"/>
                      <w:w w:val="109"/>
                      <w:sz w:val="8"/>
                    </w:rPr>
                    <w:t>●</w:t>
                  </w: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spacing w:before="4"/>
                    <w:rPr>
                      <w:sz w:val="9"/>
                    </w:rPr>
                  </w:pPr>
                </w:p>
                <w:p w:rsidR="00F75F9A" w:rsidRDefault="00F75F9A">
                  <w:pPr>
                    <w:spacing w:before="1"/>
                    <w:jc w:val="center"/>
                    <w:rPr>
                      <w:rFonts w:ascii="Zapf Dingbats" w:hAnsi="Zapf Dingbats"/>
                      <w:sz w:val="8"/>
                    </w:rPr>
                  </w:pPr>
                  <w:r>
                    <w:rPr>
                      <w:rFonts w:ascii="Zapf Dingbats" w:hAnsi="Zapf Dingbats"/>
                      <w:color w:val="0000FF"/>
                      <w:w w:val="109"/>
                      <w:sz w:val="8"/>
                    </w:rPr>
                    <w:t>●</w:t>
                  </w:r>
                </w:p>
              </w:txbxContent>
            </v:textbox>
            <w10:wrap anchorx="page"/>
          </v:shape>
        </w:pict>
      </w:r>
      <w:r>
        <w:pict>
          <v:shape id="_x0000_s1327" type="#_x0000_t202" alt="" style="position:absolute;left:0;text-align:left;margin-left:457.25pt;margin-top:-135.45pt;width:21.7pt;height:126.5pt;z-index:251630592;mso-wrap-style:square;mso-wrap-edited:f;mso-width-percent:0;mso-height-percent:0;mso-position-horizontal-relative:page;mso-width-percent:0;mso-height-percent:0;v-text-anchor:top" filled="f" strokeweight=".22131mm">
            <v:textbox inset="0,0,0,0">
              <w:txbxContent>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rPr>
                      <w:sz w:val="8"/>
                    </w:rPr>
                  </w:pPr>
                </w:p>
                <w:p w:rsidR="00F75F9A" w:rsidRDefault="00F75F9A">
                  <w:pPr>
                    <w:pStyle w:val="BodyText"/>
                    <w:spacing w:before="7"/>
                    <w:rPr>
                      <w:sz w:val="9"/>
                    </w:rPr>
                  </w:pPr>
                </w:p>
                <w:p w:rsidR="00F75F9A" w:rsidRDefault="00F75F9A">
                  <w:pPr>
                    <w:jc w:val="center"/>
                    <w:rPr>
                      <w:rFonts w:ascii="Zapf Dingbats" w:hAnsi="Zapf Dingbats"/>
                      <w:sz w:val="8"/>
                    </w:rPr>
                  </w:pPr>
                  <w:r>
                    <w:rPr>
                      <w:rFonts w:ascii="Zapf Dingbats" w:hAnsi="Zapf Dingbats"/>
                      <w:color w:val="00CD00"/>
                      <w:w w:val="109"/>
                      <w:sz w:val="8"/>
                    </w:rPr>
                    <w:t>●</w:t>
                  </w:r>
                </w:p>
                <w:p w:rsidR="00F75F9A" w:rsidRDefault="00F75F9A">
                  <w:pPr>
                    <w:pStyle w:val="BodyText"/>
                    <w:spacing w:before="10"/>
                    <w:rPr>
                      <w:sz w:val="10"/>
                    </w:rPr>
                  </w:pPr>
                </w:p>
                <w:p w:rsidR="00F75F9A" w:rsidRDefault="00F75F9A">
                  <w:pPr>
                    <w:jc w:val="center"/>
                    <w:rPr>
                      <w:rFonts w:ascii="Zapf Dingbats" w:hAnsi="Zapf Dingbats"/>
                      <w:sz w:val="8"/>
                    </w:rPr>
                  </w:pPr>
                  <w:r>
                    <w:rPr>
                      <w:rFonts w:ascii="Zapf Dingbats" w:hAnsi="Zapf Dingbats"/>
                      <w:w w:val="109"/>
                      <w:sz w:val="8"/>
                    </w:rPr>
                    <w:t>●</w:t>
                  </w:r>
                </w:p>
                <w:p w:rsidR="00F75F9A" w:rsidRDefault="00F75F9A">
                  <w:pPr>
                    <w:pStyle w:val="BodyText"/>
                    <w:rPr>
                      <w:sz w:val="8"/>
                    </w:rPr>
                  </w:pPr>
                </w:p>
                <w:p w:rsidR="00F75F9A" w:rsidRDefault="00F75F9A">
                  <w:pPr>
                    <w:pStyle w:val="BodyText"/>
                    <w:rPr>
                      <w:sz w:val="8"/>
                    </w:rPr>
                  </w:pPr>
                </w:p>
                <w:p w:rsidR="00F75F9A" w:rsidRDefault="00F75F9A">
                  <w:pPr>
                    <w:pStyle w:val="BodyText"/>
                    <w:spacing w:before="9"/>
                    <w:rPr>
                      <w:sz w:val="9"/>
                    </w:rPr>
                  </w:pPr>
                </w:p>
                <w:p w:rsidR="00F75F9A" w:rsidRDefault="00F75F9A">
                  <w:pPr>
                    <w:jc w:val="center"/>
                    <w:rPr>
                      <w:rFonts w:ascii="Zapf Dingbats" w:hAnsi="Zapf Dingbats"/>
                      <w:sz w:val="8"/>
                    </w:rPr>
                  </w:pPr>
                  <w:r>
                    <w:rPr>
                      <w:rFonts w:ascii="Zapf Dingbats" w:hAnsi="Zapf Dingbats"/>
                      <w:color w:val="0000FF"/>
                      <w:w w:val="109"/>
                      <w:sz w:val="8"/>
                    </w:rPr>
                    <w:t>●</w:t>
                  </w:r>
                </w:p>
                <w:p w:rsidR="00F75F9A" w:rsidRDefault="00F75F9A">
                  <w:pPr>
                    <w:spacing w:before="28"/>
                    <w:jc w:val="center"/>
                    <w:rPr>
                      <w:rFonts w:ascii="Zapf Dingbats" w:hAnsi="Zapf Dingbats"/>
                      <w:sz w:val="8"/>
                    </w:rPr>
                  </w:pPr>
                  <w:r>
                    <w:rPr>
                      <w:rFonts w:ascii="Zapf Dingbats" w:hAnsi="Zapf Dingbats"/>
                      <w:color w:val="FF0000"/>
                      <w:w w:val="109"/>
                      <w:sz w:val="8"/>
                    </w:rPr>
                    <w:t>●</w:t>
                  </w:r>
                </w:p>
                <w:p w:rsidR="00F75F9A" w:rsidRDefault="00F75F9A">
                  <w:pPr>
                    <w:pStyle w:val="BodyText"/>
                    <w:rPr>
                      <w:sz w:val="8"/>
                    </w:rPr>
                  </w:pPr>
                </w:p>
                <w:p w:rsidR="00F75F9A" w:rsidRDefault="00F75F9A">
                  <w:pPr>
                    <w:pStyle w:val="BodyText"/>
                    <w:spacing w:before="9"/>
                    <w:rPr>
                      <w:sz w:val="7"/>
                    </w:rPr>
                  </w:pPr>
                </w:p>
                <w:p w:rsidR="00F75F9A" w:rsidRDefault="00F75F9A">
                  <w:pPr>
                    <w:jc w:val="center"/>
                    <w:rPr>
                      <w:rFonts w:ascii="Zapf Dingbats" w:hAnsi="Zapf Dingbats"/>
                      <w:sz w:val="8"/>
                    </w:rPr>
                  </w:pPr>
                  <w:r>
                    <w:rPr>
                      <w:rFonts w:ascii="Zapf Dingbats" w:hAnsi="Zapf Dingbats"/>
                      <w:color w:val="00FFFF"/>
                      <w:w w:val="109"/>
                      <w:sz w:val="8"/>
                    </w:rPr>
                    <w:t>●</w:t>
                  </w:r>
                </w:p>
              </w:txbxContent>
            </v:textbox>
            <w10:wrap anchorx="page"/>
          </v:shape>
        </w:pict>
      </w:r>
      <w:r>
        <w:pict>
          <v:shape id="_x0000_s1326" type="#_x0000_t202" alt="" style="position:absolute;left:0;text-align:left;margin-left:291.65pt;margin-top:-21.3pt;width:8.7pt;height:15.25pt;z-index:25164185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−1.0</w:t>
                  </w:r>
                </w:p>
              </w:txbxContent>
            </v:textbox>
            <w10:wrap anchorx="page"/>
          </v:shape>
        </w:pict>
      </w:r>
      <w:r>
        <w:pict>
          <v:shape id="_x0000_s1325" type="#_x0000_t202" alt="" style="position:absolute;left:0;text-align:left;margin-left:291.65pt;margin-top:-50.55pt;width:8.7pt;height:15.25pt;z-index:25164288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hAnsi="Helvetica"/>
                      <w:sz w:val="13"/>
                    </w:rPr>
                  </w:pPr>
                  <w:r>
                    <w:rPr>
                      <w:rFonts w:ascii="Helvetica" w:hAnsi="Helvetica"/>
                      <w:w w:val="105"/>
                      <w:sz w:val="13"/>
                    </w:rPr>
                    <w:t>−0.5</w:t>
                  </w:r>
                </w:p>
              </w:txbxContent>
            </v:textbox>
            <w10:wrap anchorx="page"/>
          </v:shape>
        </w:pict>
      </w:r>
      <w:r>
        <w:pict>
          <v:shape id="_x0000_s1324" type="#_x0000_t202" alt="" style="position:absolute;left:0;text-align:left;margin-left:441pt;margin-top:-45.9pt;width:8.7pt;height:15.05pt;z-index:25164697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0.25</w:t>
                  </w:r>
                </w:p>
              </w:txbxContent>
            </v:textbox>
            <w10:wrap anchorx="page"/>
          </v:shape>
        </w:pict>
      </w:r>
      <w:r>
        <w:pict>
          <v:shape id="_x0000_s1323" type="#_x0000_t202" alt="" style="position:absolute;left:0;text-align:left;margin-left:498.8pt;margin-top:-45.9pt;width:8.7pt;height:15.05pt;z-index:25165004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line="152" w:lineRule="exact"/>
                    <w:ind w:left="20"/>
                    <w:rPr>
                      <w:rFonts w:ascii="Helvetica"/>
                      <w:sz w:val="13"/>
                    </w:rPr>
                  </w:pPr>
                  <w:r>
                    <w:rPr>
                      <w:rFonts w:ascii="Helvetica"/>
                      <w:w w:val="105"/>
                      <w:sz w:val="13"/>
                    </w:rPr>
                    <w:t>0.25</w:t>
                  </w:r>
                </w:p>
              </w:txbxContent>
            </v:textbox>
            <w10:wrap anchorx="page"/>
          </v:shape>
        </w:pict>
      </w:r>
      <w:r w:rsidR="00F75F9A">
        <w:rPr>
          <w:rFonts w:ascii="Helvetica"/>
          <w:w w:val="105"/>
          <w:sz w:val="13"/>
        </w:rPr>
        <w:t>2</w:t>
      </w:r>
      <w:r w:rsidR="00F75F9A">
        <w:rPr>
          <w:rFonts w:ascii="Helvetica"/>
          <w:w w:val="105"/>
          <w:sz w:val="13"/>
        </w:rPr>
        <w:tab/>
        <w:t>4</w:t>
      </w:r>
      <w:r w:rsidR="00F75F9A">
        <w:rPr>
          <w:rFonts w:ascii="Helvetica"/>
          <w:w w:val="105"/>
          <w:sz w:val="13"/>
        </w:rPr>
        <w:tab/>
        <w:t>6</w:t>
      </w:r>
      <w:r w:rsidR="00F75F9A">
        <w:rPr>
          <w:rFonts w:ascii="Helvetica"/>
          <w:w w:val="105"/>
          <w:sz w:val="13"/>
        </w:rPr>
        <w:tab/>
        <w:t>8</w:t>
      </w:r>
      <w:r w:rsidR="00F75F9A">
        <w:rPr>
          <w:rFonts w:ascii="Helvetica"/>
          <w:w w:val="105"/>
          <w:sz w:val="13"/>
        </w:rPr>
        <w:tab/>
        <w:t>10</w:t>
      </w:r>
      <w:r w:rsidR="00F75F9A">
        <w:rPr>
          <w:rFonts w:ascii="Helvetica"/>
          <w:w w:val="105"/>
          <w:sz w:val="13"/>
        </w:rPr>
        <w:tab/>
        <w:t>12</w:t>
      </w:r>
    </w:p>
    <w:p w:rsidR="00194060" w:rsidRDefault="00F75F9A">
      <w:pPr>
        <w:spacing w:line="156" w:lineRule="exact"/>
        <w:ind w:left="1442"/>
        <w:rPr>
          <w:rFonts w:ascii="Helvetica" w:hAnsi="Helvetica"/>
          <w:sz w:val="13"/>
        </w:rPr>
      </w:pPr>
      <w:r>
        <w:rPr>
          <w:rFonts w:ascii="Symbol" w:hAnsi="Symbol"/>
          <w:w w:val="105"/>
          <w:sz w:val="13"/>
        </w:rPr>
        <w:t></w:t>
      </w:r>
      <w:r>
        <w:rPr>
          <w:rFonts w:ascii="Symbol" w:hAnsi="Symbol"/>
          <w:w w:val="105"/>
          <w:sz w:val="13"/>
        </w:rPr>
        <w:t></w:t>
      </w:r>
      <w:r>
        <w:rPr>
          <w:rFonts w:ascii="Helvetica" w:hAnsi="Helvetica"/>
          <w:w w:val="105"/>
          <w:sz w:val="13"/>
        </w:rPr>
        <w:t>(quarters)</w:t>
      </w:r>
    </w:p>
    <w:p w:rsidR="00194060" w:rsidRDefault="00194060">
      <w:pPr>
        <w:spacing w:line="156" w:lineRule="exact"/>
        <w:rPr>
          <w:rFonts w:ascii="Helvetica" w:hAnsi="Helvetica"/>
          <w:sz w:val="13"/>
        </w:rPr>
        <w:sectPr w:rsidR="00194060">
          <w:type w:val="continuous"/>
          <w:pgSz w:w="12240" w:h="15840"/>
          <w:pgMar w:top="1340" w:right="0" w:bottom="1600" w:left="1320" w:header="720" w:footer="720" w:gutter="0"/>
          <w:cols w:num="2" w:space="720" w:equalWidth="0">
            <w:col w:w="4147" w:space="40"/>
            <w:col w:w="6733"/>
          </w:cols>
        </w:sectPr>
      </w:pPr>
    </w:p>
    <w:p w:rsidR="00194060" w:rsidRDefault="00194060">
      <w:pPr>
        <w:pStyle w:val="BodyText"/>
        <w:rPr>
          <w:rFonts w:ascii="Helvetica"/>
          <w:sz w:val="15"/>
        </w:rPr>
      </w:pPr>
    </w:p>
    <w:p w:rsidR="00194060" w:rsidRDefault="00F75F9A">
      <w:pPr>
        <w:spacing w:before="67" w:line="249" w:lineRule="auto"/>
        <w:ind w:left="119" w:right="1437"/>
        <w:jc w:val="both"/>
        <w:rPr>
          <w:sz w:val="18"/>
        </w:rPr>
      </w:pPr>
      <w:r>
        <w:rPr>
          <w:b/>
          <w:w w:val="110"/>
          <w:sz w:val="18"/>
        </w:rPr>
        <w:t xml:space="preserve">Figure 4: </w:t>
      </w:r>
      <w:r>
        <w:rPr>
          <w:w w:val="110"/>
          <w:sz w:val="18"/>
        </w:rPr>
        <w:t xml:space="preserve">Five posterior realizations produced by the MCMC scheme used produce draws from the 115-d density </w:t>
      </w:r>
      <w:r>
        <w:rPr>
          <w:w w:val="110"/>
          <w:position w:val="2"/>
          <w:sz w:val="18"/>
        </w:rPr>
        <w:t xml:space="preserve">given in (5), describing the effects estimated from the ABM. The different frames show the intercept </w:t>
      </w:r>
      <w:r>
        <w:rPr>
          <w:i/>
          <w:w w:val="110"/>
          <w:position w:val="2"/>
          <w:sz w:val="18"/>
        </w:rPr>
        <w:t>β</w:t>
      </w:r>
      <w:r>
        <w:rPr>
          <w:rFonts w:ascii="Arial" w:hAnsi="Arial"/>
          <w:w w:val="110"/>
          <w:sz w:val="12"/>
        </w:rPr>
        <w:t>0</w:t>
      </w:r>
      <w:r>
        <w:rPr>
          <w:w w:val="110"/>
          <w:position w:val="2"/>
          <w:sz w:val="18"/>
        </w:rPr>
        <w:t xml:space="preserve">, the random unit effects </w:t>
      </w:r>
      <w:r>
        <w:rPr>
          <w:i/>
          <w:w w:val="110"/>
          <w:position w:val="2"/>
          <w:sz w:val="18"/>
        </w:rPr>
        <w:t>β</w:t>
      </w:r>
      <w:r>
        <w:rPr>
          <w:rFonts w:ascii="Arial" w:hAnsi="Arial"/>
          <w:w w:val="110"/>
          <w:sz w:val="12"/>
        </w:rPr>
        <w:t>1</w:t>
      </w:r>
      <w:r>
        <w:rPr>
          <w:w w:val="110"/>
          <w:position w:val="2"/>
          <w:sz w:val="18"/>
        </w:rPr>
        <w:t xml:space="preserve">, the term effects </w:t>
      </w:r>
      <w:r>
        <w:rPr>
          <w:i/>
          <w:w w:val="110"/>
          <w:position w:val="2"/>
          <w:sz w:val="18"/>
        </w:rPr>
        <w:t>β</w:t>
      </w:r>
      <w:r>
        <w:rPr>
          <w:rFonts w:ascii="Arial" w:hAnsi="Arial"/>
          <w:w w:val="110"/>
          <w:sz w:val="12"/>
        </w:rPr>
        <w:t>2</w:t>
      </w:r>
      <w:r>
        <w:rPr>
          <w:w w:val="110"/>
          <w:position w:val="2"/>
          <w:sz w:val="18"/>
        </w:rPr>
        <w:t xml:space="preserve">, and standard deviation parameters controlling these parameters, </w:t>
      </w:r>
      <w:r>
        <w:rPr>
          <w:i/>
          <w:w w:val="110"/>
          <w:position w:val="2"/>
          <w:sz w:val="18"/>
        </w:rPr>
        <w:t>σ</w:t>
      </w:r>
      <w:r>
        <w:rPr>
          <w:rFonts w:ascii="Arial" w:hAnsi="Arial"/>
          <w:w w:val="110"/>
          <w:sz w:val="12"/>
        </w:rPr>
        <w:t xml:space="preserve">1 </w:t>
      </w:r>
      <w:r>
        <w:rPr>
          <w:w w:val="110"/>
          <w:position w:val="2"/>
          <w:sz w:val="18"/>
        </w:rPr>
        <w:t xml:space="preserve">and </w:t>
      </w:r>
      <w:r>
        <w:rPr>
          <w:i/>
          <w:w w:val="110"/>
          <w:position w:val="2"/>
          <w:sz w:val="18"/>
        </w:rPr>
        <w:t>σ</w:t>
      </w:r>
      <w:r>
        <w:rPr>
          <w:rFonts w:ascii="Arial" w:hAnsi="Arial"/>
          <w:w w:val="110"/>
          <w:sz w:val="12"/>
        </w:rPr>
        <w:t>2</w:t>
      </w:r>
      <w:r>
        <w:rPr>
          <w:w w:val="110"/>
          <w:position w:val="2"/>
          <w:sz w:val="18"/>
        </w:rPr>
        <w:t xml:space="preserve">. Different colors are used for each of the 5 draws shown here. Note that the </w:t>
      </w:r>
      <w:r>
        <w:rPr>
          <w:i/>
          <w:w w:val="110"/>
          <w:position w:val="2"/>
          <w:sz w:val="18"/>
        </w:rPr>
        <w:t>x</w:t>
      </w:r>
      <w:r>
        <w:rPr>
          <w:w w:val="110"/>
          <w:position w:val="2"/>
          <w:sz w:val="18"/>
        </w:rPr>
        <w:t xml:space="preserve">-axis of the unit effects </w:t>
      </w:r>
      <w:r>
        <w:rPr>
          <w:i/>
          <w:w w:val="110"/>
          <w:position w:val="2"/>
          <w:sz w:val="18"/>
        </w:rPr>
        <w:t>β</w:t>
      </w:r>
      <w:r>
        <w:rPr>
          <w:rFonts w:ascii="Arial" w:hAnsi="Arial"/>
          <w:w w:val="110"/>
          <w:sz w:val="12"/>
        </w:rPr>
        <w:t xml:space="preserve">1 </w:t>
      </w:r>
      <w:r>
        <w:rPr>
          <w:w w:val="110"/>
          <w:position w:val="2"/>
          <w:sz w:val="18"/>
        </w:rPr>
        <w:t xml:space="preserve">are ordered </w:t>
      </w:r>
      <w:r>
        <w:rPr>
          <w:w w:val="110"/>
          <w:sz w:val="18"/>
        </w:rPr>
        <w:t>lowest to highest according their posterior means.</w:t>
      </w:r>
    </w:p>
    <w:p w:rsidR="00194060" w:rsidRDefault="00194060">
      <w:pPr>
        <w:pStyle w:val="BodyText"/>
        <w:rPr>
          <w:sz w:val="18"/>
        </w:rPr>
      </w:pPr>
    </w:p>
    <w:p w:rsidR="00194060" w:rsidRDefault="00194060">
      <w:pPr>
        <w:pStyle w:val="BodyText"/>
        <w:spacing w:before="1"/>
        <w:rPr>
          <w:sz w:val="19"/>
        </w:rPr>
      </w:pPr>
    </w:p>
    <w:p w:rsidR="00194060" w:rsidRDefault="00F75F9A">
      <w:pPr>
        <w:pStyle w:val="BodyText"/>
        <w:spacing w:line="312" w:lineRule="auto"/>
        <w:ind w:left="120" w:right="1437"/>
        <w:jc w:val="both"/>
      </w:pPr>
      <w:r>
        <w:rPr>
          <w:spacing w:val="-5"/>
          <w:w w:val="105"/>
        </w:rPr>
        <w:t xml:space="preserve">From </w:t>
      </w:r>
      <w:r>
        <w:rPr>
          <w:w w:val="105"/>
        </w:rPr>
        <w:t xml:space="preserve">the collection of realizations </w:t>
      </w:r>
      <w:r>
        <w:rPr>
          <w:spacing w:val="-4"/>
          <w:w w:val="105"/>
        </w:rPr>
        <w:t xml:space="preserve">we </w:t>
      </w:r>
      <w:r>
        <w:rPr>
          <w:w w:val="105"/>
        </w:rPr>
        <w:t xml:space="preserve">can compute the posterior mean (by simply averaging the realizations) for each parameter. </w:t>
      </w:r>
      <w:r>
        <w:rPr>
          <w:spacing w:val="-9"/>
          <w:w w:val="105"/>
        </w:rPr>
        <w:t xml:space="preserve">We </w:t>
      </w:r>
      <w:r>
        <w:rPr>
          <w:w w:val="105"/>
        </w:rPr>
        <w:t xml:space="preserve">can also estimate a 90% credible </w:t>
      </w:r>
      <w:r>
        <w:rPr>
          <w:spacing w:val="-3"/>
          <w:w w:val="105"/>
        </w:rPr>
        <w:t xml:space="preserve">interval </w:t>
      </w:r>
      <w:r>
        <w:rPr>
          <w:w w:val="105"/>
        </w:rPr>
        <w:t xml:space="preserve">for each parameter.  </w:t>
      </w:r>
      <w:r>
        <w:rPr>
          <w:spacing w:val="-6"/>
          <w:w w:val="105"/>
        </w:rPr>
        <w:t xml:space="preserve">For </w:t>
      </w:r>
      <w:r>
        <w:rPr>
          <w:w w:val="105"/>
        </w:rPr>
        <w:t xml:space="preserve">example, Figure 5(a) shows the posterior mean and 95% </w:t>
      </w:r>
      <w:r>
        <w:rPr>
          <w:spacing w:val="-3"/>
          <w:w w:val="105"/>
        </w:rPr>
        <w:t xml:space="preserve">intervals </w:t>
      </w:r>
      <w:r>
        <w:rPr>
          <w:w w:val="105"/>
        </w:rPr>
        <w:t xml:space="preserve">for each of the unit effects, plotted against the actual unit effects that were generated in the ABM. Figure 5(b) shows the mean and 95% </w:t>
      </w:r>
      <w:r>
        <w:rPr>
          <w:spacing w:val="-3"/>
          <w:w w:val="105"/>
        </w:rPr>
        <w:t xml:space="preserve">intervals </w:t>
      </w:r>
      <w:r>
        <w:rPr>
          <w:w w:val="105"/>
        </w:rPr>
        <w:t xml:space="preserve">for the term effect. One can see that the estimated term effect does a </w:t>
      </w:r>
      <w:r>
        <w:rPr>
          <w:spacing w:val="3"/>
          <w:w w:val="105"/>
        </w:rPr>
        <w:t xml:space="preserve">good </w:t>
      </w:r>
      <w:r>
        <w:rPr>
          <w:w w:val="105"/>
        </w:rPr>
        <w:t xml:space="preserve">job capturing the actual term effect produced </w:t>
      </w:r>
      <w:r>
        <w:rPr>
          <w:spacing w:val="-3"/>
          <w:w w:val="105"/>
        </w:rPr>
        <w:t xml:space="preserve">by  </w:t>
      </w:r>
      <w:r>
        <w:rPr>
          <w:w w:val="105"/>
        </w:rPr>
        <w:t xml:space="preserve">the ABM, even though the encoded term effect </w:t>
      </w:r>
      <w:r>
        <w:rPr>
          <w:spacing w:val="-3"/>
          <w:w w:val="105"/>
        </w:rPr>
        <w:t xml:space="preserve">was </w:t>
      </w:r>
      <w:r>
        <w:rPr>
          <w:spacing w:val="51"/>
          <w:w w:val="105"/>
        </w:rPr>
        <w:t xml:space="preserve"> </w:t>
      </w:r>
      <w:r>
        <w:rPr>
          <w:w w:val="105"/>
        </w:rPr>
        <w:t xml:space="preserve">not a draw from a random walk – the form of the prior for </w:t>
      </w:r>
      <w:r>
        <w:rPr>
          <w:i/>
          <w:spacing w:val="3"/>
          <w:w w:val="105"/>
        </w:rPr>
        <w:t>β</w:t>
      </w:r>
      <w:r>
        <w:rPr>
          <w:rFonts w:ascii="Arial" w:hAnsi="Arial"/>
          <w:spacing w:val="3"/>
          <w:w w:val="105"/>
          <w:vertAlign w:val="subscript"/>
        </w:rPr>
        <w:t>2</w:t>
      </w:r>
      <w:r>
        <w:rPr>
          <w:spacing w:val="3"/>
          <w:w w:val="105"/>
        </w:rPr>
        <w:t xml:space="preserve">. </w:t>
      </w:r>
      <w:r>
        <w:rPr>
          <w:w w:val="105"/>
        </w:rPr>
        <w:t>The relative hazard for the effects is shown in the bottom row of Figure 5. This bottom row corresponds to the presentation of effects Section</w:t>
      </w:r>
      <w:r>
        <w:rPr>
          <w:spacing w:val="16"/>
          <w:w w:val="105"/>
        </w:rPr>
        <w:t xml:space="preserve"> </w:t>
      </w:r>
      <w:r>
        <w:rPr>
          <w:w w:val="105"/>
        </w:rPr>
        <w:t>4</w:t>
      </w:r>
      <w:r>
        <w:rPr>
          <w:spacing w:val="17"/>
          <w:w w:val="105"/>
        </w:rPr>
        <w:t xml:space="preserve"> </w:t>
      </w:r>
      <w:r>
        <w:rPr>
          <w:w w:val="105"/>
        </w:rPr>
        <w:t>–</w:t>
      </w:r>
      <w:r>
        <w:rPr>
          <w:spacing w:val="17"/>
          <w:w w:val="105"/>
        </w:rPr>
        <w:t xml:space="preserve"> </w:t>
      </w:r>
      <w:r>
        <w:rPr>
          <w:w w:val="105"/>
        </w:rPr>
        <w:t>using</w:t>
      </w:r>
      <w:r>
        <w:rPr>
          <w:spacing w:val="17"/>
          <w:w w:val="105"/>
        </w:rPr>
        <w:t xml:space="preserve"> </w:t>
      </w:r>
      <w:r>
        <w:rPr>
          <w:w w:val="105"/>
        </w:rPr>
        <w:t>the</w:t>
      </w:r>
      <w:r>
        <w:rPr>
          <w:spacing w:val="18"/>
          <w:w w:val="105"/>
        </w:rPr>
        <w:t xml:space="preserve"> </w:t>
      </w:r>
      <w:r>
        <w:rPr>
          <w:w w:val="105"/>
        </w:rPr>
        <w:t>relative</w:t>
      </w:r>
      <w:r>
        <w:rPr>
          <w:spacing w:val="16"/>
          <w:w w:val="105"/>
        </w:rPr>
        <w:t xml:space="preserve"> </w:t>
      </w:r>
      <w:r>
        <w:rPr>
          <w:w w:val="105"/>
        </w:rPr>
        <w:t>hazard</w:t>
      </w:r>
      <w:r>
        <w:rPr>
          <w:spacing w:val="17"/>
          <w:w w:val="105"/>
        </w:rPr>
        <w:t xml:space="preserve"> </w:t>
      </w:r>
      <w:r>
        <w:rPr>
          <w:w w:val="105"/>
        </w:rPr>
        <w:t>which</w:t>
      </w:r>
      <w:r>
        <w:rPr>
          <w:spacing w:val="17"/>
          <w:w w:val="105"/>
        </w:rPr>
        <w:t xml:space="preserve"> </w:t>
      </w:r>
      <w:r>
        <w:rPr>
          <w:w w:val="105"/>
        </w:rPr>
        <w:t>modifies</w:t>
      </w:r>
      <w:r>
        <w:rPr>
          <w:spacing w:val="17"/>
          <w:w w:val="105"/>
        </w:rPr>
        <w:t xml:space="preserve"> </w:t>
      </w:r>
      <w:r>
        <w:rPr>
          <w:w w:val="105"/>
        </w:rPr>
        <w:t>the</w:t>
      </w:r>
      <w:r>
        <w:rPr>
          <w:spacing w:val="17"/>
          <w:w w:val="105"/>
        </w:rPr>
        <w:t xml:space="preserve"> </w:t>
      </w:r>
      <w:r>
        <w:rPr>
          <w:w w:val="105"/>
        </w:rPr>
        <w:t>hazard</w:t>
      </w:r>
      <w:r>
        <w:rPr>
          <w:spacing w:val="17"/>
          <w:w w:val="105"/>
        </w:rPr>
        <w:t xml:space="preserve"> </w:t>
      </w:r>
      <w:r>
        <w:rPr>
          <w:w w:val="105"/>
        </w:rPr>
        <w:t>in</w:t>
      </w:r>
      <w:r>
        <w:rPr>
          <w:spacing w:val="17"/>
          <w:w w:val="105"/>
        </w:rPr>
        <w:t xml:space="preserve"> </w:t>
      </w:r>
      <w:r>
        <w:rPr>
          <w:w w:val="105"/>
        </w:rPr>
        <w:t>a</w:t>
      </w:r>
      <w:r>
        <w:rPr>
          <w:spacing w:val="17"/>
          <w:w w:val="105"/>
        </w:rPr>
        <w:t xml:space="preserve"> </w:t>
      </w:r>
      <w:r>
        <w:rPr>
          <w:w w:val="105"/>
        </w:rPr>
        <w:t>multiplicative</w:t>
      </w:r>
      <w:r>
        <w:rPr>
          <w:spacing w:val="17"/>
          <w:w w:val="105"/>
        </w:rPr>
        <w:t xml:space="preserve"> </w:t>
      </w:r>
      <w:r>
        <w:rPr>
          <w:spacing w:val="-8"/>
          <w:w w:val="105"/>
        </w:rPr>
        <w:t>way.</w:t>
      </w:r>
    </w:p>
    <w:p w:rsidR="00194060" w:rsidRDefault="00194060">
      <w:pPr>
        <w:pStyle w:val="BodyText"/>
        <w:spacing w:before="7"/>
        <w:rPr>
          <w:sz w:val="25"/>
        </w:rPr>
      </w:pPr>
    </w:p>
    <w:p w:rsidR="00194060" w:rsidRDefault="00F75F9A">
      <w:pPr>
        <w:pStyle w:val="Heading2"/>
        <w:numPr>
          <w:ilvl w:val="1"/>
          <w:numId w:val="7"/>
        </w:numPr>
        <w:tabs>
          <w:tab w:val="left" w:pos="733"/>
        </w:tabs>
        <w:ind w:left="732" w:hanging="612"/>
        <w:jc w:val="both"/>
      </w:pPr>
      <w:r>
        <w:rPr>
          <w:w w:val="110"/>
        </w:rPr>
        <w:t>Summary</w:t>
      </w:r>
    </w:p>
    <w:p w:rsidR="00194060" w:rsidRDefault="00F75F9A">
      <w:pPr>
        <w:pStyle w:val="BodyText"/>
        <w:spacing w:before="212" w:line="312" w:lineRule="auto"/>
        <w:ind w:left="120" w:right="1437"/>
        <w:jc w:val="both"/>
      </w:pPr>
      <w:r>
        <w:rPr>
          <w:w w:val="110"/>
        </w:rPr>
        <w:t xml:space="preserve">This section,  focusing on the ABM for attrition and the ensuing statistical analysis,  is meant   to demonstrate our approach for modeling attrition using </w:t>
      </w:r>
      <w:r>
        <w:rPr>
          <w:spacing w:val="-3"/>
          <w:w w:val="110"/>
        </w:rPr>
        <w:t xml:space="preserve">available </w:t>
      </w:r>
      <w:r>
        <w:rPr>
          <w:w w:val="110"/>
        </w:rPr>
        <w:t xml:space="preserve">administrative and publicly </w:t>
      </w:r>
      <w:r>
        <w:rPr>
          <w:spacing w:val="-3"/>
          <w:w w:val="110"/>
        </w:rPr>
        <w:t xml:space="preserve">available </w:t>
      </w:r>
      <w:r>
        <w:rPr>
          <w:w w:val="110"/>
        </w:rPr>
        <w:t xml:space="preserve">data sources that give repeated individual information </w:t>
      </w:r>
      <w:r>
        <w:rPr>
          <w:spacing w:val="-4"/>
          <w:w w:val="110"/>
        </w:rPr>
        <w:t xml:space="preserve">over </w:t>
      </w:r>
      <w:r>
        <w:rPr>
          <w:w w:val="110"/>
        </w:rPr>
        <w:t>a long time span – 10 years for</w:t>
      </w:r>
      <w:r>
        <w:rPr>
          <w:spacing w:val="-7"/>
          <w:w w:val="110"/>
        </w:rPr>
        <w:t xml:space="preserve"> </w:t>
      </w:r>
      <w:r>
        <w:rPr>
          <w:w w:val="110"/>
        </w:rPr>
        <w:t>this</w:t>
      </w:r>
      <w:r>
        <w:rPr>
          <w:spacing w:val="-6"/>
          <w:w w:val="110"/>
        </w:rPr>
        <w:t xml:space="preserve"> </w:t>
      </w:r>
      <w:r>
        <w:rPr>
          <w:w w:val="110"/>
        </w:rPr>
        <w:t>ABM;</w:t>
      </w:r>
      <w:r>
        <w:rPr>
          <w:spacing w:val="-7"/>
          <w:w w:val="110"/>
        </w:rPr>
        <w:t xml:space="preserve"> </w:t>
      </w:r>
      <w:r>
        <w:rPr>
          <w:w w:val="110"/>
        </w:rPr>
        <w:t>15</w:t>
      </w:r>
      <w:r>
        <w:rPr>
          <w:spacing w:val="-7"/>
          <w:w w:val="110"/>
        </w:rPr>
        <w:t xml:space="preserve"> </w:t>
      </w:r>
      <w:r>
        <w:rPr>
          <w:w w:val="110"/>
        </w:rPr>
        <w:t>years</w:t>
      </w:r>
      <w:r>
        <w:rPr>
          <w:spacing w:val="-6"/>
          <w:w w:val="110"/>
        </w:rPr>
        <w:t xml:space="preserve"> </w:t>
      </w:r>
      <w:r>
        <w:rPr>
          <w:w w:val="110"/>
        </w:rPr>
        <w:t>for</w:t>
      </w:r>
      <w:r>
        <w:rPr>
          <w:spacing w:val="-7"/>
          <w:w w:val="110"/>
        </w:rPr>
        <w:t xml:space="preserve"> </w:t>
      </w:r>
      <w:r>
        <w:rPr>
          <w:w w:val="110"/>
        </w:rPr>
        <w:t>the</w:t>
      </w:r>
      <w:r>
        <w:rPr>
          <w:spacing w:val="-7"/>
          <w:w w:val="110"/>
        </w:rPr>
        <w:t xml:space="preserve"> </w:t>
      </w:r>
      <w:r>
        <w:rPr>
          <w:w w:val="110"/>
        </w:rPr>
        <w:t>analysis</w:t>
      </w:r>
      <w:r>
        <w:rPr>
          <w:spacing w:val="-7"/>
          <w:w w:val="110"/>
        </w:rPr>
        <w:t xml:space="preserve"> </w:t>
      </w:r>
      <w:r>
        <w:rPr>
          <w:w w:val="110"/>
        </w:rPr>
        <w:t>given</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following</w:t>
      </w:r>
      <w:r>
        <w:rPr>
          <w:spacing w:val="-7"/>
          <w:w w:val="110"/>
        </w:rPr>
        <w:t xml:space="preserve"> </w:t>
      </w:r>
      <w:r>
        <w:rPr>
          <w:w w:val="110"/>
        </w:rPr>
        <w:t>section.</w:t>
      </w:r>
      <w:r>
        <w:rPr>
          <w:spacing w:val="14"/>
          <w:w w:val="110"/>
        </w:rPr>
        <w:t xml:space="preserve"> </w:t>
      </w:r>
      <w:r>
        <w:rPr>
          <w:w w:val="110"/>
        </w:rPr>
        <w:t>It</w:t>
      </w:r>
      <w:r>
        <w:rPr>
          <w:spacing w:val="-6"/>
          <w:w w:val="110"/>
        </w:rPr>
        <w:t xml:space="preserve"> </w:t>
      </w:r>
      <w:r>
        <w:rPr>
          <w:w w:val="110"/>
        </w:rPr>
        <w:t>is</w:t>
      </w:r>
      <w:r>
        <w:rPr>
          <w:spacing w:val="-6"/>
          <w:w w:val="110"/>
        </w:rPr>
        <w:t xml:space="preserve"> </w:t>
      </w:r>
      <w:r>
        <w:rPr>
          <w:w w:val="110"/>
        </w:rPr>
        <w:t>also</w:t>
      </w:r>
      <w:r>
        <w:rPr>
          <w:spacing w:val="-7"/>
          <w:w w:val="110"/>
        </w:rPr>
        <w:t xml:space="preserve"> </w:t>
      </w:r>
      <w:r>
        <w:rPr>
          <w:w w:val="110"/>
        </w:rPr>
        <w:t>meant</w:t>
      </w:r>
      <w:r>
        <w:rPr>
          <w:spacing w:val="-6"/>
          <w:w w:val="110"/>
        </w:rPr>
        <w:t xml:space="preserve"> </w:t>
      </w:r>
      <w:r>
        <w:rPr>
          <w:w w:val="110"/>
        </w:rPr>
        <w:t>to</w:t>
      </w:r>
      <w:r>
        <w:rPr>
          <w:spacing w:val="-6"/>
          <w:w w:val="110"/>
        </w:rPr>
        <w:t xml:space="preserve"> </w:t>
      </w:r>
      <w:r>
        <w:rPr>
          <w:w w:val="110"/>
        </w:rPr>
        <w:t>describe our modeling approach, giving a substantial amount of detail regarding the Bayesian</w:t>
      </w:r>
      <w:r>
        <w:rPr>
          <w:spacing w:val="-40"/>
          <w:w w:val="110"/>
        </w:rPr>
        <w:t xml:space="preserve"> </w:t>
      </w:r>
      <w:r>
        <w:rPr>
          <w:w w:val="110"/>
        </w:rPr>
        <w:t>formulation and how estimation is carried</w:t>
      </w:r>
      <w:r>
        <w:rPr>
          <w:spacing w:val="54"/>
          <w:w w:val="110"/>
        </w:rPr>
        <w:t xml:space="preserve"> </w:t>
      </w:r>
      <w:r>
        <w:rPr>
          <w:w w:val="110"/>
        </w:rPr>
        <w:t>out.</w:t>
      </w:r>
    </w:p>
    <w:p w:rsidR="00194060" w:rsidRDefault="00F75F9A">
      <w:pPr>
        <w:pStyle w:val="BodyText"/>
        <w:spacing w:line="312" w:lineRule="auto"/>
        <w:ind w:left="120" w:right="1436" w:firstLine="338"/>
        <w:jc w:val="both"/>
      </w:pPr>
      <w:r>
        <w:rPr>
          <w:w w:val="110"/>
        </w:rPr>
        <w:t>Specifically, this model entails fixed effects, random effects, and a GMRF prior that gives a flexible,</w:t>
      </w:r>
      <w:r>
        <w:rPr>
          <w:spacing w:val="-7"/>
          <w:w w:val="110"/>
        </w:rPr>
        <w:t xml:space="preserve"> </w:t>
      </w:r>
      <w:r>
        <w:rPr>
          <w:w w:val="110"/>
        </w:rPr>
        <w:t>non-parametric</w:t>
      </w:r>
      <w:r>
        <w:rPr>
          <w:spacing w:val="-6"/>
          <w:w w:val="110"/>
        </w:rPr>
        <w:t xml:space="preserve"> </w:t>
      </w:r>
      <w:r>
        <w:rPr>
          <w:w w:val="110"/>
        </w:rPr>
        <w:t>effect</w:t>
      </w:r>
      <w:r>
        <w:rPr>
          <w:spacing w:val="-6"/>
          <w:w w:val="110"/>
        </w:rPr>
        <w:t xml:space="preserve"> </w:t>
      </w:r>
      <w:r>
        <w:rPr>
          <w:w w:val="110"/>
        </w:rPr>
        <w:t>for</w:t>
      </w:r>
      <w:r>
        <w:rPr>
          <w:spacing w:val="-6"/>
          <w:w w:val="110"/>
        </w:rPr>
        <w:t xml:space="preserve"> </w:t>
      </w:r>
      <w:r>
        <w:rPr>
          <w:w w:val="110"/>
        </w:rPr>
        <w:t>a</w:t>
      </w:r>
      <w:r>
        <w:rPr>
          <w:spacing w:val="-7"/>
          <w:w w:val="110"/>
        </w:rPr>
        <w:t xml:space="preserve"> </w:t>
      </w:r>
      <w:r>
        <w:rPr>
          <w:w w:val="110"/>
        </w:rPr>
        <w:t>continuous</w:t>
      </w:r>
      <w:r>
        <w:rPr>
          <w:spacing w:val="-6"/>
          <w:w w:val="110"/>
        </w:rPr>
        <w:t xml:space="preserve"> </w:t>
      </w:r>
      <w:r>
        <w:rPr>
          <w:w w:val="110"/>
        </w:rPr>
        <w:t>variable</w:t>
      </w:r>
      <w:r>
        <w:rPr>
          <w:spacing w:val="-6"/>
          <w:w w:val="110"/>
        </w:rPr>
        <w:t xml:space="preserve"> </w:t>
      </w:r>
      <w:r>
        <w:rPr>
          <w:w w:val="110"/>
        </w:rPr>
        <w:t>(the</w:t>
      </w:r>
      <w:r>
        <w:rPr>
          <w:spacing w:val="-6"/>
          <w:w w:val="110"/>
        </w:rPr>
        <w:t xml:space="preserve"> </w:t>
      </w:r>
      <w:r>
        <w:rPr>
          <w:w w:val="110"/>
        </w:rPr>
        <w:t>time</w:t>
      </w:r>
      <w:r>
        <w:rPr>
          <w:spacing w:val="-6"/>
          <w:w w:val="110"/>
        </w:rPr>
        <w:t xml:space="preserve"> </w:t>
      </w:r>
      <w:r>
        <w:rPr>
          <w:w w:val="110"/>
        </w:rPr>
        <w:t>in</w:t>
      </w:r>
      <w:r>
        <w:rPr>
          <w:spacing w:val="-7"/>
          <w:w w:val="110"/>
        </w:rPr>
        <w:t xml:space="preserve"> </w:t>
      </w:r>
      <w:r>
        <w:rPr>
          <w:w w:val="110"/>
        </w:rPr>
        <w:t>term</w:t>
      </w:r>
      <w:r>
        <w:rPr>
          <w:spacing w:val="-6"/>
          <w:w w:val="110"/>
        </w:rPr>
        <w:t xml:space="preserve"> </w:t>
      </w:r>
      <w:r>
        <w:rPr>
          <w:w w:val="110"/>
        </w:rPr>
        <w:t>effect</w:t>
      </w:r>
      <w:r>
        <w:rPr>
          <w:spacing w:val="-6"/>
          <w:w w:val="110"/>
        </w:rPr>
        <w:t xml:space="preserve"> </w:t>
      </w:r>
      <w:r>
        <w:rPr>
          <w:w w:val="110"/>
        </w:rPr>
        <w:t>on</w:t>
      </w:r>
      <w:r>
        <w:rPr>
          <w:spacing w:val="-6"/>
          <w:w w:val="110"/>
        </w:rPr>
        <w:t xml:space="preserve"> </w:t>
      </w:r>
      <w:r>
        <w:rPr>
          <w:w w:val="110"/>
        </w:rPr>
        <w:t>attrition).</w:t>
      </w:r>
      <w:r>
        <w:rPr>
          <w:spacing w:val="12"/>
          <w:w w:val="110"/>
        </w:rPr>
        <w:t xml:space="preserve"> </w:t>
      </w:r>
      <w:r>
        <w:rPr>
          <w:w w:val="110"/>
        </w:rPr>
        <w:t>The more complicated model formulation used in the next section accounts for many more terms</w:t>
      </w:r>
      <w:r>
        <w:rPr>
          <w:spacing w:val="-21"/>
          <w:w w:val="110"/>
        </w:rPr>
        <w:t xml:space="preserve"> </w:t>
      </w:r>
      <w:r>
        <w:rPr>
          <w:w w:val="110"/>
        </w:rPr>
        <w:t>that might affect attrition. But each of these effects falls into one of these three types shown in this stylized</w:t>
      </w:r>
      <w:r>
        <w:rPr>
          <w:spacing w:val="11"/>
          <w:w w:val="110"/>
        </w:rPr>
        <w:t xml:space="preserve"> </w:t>
      </w:r>
      <w:r>
        <w:rPr>
          <w:w w:val="110"/>
        </w:rPr>
        <w:t>example.</w:t>
      </w:r>
    </w:p>
    <w:p w:rsidR="00194060" w:rsidRDefault="00194060">
      <w:pPr>
        <w:spacing w:line="312" w:lineRule="auto"/>
        <w:jc w:val="both"/>
        <w:sectPr w:rsidR="00194060">
          <w:type w:val="continuous"/>
          <w:pgSz w:w="12240" w:h="15840"/>
          <w:pgMar w:top="1340" w:right="0" w:bottom="1600" w:left="1320" w:header="720" w:footer="720" w:gutter="0"/>
          <w:cols w:space="720"/>
        </w:sectPr>
      </w:pPr>
    </w:p>
    <w:p w:rsidR="00194060" w:rsidRDefault="007B0340">
      <w:pPr>
        <w:tabs>
          <w:tab w:val="left" w:pos="7130"/>
        </w:tabs>
        <w:spacing w:before="77"/>
        <w:ind w:left="2615"/>
        <w:rPr>
          <w:rFonts w:ascii="Helvetica"/>
          <w:sz w:val="17"/>
        </w:rPr>
      </w:pPr>
      <w:r>
        <w:lastRenderedPageBreak/>
        <w:pict>
          <v:shape id="_x0000_s1322" type="#_x0000_t202" alt="" style="position:absolute;left:0;text-align:left;margin-left:74.45pt;margin-top:57.8pt;width:26.2pt;height:60.1pt;z-index:25165516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5"/>
                    <w:ind w:left="11" w:right="11"/>
                    <w:jc w:val="center"/>
                    <w:rPr>
                      <w:rFonts w:ascii="Helvetica" w:hAnsi="Helvetica"/>
                      <w:sz w:val="17"/>
                    </w:rPr>
                  </w:pPr>
                  <w:r>
                    <w:rPr>
                      <w:rFonts w:ascii="Helvetica" w:hAnsi="Helvetica"/>
                      <w:sz w:val="17"/>
                    </w:rPr>
                    <w:t>log−odds scale</w:t>
                  </w:r>
                </w:p>
                <w:p w:rsidR="00F75F9A" w:rsidRDefault="00F75F9A">
                  <w:pPr>
                    <w:spacing w:before="107"/>
                    <w:ind w:left="11" w:right="11"/>
                    <w:jc w:val="center"/>
                    <w:rPr>
                      <w:rFonts w:ascii="Helvetica" w:hAnsi="Helvetica"/>
                      <w:sz w:val="14"/>
                    </w:rPr>
                  </w:pPr>
                  <w:r>
                    <w:rPr>
                      <w:rFonts w:ascii="Symbol" w:hAnsi="Symbol"/>
                      <w:sz w:val="14"/>
                    </w:rPr>
                    <w:t></w:t>
                  </w:r>
                  <w:r>
                    <w:rPr>
                      <w:rFonts w:ascii="Helvetica" w:hAnsi="Helvetica"/>
                      <w:sz w:val="14"/>
                      <w:vertAlign w:val="subscript"/>
                    </w:rPr>
                    <w:t>1</w:t>
                  </w:r>
                </w:p>
              </w:txbxContent>
            </v:textbox>
            <w10:wrap anchorx="page"/>
          </v:shape>
        </w:pict>
      </w:r>
      <w:r>
        <w:pict>
          <v:shape id="_x0000_s1321" type="#_x0000_t202" alt="" style="position:absolute;left:0;text-align:left;margin-left:108.55pt;margin-top:81.8pt;width:10.1pt;height:12.05pt;z-index:25166336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0.0</w:t>
                  </w:r>
                </w:p>
              </w:txbxContent>
            </v:textbox>
            <w10:wrap anchorx="page"/>
          </v:shape>
        </w:pict>
      </w:r>
      <w:r>
        <w:pict>
          <v:shape id="_x0000_s1320" type="#_x0000_t202" alt="" style="position:absolute;left:0;text-align:left;margin-left:108.55pt;margin-top:51.45pt;width:10.1pt;height:12.05pt;z-index:25166438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0.5</w:t>
                  </w:r>
                </w:p>
              </w:txbxContent>
            </v:textbox>
            <w10:wrap anchorx="page"/>
          </v:shape>
        </w:pict>
      </w:r>
      <w:r>
        <w:pict>
          <v:shape id="_x0000_s1319" type="#_x0000_t202" alt="" style="position:absolute;left:0;text-align:left;margin-left:108.55pt;margin-top:21.1pt;width:10.1pt;height:12.05pt;z-index:25166540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1.0</w:t>
                  </w:r>
                </w:p>
              </w:txbxContent>
            </v:textbox>
            <w10:wrap anchorx="page"/>
          </v:shape>
        </w:pict>
      </w:r>
      <w:r>
        <w:pict>
          <v:shape id="_x0000_s1318" type="#_x0000_t202" alt="" style="position:absolute;left:0;text-align:left;margin-left:314.35pt;margin-top:83.45pt;width:11.7pt;height:8.8pt;z-index:25166643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32"/>
                    <w:ind w:left="20"/>
                    <w:rPr>
                      <w:rFonts w:ascii="Helvetica" w:hAnsi="Helvetica"/>
                      <w:sz w:val="14"/>
                    </w:rPr>
                  </w:pPr>
                  <w:r>
                    <w:rPr>
                      <w:rFonts w:ascii="Symbol" w:hAnsi="Symbol"/>
                      <w:sz w:val="14"/>
                    </w:rPr>
                    <w:t></w:t>
                  </w:r>
                  <w:r>
                    <w:rPr>
                      <w:rFonts w:ascii="Helvetica" w:hAnsi="Helvetica"/>
                      <w:sz w:val="14"/>
                      <w:vertAlign w:val="subscript"/>
                    </w:rPr>
                    <w:t>2</w:t>
                  </w:r>
                </w:p>
              </w:txbxContent>
            </v:textbox>
            <w10:wrap anchorx="page"/>
          </v:shape>
        </w:pict>
      </w:r>
      <w:r>
        <w:pict>
          <v:shape id="_x0000_s1317" type="#_x0000_t202" alt="" style="position:absolute;left:0;text-align:left;margin-left:333.95pt;margin-top:81.8pt;width:10.1pt;height:12.05pt;z-index:25167564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0.0</w:t>
                  </w:r>
                </w:p>
              </w:txbxContent>
            </v:textbox>
            <w10:wrap anchorx="page"/>
          </v:shape>
        </w:pict>
      </w:r>
      <w:r>
        <w:pict>
          <v:shape id="_x0000_s1316" type="#_x0000_t202" alt="" style="position:absolute;left:0;text-align:left;margin-left:333.95pt;margin-top:51.45pt;width:10.1pt;height:12.05pt;z-index:25167667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0.5</w:t>
                  </w:r>
                </w:p>
              </w:txbxContent>
            </v:textbox>
            <w10:wrap anchorx="page"/>
          </v:shape>
        </w:pict>
      </w:r>
      <w:r>
        <w:pict>
          <v:shape id="_x0000_s1315" type="#_x0000_t202" alt="" style="position:absolute;left:0;text-align:left;margin-left:333.95pt;margin-top:21.1pt;width:10.1pt;height:12.05pt;z-index:25167769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1.0</w:t>
                  </w:r>
                </w:p>
              </w:txbxContent>
            </v:textbox>
            <w10:wrap anchorx="page"/>
          </v:shape>
        </w:pict>
      </w:r>
      <w:r w:rsidR="00F75F9A">
        <w:rPr>
          <w:rFonts w:ascii="Helvetica"/>
          <w:sz w:val="17"/>
        </w:rPr>
        <w:t>unit</w:t>
      </w:r>
      <w:r w:rsidR="00F75F9A">
        <w:rPr>
          <w:rFonts w:ascii="Helvetica"/>
          <w:spacing w:val="2"/>
          <w:sz w:val="17"/>
        </w:rPr>
        <w:t xml:space="preserve"> </w:t>
      </w:r>
      <w:r w:rsidR="00F75F9A">
        <w:rPr>
          <w:rFonts w:ascii="Helvetica"/>
          <w:sz w:val="17"/>
        </w:rPr>
        <w:t>effects</w:t>
      </w:r>
      <w:r w:rsidR="00F75F9A">
        <w:rPr>
          <w:rFonts w:ascii="Helvetica"/>
          <w:sz w:val="17"/>
        </w:rPr>
        <w:tab/>
        <w:t>term</w:t>
      </w:r>
      <w:r w:rsidR="00F75F9A">
        <w:rPr>
          <w:rFonts w:ascii="Helvetica"/>
          <w:spacing w:val="1"/>
          <w:sz w:val="17"/>
        </w:rPr>
        <w:t xml:space="preserve"> </w:t>
      </w:r>
      <w:r w:rsidR="00F75F9A">
        <w:rPr>
          <w:rFonts w:ascii="Helvetica"/>
          <w:sz w:val="17"/>
        </w:rPr>
        <w:t>effect</w:t>
      </w:r>
    </w:p>
    <w:p w:rsidR="00194060" w:rsidRDefault="00194060">
      <w:pPr>
        <w:pStyle w:val="BodyText"/>
        <w:spacing w:before="10"/>
        <w:rPr>
          <w:rFonts w:ascii="Helvetica"/>
          <w:sz w:val="13"/>
        </w:rPr>
      </w:pPr>
    </w:p>
    <w:p w:rsidR="00194060" w:rsidRDefault="007B0340">
      <w:pPr>
        <w:tabs>
          <w:tab w:val="left" w:pos="5624"/>
        </w:tabs>
        <w:ind w:left="1117"/>
        <w:rPr>
          <w:rFonts w:ascii="Helvetica"/>
          <w:sz w:val="20"/>
        </w:rPr>
      </w:pPr>
      <w:r>
        <w:rPr>
          <w:noProof/>
        </w:rPr>
      </w:r>
      <w:r>
        <w:pict w14:anchorId="3DBCC5B9">
          <v:group id="Group 729" o:spid="_x0000_s1176" style="width:186.85pt;height:135.7pt;mso-position-horizontal-relative:char;mso-position-vertical-relative:line" coordsize="3737,2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">
            <o:lock v:ext="edit" rotation="t" aspectratio="t"/>
            <v:line id="Line 730" o:spid="_x0000_s1177" style="position:absolute;visibility:visible;mso-wrap-style:square" from="221,2413" to="221,2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" strokecolor="#7f7f7f" strokeweight=".15286mm">
              <v:path arrowok="f"/>
              <o:lock v:ext="edit" rotation="t" aspectratio="t" verticies="t"/>
            </v:line>
            <v:line id="Line 731" o:spid="_x0000_s1178" style="position:absolute;visibility:visible;mso-wrap-style:square" from="187,2627" to="3596,26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" strokeweight=".19108mm">
              <v:path arrowok="f"/>
              <o:lock v:ext="edit" rotation="t" aspectratio="t" verticies="t"/>
            </v:line>
            <v:line id="Line 732" o:spid="_x0000_s1179" style="position:absolute;visibility:visible;mso-wrap-style:square" from="187,2627" to="187,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" strokeweight=".19108mm">
              <v:path arrowok="f"/>
              <o:lock v:ext="edit" rotation="t" aspectratio="t" verticies="t"/>
            </v:line>
            <v:line id="Line 733" o:spid="_x0000_s1180" style="position:absolute;visibility:visible;mso-wrap-style:square" from="869,2627" to="869,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" strokeweight=".19108mm">
              <v:path arrowok="f"/>
              <o:lock v:ext="edit" rotation="t" aspectratio="t" verticies="t"/>
            </v:line>
            <v:line id="Line 734" o:spid="_x0000_s1181" style="position:absolute;visibility:visible;mso-wrap-style:square" from="1551,2627" to="1551,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" strokeweight=".19108mm">
              <v:path arrowok="f"/>
              <o:lock v:ext="edit" rotation="t" aspectratio="t" verticies="t"/>
            </v:line>
            <v:line id="Line 735" o:spid="_x0000_s1182" style="position:absolute;visibility:visible;mso-wrap-style:square" from="2232,2627" to="2232,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" strokeweight=".19108mm">
              <v:path arrowok="f"/>
              <o:lock v:ext="edit" rotation="t" aspectratio="t" verticies="t"/>
            </v:line>
            <v:line id="Line 736" o:spid="_x0000_s1183" style="position:absolute;visibility:visible;mso-wrap-style:square" from="2914,2627" to="2914,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" strokeweight=".19108mm">
              <v:path arrowok="f"/>
              <o:lock v:ext="edit" rotation="t" aspectratio="t" verticies="t"/>
            </v:line>
            <v:line id="Line 737" o:spid="_x0000_s1184" style="position:absolute;visibility:visible;mso-wrap-style:square" from="3596,2627" to="3596,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" strokeweight=".19108mm">
              <v:path arrowok="f"/>
              <o:lock v:ext="edit" rotation="t" aspectratio="t" verticies="t"/>
            </v:line>
            <v:line id="Line 738" o:spid="_x0000_s1185" style="position:absolute;visibility:visible;mso-wrap-style:square" from="86,2530" to="86,2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" strokeweight=".19108mm">
              <v:path arrowok="f"/>
              <o:lock v:ext="edit" rotation="t" aspectratio="t" verticies="t"/>
            </v:line>
            <v:line id="Line 739" o:spid="_x0000_s1186" style="position:absolute;visibility:visible;mso-wrap-style:square" from="86,2530" to="86,2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" strokeweight=".19108mm">
              <v:path arrowok="f"/>
              <o:lock v:ext="edit" rotation="t" aspectratio="t" verticies="t"/>
            </v:line>
            <v:line id="Line 740" o:spid="_x0000_s1187" style="position:absolute;visibility:visible;mso-wrap-style:square" from="86,1923" to="86,19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" strokeweight=".19108mm">
              <v:path arrowok="f"/>
              <o:lock v:ext="edit" rotation="t" aspectratio="t" verticies="t"/>
            </v:line>
            <v:line id="Line 741" o:spid="_x0000_s1188" style="position:absolute;visibility:visible;mso-wrap-style:square" from="86,1316" to="86,13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" strokeweight=".19108mm">
              <v:path arrowok="f"/>
              <o:lock v:ext="edit" rotation="t" aspectratio="t" verticies="t"/>
            </v:line>
            <v:line id="Line 742" o:spid="_x0000_s1189" style="position:absolute;visibility:visible;mso-wrap-style:square" from="86,709" to="86,7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" strokeweight=".19108mm">
              <v:path arrowok="f"/>
              <o:lock v:ext="edit" rotation="t" aspectratio="t" verticies="t"/>
            </v:line>
            <v:line id="Line 743" o:spid="_x0000_s1190" style="position:absolute;visibility:visible;mso-wrap-style:square" from="86,102" to="86,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" strokeweight=".19108mm">
              <v:path arrowok="f"/>
              <o:lock v:ext="edit" rotation="t" aspectratio="t" verticies="t"/>
            </v:line>
            <v:rect id="Rectangle 744" o:spid="_x0000_s1191" style="position:absolute;left:86;top:5;width:3645;height:26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" filled="f" strokeweight=".19108mm">
              <o:lock v:ext="edit" rotation="t" aspectratio="t" verticies="t" text="t" shapetype="t"/>
            </v:rect>
            <v:line id="Line 745" o:spid="_x0000_s1192" style="position:absolute;visibility:visible;mso-wrap-style:square" from="255,2225" to="255,2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" strokecolor="#7f7f7f" strokeweight=".15286mm">
              <v:path arrowok="f"/>
              <o:lock v:ext="edit" rotation="t" aspectratio="t" verticies="t"/>
            </v:line>
            <v:line id="Line 746" o:spid="_x0000_s1193" style="position:absolute;visibility:visible;mso-wrap-style:square" from="289,2130" to="289,21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" strokecolor="#7f7f7f" strokeweight=".15286mm">
              <v:path arrowok="f"/>
              <o:lock v:ext="edit" rotation="t" aspectratio="t" verticies="t"/>
            </v:line>
            <v:line id="Line 747" o:spid="_x0000_s1194" style="position:absolute;visibility:visible;mso-wrap-style:square" from="324,2114" to="324,21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" strokecolor="#7f7f7f" strokeweight=".15286mm">
              <v:path arrowok="f"/>
              <o:lock v:ext="edit" rotation="t" aspectratio="t" verticies="t"/>
            </v:line>
            <v:line id="Line 748" o:spid="_x0000_s1195" style="position:absolute;visibility:visible;mso-wrap-style:square" from="358,2129" to="358,21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" strokecolor="#7f7f7f" strokeweight=".15286mm">
              <v:path arrowok="f"/>
              <o:lock v:ext="edit" rotation="t" aspectratio="t" verticies="t"/>
            </v:line>
            <v:line id="Line 749" o:spid="_x0000_s1196" style="position:absolute;visibility:visible;mso-wrap-style:square" from="392,1944" to="392,1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" strokecolor="#7f7f7f" strokeweight=".15286mm">
              <v:path arrowok="f"/>
              <o:lock v:ext="edit" rotation="t" aspectratio="t" verticies="t"/>
            </v:line>
            <v:line id="Line 750" o:spid="_x0000_s1197" style="position:absolute;visibility:visible;mso-wrap-style:square" from="426,2048" to="426,2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" strokecolor="#7f7f7f" strokeweight=".15286mm">
              <v:path arrowok="f"/>
              <o:lock v:ext="edit" rotation="t" aspectratio="t" verticies="t"/>
            </v:line>
            <v:line id="Line 751" o:spid="_x0000_s1198" style="position:absolute;visibility:visible;mso-wrap-style:square" from="460,2011" to="460,20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" strokecolor="#7f7f7f" strokeweight=".15286mm">
              <v:path arrowok="f"/>
              <o:lock v:ext="edit" rotation="t" aspectratio="t" verticies="t"/>
            </v:line>
            <v:line id="Line 752" o:spid="_x0000_s1199" style="position:absolute;visibility:visible;mso-wrap-style:square" from="494,2017" to="494,2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" strokecolor="#7f7f7f" strokeweight=".15286mm">
              <v:path arrowok="f"/>
              <o:lock v:ext="edit" rotation="t" aspectratio="t" verticies="t"/>
            </v:line>
            <v:line id="Line 753" o:spid="_x0000_s1200" style="position:absolute;visibility:visible;mso-wrap-style:square" from="528,1942" to="528,1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" strokecolor="#7f7f7f" strokeweight=".15286mm">
              <v:path arrowok="f"/>
              <o:lock v:ext="edit" rotation="t" aspectratio="t" verticies="t"/>
            </v:line>
            <v:line id="Line 754" o:spid="_x0000_s1201" style="position:absolute;visibility:visible;mso-wrap-style:square" from="562,1939" to="562,1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" strokecolor="#7f7f7f" strokeweight=".15286mm">
              <v:path arrowok="f"/>
              <o:lock v:ext="edit" rotation="t" aspectratio="t" verticies="t"/>
            </v:line>
            <v:line id="Line 755" o:spid="_x0000_s1202" style="position:absolute;visibility:visible;mso-wrap-style:square" from="596,1887" to="596,18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" strokecolor="#7f7f7f" strokeweight=".15286mm">
              <v:path arrowok="f"/>
              <o:lock v:ext="edit" rotation="t" aspectratio="t" verticies="t"/>
            </v:line>
            <v:line id="Line 756" o:spid="_x0000_s1203" style="position:absolute;visibility:visible;mso-wrap-style:square" from="630,1908" to="630,19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" strokecolor="#7f7f7f" strokeweight=".15286mm">
              <v:path arrowok="f"/>
              <o:lock v:ext="edit" rotation="t" aspectratio="t" verticies="t"/>
            </v:line>
            <v:line id="Line 757" o:spid="_x0000_s1204" style="position:absolute;visibility:visible;mso-wrap-style:square" from="664,1733" to="664,1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" strokecolor="#7f7f7f" strokeweight=".15286mm">
              <v:path arrowok="f"/>
              <o:lock v:ext="edit" rotation="t" aspectratio="t" verticies="t"/>
            </v:line>
            <v:line id="Line 758" o:spid="_x0000_s1205" style="position:absolute;visibility:visible;mso-wrap-style:square" from="699,1711" to="699,17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" strokecolor="#7f7f7f" strokeweight=".15286mm">
              <v:path arrowok="f"/>
              <o:lock v:ext="edit" rotation="t" aspectratio="t" verticies="t"/>
            </v:line>
            <v:line id="Line 759" o:spid="_x0000_s1206" style="position:absolute;visibility:visible;mso-wrap-style:square" from="733,1914" to="733,19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" strokecolor="#7f7f7f" strokeweight=".15286mm">
              <v:path arrowok="f"/>
              <o:lock v:ext="edit" rotation="t" aspectratio="t" verticies="t"/>
            </v:line>
            <v:line id="Line 760" o:spid="_x0000_s1207" style="position:absolute;visibility:visible;mso-wrap-style:square" from="767,1805" to="767,18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" strokecolor="#7f7f7f" strokeweight=".15286mm">
              <v:path arrowok="f"/>
              <o:lock v:ext="edit" rotation="t" aspectratio="t" verticies="t"/>
            </v:line>
            <v:line id="Line 761" o:spid="_x0000_s1208" style="position:absolute;visibility:visible;mso-wrap-style:square" from="801,1691" to="801,16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" strokecolor="#7f7f7f" strokeweight=".15286mm">
              <v:path arrowok="f"/>
              <o:lock v:ext="edit" rotation="t" aspectratio="t" verticies="t"/>
            </v:line>
            <v:line id="Line 762" o:spid="_x0000_s1209" style="position:absolute;visibility:visible;mso-wrap-style:square" from="835,1838" to="835,18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" strokecolor="#7f7f7f" strokeweight=".15286mm">
              <v:path arrowok="f"/>
              <o:lock v:ext="edit" rotation="t" aspectratio="t" verticies="t"/>
            </v:line>
            <v:line id="Line 763" o:spid="_x0000_s1210" style="position:absolute;visibility:visible;mso-wrap-style:square" from="869,1710" to="869,1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" strokecolor="#7f7f7f" strokeweight=".15286mm">
              <v:path arrowok="f"/>
              <o:lock v:ext="edit" rotation="t" aspectratio="t" verticies="t"/>
            </v:line>
            <v:line id="Line 764" o:spid="_x0000_s1211" style="position:absolute;visibility:visible;mso-wrap-style:square" from="903,1786" to="903,17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" strokecolor="#7f7f7f" strokeweight=".15286mm">
              <v:path arrowok="f"/>
              <o:lock v:ext="edit" rotation="t" aspectratio="t" verticies="t"/>
            </v:line>
            <v:line id="Line 765" o:spid="_x0000_s1212" style="position:absolute;visibility:visible;mso-wrap-style:square" from="937,1816" to="937,1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" strokecolor="#7f7f7f" strokeweight=".15286mm">
              <v:path arrowok="f"/>
              <o:lock v:ext="edit" rotation="t" aspectratio="t" verticies="t"/>
            </v:line>
            <v:line id="Line 766" o:spid="_x0000_s1213" style="position:absolute;visibility:visible;mso-wrap-style:square" from="971,1784" to="971,17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" strokecolor="#7f7f7f" strokeweight=".15286mm">
              <v:path arrowok="f"/>
              <o:lock v:ext="edit" rotation="t" aspectratio="t" verticies="t"/>
            </v:line>
            <v:line id="Line 767" o:spid="_x0000_s1214" style="position:absolute;visibility:visible;mso-wrap-style:square" from="1005,1694" to="1005,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" strokecolor="#7f7f7f" strokeweight=".15286mm">
              <v:path arrowok="f"/>
              <o:lock v:ext="edit" rotation="t" aspectratio="t" verticies="t"/>
            </v:line>
            <v:line id="Line 768" o:spid="_x0000_s1215" style="position:absolute;visibility:visible;mso-wrap-style:square" from="1039,1709" to="1039,17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" strokecolor="#7f7f7f" strokeweight=".15286mm">
              <v:path arrowok="f"/>
              <o:lock v:ext="edit" rotation="t" aspectratio="t" verticies="t"/>
            </v:line>
            <v:line id="Line 769" o:spid="_x0000_s1216" style="position:absolute;visibility:visible;mso-wrap-style:square" from="1073,1596" to="1073,1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" strokecolor="#7f7f7f" strokeweight=".15286mm">
              <v:path arrowok="f"/>
              <o:lock v:ext="edit" rotation="t" aspectratio="t" verticies="t"/>
            </v:line>
            <v:line id="Line 770" o:spid="_x0000_s1217" style="position:absolute;visibility:visible;mso-wrap-style:square" from="1107,1674" to="1107,16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" strokecolor="#7f7f7f" strokeweight=".15286mm">
              <v:path arrowok="f"/>
              <o:lock v:ext="edit" rotation="t" aspectratio="t" verticies="t"/>
            </v:line>
            <v:line id="Line 771" o:spid="_x0000_s1218" style="position:absolute;visibility:visible;mso-wrap-style:square" from="1142,1788" to="1142,17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" strokecolor="#7f7f7f" strokeweight=".15286mm">
              <v:path arrowok="f"/>
              <o:lock v:ext="edit" rotation="t" aspectratio="t" verticies="t"/>
            </v:line>
            <v:line id="Line 772" o:spid="_x0000_s1219" style="position:absolute;visibility:visible;mso-wrap-style:square" from="1176,1617" to="1176,16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" strokecolor="#7f7f7f" strokeweight=".15286mm">
              <v:path arrowok="f"/>
              <o:lock v:ext="edit" rotation="t" aspectratio="t" verticies="t"/>
            </v:line>
            <v:line id="Line 773" o:spid="_x0000_s1220" style="position:absolute;visibility:visible;mso-wrap-style:square" from="1210,1602" to="1210,16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" strokecolor="#7f7f7f" strokeweight=".15286mm">
              <v:path arrowok="f"/>
              <o:lock v:ext="edit" rotation="t" aspectratio="t" verticies="t"/>
            </v:line>
            <v:line id="Line 774" o:spid="_x0000_s1221" style="position:absolute;visibility:visible;mso-wrap-style:square" from="1244,1767" to="1244,1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" strokecolor="#7f7f7f" strokeweight=".15286mm">
              <v:path arrowok="f"/>
              <o:lock v:ext="edit" rotation="t" aspectratio="t" verticies="t"/>
            </v:line>
            <v:line id="Line 775" o:spid="_x0000_s1222" style="position:absolute;visibility:visible;mso-wrap-style:square" from="1278,1752" to="1278,17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" strokecolor="#7f7f7f" strokeweight=".15286mm">
              <v:path arrowok="f"/>
              <o:lock v:ext="edit" rotation="t" aspectratio="t" verticies="t"/>
            </v:line>
            <v:line id="Line 776" o:spid="_x0000_s1223" style="position:absolute;visibility:visible;mso-wrap-style:square" from="1312,1774" to="1312,1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" strokecolor="#7f7f7f" strokeweight=".15286mm">
              <v:path arrowok="f"/>
              <o:lock v:ext="edit" rotation="t" aspectratio="t" verticies="t"/>
            </v:line>
            <v:line id="Line 777" o:spid="_x0000_s1224" style="position:absolute;visibility:visible;mso-wrap-style:square" from="1346,1521" to="1346,15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" strokecolor="#7f7f7f" strokeweight=".15286mm">
              <v:path arrowok="f"/>
              <o:lock v:ext="edit" rotation="t" aspectratio="t" verticies="t"/>
            </v:line>
            <v:line id="Line 778" o:spid="_x0000_s1225" style="position:absolute;visibility:visible;mso-wrap-style:square" from="1380,1511" to="1380,15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" strokecolor="#7f7f7f" strokeweight=".15286mm">
              <v:path arrowok="f"/>
              <o:lock v:ext="edit" rotation="t" aspectratio="t" verticies="t"/>
            </v:line>
            <v:line id="Line 779" o:spid="_x0000_s1226" style="position:absolute;visibility:visible;mso-wrap-style:square" from="1414,1632" to="1414,16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" strokecolor="#7f7f7f" strokeweight=".15286mm">
              <v:path arrowok="f"/>
              <o:lock v:ext="edit" rotation="t" aspectratio="t" verticies="t"/>
            </v:line>
            <v:line id="Line 780" o:spid="_x0000_s1227" style="position:absolute;visibility:visible;mso-wrap-style:square" from="1448,1615" to="1448,1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" strokecolor="#7f7f7f" strokeweight=".15286mm">
              <v:path arrowok="f"/>
              <o:lock v:ext="edit" rotation="t" aspectratio="t" verticies="t"/>
            </v:line>
            <v:line id="Line 781" o:spid="_x0000_s1228" style="position:absolute;visibility:visible;mso-wrap-style:square" from="1482,1759" to="1482,17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" strokecolor="#7f7f7f" strokeweight=".15286mm">
              <v:path arrowok="f"/>
              <o:lock v:ext="edit" rotation="t" aspectratio="t" verticies="t"/>
            </v:line>
            <v:line id="Line 782" o:spid="_x0000_s1229" style="position:absolute;visibility:visible;mso-wrap-style:square" from="1517,1620" to="1517,16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" strokecolor="#7f7f7f" strokeweight=".15286mm">
              <v:path arrowok="f"/>
              <o:lock v:ext="edit" rotation="t" aspectratio="t" verticies="t"/>
            </v:line>
            <v:line id="Line 783" o:spid="_x0000_s1230" style="position:absolute;visibility:visible;mso-wrap-style:square" from="1551,1658" to="1551,16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" strokecolor="#7f7f7f" strokeweight=".15286mm">
              <v:path arrowok="f"/>
              <o:lock v:ext="edit" rotation="t" aspectratio="t" verticies="t"/>
            </v:line>
            <v:line id="Line 784" o:spid="_x0000_s1231" style="position:absolute;visibility:visible;mso-wrap-style:square" from="1585,1523" to="1585,15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" strokecolor="#7f7f7f" strokeweight=".15286mm">
              <v:path arrowok="f"/>
              <o:lock v:ext="edit" rotation="t" aspectratio="t" verticies="t"/>
            </v:line>
            <v:line id="Line 785" o:spid="_x0000_s1232" style="position:absolute;visibility:visible;mso-wrap-style:square" from="1619,1594" to="1619,1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" strokecolor="#7f7f7f" strokeweight=".15286mm">
              <v:path arrowok="f"/>
              <o:lock v:ext="edit" rotation="t" aspectratio="t" verticies="t"/>
            </v:line>
            <v:line id="Line 786" o:spid="_x0000_s1233" style="position:absolute;visibility:visible;mso-wrap-style:square" from="1653,1618" to="1653,16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" strokecolor="#7f7f7f" strokeweight=".15286mm">
              <v:path arrowok="f"/>
              <o:lock v:ext="edit" rotation="t" aspectratio="t" verticies="t"/>
            </v:line>
            <v:line id="Line 787" o:spid="_x0000_s1234" style="position:absolute;visibility:visible;mso-wrap-style:square" from="1687,1540" to="1687,1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" strokecolor="#7f7f7f" strokeweight=".15286mm">
              <v:path arrowok="f"/>
              <o:lock v:ext="edit" rotation="t" aspectratio="t" verticies="t"/>
            </v:line>
            <v:line id="Line 788" o:spid="_x0000_s1235" style="position:absolute;visibility:visible;mso-wrap-style:square" from="1721,1549" to="1721,15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" strokecolor="#7f7f7f" strokeweight=".15286mm">
              <v:path arrowok="f"/>
              <o:lock v:ext="edit" rotation="t" aspectratio="t" verticies="t"/>
            </v:line>
            <v:line id="Line 789" o:spid="_x0000_s1236" style="position:absolute;visibility:visible;mso-wrap-style:square" from="1755,1444" to="1755,14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" strokecolor="#7f7f7f" strokeweight=".15286mm">
              <v:path arrowok="f"/>
              <o:lock v:ext="edit" rotation="t" aspectratio="t" verticies="t"/>
            </v:line>
            <v:line id="Line 790" o:spid="_x0000_s1237" style="position:absolute;visibility:visible;mso-wrap-style:square" from="1789,1502" to="1789,15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" strokecolor="#7f7f7f" strokeweight=".15286mm">
              <v:path arrowok="f"/>
              <o:lock v:ext="edit" rotation="t" aspectratio="t" verticies="t"/>
            </v:line>
            <v:line id="Line 791" o:spid="_x0000_s1238" style="position:absolute;visibility:visible;mso-wrap-style:square" from="1823,1480" to="1823,14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" strokecolor="#7f7f7f" strokeweight=".15286mm">
              <v:path arrowok="f"/>
              <o:lock v:ext="edit" rotation="t" aspectratio="t" verticies="t"/>
            </v:line>
            <v:line id="Line 792" o:spid="_x0000_s1239" style="position:absolute;visibility:visible;mso-wrap-style:square" from="1857,1505" to="1857,15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" strokecolor="#7f7f7f" strokeweight=".15286mm">
              <v:path arrowok="f"/>
              <o:lock v:ext="edit" rotation="t" aspectratio="t" verticies="t"/>
            </v:line>
            <v:line id="Line 793" o:spid="_x0000_s1240" style="position:absolute;visibility:visible;mso-wrap-style:square" from="1891,1387" to="1891,13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" strokecolor="#7f7f7f" strokeweight=".15286mm">
              <v:path arrowok="f"/>
              <o:lock v:ext="edit" rotation="t" aspectratio="t" verticies="t"/>
            </v:line>
            <v:line id="Line 794" o:spid="_x0000_s1241" style="position:absolute;visibility:visible;mso-wrap-style:square" from="1925,1432" to="1925,1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" strokecolor="#7f7f7f" strokeweight=".15286mm">
              <v:path arrowok="f"/>
              <o:lock v:ext="edit" rotation="t" aspectratio="t" verticies="t"/>
            </v:line>
            <v:line id="Line 795" o:spid="_x0000_s1242" style="position:absolute;visibility:visible;mso-wrap-style:square" from="1960,1544" to="1960,1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" strokecolor="#7f7f7f" strokeweight=".15286mm">
              <v:path arrowok="f"/>
              <o:lock v:ext="edit" rotation="t" aspectratio="t" verticies="t"/>
            </v:line>
            <v:line id="Line 796" o:spid="_x0000_s1243" style="position:absolute;visibility:visible;mso-wrap-style:square" from="1994,1361" to="1994,13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" strokecolor="#7f7f7f" strokeweight=".15286mm">
              <v:path arrowok="f"/>
              <o:lock v:ext="edit" rotation="t" aspectratio="t" verticies="t"/>
            </v:line>
            <v:line id="Line 797" o:spid="_x0000_s1244" style="position:absolute;visibility:visible;mso-wrap-style:square" from="2028,1498" to="2028,14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" strokecolor="#7f7f7f" strokeweight=".15286mm">
              <v:path arrowok="f"/>
              <o:lock v:ext="edit" rotation="t" aspectratio="t" verticies="t"/>
            </v:line>
            <v:line id="Line 798" o:spid="_x0000_s1245" style="position:absolute;visibility:visible;mso-wrap-style:square" from="2062,1521" to="2062,15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" strokecolor="#7f7f7f" strokeweight=".15286mm">
              <v:path arrowok="f"/>
              <o:lock v:ext="edit" rotation="t" aspectratio="t" verticies="t"/>
            </v:line>
            <v:line id="Line 799" o:spid="_x0000_s1246" style="position:absolute;visibility:visible;mso-wrap-style:square" from="2096,1399" to="2096,13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" strokecolor="#7f7f7f" strokeweight=".15286mm">
              <v:path arrowok="f"/>
              <o:lock v:ext="edit" rotation="t" aspectratio="t" verticies="t"/>
            </v:line>
            <v:line id="Line 800" o:spid="_x0000_s1247" style="position:absolute;visibility:visible;mso-wrap-style:square" from="2130,1474" to="2130,1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" strokecolor="#7f7f7f" strokeweight=".15286mm">
              <v:path arrowok="f"/>
              <o:lock v:ext="edit" rotation="t" aspectratio="t" verticies="t"/>
            </v:line>
            <v:line id="Line 801" o:spid="_x0000_s1248" style="position:absolute;visibility:visible;mso-wrap-style:square" from="2164,1398" to="2164,13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" strokecolor="#7f7f7f" strokeweight=".15286mm">
              <v:path arrowok="f"/>
              <o:lock v:ext="edit" rotation="t" aspectratio="t" verticies="t"/>
            </v:line>
            <v:line id="Line 802" o:spid="_x0000_s1249" style="position:absolute;visibility:visible;mso-wrap-style:square" from="2198,1336" to="2198,13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" strokecolor="#7f7f7f" strokeweight=".15286mm">
              <v:path arrowok="f"/>
              <o:lock v:ext="edit" rotation="t" aspectratio="t" verticies="t"/>
            </v:line>
            <v:line id="Line 803" o:spid="_x0000_s1250" style="position:absolute;visibility:visible;mso-wrap-style:square" from="2232,1532" to="2232,1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" strokecolor="#7f7f7f" strokeweight=".15286mm">
              <v:path arrowok="f"/>
              <o:lock v:ext="edit" rotation="t" aspectratio="t" verticies="t"/>
            </v:line>
            <v:line id="Line 804" o:spid="_x0000_s1251" style="position:absolute;visibility:visible;mso-wrap-style:square" from="2266,1397" to="2266,13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" strokecolor="#7f7f7f" strokeweight=".15286mm">
              <v:path arrowok="f"/>
              <o:lock v:ext="edit" rotation="t" aspectratio="t" verticies="t"/>
            </v:line>
            <v:line id="Line 805" o:spid="_x0000_s1252" style="position:absolute;visibility:visible;mso-wrap-style:square" from="2300,1415" to="2300,1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" strokecolor="#7f7f7f" strokeweight=".15286mm">
              <v:path arrowok="f"/>
              <o:lock v:ext="edit" rotation="t" aspectratio="t" verticies="t"/>
            </v:line>
            <v:line id="Line 806" o:spid="_x0000_s1253" style="position:absolute;visibility:visible;mso-wrap-style:square" from="2335,1334" to="2335,1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" strokecolor="#7f7f7f" strokeweight=".15286mm">
              <v:path arrowok="f"/>
              <o:lock v:ext="edit" rotation="t" aspectratio="t" verticies="t"/>
            </v:line>
            <v:line id="Line 807" o:spid="_x0000_s1254" style="position:absolute;visibility:visible;mso-wrap-style:square" from="2369,1300" to="2369,13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" strokecolor="#7f7f7f" strokeweight=".15286mm">
              <v:path arrowok="f"/>
              <o:lock v:ext="edit" rotation="t" aspectratio="t" verticies="t"/>
            </v:line>
            <v:line id="Line 808" o:spid="_x0000_s1255" style="position:absolute;visibility:visible;mso-wrap-style:square" from="2403,1297" to="2403,1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" strokecolor="#7f7f7f" strokeweight=".15286mm">
              <v:path arrowok="f"/>
              <o:lock v:ext="edit" rotation="t" aspectratio="t" verticies="t"/>
            </v:line>
            <v:line id="Line 809" o:spid="_x0000_s1256" style="position:absolute;visibility:visible;mso-wrap-style:square" from="2437,1348" to="2437,1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" strokecolor="#7f7f7f" strokeweight=".15286mm">
              <v:path arrowok="f"/>
              <o:lock v:ext="edit" rotation="t" aspectratio="t" verticies="t"/>
            </v:line>
            <v:line id="Line 810" o:spid="_x0000_s1257" style="position:absolute;visibility:visible;mso-wrap-style:square" from="2471,1266" to="2471,12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" strokecolor="#7f7f7f" strokeweight=".15286mm">
              <v:path arrowok="f"/>
              <o:lock v:ext="edit" rotation="t" aspectratio="t" verticies="t"/>
            </v:line>
            <v:line id="Line 811" o:spid="_x0000_s1258" style="position:absolute;visibility:visible;mso-wrap-style:square" from="2505,1290" to="2505,1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" strokecolor="#7f7f7f" strokeweight=".15286mm">
              <v:path arrowok="f"/>
              <o:lock v:ext="edit" rotation="t" aspectratio="t" verticies="t"/>
            </v:line>
            <v:line id="Line 812" o:spid="_x0000_s1259" style="position:absolute;visibility:visible;mso-wrap-style:square" from="2539,1340" to="2539,13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" strokecolor="#7f7f7f" strokeweight=".15286mm">
              <v:path arrowok="f"/>
              <o:lock v:ext="edit" rotation="t" aspectratio="t" verticies="t"/>
            </v:line>
            <v:line id="Line 813" o:spid="_x0000_s1260" style="position:absolute;visibility:visible;mso-wrap-style:square" from="2573,1155" to="2573,11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" strokecolor="#7f7f7f" strokeweight=".15286mm">
              <v:path arrowok="f"/>
              <o:lock v:ext="edit" rotation="t" aspectratio="t" verticies="t"/>
            </v:line>
            <v:line id="Line 814" o:spid="_x0000_s1261" style="position:absolute;visibility:visible;mso-wrap-style:square" from="2607,1247" to="2607,12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" strokecolor="#7f7f7f" strokeweight=".15286mm">
              <v:path arrowok="f"/>
              <o:lock v:ext="edit" rotation="t" aspectratio="t" verticies="t"/>
            </v:line>
            <v:line id="Line 815" o:spid="_x0000_s1262" style="position:absolute;visibility:visible;mso-wrap-style:square" from="2641,1274" to="2641,12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" strokecolor="#7f7f7f" strokeweight=".15286mm">
              <v:path arrowok="f"/>
              <o:lock v:ext="edit" rotation="t" aspectratio="t" verticies="t"/>
            </v:line>
            <v:line id="Line 816" o:spid="_x0000_s1263" style="position:absolute;visibility:visible;mso-wrap-style:square" from="2675,1303" to="2675,13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" strokecolor="#7f7f7f" strokeweight=".15286mm">
              <v:path arrowok="f"/>
              <o:lock v:ext="edit" rotation="t" aspectratio="t" verticies="t"/>
            </v:line>
            <v:line id="Line 817" o:spid="_x0000_s1264" style="position:absolute;visibility:visible;mso-wrap-style:square" from="2709,1172" to="2709,11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" strokecolor="#7f7f7f" strokeweight=".15286mm">
              <v:path arrowok="f"/>
              <o:lock v:ext="edit" rotation="t" aspectratio="t" verticies="t"/>
            </v:line>
            <v:line id="Line 818" o:spid="_x0000_s1265" style="position:absolute;visibility:visible;mso-wrap-style:square" from="2744,1107" to="2744,11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" strokecolor="#7f7f7f" strokeweight=".15286mm">
              <v:path arrowok="f"/>
              <o:lock v:ext="edit" rotation="t" aspectratio="t" verticies="t"/>
            </v:line>
            <v:line id="Line 819" o:spid="_x0000_s1266" style="position:absolute;visibility:visible;mso-wrap-style:square" from="2778,1172" to="2778,11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" strokecolor="#7f7f7f" strokeweight=".15286mm">
              <v:path arrowok="f"/>
              <o:lock v:ext="edit" rotation="t" aspectratio="t" verticies="t"/>
            </v:line>
            <v:line id="Line 820" o:spid="_x0000_s1267" style="position:absolute;visibility:visible;mso-wrap-style:square" from="2812,1047" to="2812,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" strokecolor="#7f7f7f" strokeweight=".15286mm">
              <v:path arrowok="f"/>
              <o:lock v:ext="edit" rotation="t" aspectratio="t" verticies="t"/>
            </v:line>
            <v:line id="Line 821" o:spid="_x0000_s1268" style="position:absolute;visibility:visible;mso-wrap-style:square" from="2846,1163" to="2846,11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" strokecolor="#7f7f7f" strokeweight=".15286mm">
              <v:path arrowok="f"/>
              <o:lock v:ext="edit" rotation="t" aspectratio="t" verticies="t"/>
            </v:line>
            <v:line id="Line 822" o:spid="_x0000_s1269" style="position:absolute;visibility:visible;mso-wrap-style:square" from="2880,1102" to="2880,1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" strokecolor="#7f7f7f" strokeweight=".15286mm">
              <v:path arrowok="f"/>
              <o:lock v:ext="edit" rotation="t" aspectratio="t" verticies="t"/>
            </v:line>
            <v:line id="Line 823" o:spid="_x0000_s1270" style="position:absolute;visibility:visible;mso-wrap-style:square" from="2914,1126" to="2914,11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" strokecolor="#7f7f7f" strokeweight=".15286mm">
              <v:path arrowok="f"/>
              <o:lock v:ext="edit" rotation="t" aspectratio="t" verticies="t"/>
            </v:line>
            <v:line id="Line 824" o:spid="_x0000_s1271" style="position:absolute;visibility:visible;mso-wrap-style:square" from="2948,1156" to="2948,1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" strokecolor="#7f7f7f" strokeweight=".15286mm">
              <v:path arrowok="f"/>
              <o:lock v:ext="edit" rotation="t" aspectratio="t" verticies="t"/>
            </v:line>
            <v:line id="Line 825" o:spid="_x0000_s1272" style="position:absolute;visibility:visible;mso-wrap-style:square" from="2982,1105" to="2982,1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" strokecolor="#7f7f7f" strokeweight=".15286mm">
              <v:path arrowok="f"/>
              <o:lock v:ext="edit" rotation="t" aspectratio="t" verticies="t"/>
            </v:line>
            <v:line id="Line 826" o:spid="_x0000_s1273" style="position:absolute;visibility:visible;mso-wrap-style:square" from="3016,1033" to="3016,10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" strokecolor="#7f7f7f" strokeweight=".15286mm">
              <v:path arrowok="f"/>
              <o:lock v:ext="edit" rotation="t" aspectratio="t" verticies="t"/>
            </v:line>
            <v:line id="Line 827" o:spid="_x0000_s1274" style="position:absolute;visibility:visible;mso-wrap-style:square" from="3050,1178" to="3050,11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" strokecolor="#7f7f7f" strokeweight=".15286mm">
              <v:path arrowok="f"/>
              <o:lock v:ext="edit" rotation="t" aspectratio="t" verticies="t"/>
            </v:line>
            <v:line id="Line 828" o:spid="_x0000_s1275" style="position:absolute;visibility:visible;mso-wrap-style:square" from="3084,1022" to="3084,10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" strokecolor="#7f7f7f" strokeweight=".15286mm">
              <v:path arrowok="f"/>
              <o:lock v:ext="edit" rotation="t" aspectratio="t" verticies="t"/>
            </v:line>
            <v:line id="Line 829" o:spid="_x0000_s1276" style="position:absolute;visibility:visible;mso-wrap-style:square" from="3118,1105" to="3118,1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" strokecolor="#7f7f7f" strokeweight=".15286mm">
              <v:path arrowok="f"/>
              <o:lock v:ext="edit" rotation="t" aspectratio="t" verticies="t"/>
            </v:line>
            <v:line id="Line 830" o:spid="_x0000_s1277" style="position:absolute;visibility:visible;mso-wrap-style:square" from="3153,1137" to="3153,11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" strokecolor="#7f7f7f" strokeweight=".15286mm">
              <v:path arrowok="f"/>
              <o:lock v:ext="edit" rotation="t" aspectratio="t" verticies="t"/>
            </v:line>
            <v:line id="Line 831" o:spid="_x0000_s1278" style="position:absolute;visibility:visible;mso-wrap-style:square" from="3187,973" to="3187,9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" strokecolor="#7f7f7f" strokeweight=".15286mm">
              <v:path arrowok="f"/>
              <o:lock v:ext="edit" rotation="t" aspectratio="t" verticies="t"/>
            </v:line>
            <v:line id="Line 832" o:spid="_x0000_s1279" style="position:absolute;visibility:visible;mso-wrap-style:square" from="3221,1055" to="3221,10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" strokecolor="#7f7f7f" strokeweight=".15286mm">
              <v:path arrowok="f"/>
              <o:lock v:ext="edit" rotation="t" aspectratio="t" verticies="t"/>
            </v:line>
            <v:line id="Line 833" o:spid="_x0000_s1280" style="position:absolute;visibility:visible;mso-wrap-style:square" from="3255,1042" to="3255,10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" strokecolor="#7f7f7f" strokeweight=".15286mm">
              <v:path arrowok="f"/>
              <o:lock v:ext="edit" rotation="t" aspectratio="t" verticies="t"/>
            </v:line>
            <v:line id="Line 834" o:spid="_x0000_s1281" style="position:absolute;visibility:visible;mso-wrap-style:square" from="3289,1047" to="3289,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" strokecolor="#7f7f7f" strokeweight=".15286mm">
              <v:path arrowok="f"/>
              <o:lock v:ext="edit" rotation="t" aspectratio="t" verticies="t"/>
            </v:line>
            <v:line id="Line 835" o:spid="_x0000_s1282" style="position:absolute;visibility:visible;mso-wrap-style:square" from="3323,1030" to="3323,10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" strokecolor="#7f7f7f" strokeweight=".15286mm">
              <v:path arrowok="f"/>
              <o:lock v:ext="edit" rotation="t" aspectratio="t" verticies="t"/>
            </v:line>
            <v:line id="Line 836" o:spid="_x0000_s1283" style="position:absolute;visibility:visible;mso-wrap-style:square" from="3357,963" to="3357,9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" strokecolor="#7f7f7f" strokeweight=".15286mm">
              <v:path arrowok="f"/>
              <o:lock v:ext="edit" rotation="t" aspectratio="t" verticies="t"/>
            </v:line>
            <v:line id="Line 837" o:spid="_x0000_s1284" style="position:absolute;visibility:visible;mso-wrap-style:square" from="3391,1018" to="3391,10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" strokecolor="#7f7f7f" strokeweight=".15286mm">
              <v:path arrowok="f"/>
              <o:lock v:ext="edit" rotation="t" aspectratio="t" verticies="t"/>
            </v:line>
            <v:line id="Line 838" o:spid="_x0000_s1285" style="position:absolute;visibility:visible;mso-wrap-style:square" from="3425,983" to="3425,9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" strokecolor="#7f7f7f" strokeweight=".15286mm">
              <v:path arrowok="f"/>
              <o:lock v:ext="edit" rotation="t" aspectratio="t" verticies="t"/>
            </v:line>
            <v:line id="Line 839" o:spid="_x0000_s1286" style="position:absolute;visibility:visible;mso-wrap-style:square" from="3459,920" to="3459,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" strokecolor="#7f7f7f" strokeweight=".15286mm">
              <v:path arrowok="f"/>
              <o:lock v:ext="edit" rotation="t" aspectratio="t" verticies="t"/>
            </v:line>
            <v:line id="Line 840" o:spid="_x0000_s1287" style="position:absolute;visibility:visible;mso-wrap-style:square" from="3493,874" to="3493,8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" strokecolor="#7f7f7f" strokeweight=".15286mm">
              <v:path arrowok="f"/>
              <o:lock v:ext="edit" rotation="t" aspectratio="t" verticies="t"/>
            </v:line>
            <v:line id="Line 841" o:spid="_x0000_s1288" style="position:absolute;visibility:visible;mso-wrap-style:square" from="3527,867" to="3527,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" strokecolor="#7f7f7f" strokeweight=".15286mm">
              <v:path arrowok="f"/>
              <o:lock v:ext="edit" rotation="t" aspectratio="t" verticies="t"/>
            </v:line>
            <v:line id="Line 842" o:spid="_x0000_s1289" style="position:absolute;visibility:visible;mso-wrap-style:square" from="3562,676" to="3562,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" strokecolor="#7f7f7f" strokeweight=".15286mm">
              <v:path arrowok="f"/>
              <o:lock v:ext="edit" rotation="t" aspectratio="t" verticies="t"/>
            </v:line>
            <v:line id="Line 843" o:spid="_x0000_s1290" style="position:absolute;visibility:visible;mso-wrap-style:square" from="3596,507" to="3596,5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" strokecolor="#7f7f7f" strokeweight=".15286mm">
              <v:path arrowok="f"/>
              <o:lock v:ext="edit" rotation="t" aspectratio="t" verticies="t"/>
            </v:line>
            <v:shape id="Text Box 844" o:spid="_x0000_s1291" type="#_x0000_t202" style="position:absolute;left:3577;top:366;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845" o:spid="_x0000_s1292" type="#_x0000_t202" style="position:absolute;left:3543;top:468;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846" o:spid="_x0000_s1293" type="#_x0000_t202" style="position:absolute;left:3509;top:643;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847" o:spid="_x0000_s1294" type="#_x0000_t202" style="position:absolute;left:3373;top:680;width:168;height: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" filled="f" stroked="f">
              <o:lock v:ext="edit" rotation="t" aspectratio="t" verticies="t" text="t" shapetype="t"/>
              <v:textbox inset="0,0,0,0">
                <w:txbxContent>
                  <w:p w:rsidR="00F75F9A" w:rsidRDefault="00F75F9A">
                    <w:pPr>
                      <w:spacing w:before="2"/>
                      <w:ind w:left="82"/>
                      <w:jc w:val="center"/>
                      <w:rPr>
                        <w:rFonts w:ascii="Wingdings" w:hAnsi="Wingdings"/>
                        <w:sz w:val="4"/>
                      </w:rPr>
                    </w:pPr>
                    <w:r>
                      <w:rPr>
                        <w:rFonts w:ascii="Wingdings" w:hAnsi="Wingdings"/>
                        <w:color w:val="0000FF"/>
                        <w:w w:val="111"/>
                        <w:sz w:val="4"/>
                      </w:rPr>
                      <w:t>●</w:t>
                    </w:r>
                  </w:p>
                  <w:p w:rsidR="00F75F9A" w:rsidRDefault="00F75F9A">
                    <w:pPr>
                      <w:ind w:left="68"/>
                      <w:rPr>
                        <w:rFonts w:ascii="Wingdings" w:hAnsi="Wingdings"/>
                        <w:sz w:val="4"/>
                      </w:rPr>
                    </w:pPr>
                    <w:r>
                      <w:rPr>
                        <w:rFonts w:ascii="Wingdings" w:hAnsi="Wingdings"/>
                        <w:color w:val="0000FF"/>
                        <w:w w:val="111"/>
                        <w:sz w:val="4"/>
                      </w:rPr>
                      <w:t>●</w:t>
                    </w:r>
                  </w:p>
                  <w:p w:rsidR="00F75F9A" w:rsidRDefault="00F75F9A">
                    <w:pPr>
                      <w:spacing w:before="7" w:line="52" w:lineRule="exact"/>
                      <w:ind w:right="86"/>
                      <w:jc w:val="center"/>
                      <w:rPr>
                        <w:rFonts w:ascii="Wingdings" w:hAnsi="Wingdings"/>
                        <w:sz w:val="4"/>
                      </w:rPr>
                    </w:pPr>
                    <w:r>
                      <w:rPr>
                        <w:rFonts w:ascii="Wingdings" w:hAnsi="Wingdings"/>
                        <w:color w:val="0000FF"/>
                        <w:spacing w:val="-6"/>
                        <w:w w:val="110"/>
                        <w:sz w:val="4"/>
                      </w:rPr>
                      <w:t>●</w:t>
                    </w:r>
                    <w:r>
                      <w:rPr>
                        <w:rFonts w:ascii="Wingdings" w:hAnsi="Wingdings"/>
                        <w:color w:val="0000FF"/>
                        <w:spacing w:val="-6"/>
                        <w:w w:val="110"/>
                        <w:position w:val="1"/>
                        <w:sz w:val="4"/>
                      </w:rPr>
                      <w:t>●</w:t>
                    </w:r>
                  </w:p>
                </w:txbxContent>
              </v:textbox>
            </v:shape>
            <v:shape id="Text Box 848" o:spid="_x0000_s1295" type="#_x0000_t202" style="position:absolute;left:3271;top:821;width:133;height: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" filled="f" stroked="f">
              <o:lock v:ext="edit" rotation="t" aspectratio="t" verticies="t" text="t" shapetype="t"/>
              <v:textbox inset="0,0,0,0">
                <w:txbxContent>
                  <w:p w:rsidR="00F75F9A" w:rsidRDefault="00F75F9A">
                    <w:pPr>
                      <w:spacing w:before="3" w:line="82" w:lineRule="exact"/>
                      <w:rPr>
                        <w:rFonts w:ascii="Wingdings" w:hAnsi="Wingdings"/>
                        <w:sz w:val="4"/>
                      </w:rPr>
                    </w:pPr>
                    <w:r>
                      <w:rPr>
                        <w:rFonts w:ascii="Wingdings" w:hAnsi="Wingdings"/>
                        <w:color w:val="0000FF"/>
                        <w:w w:val="110"/>
                        <w:sz w:val="4"/>
                      </w:rPr>
                      <w:t>●</w:t>
                    </w:r>
                    <w:r>
                      <w:rPr>
                        <w:rFonts w:ascii="Wingdings" w:hAnsi="Wingdings"/>
                        <w:color w:val="0000FF"/>
                        <w:w w:val="110"/>
                        <w:position w:val="2"/>
                        <w:sz w:val="4"/>
                      </w:rPr>
                      <w:t>●</w:t>
                    </w:r>
                    <w:r>
                      <w:rPr>
                        <w:rFonts w:ascii="Wingdings" w:hAnsi="Wingdings"/>
                        <w:color w:val="0000FF"/>
                        <w:w w:val="110"/>
                        <w:position w:val="4"/>
                        <w:sz w:val="4"/>
                      </w:rPr>
                      <w:t>●</w:t>
                    </w:r>
                  </w:p>
                </w:txbxContent>
              </v:textbox>
            </v:shape>
            <v:shape id="Text Box 849" o:spid="_x0000_s1296" type="#_x0000_t202" style="position:absolute;left:3237;top:867;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850" o:spid="_x0000_s1297" type="#_x0000_t202" style="position:absolute;left:2998;top:903;width:270;height: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7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2"/>
                        <w:sz w:val="4"/>
                      </w:rPr>
                      <w:t>●●●</w:t>
                    </w:r>
                    <w:r>
                      <w:rPr>
                        <w:rFonts w:ascii="Wingdings" w:hAnsi="Wingdings"/>
                        <w:color w:val="0000FF"/>
                        <w:spacing w:val="-10"/>
                        <w:w w:val="110"/>
                        <w:position w:val="3"/>
                        <w:sz w:val="4"/>
                      </w:rPr>
                      <w:t>●●</w:t>
                    </w:r>
                  </w:p>
                </w:txbxContent>
              </v:textbox>
            </v:shape>
            <v:shape id="Text Box 851" o:spid="_x0000_s1298" type="#_x0000_t202" style="position:absolute;left:2725;top:952;width:304;height: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7Uq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" filled="f" stroked="f">
              <o:lock v:ext="edit" rotation="t" aspectratio="t" verticies="t" text="t" shapetype="t"/>
              <v:textbox inset="0,0,0,0">
                <w:txbxContent>
                  <w:p w:rsidR="00F75F9A" w:rsidRDefault="00F75F9A">
                    <w:pPr>
                      <w:spacing w:before="6" w:line="230" w:lineRule="auto"/>
                      <w:rPr>
                        <w:rFonts w:ascii="Wingdings" w:hAnsi="Wingdings"/>
                        <w:sz w:val="4"/>
                      </w:rPr>
                    </w:pPr>
                    <w:r>
                      <w:rPr>
                        <w:rFonts w:ascii="Wingdings" w:hAnsi="Wingdings"/>
                        <w:color w:val="0000FF"/>
                        <w:spacing w:val="-10"/>
                        <w:w w:val="110"/>
                        <w:position w:val="-1"/>
                        <w:sz w:val="4"/>
                      </w:rPr>
                      <w:t>●●</w:t>
                    </w:r>
                    <w:r>
                      <w:rPr>
                        <w:rFonts w:ascii="Wingdings" w:hAnsi="Wingdings"/>
                        <w:color w:val="0000FF"/>
                        <w:spacing w:val="-10"/>
                        <w:w w:val="110"/>
                        <w:sz w:val="4"/>
                      </w:rPr>
                      <w:t>●●</w:t>
                    </w:r>
                    <w:r>
                      <w:rPr>
                        <w:rFonts w:ascii="Wingdings" w:hAnsi="Wingdings"/>
                        <w:color w:val="0000FF"/>
                        <w:spacing w:val="-10"/>
                        <w:w w:val="110"/>
                        <w:position w:val="2"/>
                        <w:sz w:val="4"/>
                      </w:rPr>
                      <w:t>●●●●</w:t>
                    </w:r>
                  </w:p>
                </w:txbxContent>
              </v:textbox>
            </v:shape>
            <v:shape id="Text Box 852" o:spid="_x0000_s1299" type="#_x0000_t202" style="position:absolute;left:2623;top:1026;width:133;height: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xCx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" filled="f" stroked="f">
              <o:lock v:ext="edit" rotation="t" aspectratio="t" verticies="t" text="t" shapetype="t"/>
              <v:textbox inset="0,0,0,0">
                <w:txbxContent>
                  <w:p w:rsidR="00F75F9A" w:rsidRDefault="00F75F9A">
                    <w:pPr>
                      <w:rPr>
                        <w:rFonts w:ascii="Wingdings" w:hAnsi="Wingdings"/>
                        <w:sz w:val="4"/>
                      </w:rPr>
                    </w:pPr>
                    <w:r>
                      <w:rPr>
                        <w:rFonts w:ascii="Wingdings" w:hAnsi="Wingdings"/>
                        <w:color w:val="0000FF"/>
                        <w:w w:val="110"/>
                        <w:position w:val="-1"/>
                        <w:sz w:val="4"/>
                      </w:rPr>
                      <w:t>●</w:t>
                    </w:r>
                    <w:r>
                      <w:rPr>
                        <w:rFonts w:ascii="Wingdings" w:hAnsi="Wingdings"/>
                        <w:color w:val="0000FF"/>
                        <w:w w:val="110"/>
                        <w:sz w:val="4"/>
                      </w:rPr>
                      <w:t>●</w:t>
                    </w:r>
                    <w:r>
                      <w:rPr>
                        <w:rFonts w:ascii="Wingdings" w:hAnsi="Wingdings"/>
                        <w:color w:val="0000FF"/>
                        <w:w w:val="110"/>
                        <w:position w:val="1"/>
                        <w:sz w:val="4"/>
                      </w:rPr>
                      <w:t>●</w:t>
                    </w:r>
                  </w:p>
                </w:txbxContent>
              </v:textbox>
            </v:shape>
            <v:shape id="Text Box 853" o:spid="_x0000_s1300" type="#_x0000_t202" style="position:absolute;left:2350;top:1079;width:304;height: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" filled="f" stroked="f">
              <o:lock v:ext="edit" rotation="t" aspectratio="t" verticies="t" text="t" shapetype="t"/>
              <v:textbox inset="0,0,0,0">
                <w:txbxContent>
                  <w:p w:rsidR="00F75F9A" w:rsidRDefault="00F75F9A">
                    <w:pPr>
                      <w:spacing w:before="5"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r>
                      <w:rPr>
                        <w:rFonts w:ascii="Wingdings" w:hAnsi="Wingdings"/>
                        <w:color w:val="0000FF"/>
                        <w:spacing w:val="-10"/>
                        <w:w w:val="110"/>
                        <w:position w:val="4"/>
                        <w:sz w:val="4"/>
                      </w:rPr>
                      <w:t>●●</w:t>
                    </w:r>
                  </w:p>
                </w:txbxContent>
              </v:textbox>
            </v:shape>
            <v:shape id="Text Box 854" o:spid="_x0000_s1301" type="#_x0000_t202" style="position:absolute;left:2282;top:1127;width:99;height: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" filled="f" stroked="f">
              <o:lock v:ext="edit" rotation="t" aspectratio="t" verticies="t" text="t" shapetype="t"/>
              <v:textbox inset="0,0,0,0">
                <w:txbxContent>
                  <w:p w:rsidR="00F75F9A" w:rsidRDefault="00F75F9A">
                    <w:pPr>
                      <w:spacing w:before="2"/>
                      <w:ind w:left="34"/>
                      <w:rPr>
                        <w:rFonts w:ascii="Wingdings" w:hAnsi="Wingdings"/>
                        <w:sz w:val="4"/>
                      </w:rPr>
                    </w:pPr>
                    <w:r>
                      <w:rPr>
                        <w:rFonts w:ascii="Wingdings" w:hAnsi="Wingdings"/>
                        <w:color w:val="0000FF"/>
                        <w:w w:val="111"/>
                        <w:sz w:val="4"/>
                      </w:rPr>
                      <w:t>●</w:t>
                    </w:r>
                  </w:p>
                  <w:p w:rsidR="00F75F9A" w:rsidRDefault="00F75F9A">
                    <w:pPr>
                      <w:spacing w:before="8" w:line="42" w:lineRule="exact"/>
                      <w:rPr>
                        <w:rFonts w:ascii="Wingdings" w:hAnsi="Wingdings"/>
                        <w:sz w:val="4"/>
                      </w:rPr>
                    </w:pPr>
                    <w:r>
                      <w:rPr>
                        <w:rFonts w:ascii="Wingdings" w:hAnsi="Wingdings"/>
                        <w:color w:val="0000FF"/>
                        <w:w w:val="111"/>
                        <w:sz w:val="4"/>
                      </w:rPr>
                      <w:t>●</w:t>
                    </w:r>
                  </w:p>
                </w:txbxContent>
              </v:textbox>
            </v:shape>
            <v:shape id="Text Box 855" o:spid="_x0000_s1302" type="#_x0000_t202" style="position:absolute;left:2078;top:1213;width:236;height: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" filled="f" stroked="f">
              <o:lock v:ext="edit" rotation="t" aspectratio="t" verticies="t" text="t" shapetype="t"/>
              <v:textbox inset="0,0,0,0">
                <w:txbxContent>
                  <w:p w:rsidR="00F75F9A" w:rsidRDefault="00F75F9A">
                    <w:pPr>
                      <w:spacing w:before="5"/>
                      <w:rPr>
                        <w:rFonts w:ascii="Wingdings" w:hAnsi="Wingdings"/>
                        <w:sz w:val="4"/>
                      </w:rPr>
                    </w:pPr>
                    <w:r>
                      <w:rPr>
                        <w:rFonts w:ascii="Wingdings" w:hAnsi="Wingdings"/>
                        <w:color w:val="0000FF"/>
                        <w:spacing w:val="-10"/>
                        <w:w w:val="110"/>
                        <w:position w:val="-1"/>
                        <w:sz w:val="4"/>
                      </w:rPr>
                      <w:t>●</w:t>
                    </w:r>
                    <w:r>
                      <w:rPr>
                        <w:rFonts w:ascii="Wingdings" w:hAnsi="Wingdings"/>
                        <w:color w:val="0000FF"/>
                        <w:spacing w:val="-10"/>
                        <w:w w:val="110"/>
                        <w:sz w:val="4"/>
                      </w:rPr>
                      <w:t>●●●●●</w:t>
                    </w:r>
                  </w:p>
                </w:txbxContent>
              </v:textbox>
            </v:shape>
            <v:shape id="Text Box 856" o:spid="_x0000_s1303" type="#_x0000_t202" style="position:absolute;left:1907;top:1259;width:202;height: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" filled="f" stroked="f">
              <o:lock v:ext="edit" rotation="t" aspectratio="t" verticies="t" text="t" shapetype="t"/>
              <v:textbox inset="0,0,0,0">
                <w:txbxContent>
                  <w:p w:rsidR="00F75F9A" w:rsidRDefault="00F75F9A">
                    <w:pPr>
                      <w:spacing w:before="6" w:line="225" w:lineRule="auto"/>
                      <w:rPr>
                        <w:rFonts w:ascii="Wingdings" w:hAnsi="Wingdings"/>
                        <w:sz w:val="4"/>
                      </w:rPr>
                    </w:pPr>
                    <w:r>
                      <w:rPr>
                        <w:rFonts w:ascii="Wingdings" w:hAnsi="Wingdings"/>
                        <w:color w:val="0000FF"/>
                        <w:spacing w:val="-9"/>
                        <w:w w:val="110"/>
                        <w:position w:val="-2"/>
                        <w:sz w:val="4"/>
                      </w:rPr>
                      <w:t>●</w:t>
                    </w:r>
                    <w:r>
                      <w:rPr>
                        <w:rFonts w:ascii="Wingdings" w:hAnsi="Wingdings"/>
                        <w:color w:val="0000FF"/>
                        <w:spacing w:val="-9"/>
                        <w:w w:val="110"/>
                        <w:position w:val="-1"/>
                        <w:sz w:val="4"/>
                      </w:rPr>
                      <w:t>●</w:t>
                    </w:r>
                    <w:r>
                      <w:rPr>
                        <w:rFonts w:ascii="Wingdings" w:hAnsi="Wingdings"/>
                        <w:color w:val="0000FF"/>
                        <w:spacing w:val="-9"/>
                        <w:w w:val="110"/>
                        <w:sz w:val="4"/>
                      </w:rPr>
                      <w:t>●●</w:t>
                    </w:r>
                    <w:r>
                      <w:rPr>
                        <w:rFonts w:ascii="Wingdings" w:hAnsi="Wingdings"/>
                        <w:color w:val="0000FF"/>
                        <w:spacing w:val="-9"/>
                        <w:w w:val="110"/>
                        <w:position w:val="1"/>
                        <w:sz w:val="4"/>
                      </w:rPr>
                      <w:t>●</w:t>
                    </w:r>
                  </w:p>
                </w:txbxContent>
              </v:textbox>
            </v:shape>
            <v:shape id="Text Box 857" o:spid="_x0000_s1304" type="#_x0000_t202" style="position:absolute;left:1805;top:1320;width:133;height: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" filled="f" stroked="f">
              <o:lock v:ext="edit" rotation="t" aspectratio="t" verticies="t" text="t" shapetype="t"/>
              <v:textbox inset="0,0,0,0">
                <w:txbxContent>
                  <w:p w:rsidR="00F75F9A" w:rsidRDefault="00F75F9A">
                    <w:pPr>
                      <w:spacing w:line="51"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txbxContent>
              </v:textbox>
            </v:shape>
            <v:shape id="Text Box 858" o:spid="_x0000_s1305" type="#_x0000_t202" style="position:absolute;left:1669;top:1360;width:168;height: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" filled="f" stroked="f">
              <o:lock v:ext="edit" rotation="t" aspectratio="t" verticies="t" text="t" shapetype="t"/>
              <v:textbox inset="0,0,0,0">
                <w:txbxContent>
                  <w:p w:rsidR="00F75F9A" w:rsidRDefault="00F75F9A">
                    <w:pPr>
                      <w:spacing w:before="6" w:line="52" w:lineRule="exact"/>
                      <w:rPr>
                        <w:rFonts w:ascii="Wingdings" w:hAnsi="Wingdings"/>
                        <w:sz w:val="4"/>
                      </w:rPr>
                    </w:pPr>
                    <w:r>
                      <w:rPr>
                        <w:rFonts w:ascii="Wingdings" w:hAnsi="Wingdings"/>
                        <w:color w:val="0000FF"/>
                        <w:spacing w:val="-9"/>
                        <w:w w:val="110"/>
                        <w:sz w:val="4"/>
                      </w:rPr>
                      <w:t>●●●</w:t>
                    </w:r>
                    <w:r>
                      <w:rPr>
                        <w:rFonts w:ascii="Wingdings" w:hAnsi="Wingdings"/>
                        <w:color w:val="0000FF"/>
                        <w:spacing w:val="-9"/>
                        <w:w w:val="110"/>
                        <w:position w:val="1"/>
                        <w:sz w:val="4"/>
                      </w:rPr>
                      <w:t>●</w:t>
                    </w:r>
                  </w:p>
                </w:txbxContent>
              </v:textbox>
            </v:shape>
            <v:shape id="Text Box 859" o:spid="_x0000_s1306" type="#_x0000_t202" style="position:absolute;left:1498;top:1397;width:202;height: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" filled="f" stroked="f">
              <o:lock v:ext="edit" rotation="t" aspectratio="t" verticies="t" text="t" shapetype="t"/>
              <v:textbox inset="0,0,0,0">
                <w:txbxContent>
                  <w:p w:rsidR="00F75F9A" w:rsidRDefault="00F75F9A">
                    <w:pPr>
                      <w:spacing w:before="6" w:line="62" w:lineRule="exact"/>
                      <w:rPr>
                        <w:rFonts w:ascii="Wingdings" w:hAnsi="Wingdings"/>
                        <w:sz w:val="4"/>
                      </w:rPr>
                    </w:pPr>
                    <w:r>
                      <w:rPr>
                        <w:rFonts w:ascii="Wingdings" w:hAnsi="Wingdings"/>
                        <w:color w:val="0000FF"/>
                        <w:spacing w:val="-9"/>
                        <w:w w:val="110"/>
                        <w:sz w:val="4"/>
                      </w:rPr>
                      <w:t>●●</w:t>
                    </w:r>
                    <w:r>
                      <w:rPr>
                        <w:rFonts w:ascii="Wingdings" w:hAnsi="Wingdings"/>
                        <w:color w:val="0000FF"/>
                        <w:spacing w:val="-9"/>
                        <w:w w:val="110"/>
                        <w:position w:val="1"/>
                        <w:sz w:val="4"/>
                      </w:rPr>
                      <w:t>●●</w:t>
                    </w:r>
                    <w:r>
                      <w:rPr>
                        <w:rFonts w:ascii="Wingdings" w:hAnsi="Wingdings"/>
                        <w:color w:val="0000FF"/>
                        <w:spacing w:val="-9"/>
                        <w:w w:val="110"/>
                        <w:position w:val="2"/>
                        <w:sz w:val="4"/>
                      </w:rPr>
                      <w:t>●</w:t>
                    </w:r>
                  </w:p>
                </w:txbxContent>
              </v:textbox>
            </v:shape>
            <v:shape id="Text Box 860" o:spid="_x0000_s1307" type="#_x0000_t202" style="position:absolute;left:1294;top:1449;width:236;height: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218" w:lineRule="auto"/>
                      <w:rPr>
                        <w:rFonts w:ascii="Wingdings" w:hAnsi="Wingdings"/>
                        <w:sz w:val="4"/>
                      </w:rPr>
                    </w:pPr>
                    <w:r>
                      <w:rPr>
                        <w:rFonts w:ascii="Wingdings" w:hAnsi="Wingdings"/>
                        <w:color w:val="0000FF"/>
                        <w:spacing w:val="-10"/>
                        <w:w w:val="110"/>
                        <w:position w:val="-2"/>
                        <w:sz w:val="4"/>
                      </w:rPr>
                      <w:t>●</w:t>
                    </w:r>
                    <w:r>
                      <w:rPr>
                        <w:rFonts w:ascii="Wingdings" w:hAnsi="Wingdings"/>
                        <w:color w:val="0000FF"/>
                        <w:spacing w:val="-10"/>
                        <w:w w:val="110"/>
                        <w:position w:val="-1"/>
                        <w:sz w:val="4"/>
                      </w:rPr>
                      <w:t>●</w:t>
                    </w:r>
                    <w:r>
                      <w:rPr>
                        <w:rFonts w:ascii="Wingdings" w:hAnsi="Wingdings"/>
                        <w:color w:val="0000FF"/>
                        <w:spacing w:val="-10"/>
                        <w:w w:val="110"/>
                        <w:sz w:val="4"/>
                      </w:rPr>
                      <w:t>●●●</w:t>
                    </w:r>
                    <w:r>
                      <w:rPr>
                        <w:rFonts w:ascii="Wingdings" w:hAnsi="Wingdings"/>
                        <w:color w:val="0000FF"/>
                        <w:spacing w:val="-10"/>
                        <w:w w:val="110"/>
                        <w:position w:val="1"/>
                        <w:sz w:val="4"/>
                      </w:rPr>
                      <w:t>●</w:t>
                    </w:r>
                  </w:p>
                </w:txbxContent>
              </v:textbox>
            </v:shape>
            <v:shape id="Text Box 861" o:spid="_x0000_s1308" type="#_x0000_t202" style="position:absolute;left:1055;top:1495;width:270;height: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iP3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" filled="f" stroked="f">
              <o:lock v:ext="edit" rotation="t" aspectratio="t" verticies="t" text="t" shapetype="t"/>
              <v:textbox inset="0,0,0,0">
                <w:txbxContent>
                  <w:p w:rsidR="00F75F9A" w:rsidRDefault="00F75F9A">
                    <w:pPr>
                      <w:spacing w:before="6"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3"/>
                        <w:sz w:val="4"/>
                      </w:rPr>
                      <w:t>●</w:t>
                    </w:r>
                    <w:r>
                      <w:rPr>
                        <w:rFonts w:ascii="Wingdings" w:hAnsi="Wingdings"/>
                        <w:color w:val="0000FF"/>
                        <w:spacing w:val="-10"/>
                        <w:w w:val="110"/>
                        <w:position w:val="4"/>
                        <w:sz w:val="4"/>
                      </w:rPr>
                      <w:t>●</w:t>
                    </w:r>
                  </w:p>
                </w:txbxContent>
              </v:textbox>
            </v:shape>
            <v:shape id="Text Box 862" o:spid="_x0000_s1309" type="#_x0000_t202" style="position:absolute;left:817;top:1547;width:270;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r>
                      <w:rPr>
                        <w:rFonts w:ascii="Wingdings" w:hAnsi="Wingdings"/>
                        <w:color w:val="0000FF"/>
                        <w:spacing w:val="-10"/>
                        <w:w w:val="110"/>
                        <w:position w:val="4"/>
                        <w:sz w:val="4"/>
                      </w:rPr>
                      <w:t>●●</w:t>
                    </w:r>
                  </w:p>
                </w:txbxContent>
              </v:textbox>
            </v:shape>
            <v:shape id="Text Box 863" o:spid="_x0000_s1310" type="#_x0000_t202" style="position:absolute;left:748;top:1596;width:99;height: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237" w:lineRule="auto"/>
                      <w:rPr>
                        <w:rFonts w:ascii="Wingdings" w:hAnsi="Wingdings"/>
                        <w:sz w:val="4"/>
                      </w:rPr>
                    </w:pPr>
                    <w:r>
                      <w:rPr>
                        <w:rFonts w:ascii="Wingdings" w:hAnsi="Wingdings"/>
                        <w:color w:val="0000FF"/>
                        <w:w w:val="110"/>
                        <w:position w:val="-1"/>
                        <w:sz w:val="4"/>
                      </w:rPr>
                      <w:t>●</w:t>
                    </w:r>
                    <w:r>
                      <w:rPr>
                        <w:rFonts w:ascii="Wingdings" w:hAnsi="Wingdings"/>
                        <w:color w:val="0000FF"/>
                        <w:w w:val="110"/>
                        <w:sz w:val="4"/>
                      </w:rPr>
                      <w:t>●</w:t>
                    </w:r>
                  </w:p>
                </w:txbxContent>
              </v:textbox>
            </v:shape>
            <v:shape id="Text Box 864" o:spid="_x0000_s1311" type="#_x0000_t202" style="position:absolute;left:442;top:1643;width:338;height: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" filled="f" stroked="f">
              <o:lock v:ext="edit" rotation="t" aspectratio="t" verticies="t" text="t" shapetype="t"/>
              <v:textbox inset="0,0,0,0">
                <w:txbxContent>
                  <w:p w:rsidR="00F75F9A" w:rsidRDefault="00F75F9A">
                    <w:pPr>
                      <w:spacing w:before="6"/>
                      <w:ind w:left="204"/>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p w:rsidR="00F75F9A" w:rsidRDefault="00F75F9A">
                    <w:pPr>
                      <w:ind w:left="68"/>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r>
                      <w:rPr>
                        <w:rFonts w:ascii="Wingdings" w:hAnsi="Wingdings"/>
                        <w:color w:val="0000FF"/>
                        <w:w w:val="110"/>
                        <w:position w:val="2"/>
                        <w:sz w:val="4"/>
                      </w:rPr>
                      <w:t>●</w:t>
                    </w:r>
                  </w:p>
                  <w:p w:rsidR="00F75F9A" w:rsidRDefault="00F75F9A">
                    <w:pPr>
                      <w:spacing w:before="7" w:line="5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txbxContent>
              </v:textbox>
            </v:shape>
            <v:shape id="Text Box 865" o:spid="_x0000_s1312" type="#_x0000_t202" style="position:absolute;left:408;top:1838;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866" o:spid="_x0000_s1313" type="#_x0000_t202" style="position:absolute;left:237;top:1884;width:202;height: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40" w:lineRule="exact"/>
                      <w:ind w:right="18"/>
                      <w:jc w:val="right"/>
                      <w:rPr>
                        <w:rFonts w:ascii="Wingdings" w:hAnsi="Wingdings"/>
                        <w:sz w:val="4"/>
                      </w:rPr>
                    </w:pPr>
                    <w:r>
                      <w:rPr>
                        <w:rFonts w:ascii="Wingdings" w:hAnsi="Wingdings"/>
                        <w:color w:val="0000FF"/>
                        <w:w w:val="111"/>
                        <w:sz w:val="4"/>
                      </w:rPr>
                      <w:t>●</w:t>
                    </w:r>
                  </w:p>
                  <w:p w:rsidR="00F75F9A" w:rsidRDefault="00F75F9A">
                    <w:pPr>
                      <w:spacing w:line="208" w:lineRule="auto"/>
                      <w:ind w:left="68"/>
                      <w:rPr>
                        <w:rFonts w:ascii="Wingdings" w:hAnsi="Wingdings"/>
                        <w:sz w:val="4"/>
                      </w:rPr>
                    </w:pPr>
                    <w:r>
                      <w:rPr>
                        <w:rFonts w:ascii="Wingdings" w:hAnsi="Wingdings"/>
                        <w:color w:val="0000FF"/>
                        <w:w w:val="110"/>
                        <w:position w:val="-1"/>
                        <w:sz w:val="4"/>
                      </w:rPr>
                      <w:t>●</w:t>
                    </w:r>
                    <w:r>
                      <w:rPr>
                        <w:rFonts w:ascii="Wingdings" w:hAnsi="Wingdings"/>
                        <w:color w:val="0000FF"/>
                        <w:w w:val="110"/>
                        <w:sz w:val="4"/>
                      </w:rPr>
                      <w:t>●</w:t>
                    </w:r>
                  </w:p>
                  <w:p w:rsidR="00F75F9A" w:rsidRDefault="00F75F9A">
                    <w:pPr>
                      <w:spacing w:line="42" w:lineRule="exact"/>
                      <w:ind w:left="34"/>
                      <w:rPr>
                        <w:rFonts w:ascii="Wingdings" w:hAnsi="Wingdings"/>
                        <w:sz w:val="4"/>
                      </w:rPr>
                    </w:pPr>
                    <w:r>
                      <w:rPr>
                        <w:rFonts w:ascii="Wingdings" w:hAnsi="Wingdings"/>
                        <w:color w:val="0000FF"/>
                        <w:w w:val="111"/>
                        <w:sz w:val="4"/>
                      </w:rPr>
                      <w:t>●</w:t>
                    </w:r>
                  </w:p>
                  <w:p w:rsidR="00F75F9A" w:rsidRDefault="00F75F9A">
                    <w:pPr>
                      <w:spacing w:before="21" w:line="42" w:lineRule="exact"/>
                      <w:rPr>
                        <w:rFonts w:ascii="Wingdings" w:hAnsi="Wingdings"/>
                        <w:sz w:val="4"/>
                      </w:rPr>
                    </w:pPr>
                    <w:r>
                      <w:rPr>
                        <w:rFonts w:ascii="Wingdings" w:hAnsi="Wingdings"/>
                        <w:color w:val="0000FF"/>
                        <w:w w:val="111"/>
                        <w:sz w:val="4"/>
                      </w:rPr>
                      <w:t>●</w:t>
                    </w:r>
                  </w:p>
                </w:txbxContent>
              </v:textbox>
            </v:shape>
            <v:shape id="Text Box 867" o:spid="_x0000_s1314" type="#_x0000_t202" style="position:absolute;left:203;top:2243;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" filled="f" stroked="f">
              <o:lock v:ext="edit" rotation="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w10:anchorlock/>
          </v:group>
        </w:pict>
      </w:r>
      <w:r w:rsidR="00F75F9A">
        <w:rPr>
          <w:rFonts w:ascii="Helvetica"/>
          <w:sz w:val="20"/>
        </w:rPr>
        <w:tab/>
      </w:r>
      <w:r>
        <w:rPr>
          <w:noProof/>
        </w:rPr>
      </w:r>
      <w:r>
        <w:pict w14:anchorId="51BA7EFD">
          <v:group id="Group 700" o:spid="_x0000_s1147" style="width:186.8pt;height:135.7pt;mso-position-horizontal-relative:char;mso-position-vertical-relative:line" coordsize="3736,2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">
            <o:lock v:ext="edit" rotation="t" aspectratio="t"/>
            <v:line id="Line 701" o:spid="_x0000_s1148" style="position:absolute;visibility:visible;mso-wrap-style:square" from="528,2627" to="3596,26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" strokeweight=".19108mm">
              <v:path arrowok="f"/>
              <o:lock v:ext="edit" rotation="t" aspectratio="t" verticies="t"/>
            </v:line>
            <v:line id="Line 702" o:spid="_x0000_s1149" style="position:absolute;visibility:visible;mso-wrap-style:square" from="528,2627" to="528,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" strokeweight=".19108mm">
              <v:path arrowok="f"/>
              <o:lock v:ext="edit" rotation="t" aspectratio="t" verticies="t"/>
            </v:line>
            <v:line id="Line 703" o:spid="_x0000_s1150" style="position:absolute;visibility:visible;mso-wrap-style:square" from="1142,2627" to="1142,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" strokeweight=".19108mm">
              <v:path arrowok="f"/>
              <o:lock v:ext="edit" rotation="t" aspectratio="t" verticies="t"/>
            </v:line>
            <v:line id="Line 704" o:spid="_x0000_s1151" style="position:absolute;visibility:visible;mso-wrap-style:square" from="1755,2627" to="1755,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" strokeweight=".19108mm">
              <v:path arrowok="f"/>
              <o:lock v:ext="edit" rotation="t" aspectratio="t" verticies="t"/>
            </v:line>
            <v:line id="Line 705" o:spid="_x0000_s1152" style="position:absolute;visibility:visible;mso-wrap-style:square" from="2369,2627" to="2369,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" strokeweight=".19108mm">
              <v:path arrowok="f"/>
              <o:lock v:ext="edit" rotation="t" aspectratio="t" verticies="t"/>
            </v:line>
            <v:line id="Line 706" o:spid="_x0000_s1153" style="position:absolute;visibility:visible;mso-wrap-style:square" from="2982,2627" to="2982,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" strokeweight=".19108mm">
              <v:path arrowok="f"/>
              <o:lock v:ext="edit" rotation="t" aspectratio="t" verticies="t"/>
            </v:line>
            <v:line id="Line 707" o:spid="_x0000_s1154" style="position:absolute;visibility:visible;mso-wrap-style:square" from="3596,2627" to="3596,2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" strokeweight=".19108mm">
              <v:path arrowok="f"/>
              <o:lock v:ext="edit" rotation="t" aspectratio="t" verticies="t"/>
            </v:line>
            <v:line id="Line 708" o:spid="_x0000_s1155" style="position:absolute;visibility:visible;mso-wrap-style:square" from="86,2530" to="86,2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" strokeweight=".19108mm">
              <v:path arrowok="f"/>
              <o:lock v:ext="edit" rotation="t" aspectratio="t" verticies="t"/>
            </v:line>
            <v:line id="Line 709" o:spid="_x0000_s1156" style="position:absolute;visibility:visible;mso-wrap-style:square" from="86,2530" to="86,2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" strokeweight=".19108mm">
              <v:path arrowok="f"/>
              <o:lock v:ext="edit" rotation="t" aspectratio="t" verticies="t"/>
            </v:line>
            <v:line id="Line 710" o:spid="_x0000_s1157" style="position:absolute;visibility:visible;mso-wrap-style:square" from="86,1923" to="86,19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" strokeweight=".19108mm">
              <v:path arrowok="f"/>
              <o:lock v:ext="edit" rotation="t" aspectratio="t" verticies="t"/>
            </v:line>
            <v:line id="Line 711" o:spid="_x0000_s1158" style="position:absolute;visibility:visible;mso-wrap-style:square" from="86,1316" to="86,13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" strokeweight=".19108mm">
              <v:path arrowok="f"/>
              <o:lock v:ext="edit" rotation="t" aspectratio="t" verticies="t"/>
            </v:line>
            <v:line id="Line 712" o:spid="_x0000_s1159" style="position:absolute;visibility:visible;mso-wrap-style:square" from="86,709" to="86,7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" strokeweight=".19108mm">
              <v:path arrowok="f"/>
              <o:lock v:ext="edit" rotation="t" aspectratio="t" verticies="t"/>
            </v:line>
            <v:line id="Line 713" o:spid="_x0000_s1160" style="position:absolute;visibility:visible;mso-wrap-style:square" from="86,102" to="86,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" strokeweight=".19108mm">
              <v:path arrowok="f"/>
              <o:lock v:ext="edit" rotation="t" aspectratio="t" verticies="t"/>
            </v:line>
            <v:rect id="Rectangle 714" o:spid="_x0000_s1161" style="position:absolute;left:86;top:5;width:3645;height:26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" filled="f" strokeweight=".19108mm">
              <o:lock v:ext="edit" rotation="t" aspectratio="t" verticies="t" text="t" shapetype="t"/>
            </v:rect>
            <v:shape id="Freeform 715" o:spid="_x0000_s1162" style="position:absolute;left:221;top:123;width:3375;height:2262;visibility:visible;mso-wrap-style:square;v-text-anchor:top" coordsize="3375,22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" path="m,l307,402,614,785r307,498l1227,1769r307,404l1841,2262r307,-144l2454,1721r307,-473l3068,798,3375,355e" filled="f" strokecolor="#7f7f7f" strokeweight=".19108mm">
              <v:stroke dashstyle="dash"/>
              <v:path o:connecttype="custom" o:connectlocs="0,123;307,525;614,908;921,1406;1227,1892;1534,2296;1841,2385;2148,2241;2454,1844;2761,1371;3068,921;3375,478" o:connectangles="0,0,0,0,0,0,0,0,0,0,0,0"/>
              <o:lock v:ext="edit" rotation="t" aspectratio="t" verticies="t" text="t" shapetype="t"/>
            </v:shape>
            <v:shape id="Freeform 716" o:spid="_x0000_s1163" style="position:absolute;left:221;top:72;width:3375;height:2190;visibility:visible;mso-wrap-style:square;v-text-anchor:top" coordsize="3375,2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" path="m,l307,375,614,756r307,481l1227,1711r307,376l1841,2190r307,-157l2454,1662r307,-461l3068,760,3375,327e" filled="f" strokecolor="#7f7f7f" strokeweight=".19108mm">
              <v:stroke dashstyle="dash"/>
              <v:path o:connecttype="custom" o:connectlocs="0,72;307,447;614,828;921,1309;1227,1783;1534,2159;1841,2262;2148,2105;2454,1734;2761,1273;3068,832;3375,399" o:connectangles="0,0,0,0,0,0,0,0,0,0,0,0"/>
              <o:lock v:ext="edit" rotation="t" aspectratio="t" verticies="t" text="t" shapetype="t"/>
            </v:shape>
            <v:shape id="Text Box 717" o:spid="_x0000_s1164" type="#_x0000_t202" style="position:absolute;left:192;top:63;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18" o:spid="_x0000_s1165" type="#_x0000_t202" style="position:absolute;left:499;top:439;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19" o:spid="_x0000_s1166" type="#_x0000_t202" style="position:absolute;left:3567;top:439;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TOO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l4mY/h9FN+AXD0AAAD//wMAUEsBAi0AFAAGAAgAAAAhANvh9svuAAAAhQEAABMAAAAA&#13;&#10;AAAAAAAAAAAAAAAAAFtDb250ZW50X1R5cGVzXS54bWxQSwECLQAUAAYACAAAACEAWvQsW78AAAAV&#13;&#10;AQAACwAAAAAAAAAAAAAAAAAfAQAAX3JlbHMvLnJlbHNQSwECLQAUAAYACAAAACEAZCUzjs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0" o:spid="_x0000_s1167" type="#_x0000_t202" style="position:absolute;left:806;top:853;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1" o:spid="_x0000_s1168" type="#_x0000_t202" style="position:absolute;left:3260;top:853;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2" o:spid="_x0000_s1169" type="#_x0000_t202" style="position:absolute;left:1113;top:130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Kv6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3" o:spid="_x0000_s1170" type="#_x0000_t202" style="position:absolute;left:2953;top:130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4" o:spid="_x0000_s1171" type="#_x0000_t202" style="position:absolute;left:1419;top:1758;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5" o:spid="_x0000_s1172" type="#_x0000_t202" style="position:absolute;left:2646;top:1758;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6" o:spid="_x0000_s1173" type="#_x0000_t202" style="position:absolute;left:1726;top:214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7" o:spid="_x0000_s1174" type="#_x0000_t202" style="position:absolute;left:2340;top:214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728" o:spid="_x0000_s1175" type="#_x0000_t202" style="position:absolute;left:2033;top:230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" filled="f" stroked="f">
              <o:lock v:ext="edit" rotation="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w10:anchorlock/>
          </v:group>
        </w:pict>
      </w:r>
    </w:p>
    <w:p w:rsidR="00194060" w:rsidRDefault="00194060">
      <w:pPr>
        <w:rPr>
          <w:rFonts w:ascii="Helvetica"/>
          <w:sz w:val="20"/>
        </w:rPr>
        <w:sectPr w:rsidR="00194060">
          <w:pgSz w:w="12240" w:h="15840"/>
          <w:pgMar w:top="1460" w:right="0" w:bottom="1600" w:left="1320" w:header="0" w:footer="1404" w:gutter="0"/>
          <w:cols w:space="720"/>
        </w:sectPr>
      </w:pPr>
    </w:p>
    <w:p w:rsidR="00194060" w:rsidRDefault="007B0340">
      <w:pPr>
        <w:tabs>
          <w:tab w:val="left" w:pos="1911"/>
          <w:tab w:val="left" w:pos="2593"/>
          <w:tab w:val="left" w:pos="3275"/>
          <w:tab w:val="left" w:pos="3956"/>
          <w:tab w:val="left" w:pos="4598"/>
        </w:tabs>
        <w:spacing w:before="51"/>
        <w:ind w:left="1270"/>
        <w:jc w:val="center"/>
        <w:rPr>
          <w:rFonts w:ascii="Helvetica"/>
          <w:sz w:val="14"/>
        </w:rPr>
      </w:pPr>
      <w:r>
        <w:pict>
          <v:shape id="_x0000_s1146" type="#_x0000_t202" alt="" style="position:absolute;left:0;text-align:left;margin-left:108.55pt;margin-top:-19.3pt;width:10.1pt;height:16.3pt;z-index:25166131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hAnsi="Helvetica"/>
                      <w:sz w:val="14"/>
                    </w:rPr>
                  </w:pPr>
                  <w:r>
                    <w:rPr>
                      <w:rFonts w:ascii="Helvetica" w:hAnsi="Helvetica"/>
                      <w:w w:val="105"/>
                      <w:sz w:val="14"/>
                    </w:rPr>
                    <w:t>−1.0</w:t>
                  </w:r>
                </w:p>
              </w:txbxContent>
            </v:textbox>
            <w10:wrap anchorx="page"/>
          </v:shape>
        </w:pict>
      </w:r>
      <w:r>
        <w:pict>
          <v:shape id="_x0000_s1145" type="#_x0000_t202" alt="" style="position:absolute;left:0;text-align:left;margin-left:108.55pt;margin-top:-49.65pt;width:10.1pt;height:16.3pt;z-index:25166233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hAnsi="Helvetica"/>
                      <w:sz w:val="14"/>
                    </w:rPr>
                  </w:pPr>
                  <w:r>
                    <w:rPr>
                      <w:rFonts w:ascii="Helvetica" w:hAnsi="Helvetica"/>
                      <w:w w:val="105"/>
                      <w:sz w:val="14"/>
                    </w:rPr>
                    <w:t>−0.5</w:t>
                  </w:r>
                </w:p>
              </w:txbxContent>
            </v:textbox>
            <w10:wrap anchorx="page"/>
          </v:shape>
        </w:pict>
      </w:r>
      <w:r>
        <w:pict>
          <v:shape id="_x0000_s1144" type="#_x0000_t202" alt="" style="position:absolute;left:0;text-align:left;margin-left:333.95pt;margin-top:-19.3pt;width:10.1pt;height:16.3pt;z-index:25167360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hAnsi="Helvetica"/>
                      <w:sz w:val="14"/>
                    </w:rPr>
                  </w:pPr>
                  <w:r>
                    <w:rPr>
                      <w:rFonts w:ascii="Helvetica" w:hAnsi="Helvetica"/>
                      <w:w w:val="105"/>
                      <w:sz w:val="14"/>
                    </w:rPr>
                    <w:t>−1.0</w:t>
                  </w:r>
                </w:p>
              </w:txbxContent>
            </v:textbox>
            <w10:wrap anchorx="page"/>
          </v:shape>
        </w:pict>
      </w:r>
      <w:r>
        <w:pict>
          <v:shape id="_x0000_s1143" type="#_x0000_t202" alt="" style="position:absolute;left:0;text-align:left;margin-left:333.95pt;margin-top:-49.65pt;width:10.1pt;height:16.3pt;z-index:25167462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hAnsi="Helvetica"/>
                      <w:sz w:val="14"/>
                    </w:rPr>
                  </w:pPr>
                  <w:r>
                    <w:rPr>
                      <w:rFonts w:ascii="Helvetica" w:hAnsi="Helvetica"/>
                      <w:w w:val="105"/>
                      <w:sz w:val="14"/>
                    </w:rPr>
                    <w:t>−0.5</w:t>
                  </w:r>
                </w:p>
              </w:txbxContent>
            </v:textbox>
            <w10:wrap anchorx="page"/>
          </v:shape>
        </w:pict>
      </w:r>
      <w:r w:rsidR="00F75F9A">
        <w:rPr>
          <w:rFonts w:ascii="Helvetica"/>
          <w:w w:val="105"/>
          <w:sz w:val="14"/>
        </w:rPr>
        <w:t>0</w:t>
      </w:r>
      <w:r w:rsidR="00F75F9A">
        <w:rPr>
          <w:rFonts w:ascii="Helvetica"/>
          <w:w w:val="105"/>
          <w:sz w:val="14"/>
        </w:rPr>
        <w:tab/>
        <w:t>20</w:t>
      </w:r>
      <w:r w:rsidR="00F75F9A">
        <w:rPr>
          <w:rFonts w:ascii="Helvetica"/>
          <w:w w:val="105"/>
          <w:sz w:val="14"/>
        </w:rPr>
        <w:tab/>
        <w:t>40</w:t>
      </w:r>
      <w:r w:rsidR="00F75F9A">
        <w:rPr>
          <w:rFonts w:ascii="Helvetica"/>
          <w:w w:val="105"/>
          <w:sz w:val="14"/>
        </w:rPr>
        <w:tab/>
        <w:t>60</w:t>
      </w:r>
      <w:r w:rsidR="00F75F9A">
        <w:rPr>
          <w:rFonts w:ascii="Helvetica"/>
          <w:w w:val="105"/>
          <w:sz w:val="14"/>
        </w:rPr>
        <w:tab/>
        <w:t>80</w:t>
      </w:r>
      <w:r w:rsidR="00F75F9A">
        <w:rPr>
          <w:rFonts w:ascii="Helvetica"/>
          <w:w w:val="105"/>
          <w:sz w:val="14"/>
        </w:rPr>
        <w:tab/>
      </w:r>
      <w:r w:rsidR="00F75F9A">
        <w:rPr>
          <w:rFonts w:ascii="Helvetica"/>
          <w:spacing w:val="-7"/>
          <w:w w:val="105"/>
          <w:sz w:val="14"/>
        </w:rPr>
        <w:t>100</w:t>
      </w:r>
    </w:p>
    <w:p w:rsidR="00194060" w:rsidRDefault="00194060">
      <w:pPr>
        <w:pStyle w:val="BodyText"/>
        <w:spacing w:before="4"/>
        <w:rPr>
          <w:rFonts w:ascii="Helvetica"/>
          <w:sz w:val="15"/>
        </w:rPr>
      </w:pPr>
    </w:p>
    <w:p w:rsidR="00194060" w:rsidRDefault="007B0340">
      <w:pPr>
        <w:ind w:left="1223"/>
        <w:jc w:val="center"/>
        <w:rPr>
          <w:rFonts w:ascii="Helvetica"/>
          <w:sz w:val="14"/>
        </w:rPr>
      </w:pPr>
      <w:r>
        <w:rPr>
          <w:noProof/>
        </w:rPr>
        <w:pict w14:anchorId="17C71AC6">
          <v:group id="Group 666" o:spid="_x0000_s1113" style="position:absolute;left:0;text-align:left;margin-left:122.15pt;margin-top:16.75pt;width:186.85pt;height:135.7pt;z-index:251652096;mso-position-horizontal-relative:page" coordorigin="2443,335" coordsize="3737,2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">
            <o:lock v:ext="edit" aspectratio="t"/>
            <v:line id="Line 667" o:spid="_x0000_s1114" style="position:absolute;visibility:visible;mso-wrap-style:square" from="2664,2826" to="2664,28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" strokecolor="#7f7f7f" strokeweight=".15286mm">
              <v:path arrowok="f"/>
              <o:lock v:ext="edit" aspectratio="t" verticies="t"/>
            </v:line>
            <v:shape id="AutoShape 668" o:spid="_x0000_s1115" style="position:absolute;left:1338;top:6179;width:5166;height:3750;visibility:visible;mso-wrap-style:square;v-text-anchor:top" coordsize="5166,3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" path="m1291,-3218r3409,m1291,-3218r,86m1973,-3218r,86m2655,-3218r,86m3336,-3218r,86m4018,-3218r,86m4700,-3218r,86m1191,-3452r,-2065m1191,-3452r-87,m1191,-3968r-87,m1191,-4484r-87,m1191,-5001r-87,m1191,-5517r-87,m1191,-3218r3644,l4835,-5840r-3644,l1191,-3218e" filled="f" strokeweight=".19108mm">
              <v:path o:connecttype="custom" o:connectlocs="1291,2962;4700,2962;1291,2962;1291,3048;1973,2962;1973,3048;2655,2962;2655,3048;3336,2962;3336,3048;4018,2962;4018,3048;4700,2962;4700,3048;1191,2728;1191,663;1191,2728;1104,2728;1191,2212;1104,2212;1191,1696;1104,1696;1191,1179;1104,1179;1191,663;1104,663;1191,2962;4835,2962;4835,340;1191,340;1191,2962" o:connectangles="0,0,0,0,0,0,0,0,0,0,0,0,0,0,0,0,0,0,0,0,0,0,0,0,0,0,0,0,0,0,0"/>
              <o:lock v:ext="edit" aspectratio="t" verticies="t" text="t" shapetype="t"/>
            </v:shape>
            <v:shape id="AutoShape 669" o:spid="_x0000_s1116" style="position:absolute;left:1692;top:6881;width:4625;height:2643;visibility:visible;mso-wrap-style:square;v-text-anchor:top" coordsize="4625,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" path="m1007,-4126r,-149m1041,-4166r,-148m1075,-4173r,-165m1109,-4166r,-163m1143,-4253r,-207m1177,-4202r,-191m1211,-4220r,-166m1245,-4217r,-190m1279,-4254r,-156m1313,-4256r,-178m1347,-4283r,-183m1382,-4272r,-233m1416,-4370r,-235m1450,-4384r,-216m1484,-4269r,-188m1518,-4328r,-185m1552,-4396r,-185m1586,-4310r,-189m1620,-4384r,-199m1654,-4339r,-199m1688,-4322r,-212m1722,-4340r,-203m1756,-4394r,-226m1790,-4385r,-187m1825,-4458r,-199m1859,-4407r,-192m1893,-4337r,-178m1927,-4443r,-191m1961,-4453r,-197m1995,-4350r,-237m2029,-4359r,-192m2063,-4346r,-205m2097,-4510r,-235m2131,-4517r,-195m2165,-4434r,-225m2200,-4445r,-208m2234,-4354r,-211m2268,-4441r,-243m2302,-4417r,-208m2336,-4508r,-212m2370,-4459r,-196m2404,-4443r,-208m2438,-4496r,-225m2472,-4490r,-210m2506,-4567r,-231m2540,-4524r,-200m2574,-4540r,-224m2608,-4522r,-236m2643,-4611r,-253m2677,-4576r,-236m2711,-4493r,-211m2745,-4633r,-220m2779,-4527r,-213m2813,-4510r,-236m2847,-4602r,-202m2881,-4544r,-235m2915,-4603r,-243m2949,-4654r,-230m2983,-4502r,-219m3018,-4604r,-220m3052,-4590r,-240m3086,-4655r,-215m3120,-4684r,-242m3154,-4687r,-261m3188,-4644r,-244m3222,-4714r,-221m3256,-4692r,-257m3290,-4650r,-223m3324,-4817r,-262m3358,-4731r,-239m3392,-4707r,-297m3426,-4682r,-267m3461,-4800r,-241m3495,-4865r,-265m3529,-4800r,-226m3563,-4926r,-256m3597,-4809r,-281m3631,-4870r,-301m3665,-4846r,-245m3699,-4816r,-264m3733,-4866r,-295m3767,-4941r,-257m3801,-4794r,-268m3836,-4953r,-286m3870,-4867r,-276m3904,-4835r,-277m3938,-5008r,-254m3972,-4919r,-269m4006,-4933r,-297m4040,-4926r,-286m4074,-4945r,-252m4108,-5019r,-289m4142,-4958r,-275m4176,-4996r,-281m4210,-5068r,-284m4244,-5124r,-319m4279,-5133r,-335m4313,-5388r,-369m4347,-5650r,-385e" filled="f" strokecolor="#7f7f7f" strokeweight=".15286mm">
              <v:path o:connecttype="custom" o:connectlocs="1041,2568;1109,2553;1177,2489;1245,2475;1313,2448;1382,2377;1450,2282;1518,2369;1586,2383;1654,2344;1722,2339;1790,2310;1859,2283;1927,2248;1995,2295;2063,2331;2131,2170;2200,2229;2268,2198;2336,2162;2404,2231;2472,2182;2540,2158;2608,2124;2677,2070;2745,2029;2813,2136;2881,2103;2949,1998;3018,2058;3086,2012;3154,1934;3222,1947;3290,2009;3358,1912;3426,1933;3495,1752;3563,1700;3631,1711;3699,1802;3767,1684;3836,1643;3904,1770;3972,1694;4040,1670;4108,1574;4176,1605;4244,1439;4313,1125" o:connectangles="0,0,0,0,0,0,0,0,0,0,0,0,0,0,0,0,0,0,0,0,0,0,0,0,0,0,0,0,0,0,0,0,0,0,0,0,0,0,0,0,0,0,0,0,0,0,0,0,0"/>
              <o:lock v:ext="edit" aspectratio="t" verticies="t" text="t" shapetype="t"/>
            </v:shape>
            <v:shape id="Text Box 670" o:spid="_x0000_s1117" type="#_x0000_t202" style="position:absolute;left:6020;top:1006;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1BvyQAAAOEAAAAPAAAAZHJzL2Rvd25yZXYueG1sRI9Ba8JA&#13;&#10;FITvhf6H5RW81U1bCB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3jdQb8kAAADh&#13;&#10;AAAADwAAAAAAAAAAAAAAAAAHAgAAZHJzL2Rvd25yZXYueG1sUEsFBgAAAAADAAMAtwAAAP0CAAAA&#13;&#10;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71" o:spid="_x0000_s1118" type="#_x0000_t202" style="position:absolute;left:5986;top:1184;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sgb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Ud7IG8kAAADh&#13;&#10;AAAADwAAAAAAAAAAAAAAAAAHAgAAZHJzL2Rvd25yZXYueG1sUEsFBgAAAAADAAMAtwAAAP0CAAAA&#13;&#10;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72" o:spid="_x0000_s1119" type="#_x0000_t202" style="position:absolute;left:5816;top:1457;width:202;height: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2A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PpJtgMkAAADh&#13;&#10;AAAADwAAAAAAAAAAAAAAAAAHAgAAZHJzL2Rvd25yZXYueG1sUEsFBgAAAAADAAMAtwAAAP0CAAAA&#13;&#10;AA==&#13;&#10;" filled="f" stroked="f">
              <o:lock v:ext="edit" aspectratio="t" verticies="t" text="t" shapetype="t"/>
              <v:textbox inset="0,0,0,0">
                <w:txbxContent>
                  <w:p w:rsidR="00F75F9A" w:rsidRDefault="00F75F9A">
                    <w:pPr>
                      <w:spacing w:before="2"/>
                      <w:ind w:right="18"/>
                      <w:jc w:val="right"/>
                      <w:rPr>
                        <w:rFonts w:ascii="Wingdings" w:hAnsi="Wingdings"/>
                        <w:sz w:val="4"/>
                      </w:rPr>
                    </w:pPr>
                    <w:r>
                      <w:rPr>
                        <w:rFonts w:ascii="Wingdings" w:hAnsi="Wingdings"/>
                        <w:color w:val="0000FF"/>
                        <w:w w:val="111"/>
                        <w:sz w:val="4"/>
                      </w:rPr>
                      <w:t>●</w:t>
                    </w:r>
                  </w:p>
                  <w:p w:rsidR="00F75F9A" w:rsidRDefault="00F75F9A">
                    <w:pPr>
                      <w:spacing w:before="9"/>
                      <w:ind w:left="48"/>
                      <w:jc w:val="center"/>
                      <w:rPr>
                        <w:rFonts w:ascii="Wingdings" w:hAnsi="Wingdings"/>
                        <w:sz w:val="4"/>
                      </w:rPr>
                    </w:pPr>
                    <w:r>
                      <w:rPr>
                        <w:rFonts w:ascii="Wingdings" w:hAnsi="Wingdings"/>
                        <w:color w:val="0000FF"/>
                        <w:w w:val="111"/>
                        <w:sz w:val="4"/>
                      </w:rPr>
                      <w:t>●</w:t>
                    </w:r>
                  </w:p>
                  <w:p w:rsidR="00F75F9A" w:rsidRDefault="00F75F9A">
                    <w:pPr>
                      <w:spacing w:before="17"/>
                      <w:ind w:right="18"/>
                      <w:jc w:val="center"/>
                      <w:rPr>
                        <w:rFonts w:ascii="Wingdings" w:hAnsi="Wingdings"/>
                        <w:sz w:val="4"/>
                      </w:rPr>
                    </w:pPr>
                    <w:r>
                      <w:rPr>
                        <w:rFonts w:ascii="Wingdings" w:hAnsi="Wingdings"/>
                        <w:color w:val="0000FF"/>
                        <w:w w:val="111"/>
                        <w:sz w:val="4"/>
                      </w:rPr>
                      <w:t>●</w:t>
                    </w:r>
                  </w:p>
                  <w:p w:rsidR="00F75F9A" w:rsidRDefault="00F75F9A">
                    <w:pPr>
                      <w:spacing w:before="17" w:line="62" w:lineRule="exact"/>
                      <w:ind w:right="120"/>
                      <w:jc w:val="center"/>
                      <w:rPr>
                        <w:rFonts w:ascii="Wingdings" w:hAnsi="Wingdings"/>
                        <w:sz w:val="4"/>
                      </w:rPr>
                    </w:pPr>
                    <w:r>
                      <w:rPr>
                        <w:rFonts w:ascii="Wingdings" w:hAnsi="Wingdings"/>
                        <w:color w:val="0000FF"/>
                        <w:spacing w:val="-6"/>
                        <w:w w:val="110"/>
                        <w:sz w:val="4"/>
                      </w:rPr>
                      <w:t>●</w:t>
                    </w:r>
                    <w:r>
                      <w:rPr>
                        <w:rFonts w:ascii="Wingdings" w:hAnsi="Wingdings"/>
                        <w:color w:val="0000FF"/>
                        <w:spacing w:val="-6"/>
                        <w:w w:val="110"/>
                        <w:position w:val="2"/>
                        <w:sz w:val="4"/>
                      </w:rPr>
                      <w:t>●</w:t>
                    </w:r>
                  </w:p>
                </w:txbxContent>
              </v:textbox>
            </v:shape>
            <v:shape id="Text Box 673" o:spid="_x0000_s1120" type="#_x0000_t202" style="position:absolute;left:5782;top:1698;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74" o:spid="_x0000_s1121" type="#_x0000_t202" style="position:absolute;left:5680;top:1725;width:133;height: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" filled="f" stroked="f">
              <o:lock v:ext="edit" aspectratio="t" verticies="t" text="t" shapetype="t"/>
              <v:textbox inset="0,0,0,0">
                <w:txbxContent>
                  <w:p w:rsidR="00F75F9A" w:rsidRDefault="00F75F9A">
                    <w:pPr>
                      <w:spacing w:before="1" w:line="7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r>
                      <w:rPr>
                        <w:rFonts w:ascii="Wingdings" w:hAnsi="Wingdings"/>
                        <w:color w:val="0000FF"/>
                        <w:w w:val="110"/>
                        <w:position w:val="3"/>
                        <w:sz w:val="4"/>
                      </w:rPr>
                      <w:t>●</w:t>
                    </w:r>
                  </w:p>
                </w:txbxContent>
              </v:textbox>
            </v:shape>
            <v:shape id="Text Box 675" o:spid="_x0000_s1122" type="#_x0000_t202" style="position:absolute;left:5441;top:1797;width:270;height: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" filled="f" stroked="f">
              <o:lock v:ext="edit" aspectratio="t" verticies="t" text="t" shapetype="t"/>
              <v:textbox inset="0,0,0,0">
                <w:txbxContent>
                  <w:p w:rsidR="00F75F9A" w:rsidRDefault="00F75F9A">
                    <w:pPr>
                      <w:spacing w:before="7" w:line="7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2"/>
                        <w:sz w:val="4"/>
                      </w:rPr>
                      <w:t>●●</w:t>
                    </w:r>
                    <w:r>
                      <w:rPr>
                        <w:rFonts w:ascii="Wingdings" w:hAnsi="Wingdings"/>
                        <w:color w:val="0000FF"/>
                        <w:spacing w:val="-10"/>
                        <w:w w:val="110"/>
                        <w:position w:val="3"/>
                        <w:sz w:val="4"/>
                      </w:rPr>
                      <w:t>●●●</w:t>
                    </w:r>
                  </w:p>
                </w:txbxContent>
              </v:textbox>
            </v:shape>
            <v:shape id="Text Box 676" o:spid="_x0000_s1123" type="#_x0000_t202" style="position:absolute;left:5168;top:1903;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77" o:spid="_x0000_s1124" type="#_x0000_t202" style="position:absolute;left:5202;top:1854;width:270;height: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" filled="f" stroked="f">
              <o:lock v:ext="edit" aspectratio="t" verticies="t" text="t" shapetype="t"/>
              <v:textbox inset="0,0,0,0">
                <w:txbxContent>
                  <w:p w:rsidR="00F75F9A" w:rsidRDefault="00F75F9A">
                    <w:pPr>
                      <w:spacing w:before="4"/>
                      <w:rPr>
                        <w:rFonts w:ascii="Wingdings" w:hAnsi="Wingdings"/>
                        <w:sz w:val="4"/>
                      </w:rPr>
                    </w:pPr>
                    <w:r>
                      <w:rPr>
                        <w:rFonts w:ascii="Wingdings" w:hAnsi="Wingdings"/>
                        <w:color w:val="0000FF"/>
                        <w:spacing w:val="-10"/>
                        <w:w w:val="110"/>
                        <w:position w:val="-1"/>
                        <w:sz w:val="4"/>
                      </w:rPr>
                      <w:t>●</w:t>
                    </w: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p>
                </w:txbxContent>
              </v:textbox>
            </v:shape>
            <v:shape id="Text Box 678" o:spid="_x0000_s1125" type="#_x0000_t202" style="position:absolute;left:5100;top:1934;width:99;height: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" filled="f" stroked="f">
              <o:lock v:ext="edit" aspectratio="t" verticies="t" text="t" shapetype="t"/>
              <v:textbox inset="0,0,0,0">
                <w:txbxContent>
                  <w:p w:rsidR="00F75F9A" w:rsidRDefault="00F75F9A">
                    <w:pPr>
                      <w:spacing w:line="5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txbxContent>
              </v:textbox>
            </v:shape>
            <v:shape id="Text Box 679" o:spid="_x0000_s1126" type="#_x0000_t202" style="position:absolute;left:5066;top:1964;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mMp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nQ8gvuj+Abk7AYAAP//AwBQSwECLQAUAAYACAAAACEA2+H2y+4AAACFAQAAEwAAAAAA&#13;&#10;AAAAAAAAAAAAAAAAW0NvbnRlbnRfVHlwZXNdLnhtbFBLAQItABQABgAIAAAAIQBa9CxbvwAAABUB&#13;&#10;AAALAAAAAAAAAAAAAAAAAB8BAABfcmVscy8ucmVsc1BLAQItABQABgAIAAAAIQA0omMpyAAAAOEA&#13;&#10;AAAPAAAAAAAAAAAAAAAAAAcCAABkcnMvZG93bnJldi54bWxQSwUGAAAAAAMAAwC3AAAA/AIAAA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80" o:spid="_x0000_s1127" type="#_x0000_t202" style="position:absolute;left:4794;top:1989;width:304;height: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sayyQAAAOEAAAAPAAAAZHJzL2Rvd25yZXYueG1sRI9Pa8JA&#13;&#10;FMTvhX6H5Qm91Y0t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W+7GsskAAADh&#13;&#10;AAAADwAAAAAAAAAAAAAAAAAHAgAAZHJzL2Rvd25yZXYueG1sUEsFBgAAAAADAAMAtwAAAP0CAAAA&#13;&#10;AA==&#13;&#10;" filled="f" stroked="f">
              <o:lock v:ext="edit" aspectratio="t" verticies="t" text="t" shapetype="t"/>
              <v:textbox inset="0,0,0,0">
                <w:txbxContent>
                  <w:p w:rsidR="00F75F9A" w:rsidRDefault="00F75F9A">
                    <w:pPr>
                      <w:spacing w:before="5"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r>
                      <w:rPr>
                        <w:rFonts w:ascii="Wingdings" w:hAnsi="Wingdings"/>
                        <w:color w:val="0000FF"/>
                        <w:spacing w:val="-10"/>
                        <w:w w:val="110"/>
                        <w:position w:val="4"/>
                        <w:sz w:val="4"/>
                      </w:rPr>
                      <w:t>●●</w:t>
                    </w:r>
                  </w:p>
                </w:txbxContent>
              </v:textbox>
            </v:shape>
            <v:shape id="Text Box 681" o:spid="_x0000_s1128" type="#_x0000_t202" style="position:absolute;left:4759;top:2038;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17GyQAAAOEAAAAPAAAAZHJzL2Rvd25yZXYueG1sRI9Pa8JA&#13;&#10;FMTvhX6H5Qm91Y2l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1AdexskAAADh&#13;&#10;AAAADwAAAAAAAAAAAAAAAAAHAgAAZHJzL2Rvd25yZXYueG1sUEsFBgAAAAADAAMAtwAAAP0CAAAA&#13;&#10;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82" o:spid="_x0000_s1129" type="#_x0000_t202" style="position:absolute;left:4725;top:2088;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dyQAAAOEAAAAPAAAAZHJzL2Rvd25yZXYueG1sRI9Pa8JA&#13;&#10;FMTvhX6H5Qm91Y2FBo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u0v7XckAAADh&#13;&#10;AAAADwAAAAAAAAAAAAAAAAAHAgAAZHJzL2Rvd25yZXYueG1sUEsFBgAAAAADAAMAtwAAAP0CAAAA&#13;&#10;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83" o:spid="_x0000_s1130" type="#_x0000_t202" style="position:absolute;left:4487;top:2118;width:270;height: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WUqyAAAAOE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" filled="f" stroked="f">
              <o:lock v:ext="edit" aspectratio="t" verticies="t" text="t" shapetype="t"/>
              <v:textbox inset="0,0,0,0">
                <w:txbxContent>
                  <w:p w:rsidR="00F75F9A" w:rsidRDefault="00F75F9A">
                    <w:pPr>
                      <w:spacing w:line="199" w:lineRule="auto"/>
                      <w:rPr>
                        <w:rFonts w:ascii="Wingdings" w:hAnsi="Wingdings"/>
                        <w:sz w:val="4"/>
                      </w:rPr>
                    </w:pPr>
                    <w:r>
                      <w:rPr>
                        <w:rFonts w:ascii="Wingdings" w:hAnsi="Wingdings"/>
                        <w:color w:val="0000FF"/>
                        <w:spacing w:val="-10"/>
                        <w:w w:val="110"/>
                        <w:position w:val="-2"/>
                        <w:sz w:val="4"/>
                      </w:rPr>
                      <w:t>●</w:t>
                    </w: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p>
                </w:txbxContent>
              </v:textbox>
            </v:shape>
            <v:shape id="Text Box 684" o:spid="_x0000_s1131" type="#_x0000_t202" style="position:absolute;left:4248;top:2217;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85" o:spid="_x0000_s1132" type="#_x0000_t202" style="position:absolute;left:4282;top:2168;width:236;height: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" filled="f" stroked="f">
              <o:lock v:ext="edit" aspectratio="t" verticies="t" text="t" shapetype="t"/>
              <v:textbox inset="0,0,0,0">
                <w:txbxContent>
                  <w:p w:rsidR="00F75F9A" w:rsidRDefault="00F75F9A">
                    <w:pPr>
                      <w:spacing w:before="2" w:line="199" w:lineRule="auto"/>
                      <w:rPr>
                        <w:rFonts w:ascii="Wingdings" w:hAnsi="Wingdings"/>
                        <w:sz w:val="4"/>
                      </w:rPr>
                    </w:pPr>
                    <w:r>
                      <w:rPr>
                        <w:rFonts w:ascii="Wingdings" w:hAnsi="Wingdings"/>
                        <w:color w:val="0000FF"/>
                        <w:spacing w:val="-10"/>
                        <w:w w:val="110"/>
                        <w:position w:val="-2"/>
                        <w:sz w:val="4"/>
                      </w:rPr>
                      <w:t>●</w:t>
                    </w:r>
                    <w:r>
                      <w:rPr>
                        <w:rFonts w:ascii="Wingdings" w:hAnsi="Wingdings"/>
                        <w:color w:val="0000FF"/>
                        <w:spacing w:val="-10"/>
                        <w:w w:val="110"/>
                        <w:position w:val="-1"/>
                        <w:sz w:val="4"/>
                      </w:rPr>
                      <w:t>●</w:t>
                    </w: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p>
                </w:txbxContent>
              </v:textbox>
            </v:shape>
            <v:shape id="Text Box 686" o:spid="_x0000_s1133" type="#_x0000_t202" style="position:absolute;left:3771;top:2289;width:270;height: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" filled="f" stroked="f">
              <o:lock v:ext="edit" aspectratio="t" verticies="t" text="t" shapetype="t"/>
              <v:textbox inset="0,0,0,0">
                <w:txbxContent>
                  <w:p w:rsidR="00F75F9A" w:rsidRDefault="00F75F9A">
                    <w:pPr>
                      <w:spacing w:before="6"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r>
                      <w:rPr>
                        <w:rFonts w:ascii="Wingdings" w:hAnsi="Wingdings"/>
                        <w:color w:val="0000FF"/>
                        <w:spacing w:val="-10"/>
                        <w:w w:val="110"/>
                        <w:position w:val="4"/>
                        <w:sz w:val="4"/>
                      </w:rPr>
                      <w:t>●●</w:t>
                    </w:r>
                  </w:p>
                </w:txbxContent>
              </v:textbox>
            </v:shape>
            <v:shape id="Text Box 687" o:spid="_x0000_s1134" type="#_x0000_t202" style="position:absolute;left:4010;top:2244;width:270;height: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" filled="f" stroked="f">
              <o:lock v:ext="edit" aspectratio="t" verticies="t" text="t" shapetype="t"/>
              <v:textbox inset="0,0,0,0">
                <w:txbxContent>
                  <w:p w:rsidR="00F75F9A" w:rsidRDefault="00F75F9A">
                    <w:pPr>
                      <w:spacing w:before="3" w:line="225" w:lineRule="auto"/>
                      <w:rPr>
                        <w:rFonts w:ascii="Wingdings" w:hAnsi="Wingdings"/>
                        <w:sz w:val="4"/>
                      </w:rPr>
                    </w:pPr>
                    <w:r>
                      <w:rPr>
                        <w:rFonts w:ascii="Wingdings" w:hAnsi="Wingdings"/>
                        <w:color w:val="0000FF"/>
                        <w:spacing w:val="-10"/>
                        <w:w w:val="110"/>
                        <w:position w:val="-2"/>
                        <w:sz w:val="4"/>
                      </w:rPr>
                      <w:t>●●</w:t>
                    </w:r>
                    <w:r>
                      <w:rPr>
                        <w:rFonts w:ascii="Wingdings" w:hAnsi="Wingdings"/>
                        <w:color w:val="0000FF"/>
                        <w:spacing w:val="-10"/>
                        <w:w w:val="110"/>
                        <w:position w:val="-1"/>
                        <w:sz w:val="4"/>
                      </w:rPr>
                      <w:t>●</w:t>
                    </w:r>
                    <w:r>
                      <w:rPr>
                        <w:rFonts w:ascii="Wingdings" w:hAnsi="Wingdings"/>
                        <w:color w:val="0000FF"/>
                        <w:spacing w:val="-10"/>
                        <w:w w:val="110"/>
                        <w:sz w:val="4"/>
                      </w:rPr>
                      <w:t>●●●</w:t>
                    </w:r>
                    <w:r>
                      <w:rPr>
                        <w:rFonts w:ascii="Wingdings" w:hAnsi="Wingdings"/>
                        <w:color w:val="0000FF"/>
                        <w:spacing w:val="-10"/>
                        <w:w w:val="110"/>
                        <w:position w:val="1"/>
                        <w:sz w:val="4"/>
                      </w:rPr>
                      <w:t>●</w:t>
                    </w:r>
                  </w:p>
                </w:txbxContent>
              </v:textbox>
            </v:shape>
            <v:shape id="Text Box 688" o:spid="_x0000_s1135" type="#_x0000_t202" style="position:absolute;left:3430;top:2342;width:372;height: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" filled="f" stroked="f">
              <o:lock v:ext="edit" aspectratio="t" verticies="t" text="t" shapetype="t"/>
              <v:textbox inset="0,0,0,0">
                <w:txbxContent>
                  <w:p w:rsidR="00F75F9A" w:rsidRDefault="00F75F9A">
                    <w:pPr>
                      <w:spacing w:before="4" w:line="82" w:lineRule="exact"/>
                      <w:rPr>
                        <w:rFonts w:ascii="Wingdings" w:hAnsi="Wingdings"/>
                        <w:sz w:val="4"/>
                      </w:rPr>
                    </w:pPr>
                    <w:r>
                      <w:rPr>
                        <w:rFonts w:ascii="Wingdings" w:hAnsi="Wingdings"/>
                        <w:color w:val="0000FF"/>
                        <w:spacing w:val="-10"/>
                        <w:w w:val="110"/>
                        <w:sz w:val="4"/>
                      </w:rPr>
                      <w:t>●●</w:t>
                    </w:r>
                    <w:r>
                      <w:rPr>
                        <w:rFonts w:ascii="Wingdings" w:hAnsi="Wingdings"/>
                        <w:color w:val="0000FF"/>
                        <w:spacing w:val="-10"/>
                        <w:w w:val="110"/>
                        <w:position w:val="1"/>
                        <w:sz w:val="4"/>
                      </w:rPr>
                      <w:t>●●●●</w:t>
                    </w:r>
                    <w:r>
                      <w:rPr>
                        <w:rFonts w:ascii="Wingdings" w:hAnsi="Wingdings"/>
                        <w:color w:val="0000FF"/>
                        <w:spacing w:val="-10"/>
                        <w:w w:val="110"/>
                        <w:position w:val="2"/>
                        <w:sz w:val="4"/>
                      </w:rPr>
                      <w:t>●</w:t>
                    </w:r>
                    <w:r>
                      <w:rPr>
                        <w:rFonts w:ascii="Wingdings" w:hAnsi="Wingdings"/>
                        <w:color w:val="0000FF"/>
                        <w:spacing w:val="-10"/>
                        <w:w w:val="110"/>
                        <w:position w:val="3"/>
                        <w:sz w:val="4"/>
                      </w:rPr>
                      <w:t>●</w:t>
                    </w:r>
                    <w:r>
                      <w:rPr>
                        <w:rFonts w:ascii="Wingdings" w:hAnsi="Wingdings"/>
                        <w:color w:val="0000FF"/>
                        <w:spacing w:val="-10"/>
                        <w:w w:val="110"/>
                        <w:position w:val="4"/>
                        <w:sz w:val="4"/>
                      </w:rPr>
                      <w:t>●●</w:t>
                    </w:r>
                  </w:p>
                </w:txbxContent>
              </v:textbox>
            </v:shape>
            <v:shape id="Text Box 689" o:spid="_x0000_s1136" type="#_x0000_t202" style="position:absolute;left:3192;top:2394;width:270;height: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" filled="f" stroked="f">
              <o:lock v:ext="edit" aspectratio="t" verticies="t" text="t" shapetype="t"/>
              <v:textbox inset="0,0,0,0">
                <w:txbxContent>
                  <w:p w:rsidR="00F75F9A" w:rsidRDefault="00F75F9A">
                    <w:pPr>
                      <w:spacing w:before="2" w:line="208" w:lineRule="auto"/>
                      <w:rPr>
                        <w:rFonts w:ascii="Wingdings" w:hAnsi="Wingdings"/>
                        <w:sz w:val="4"/>
                      </w:rPr>
                    </w:pPr>
                    <w:r>
                      <w:rPr>
                        <w:rFonts w:ascii="Wingdings" w:hAnsi="Wingdings"/>
                        <w:color w:val="0000FF"/>
                        <w:spacing w:val="-10"/>
                        <w:w w:val="110"/>
                        <w:position w:val="-2"/>
                        <w:sz w:val="4"/>
                      </w:rPr>
                      <w:t>●</w:t>
                    </w:r>
                    <w:r>
                      <w:rPr>
                        <w:rFonts w:ascii="Wingdings" w:hAnsi="Wingdings"/>
                        <w:color w:val="0000FF"/>
                        <w:spacing w:val="-10"/>
                        <w:w w:val="110"/>
                        <w:sz w:val="4"/>
                      </w:rPr>
                      <w:t>●●●</w:t>
                    </w:r>
                    <w:r>
                      <w:rPr>
                        <w:rFonts w:ascii="Wingdings" w:hAnsi="Wingdings"/>
                        <w:color w:val="0000FF"/>
                        <w:spacing w:val="-10"/>
                        <w:w w:val="110"/>
                        <w:position w:val="1"/>
                        <w:sz w:val="4"/>
                      </w:rPr>
                      <w:t>●●●</w:t>
                    </w:r>
                  </w:p>
                </w:txbxContent>
              </v:textbox>
            </v:shape>
            <v:shape id="Text Box 690" o:spid="_x0000_s1137" type="#_x0000_t202" style="position:absolute;left:3089;top:2447;width:133;height: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VyoygAAAOEAAAAPAAAAZHJzL2Rvd25yZXYueG1sRI9PS8NA&#13;&#10;FMTvgt9heYI3u6tC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MUFXKjKAAAA&#13;&#10;4QAAAA8AAAAAAAAAAAAAAAAABwIAAGRycy9kb3ducmV2LnhtbFBLBQYAAAAAAwADALcAAAD+AgAA&#13;&#10;AAA=&#13;&#10;" filled="f" stroked="f">
              <o:lock v:ext="edit" aspectratio="t" verticies="t" text="t" shapetype="t"/>
              <v:textbox inset="0,0,0,0">
                <w:txbxContent>
                  <w:p w:rsidR="00F75F9A" w:rsidRDefault="00F75F9A">
                    <w:pPr>
                      <w:spacing w:before="1" w:line="5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txbxContent>
              </v:textbox>
            </v:shape>
            <v:shape id="Text Box 691" o:spid="_x0000_s1138" type="#_x0000_t202" style="position:absolute;left:2953;top:2480;width:168;height: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MTcygAAAOEAAAAPAAAAZHJzL2Rvd25yZXYueG1sRI9PS8NA&#13;&#10;FMTvgt9heYI3u6tI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ErsxNzKAAAA&#13;&#10;4QAAAA8AAAAAAAAAAAAAAAAABwIAAGRycy9kb3ducmV2LnhtbFBLBQYAAAAAAwADALcAAAD+AgAA&#13;&#10;AAA=&#13;&#10;" filled="f" stroked="f">
              <o:lock v:ext="edit" aspectratio="t" verticies="t" text="t" shapetype="t"/>
              <v:textbox inset="0,0,0,0">
                <w:txbxContent>
                  <w:p w:rsidR="00F75F9A" w:rsidRDefault="00F75F9A">
                    <w:pPr>
                      <w:spacing w:line="60" w:lineRule="exact"/>
                      <w:rPr>
                        <w:rFonts w:ascii="Wingdings" w:hAnsi="Wingdings"/>
                        <w:sz w:val="4"/>
                      </w:rPr>
                    </w:pPr>
                    <w:r>
                      <w:rPr>
                        <w:rFonts w:ascii="Wingdings" w:hAnsi="Wingdings"/>
                        <w:color w:val="0000FF"/>
                        <w:spacing w:val="-9"/>
                        <w:w w:val="110"/>
                        <w:sz w:val="4"/>
                      </w:rPr>
                      <w:t>●●</w:t>
                    </w:r>
                    <w:r>
                      <w:rPr>
                        <w:rFonts w:ascii="Wingdings" w:hAnsi="Wingdings"/>
                        <w:color w:val="0000FF"/>
                        <w:spacing w:val="-9"/>
                        <w:w w:val="110"/>
                        <w:position w:val="1"/>
                        <w:sz w:val="4"/>
                      </w:rPr>
                      <w:t>●</w:t>
                    </w:r>
                    <w:r>
                      <w:rPr>
                        <w:rFonts w:ascii="Wingdings" w:hAnsi="Wingdings"/>
                        <w:color w:val="0000FF"/>
                        <w:spacing w:val="-9"/>
                        <w:w w:val="110"/>
                        <w:position w:val="2"/>
                        <w:sz w:val="4"/>
                      </w:rPr>
                      <w:t>●</w:t>
                    </w:r>
                  </w:p>
                </w:txbxContent>
              </v:textbox>
            </v:shape>
            <v:shape id="Text Box 692" o:spid="_x0000_s1139" type="#_x0000_t202" style="position:absolute;left:2885;top:2524;width:99;height: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GFHygAAAOEAAAAPAAAAZHJzL2Rvd25yZXYueG1sRI9PS8NA&#13;&#10;FMTvgt9heYI3u6tg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CWgYUfKAAAA&#13;&#10;4QAAAA8AAAAAAAAAAAAAAAAABwIAAGRycy9kb3ducmV2LnhtbFBLBQYAAAAAAwADALcAAAD+AgAA&#13;&#10;AAA=&#13;&#10;" filled="f" stroked="f">
              <o:lock v:ext="edit" aspectratio="t" verticies="t" text="t" shapetype="t"/>
              <v:textbox inset="0,0,0,0">
                <w:txbxContent>
                  <w:p w:rsidR="00F75F9A" w:rsidRDefault="00F75F9A">
                    <w:pPr>
                      <w:spacing w:line="5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p>
                </w:txbxContent>
              </v:textbox>
            </v:shape>
            <v:shape id="Text Box 693" o:spid="_x0000_s1140" type="#_x0000_t202" style="position:absolute;left:2851;top:2562;width:65;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" filled="f" stroked="f">
              <o:lock v:ext="edit" aspectratio="t" verticies="t" text="t" shapetype="t"/>
              <v:textbox inset="0,0,0,0">
                <w:txbxContent>
                  <w:p w:rsidR="00F75F9A" w:rsidRDefault="00F75F9A">
                    <w:pPr>
                      <w:spacing w:before="2" w:line="42" w:lineRule="exact"/>
                      <w:rPr>
                        <w:rFonts w:ascii="Wingdings" w:hAnsi="Wingdings"/>
                        <w:sz w:val="4"/>
                      </w:rPr>
                    </w:pPr>
                    <w:r>
                      <w:rPr>
                        <w:rFonts w:ascii="Wingdings" w:hAnsi="Wingdings"/>
                        <w:color w:val="0000FF"/>
                        <w:w w:val="111"/>
                        <w:sz w:val="4"/>
                      </w:rPr>
                      <w:t>●</w:t>
                    </w:r>
                  </w:p>
                </w:txbxContent>
              </v:textbox>
            </v:shape>
            <v:shape id="Text Box 694" o:spid="_x0000_s1141" type="#_x0000_t202" style="position:absolute;left:2748;top:2587;width:133;height: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" filled="f" stroked="f">
              <o:lock v:ext="edit" aspectratio="t" verticies="t" text="t" shapetype="t"/>
              <v:textbox inset="0,0,0,0">
                <w:txbxContent>
                  <w:p w:rsidR="00F75F9A" w:rsidRDefault="00F75F9A">
                    <w:pPr>
                      <w:spacing w:before="1" w:line="72" w:lineRule="exact"/>
                      <w:rPr>
                        <w:rFonts w:ascii="Wingdings" w:hAnsi="Wingdings"/>
                        <w:sz w:val="4"/>
                      </w:rPr>
                    </w:pPr>
                    <w:r>
                      <w:rPr>
                        <w:rFonts w:ascii="Wingdings" w:hAnsi="Wingdings"/>
                        <w:color w:val="0000FF"/>
                        <w:w w:val="110"/>
                        <w:sz w:val="4"/>
                      </w:rPr>
                      <w:t>●</w:t>
                    </w:r>
                    <w:r>
                      <w:rPr>
                        <w:rFonts w:ascii="Wingdings" w:hAnsi="Wingdings"/>
                        <w:color w:val="0000FF"/>
                        <w:w w:val="110"/>
                        <w:position w:val="1"/>
                        <w:sz w:val="4"/>
                      </w:rPr>
                      <w:t>●</w:t>
                    </w:r>
                    <w:r>
                      <w:rPr>
                        <w:rFonts w:ascii="Wingdings" w:hAnsi="Wingdings"/>
                        <w:color w:val="0000FF"/>
                        <w:w w:val="110"/>
                        <w:position w:val="3"/>
                        <w:sz w:val="4"/>
                      </w:rPr>
                      <w:t>●</w:t>
                    </w:r>
                  </w:p>
                </w:txbxContent>
              </v:textbox>
            </v:shape>
            <v:shape id="Text Box 695" o:spid="_x0000_s1142" type="#_x0000_t202" style="position:absolute;left:2646;top:2634;width:133;height:1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" filled="f" stroked="f">
              <o:lock v:ext="edit" aspectratio="t" verticies="t" text="t" shapetype="t"/>
              <v:textbox inset="0,0,0,0">
                <w:txbxContent>
                  <w:p w:rsidR="00F75F9A" w:rsidRDefault="00F75F9A">
                    <w:pPr>
                      <w:spacing w:before="2" w:line="38" w:lineRule="exact"/>
                      <w:ind w:left="68"/>
                      <w:rPr>
                        <w:rFonts w:ascii="Wingdings" w:hAnsi="Wingdings"/>
                        <w:sz w:val="4"/>
                      </w:rPr>
                    </w:pPr>
                    <w:r>
                      <w:rPr>
                        <w:rFonts w:ascii="Wingdings" w:hAnsi="Wingdings"/>
                        <w:color w:val="0000FF"/>
                        <w:w w:val="111"/>
                        <w:sz w:val="4"/>
                      </w:rPr>
                      <w:t>●</w:t>
                    </w:r>
                  </w:p>
                  <w:p w:rsidR="00F75F9A" w:rsidRDefault="00F75F9A">
                    <w:pPr>
                      <w:spacing w:line="38" w:lineRule="exact"/>
                      <w:ind w:left="34"/>
                      <w:rPr>
                        <w:rFonts w:ascii="Wingdings" w:hAnsi="Wingdings"/>
                        <w:sz w:val="4"/>
                      </w:rPr>
                    </w:pPr>
                    <w:r>
                      <w:rPr>
                        <w:rFonts w:ascii="Wingdings" w:hAnsi="Wingdings"/>
                        <w:color w:val="0000FF"/>
                        <w:w w:val="111"/>
                        <w:sz w:val="4"/>
                      </w:rPr>
                      <w:t>●</w:t>
                    </w:r>
                  </w:p>
                  <w:p w:rsidR="00F75F9A" w:rsidRDefault="00F75F9A">
                    <w:pPr>
                      <w:spacing w:before="5"/>
                      <w:rPr>
                        <w:sz w:val="3"/>
                      </w:rPr>
                    </w:pPr>
                  </w:p>
                  <w:p w:rsidR="00F75F9A" w:rsidRDefault="00F75F9A">
                    <w:pPr>
                      <w:spacing w:line="42" w:lineRule="exact"/>
                      <w:rPr>
                        <w:rFonts w:ascii="Wingdings" w:hAnsi="Wingdings"/>
                        <w:sz w:val="4"/>
                      </w:rPr>
                    </w:pPr>
                    <w:r>
                      <w:rPr>
                        <w:rFonts w:ascii="Wingdings" w:hAnsi="Wingdings"/>
                        <w:color w:val="0000FF"/>
                        <w:w w:val="111"/>
                        <w:sz w:val="4"/>
                      </w:rPr>
                      <w:t>●</w:t>
                    </w:r>
                  </w:p>
                </w:txbxContent>
              </v:textbox>
            </v:shape>
            <w10:wrap anchorx="page"/>
          </v:group>
        </w:pict>
      </w:r>
      <w:r>
        <w:pict>
          <v:shape id="_x0000_s1112" type="#_x0000_t202" alt="" style="position:absolute;left:0;text-align:left;margin-left:74.45pt;margin-top:57.95pt;width:26.85pt;height:49.2pt;z-index:25165414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5"/>
                    <w:ind w:left="77"/>
                    <w:rPr>
                      <w:rFonts w:ascii="Helvetica"/>
                      <w:sz w:val="17"/>
                    </w:rPr>
                  </w:pPr>
                  <w:r>
                    <w:rPr>
                      <w:rFonts w:ascii="Helvetica"/>
                      <w:sz w:val="17"/>
                    </w:rPr>
                    <w:t>odds scale</w:t>
                  </w:r>
                </w:p>
                <w:p w:rsidR="00F75F9A" w:rsidRDefault="00F75F9A">
                  <w:pPr>
                    <w:spacing w:before="137"/>
                    <w:ind w:left="20"/>
                    <w:rPr>
                      <w:rFonts w:ascii="Helvetica"/>
                      <w:sz w:val="14"/>
                    </w:rPr>
                  </w:pPr>
                  <w:r>
                    <w:rPr>
                      <w:rFonts w:ascii="Helvetica"/>
                      <w:w w:val="105"/>
                      <w:sz w:val="14"/>
                    </w:rPr>
                    <w:t>relative</w:t>
                  </w:r>
                  <w:r>
                    <w:rPr>
                      <w:rFonts w:ascii="Helvetica"/>
                      <w:spacing w:val="-15"/>
                      <w:w w:val="105"/>
                      <w:sz w:val="14"/>
                    </w:rPr>
                    <w:t xml:space="preserve"> </w:t>
                  </w:r>
                  <w:r>
                    <w:rPr>
                      <w:rFonts w:ascii="Helvetica"/>
                      <w:w w:val="105"/>
                      <w:sz w:val="14"/>
                    </w:rPr>
                    <w:t>hazard</w:t>
                  </w:r>
                </w:p>
              </w:txbxContent>
            </v:textbox>
            <w10:wrap anchorx="page"/>
          </v:shape>
        </w:pict>
      </w:r>
      <w:r>
        <w:pict>
          <v:shape id="_x0000_s1111" type="#_x0000_t202" alt="" style="position:absolute;left:0;text-align:left;margin-left:108.55pt;margin-top:52.95pt;width:10.1pt;height:12.05pt;z-index:25165926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2.0</w:t>
                  </w:r>
                </w:p>
              </w:txbxContent>
            </v:textbox>
            <w10:wrap anchorx="page"/>
          </v:shape>
        </w:pict>
      </w:r>
      <w:r>
        <w:pict>
          <v:shape id="_x0000_s1110" type="#_x0000_t202" alt="" style="position:absolute;left:0;text-align:left;margin-left:108.55pt;margin-top:27.1pt;width:10.1pt;height:12.05pt;z-index:25166028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2.5</w:t>
                  </w:r>
                </w:p>
              </w:txbxContent>
            </v:textbox>
            <w10:wrap anchorx="page"/>
          </v:shape>
        </w:pict>
      </w:r>
      <w:r>
        <w:pict>
          <v:shape id="_x0000_s1109" type="#_x0000_t202" alt="" style="position:absolute;left:0;text-align:left;margin-left:316.6pt;margin-top:57.95pt;width:10.1pt;height:49.2pt;z-index:25166745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relative</w:t>
                  </w:r>
                  <w:r>
                    <w:rPr>
                      <w:rFonts w:ascii="Helvetica"/>
                      <w:spacing w:val="-15"/>
                      <w:w w:val="105"/>
                      <w:sz w:val="14"/>
                    </w:rPr>
                    <w:t xml:space="preserve"> </w:t>
                  </w:r>
                  <w:r>
                    <w:rPr>
                      <w:rFonts w:ascii="Helvetica"/>
                      <w:w w:val="105"/>
                      <w:sz w:val="14"/>
                    </w:rPr>
                    <w:t>hazard</w:t>
                  </w:r>
                </w:p>
              </w:txbxContent>
            </v:textbox>
            <w10:wrap anchorx="page"/>
          </v:shape>
        </w:pict>
      </w:r>
      <w:r>
        <w:pict>
          <v:shape id="_x0000_s1108" type="#_x0000_t202" alt="" style="position:absolute;left:0;text-align:left;margin-left:333.95pt;margin-top:54.45pt;width:10.1pt;height:12.05pt;z-index:25167155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2.0</w:t>
                  </w:r>
                </w:p>
              </w:txbxContent>
            </v:textbox>
            <w10:wrap anchorx="page"/>
          </v:shape>
        </w:pict>
      </w:r>
      <w:r>
        <w:pict>
          <v:shape id="_x0000_s1107" type="#_x0000_t202" alt="" style="position:absolute;left:0;text-align:left;margin-left:333.95pt;margin-top:27.95pt;width:10.1pt;height:12.05pt;z-index:25167257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2.5</w:t>
                  </w:r>
                </w:p>
              </w:txbxContent>
            </v:textbox>
            <w10:wrap anchorx="page"/>
          </v:shape>
        </w:pict>
      </w:r>
      <w:r w:rsidR="00F75F9A">
        <w:rPr>
          <w:rFonts w:ascii="Helvetica"/>
          <w:w w:val="105"/>
          <w:sz w:val="14"/>
        </w:rPr>
        <w:t>unit</w:t>
      </w:r>
    </w:p>
    <w:p w:rsidR="00194060" w:rsidRDefault="00F75F9A">
      <w:pPr>
        <w:tabs>
          <w:tab w:val="left" w:pos="1852"/>
          <w:tab w:val="left" w:pos="2466"/>
          <w:tab w:val="left" w:pos="3079"/>
          <w:tab w:val="left" w:pos="3653"/>
          <w:tab w:val="left" w:pos="4266"/>
        </w:tabs>
        <w:spacing w:before="51"/>
        <w:ind w:left="1239"/>
        <w:rPr>
          <w:rFonts w:ascii="Helvetica"/>
          <w:sz w:val="14"/>
        </w:rPr>
      </w:pPr>
      <w:r>
        <w:br w:type="column"/>
      </w:r>
      <w:r>
        <w:rPr>
          <w:rFonts w:ascii="Helvetica"/>
          <w:w w:val="105"/>
          <w:sz w:val="14"/>
        </w:rPr>
        <w:t>2</w:t>
      </w:r>
      <w:r>
        <w:rPr>
          <w:rFonts w:ascii="Helvetica"/>
          <w:w w:val="105"/>
          <w:sz w:val="14"/>
        </w:rPr>
        <w:tab/>
        <w:t>4</w:t>
      </w:r>
      <w:r>
        <w:rPr>
          <w:rFonts w:ascii="Helvetica"/>
          <w:w w:val="105"/>
          <w:sz w:val="14"/>
        </w:rPr>
        <w:tab/>
        <w:t>6</w:t>
      </w:r>
      <w:r>
        <w:rPr>
          <w:rFonts w:ascii="Helvetica"/>
          <w:w w:val="105"/>
          <w:sz w:val="14"/>
        </w:rPr>
        <w:tab/>
        <w:t>8</w:t>
      </w:r>
      <w:r>
        <w:rPr>
          <w:rFonts w:ascii="Helvetica"/>
          <w:w w:val="105"/>
          <w:sz w:val="14"/>
        </w:rPr>
        <w:tab/>
        <w:t>10</w:t>
      </w:r>
      <w:r>
        <w:rPr>
          <w:rFonts w:ascii="Helvetica"/>
          <w:w w:val="105"/>
          <w:sz w:val="14"/>
        </w:rPr>
        <w:tab/>
        <w:t>12</w:t>
      </w:r>
    </w:p>
    <w:p w:rsidR="00194060" w:rsidRDefault="00194060">
      <w:pPr>
        <w:pStyle w:val="BodyText"/>
        <w:spacing w:before="9"/>
        <w:rPr>
          <w:rFonts w:ascii="Helvetica"/>
          <w:sz w:val="12"/>
        </w:rPr>
      </w:pPr>
    </w:p>
    <w:p w:rsidR="00194060" w:rsidRDefault="007B0340">
      <w:pPr>
        <w:spacing w:before="1"/>
        <w:ind w:left="2062" w:right="2781"/>
        <w:jc w:val="center"/>
        <w:rPr>
          <w:rFonts w:ascii="Helvetica" w:hAnsi="Helvetica"/>
          <w:sz w:val="14"/>
        </w:rPr>
      </w:pPr>
      <w:r>
        <w:rPr>
          <w:noProof/>
        </w:rPr>
        <w:pict w14:anchorId="15D2E30D">
          <v:group id="Group 645" o:spid="_x0000_s1092" style="position:absolute;left:0;text-align:left;margin-left:347.55pt;margin-top:18.3pt;width:186.8pt;height:135.7pt;z-index:251653120;mso-position-horizontal-relative:page" coordorigin="6951,366" coordsize="3736,2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">
            <o:lock v:ext="edit" aspectratio="t"/>
            <v:shape id="AutoShape 646" o:spid="_x0000_s1093" style="position:absolute;left:7579;top:6210;width:5166;height:3750;visibility:visible;mso-wrap-style:square;v-text-anchor:top" coordsize="5166,3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" path="m-101,-3217r3067,m-101,-3217r,86m512,-3217r,86m1126,-3217r,86m1739,-3217r,86m2353,-3217r,86m2966,-3217r,86m-543,-3382r,-2117m-543,-3382r-86,m-543,-3911r-86,m-543,-4441r-86,m-543,-4970r-86,m-543,-5499r-86,m-543,-3217r3644,l3101,-5839r-3644,l-543,-3217e" filled="f" strokeweight=".19108mm">
              <v:path o:connecttype="custom" o:connectlocs="-101,2993;2966,2993;-101,2993;-101,3079;512,2993;512,3079;1126,2993;1126,3079;1739,2993;1739,3079;2353,2993;2353,3079;2966,2993;2966,3079;-543,2828;-543,711;-543,2828;-629,2828;-543,2299;-629,2299;-543,1769;-629,1769;-543,1240;-629,1240;-543,711;-629,711;-543,2993;3101,2993;3101,371;-543,371;-543,2993" o:connectangles="0,0,0,0,0,0,0,0,0,0,0,0,0,0,0,0,0,0,0,0,0,0,0,0,0,0,0,0,0,0,0"/>
              <o:lock v:ext="edit" aspectratio="t" verticies="t" text="t" shapetype="t"/>
            </v:shape>
            <v:shape id="AutoShape 647" o:spid="_x0000_s1094" style="position:absolute;left:7886;top:6260;width:4672;height:3478;visibility:visible;mso-wrap-style:square;v-text-anchor:top" coordsize="4672,3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" path="m-714,-5733r307,798l-101,-4385r307,498l513,-3562r307,187l1127,-3342r306,-55l1740,-3589r307,-326l2353,-4370r307,-645m-714,-5854r307,783l-101,-4486r307,518l513,-3624r307,192l1127,-3389r306,-67l1740,-3654r307,-346l2353,-4481r307,-676e" filled="f" strokecolor="#7f7f7f" strokeweight=".19108mm">
              <v:stroke dashstyle="dash"/>
              <v:path o:connecttype="custom" o:connectlocs="-714,528;-407,1326;-101,1876;206,2374;513,2699;820,2886;1127,2919;1433,2864;1740,2672;2047,2346;2353,1891;2660,1246;-714,407;-407,1190;-101,1775;206,2293;513,2637;820,2829;1127,2872;1433,2805;1740,2607;2047,2261;2353,1780;2660,1104" o:connectangles="0,0,0,0,0,0,0,0,0,0,0,0,0,0,0,0,0,0,0,0,0,0,0,0"/>
              <o:lock v:ext="edit" aspectratio="t" verticies="t" text="t" shapetype="t"/>
            </v:shape>
            <v:shape id="Text Box 648" o:spid="_x0000_s1095" type="#_x0000_t202" style="position:absolute;left:7143;top:437;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Y15yAAAAOE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E3H8P8ovgG5+AMAAP//AwBQSwECLQAUAAYACAAAACEA2+H2y+4AAACFAQAAEwAAAAAA&#13;&#10;AAAAAAAAAAAAAAAAW0NvbnRlbnRfVHlwZXNdLnhtbFBLAQItABQABgAIAAAAIQBa9CxbvwAAABUB&#13;&#10;AAALAAAAAAAAAAAAAAAAAB8BAABfcmVscy8ucmVsc1BLAQItABQABgAIAAAAIQDxpY15yAAAAOEA&#13;&#10;AAAPAAAAAAAAAAAAAAAAAAcCAABkcnMvZG93bnJldi54bWxQSwUGAAAAAAMAAwC3AAAA/AIAAA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49" o:spid="_x0000_s1096" type="#_x0000_t202" style="position:absolute;left:7450;top:1206;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0" o:spid="_x0000_s1097" type="#_x0000_t202" style="position:absolute;left:10517;top:1206;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1" o:spid="_x0000_s1098" type="#_x0000_t202" style="position:absolute;left:7757;top:1817;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2" o:spid="_x0000_s1099" type="#_x0000_t202" style="position:absolute;left:10211;top:1817;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3" o:spid="_x0000_s1100" type="#_x0000_t202" style="position:absolute;left:8063;top:228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4" o:spid="_x0000_s1101" type="#_x0000_t202" style="position:absolute;left:9904;top:2281;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5" o:spid="_x0000_s1102" type="#_x0000_t202" style="position:absolute;left:8370;top:2607;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6" o:spid="_x0000_s1103" type="#_x0000_t202" style="position:absolute;left:9597;top:2607;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4F/yAAAAOE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ZpO4P4ovgE5/wcAAP//AwBQSwECLQAUAAYACAAAACEA2+H2y+4AAACFAQAAEwAAAAAA&#13;&#10;AAAAAAAAAAAAAAAAW0NvbnRlbnRfVHlwZXNdLnhtbFBLAQItABQABgAIAAAAIQBa9CxbvwAAABUB&#13;&#10;AAALAAAAAAAAAAAAAAAAAB8BAABfcmVscy8ucmVsc1BLAQItABQABgAIAAAAIQAP04F/yAAAAOEA&#13;&#10;AAAPAAAAAAAAAAAAAAAAAAcCAABkcnMvZG93bnJldi54bWxQSwUGAAAAAAMAAwC3AAAA/AIAAA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7" o:spid="_x0000_s1104" type="#_x0000_t202" style="position:absolute;left:8677;top:2800;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8" o:spid="_x0000_s1105" type="#_x0000_t202" style="position:absolute;left:9290;top:2800;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v:shape id="Text Box 659" o:spid="_x0000_s1106" type="#_x0000_t202" style="position:absolute;left:8984;top:2864;width:92;height: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oXT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" filled="f" stroked="f">
              <o:lock v:ext="edit" aspectratio="t" verticies="t" text="t" shapetype="t"/>
              <v:textbox inset="0,0,0,0">
                <w:txbxContent>
                  <w:p w:rsidR="00F75F9A" w:rsidRDefault="00F75F9A">
                    <w:pPr>
                      <w:spacing w:line="72" w:lineRule="exact"/>
                      <w:rPr>
                        <w:rFonts w:ascii="Wingdings" w:hAnsi="Wingdings"/>
                        <w:sz w:val="7"/>
                      </w:rPr>
                    </w:pPr>
                    <w:r>
                      <w:rPr>
                        <w:rFonts w:ascii="Wingdings" w:hAnsi="Wingdings"/>
                        <w:color w:val="0000FF"/>
                        <w:w w:val="102"/>
                        <w:sz w:val="7"/>
                      </w:rPr>
                      <w:t>●</w:t>
                    </w:r>
                  </w:p>
                </w:txbxContent>
              </v:textbox>
            </v:shape>
            <w10:wrap anchorx="page"/>
          </v:group>
        </w:pict>
      </w:r>
      <w:r w:rsidR="00F75F9A">
        <w:rPr>
          <w:rFonts w:ascii="Symbol" w:hAnsi="Symbol"/>
          <w:w w:val="105"/>
          <w:sz w:val="14"/>
        </w:rPr>
        <w:t></w:t>
      </w:r>
      <w:r w:rsidR="00F75F9A">
        <w:rPr>
          <w:rFonts w:ascii="Symbol" w:hAnsi="Symbol"/>
          <w:w w:val="105"/>
          <w:sz w:val="14"/>
        </w:rPr>
        <w:t></w:t>
      </w:r>
      <w:r w:rsidR="00F75F9A">
        <w:rPr>
          <w:rFonts w:ascii="Helvetica" w:hAnsi="Helvetica"/>
          <w:w w:val="105"/>
          <w:sz w:val="14"/>
        </w:rPr>
        <w:t>(quarter in term)</w:t>
      </w:r>
    </w:p>
    <w:p w:rsidR="00194060" w:rsidRDefault="00194060">
      <w:pPr>
        <w:jc w:val="center"/>
        <w:rPr>
          <w:rFonts w:ascii="Helvetica" w:hAnsi="Helvetica"/>
          <w:sz w:val="14"/>
        </w:rPr>
        <w:sectPr w:rsidR="00194060">
          <w:type w:val="continuous"/>
          <w:pgSz w:w="12240" w:h="15840"/>
          <w:pgMar w:top="1340" w:right="0" w:bottom="1600" w:left="1320" w:header="720" w:footer="720" w:gutter="0"/>
          <w:cols w:num="2" w:space="720" w:equalWidth="0">
            <w:col w:w="4840" w:space="40"/>
            <w:col w:w="6040"/>
          </w:cols>
        </w:sect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rPr>
          <w:rFonts w:ascii="Helvetica"/>
          <w:sz w:val="20"/>
        </w:rPr>
      </w:pPr>
    </w:p>
    <w:p w:rsidR="00194060" w:rsidRDefault="00194060">
      <w:pPr>
        <w:pStyle w:val="BodyText"/>
        <w:spacing w:before="9"/>
        <w:rPr>
          <w:rFonts w:ascii="Helvetica"/>
          <w:sz w:val="24"/>
        </w:rPr>
      </w:pPr>
    </w:p>
    <w:p w:rsidR="00194060" w:rsidRDefault="00194060">
      <w:pPr>
        <w:rPr>
          <w:rFonts w:ascii="Helvetica"/>
          <w:sz w:val="24"/>
        </w:rPr>
        <w:sectPr w:rsidR="00194060">
          <w:type w:val="continuous"/>
          <w:pgSz w:w="12240" w:h="15840"/>
          <w:pgMar w:top="1340" w:right="0" w:bottom="1600" w:left="1320" w:header="720" w:footer="720" w:gutter="0"/>
          <w:cols w:space="720"/>
        </w:sectPr>
      </w:pPr>
    </w:p>
    <w:p w:rsidR="00194060" w:rsidRDefault="007B0340">
      <w:pPr>
        <w:tabs>
          <w:tab w:val="left" w:pos="1911"/>
          <w:tab w:val="left" w:pos="2593"/>
          <w:tab w:val="left" w:pos="3275"/>
          <w:tab w:val="left" w:pos="3956"/>
          <w:tab w:val="left" w:pos="4598"/>
        </w:tabs>
        <w:spacing w:before="98"/>
        <w:ind w:left="1270"/>
        <w:jc w:val="center"/>
        <w:rPr>
          <w:rFonts w:ascii="Helvetica"/>
          <w:sz w:val="14"/>
        </w:rPr>
      </w:pPr>
      <w:r>
        <w:pict>
          <v:shape id="_x0000_s1091" type="#_x0000_t202" alt="" style="position:absolute;left:0;text-align:left;margin-left:108.55pt;margin-top:-21.7pt;width:10.1pt;height:12.05pt;z-index:251656192;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0.5</w:t>
                  </w:r>
                </w:p>
              </w:txbxContent>
            </v:textbox>
            <w10:wrap anchorx="page"/>
          </v:shape>
        </w:pict>
      </w:r>
      <w:r>
        <w:pict>
          <v:shape id="_x0000_s1090" type="#_x0000_t202" alt="" style="position:absolute;left:0;text-align:left;margin-left:108.55pt;margin-top:-47.5pt;width:10.1pt;height:12.05pt;z-index:251657216;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1.0</w:t>
                  </w:r>
                </w:p>
              </w:txbxContent>
            </v:textbox>
            <w10:wrap anchorx="page"/>
          </v:shape>
        </w:pict>
      </w:r>
      <w:r>
        <w:pict>
          <v:shape id="_x0000_s1089" type="#_x0000_t202" alt="" style="position:absolute;left:0;text-align:left;margin-left:108.55pt;margin-top:-73.3pt;width:10.1pt;height:12.05pt;z-index:25165824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1.5</w:t>
                  </w:r>
                </w:p>
              </w:txbxContent>
            </v:textbox>
            <w10:wrap anchorx="page"/>
          </v:shape>
        </w:pict>
      </w:r>
      <w:r>
        <w:pict>
          <v:shape id="_x0000_s1088" type="#_x0000_t202" alt="" style="position:absolute;left:0;text-align:left;margin-left:333.95pt;margin-top:-18.2pt;width:10.1pt;height:12.05pt;z-index:251668480;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0.5</w:t>
                  </w:r>
                </w:p>
              </w:txbxContent>
            </v:textbox>
            <w10:wrap anchorx="page"/>
          </v:shape>
        </w:pict>
      </w:r>
      <w:r>
        <w:pict>
          <v:shape id="_x0000_s1087" type="#_x0000_t202" alt="" style="position:absolute;left:0;text-align:left;margin-left:333.95pt;margin-top:-44.7pt;width:10.1pt;height:12.05pt;z-index:251669504;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1.0</w:t>
                  </w:r>
                </w:p>
              </w:txbxContent>
            </v:textbox>
            <w10:wrap anchorx="page"/>
          </v:shape>
        </w:pict>
      </w:r>
      <w:r>
        <w:pict>
          <v:shape id="_x0000_s1086" type="#_x0000_t202" alt="" style="position:absolute;left:0;text-align:left;margin-left:333.95pt;margin-top:-71.15pt;width:10.1pt;height:12.05pt;z-index:251670528;mso-wrap-style:square;mso-wrap-edited:f;mso-width-percent:0;mso-height-percent:0;mso-position-horizontal-relative:page;mso-width-percent:0;mso-height-percent:0;v-text-anchor:top" filled="f" stroked="f">
            <v:textbox style="layout-flow:vertical;mso-layout-flow-alt:bottom-to-top" inset="0,0,0,0">
              <w:txbxContent>
                <w:p w:rsidR="00F75F9A" w:rsidRDefault="00F75F9A">
                  <w:pPr>
                    <w:spacing w:before="17"/>
                    <w:ind w:left="20"/>
                    <w:rPr>
                      <w:rFonts w:ascii="Helvetica"/>
                      <w:sz w:val="14"/>
                    </w:rPr>
                  </w:pPr>
                  <w:r>
                    <w:rPr>
                      <w:rFonts w:ascii="Helvetica"/>
                      <w:w w:val="105"/>
                      <w:sz w:val="14"/>
                    </w:rPr>
                    <w:t>1.5</w:t>
                  </w:r>
                </w:p>
              </w:txbxContent>
            </v:textbox>
            <w10:wrap anchorx="page"/>
          </v:shape>
        </w:pict>
      </w:r>
      <w:r w:rsidR="00F75F9A">
        <w:rPr>
          <w:rFonts w:ascii="Helvetica"/>
          <w:w w:val="105"/>
          <w:sz w:val="14"/>
        </w:rPr>
        <w:t>0</w:t>
      </w:r>
      <w:r w:rsidR="00F75F9A">
        <w:rPr>
          <w:rFonts w:ascii="Helvetica"/>
          <w:w w:val="105"/>
          <w:sz w:val="14"/>
        </w:rPr>
        <w:tab/>
        <w:t>20</w:t>
      </w:r>
      <w:r w:rsidR="00F75F9A">
        <w:rPr>
          <w:rFonts w:ascii="Helvetica"/>
          <w:w w:val="105"/>
          <w:sz w:val="14"/>
        </w:rPr>
        <w:tab/>
        <w:t>40</w:t>
      </w:r>
      <w:r w:rsidR="00F75F9A">
        <w:rPr>
          <w:rFonts w:ascii="Helvetica"/>
          <w:w w:val="105"/>
          <w:sz w:val="14"/>
        </w:rPr>
        <w:tab/>
        <w:t>60</w:t>
      </w:r>
      <w:r w:rsidR="00F75F9A">
        <w:rPr>
          <w:rFonts w:ascii="Helvetica"/>
          <w:w w:val="105"/>
          <w:sz w:val="14"/>
        </w:rPr>
        <w:tab/>
        <w:t>80</w:t>
      </w:r>
      <w:r w:rsidR="00F75F9A">
        <w:rPr>
          <w:rFonts w:ascii="Helvetica"/>
          <w:w w:val="105"/>
          <w:sz w:val="14"/>
        </w:rPr>
        <w:tab/>
      </w:r>
      <w:r w:rsidR="00F75F9A">
        <w:rPr>
          <w:rFonts w:ascii="Helvetica"/>
          <w:spacing w:val="-7"/>
          <w:w w:val="105"/>
          <w:sz w:val="14"/>
        </w:rPr>
        <w:t>100</w:t>
      </w:r>
    </w:p>
    <w:p w:rsidR="00194060" w:rsidRDefault="00194060">
      <w:pPr>
        <w:pStyle w:val="BodyText"/>
        <w:spacing w:before="5"/>
        <w:rPr>
          <w:rFonts w:ascii="Helvetica"/>
          <w:sz w:val="15"/>
        </w:rPr>
      </w:pPr>
    </w:p>
    <w:p w:rsidR="00194060" w:rsidRDefault="00F75F9A">
      <w:pPr>
        <w:ind w:left="1223"/>
        <w:jc w:val="center"/>
        <w:rPr>
          <w:rFonts w:ascii="Helvetica"/>
          <w:sz w:val="14"/>
        </w:rPr>
      </w:pPr>
      <w:r>
        <w:rPr>
          <w:rFonts w:ascii="Helvetica"/>
          <w:w w:val="105"/>
          <w:sz w:val="14"/>
        </w:rPr>
        <w:t>unit</w:t>
      </w:r>
    </w:p>
    <w:p w:rsidR="00194060" w:rsidRDefault="00F75F9A">
      <w:pPr>
        <w:tabs>
          <w:tab w:val="left" w:pos="1852"/>
          <w:tab w:val="left" w:pos="2466"/>
          <w:tab w:val="left" w:pos="3079"/>
          <w:tab w:val="left" w:pos="3653"/>
          <w:tab w:val="left" w:pos="4266"/>
        </w:tabs>
        <w:spacing w:before="98"/>
        <w:ind w:left="1239"/>
        <w:rPr>
          <w:rFonts w:ascii="Helvetica"/>
          <w:sz w:val="14"/>
        </w:rPr>
      </w:pPr>
      <w:r>
        <w:br w:type="column"/>
      </w:r>
      <w:r>
        <w:rPr>
          <w:rFonts w:ascii="Helvetica"/>
          <w:w w:val="105"/>
          <w:sz w:val="14"/>
        </w:rPr>
        <w:t>2</w:t>
      </w:r>
      <w:r>
        <w:rPr>
          <w:rFonts w:ascii="Helvetica"/>
          <w:w w:val="105"/>
          <w:sz w:val="14"/>
        </w:rPr>
        <w:tab/>
        <w:t>4</w:t>
      </w:r>
      <w:r>
        <w:rPr>
          <w:rFonts w:ascii="Helvetica"/>
          <w:w w:val="105"/>
          <w:sz w:val="14"/>
        </w:rPr>
        <w:tab/>
        <w:t>6</w:t>
      </w:r>
      <w:r>
        <w:rPr>
          <w:rFonts w:ascii="Helvetica"/>
          <w:w w:val="105"/>
          <w:sz w:val="14"/>
        </w:rPr>
        <w:tab/>
        <w:t>8</w:t>
      </w:r>
      <w:r>
        <w:rPr>
          <w:rFonts w:ascii="Helvetica"/>
          <w:w w:val="105"/>
          <w:sz w:val="14"/>
        </w:rPr>
        <w:tab/>
        <w:t>10</w:t>
      </w:r>
      <w:r>
        <w:rPr>
          <w:rFonts w:ascii="Helvetica"/>
          <w:w w:val="105"/>
          <w:sz w:val="14"/>
        </w:rPr>
        <w:tab/>
        <w:t>12</w:t>
      </w:r>
    </w:p>
    <w:p w:rsidR="00194060" w:rsidRDefault="00194060">
      <w:pPr>
        <w:pStyle w:val="BodyText"/>
        <w:spacing w:before="10"/>
        <w:rPr>
          <w:rFonts w:ascii="Helvetica"/>
          <w:sz w:val="12"/>
        </w:rPr>
      </w:pPr>
    </w:p>
    <w:p w:rsidR="00194060" w:rsidRDefault="00F75F9A">
      <w:pPr>
        <w:ind w:left="2062" w:right="2781"/>
        <w:jc w:val="center"/>
        <w:rPr>
          <w:rFonts w:ascii="Helvetica" w:hAnsi="Helvetica"/>
          <w:sz w:val="14"/>
        </w:rPr>
      </w:pPr>
      <w:r>
        <w:rPr>
          <w:rFonts w:ascii="Symbol" w:hAnsi="Symbol"/>
          <w:w w:val="105"/>
          <w:sz w:val="14"/>
        </w:rPr>
        <w:t></w:t>
      </w:r>
      <w:r>
        <w:rPr>
          <w:rFonts w:ascii="Symbol" w:hAnsi="Symbol"/>
          <w:w w:val="105"/>
          <w:sz w:val="14"/>
        </w:rPr>
        <w:t></w:t>
      </w:r>
      <w:r>
        <w:rPr>
          <w:rFonts w:ascii="Helvetica" w:hAnsi="Helvetica"/>
          <w:w w:val="105"/>
          <w:sz w:val="14"/>
        </w:rPr>
        <w:t>(quarter in term)</w:t>
      </w:r>
    </w:p>
    <w:p w:rsidR="00194060" w:rsidRDefault="00194060">
      <w:pPr>
        <w:jc w:val="center"/>
        <w:rPr>
          <w:rFonts w:ascii="Helvetica" w:hAnsi="Helvetica"/>
          <w:sz w:val="14"/>
        </w:rPr>
        <w:sectPr w:rsidR="00194060">
          <w:type w:val="continuous"/>
          <w:pgSz w:w="12240" w:h="15840"/>
          <w:pgMar w:top="1340" w:right="0" w:bottom="1600" w:left="1320" w:header="720" w:footer="720" w:gutter="0"/>
          <w:cols w:num="2" w:space="720" w:equalWidth="0">
            <w:col w:w="4840" w:space="40"/>
            <w:col w:w="6040"/>
          </w:cols>
        </w:sectPr>
      </w:pPr>
    </w:p>
    <w:p w:rsidR="00194060" w:rsidRDefault="00194060">
      <w:pPr>
        <w:pStyle w:val="BodyText"/>
        <w:spacing w:before="9"/>
        <w:rPr>
          <w:rFonts w:ascii="Helvetica"/>
          <w:sz w:val="11"/>
        </w:rPr>
      </w:pPr>
    </w:p>
    <w:p w:rsidR="00194060" w:rsidRDefault="00F75F9A">
      <w:pPr>
        <w:spacing w:before="66" w:line="249" w:lineRule="auto"/>
        <w:ind w:left="119" w:right="1437"/>
        <w:jc w:val="both"/>
        <w:rPr>
          <w:sz w:val="18"/>
        </w:rPr>
      </w:pPr>
      <w:r>
        <w:rPr>
          <w:b/>
          <w:w w:val="115"/>
          <w:position w:val="2"/>
          <w:sz w:val="18"/>
        </w:rPr>
        <w:t>Figure</w:t>
      </w:r>
      <w:r>
        <w:rPr>
          <w:b/>
          <w:spacing w:val="-12"/>
          <w:w w:val="115"/>
          <w:position w:val="2"/>
          <w:sz w:val="18"/>
        </w:rPr>
        <w:t xml:space="preserve"> </w:t>
      </w:r>
      <w:r>
        <w:rPr>
          <w:b/>
          <w:w w:val="115"/>
          <w:position w:val="2"/>
          <w:sz w:val="18"/>
        </w:rPr>
        <w:t>5:</w:t>
      </w:r>
      <w:r>
        <w:rPr>
          <w:b/>
          <w:spacing w:val="45"/>
          <w:w w:val="115"/>
          <w:position w:val="2"/>
          <w:sz w:val="18"/>
        </w:rPr>
        <w:t xml:space="preserve"> </w:t>
      </w:r>
      <w:r>
        <w:rPr>
          <w:w w:val="115"/>
          <w:position w:val="2"/>
          <w:sz w:val="18"/>
        </w:rPr>
        <w:t>Posterior</w:t>
      </w:r>
      <w:r>
        <w:rPr>
          <w:spacing w:val="-17"/>
          <w:w w:val="115"/>
          <w:position w:val="2"/>
          <w:sz w:val="18"/>
        </w:rPr>
        <w:t xml:space="preserve"> </w:t>
      </w:r>
      <w:r>
        <w:rPr>
          <w:w w:val="115"/>
          <w:position w:val="2"/>
          <w:sz w:val="18"/>
        </w:rPr>
        <w:t>95%</w:t>
      </w:r>
      <w:r>
        <w:rPr>
          <w:spacing w:val="-17"/>
          <w:w w:val="115"/>
          <w:position w:val="2"/>
          <w:sz w:val="18"/>
        </w:rPr>
        <w:t xml:space="preserve"> </w:t>
      </w:r>
      <w:r>
        <w:rPr>
          <w:w w:val="115"/>
          <w:position w:val="2"/>
          <w:sz w:val="18"/>
        </w:rPr>
        <w:t>intervals</w:t>
      </w:r>
      <w:r>
        <w:rPr>
          <w:spacing w:val="-16"/>
          <w:w w:val="115"/>
          <w:position w:val="2"/>
          <w:sz w:val="18"/>
        </w:rPr>
        <w:t xml:space="preserve"> </w:t>
      </w:r>
      <w:r>
        <w:rPr>
          <w:w w:val="115"/>
          <w:position w:val="2"/>
          <w:sz w:val="18"/>
        </w:rPr>
        <w:t>for</w:t>
      </w:r>
      <w:r>
        <w:rPr>
          <w:spacing w:val="-17"/>
          <w:w w:val="115"/>
          <w:position w:val="2"/>
          <w:sz w:val="18"/>
        </w:rPr>
        <w:t xml:space="preserve"> </w:t>
      </w:r>
      <w:r>
        <w:rPr>
          <w:w w:val="115"/>
          <w:position w:val="2"/>
          <w:sz w:val="18"/>
        </w:rPr>
        <w:t>the</w:t>
      </w:r>
      <w:r>
        <w:rPr>
          <w:spacing w:val="-17"/>
          <w:w w:val="115"/>
          <w:position w:val="2"/>
          <w:sz w:val="18"/>
        </w:rPr>
        <w:t xml:space="preserve"> </w:t>
      </w:r>
      <w:r>
        <w:rPr>
          <w:w w:val="115"/>
          <w:position w:val="2"/>
          <w:sz w:val="18"/>
        </w:rPr>
        <w:t>unit</w:t>
      </w:r>
      <w:r>
        <w:rPr>
          <w:spacing w:val="-17"/>
          <w:w w:val="115"/>
          <w:position w:val="2"/>
          <w:sz w:val="18"/>
        </w:rPr>
        <w:t xml:space="preserve"> </w:t>
      </w:r>
      <w:r>
        <w:rPr>
          <w:w w:val="115"/>
          <w:position w:val="2"/>
          <w:sz w:val="18"/>
        </w:rPr>
        <w:t>effects</w:t>
      </w:r>
      <w:r>
        <w:rPr>
          <w:spacing w:val="-17"/>
          <w:w w:val="115"/>
          <w:position w:val="2"/>
          <w:sz w:val="18"/>
        </w:rPr>
        <w:t xml:space="preserve"> </w:t>
      </w:r>
      <w:r>
        <w:rPr>
          <w:i/>
          <w:w w:val="115"/>
          <w:position w:val="2"/>
          <w:sz w:val="18"/>
        </w:rPr>
        <w:t>β</w:t>
      </w:r>
      <w:r>
        <w:rPr>
          <w:rFonts w:ascii="Arial" w:hAnsi="Arial"/>
          <w:w w:val="115"/>
          <w:sz w:val="12"/>
        </w:rPr>
        <w:t>1</w:t>
      </w:r>
      <w:r>
        <w:rPr>
          <w:rFonts w:ascii="Arial" w:hAnsi="Arial"/>
          <w:spacing w:val="3"/>
          <w:w w:val="115"/>
          <w:sz w:val="12"/>
        </w:rPr>
        <w:t xml:space="preserve"> </w:t>
      </w:r>
      <w:r>
        <w:rPr>
          <w:w w:val="115"/>
          <w:position w:val="2"/>
          <w:sz w:val="18"/>
        </w:rPr>
        <w:t>(left)</w:t>
      </w:r>
      <w:r>
        <w:rPr>
          <w:spacing w:val="-16"/>
          <w:w w:val="115"/>
          <w:position w:val="2"/>
          <w:sz w:val="18"/>
        </w:rPr>
        <w:t xml:space="preserve"> </w:t>
      </w:r>
      <w:r>
        <w:rPr>
          <w:w w:val="115"/>
          <w:position w:val="2"/>
          <w:sz w:val="18"/>
        </w:rPr>
        <w:t>and</w:t>
      </w:r>
      <w:r>
        <w:rPr>
          <w:spacing w:val="-17"/>
          <w:w w:val="115"/>
          <w:position w:val="2"/>
          <w:sz w:val="18"/>
        </w:rPr>
        <w:t xml:space="preserve"> </w:t>
      </w:r>
      <w:r>
        <w:rPr>
          <w:w w:val="115"/>
          <w:position w:val="2"/>
          <w:sz w:val="18"/>
        </w:rPr>
        <w:t>the</w:t>
      </w:r>
      <w:r>
        <w:rPr>
          <w:spacing w:val="-17"/>
          <w:w w:val="115"/>
          <w:position w:val="2"/>
          <w:sz w:val="18"/>
        </w:rPr>
        <w:t xml:space="preserve"> </w:t>
      </w:r>
      <w:r>
        <w:rPr>
          <w:w w:val="115"/>
          <w:position w:val="2"/>
          <w:sz w:val="18"/>
        </w:rPr>
        <w:t>term</w:t>
      </w:r>
      <w:r>
        <w:rPr>
          <w:spacing w:val="-17"/>
          <w:w w:val="115"/>
          <w:position w:val="2"/>
          <w:sz w:val="18"/>
        </w:rPr>
        <w:t xml:space="preserve"> </w:t>
      </w:r>
      <w:r>
        <w:rPr>
          <w:w w:val="115"/>
          <w:position w:val="2"/>
          <w:sz w:val="18"/>
        </w:rPr>
        <w:t>effects</w:t>
      </w:r>
      <w:r>
        <w:rPr>
          <w:spacing w:val="-16"/>
          <w:w w:val="115"/>
          <w:position w:val="2"/>
          <w:sz w:val="18"/>
        </w:rPr>
        <w:t xml:space="preserve"> </w:t>
      </w:r>
      <w:r>
        <w:rPr>
          <w:i/>
          <w:w w:val="115"/>
          <w:position w:val="2"/>
          <w:sz w:val="18"/>
        </w:rPr>
        <w:t>β</w:t>
      </w:r>
      <w:r>
        <w:rPr>
          <w:rFonts w:ascii="Arial" w:hAnsi="Arial"/>
          <w:w w:val="115"/>
          <w:sz w:val="12"/>
        </w:rPr>
        <w:t>2</w:t>
      </w:r>
      <w:r>
        <w:rPr>
          <w:rFonts w:ascii="Arial" w:hAnsi="Arial"/>
          <w:spacing w:val="3"/>
          <w:w w:val="115"/>
          <w:sz w:val="12"/>
        </w:rPr>
        <w:t xml:space="preserve"> </w:t>
      </w:r>
      <w:r>
        <w:rPr>
          <w:w w:val="115"/>
          <w:position w:val="2"/>
          <w:sz w:val="18"/>
        </w:rPr>
        <w:t>(right),</w:t>
      </w:r>
      <w:r>
        <w:rPr>
          <w:spacing w:val="-15"/>
          <w:w w:val="115"/>
          <w:position w:val="2"/>
          <w:sz w:val="18"/>
        </w:rPr>
        <w:t xml:space="preserve"> </w:t>
      </w:r>
      <w:r>
        <w:rPr>
          <w:w w:val="115"/>
          <w:position w:val="2"/>
          <w:sz w:val="18"/>
        </w:rPr>
        <w:t>given</w:t>
      </w:r>
      <w:r>
        <w:rPr>
          <w:spacing w:val="-17"/>
          <w:w w:val="115"/>
          <w:position w:val="2"/>
          <w:sz w:val="18"/>
        </w:rPr>
        <w:t xml:space="preserve"> </w:t>
      </w:r>
      <w:r>
        <w:rPr>
          <w:spacing w:val="-3"/>
          <w:w w:val="115"/>
          <w:position w:val="2"/>
          <w:sz w:val="18"/>
        </w:rPr>
        <w:t>by</w:t>
      </w:r>
      <w:r>
        <w:rPr>
          <w:spacing w:val="-17"/>
          <w:w w:val="115"/>
          <w:position w:val="2"/>
          <w:sz w:val="18"/>
        </w:rPr>
        <w:t xml:space="preserve"> </w:t>
      </w:r>
      <w:r>
        <w:rPr>
          <w:w w:val="115"/>
          <w:position w:val="2"/>
          <w:sz w:val="18"/>
        </w:rPr>
        <w:t>the</w:t>
      </w:r>
      <w:r>
        <w:rPr>
          <w:spacing w:val="-17"/>
          <w:w w:val="115"/>
          <w:position w:val="2"/>
          <w:sz w:val="18"/>
        </w:rPr>
        <w:t xml:space="preserve"> </w:t>
      </w:r>
      <w:r>
        <w:rPr>
          <w:w w:val="115"/>
          <w:position w:val="2"/>
          <w:sz w:val="18"/>
        </w:rPr>
        <w:t>gray</w:t>
      </w:r>
      <w:r>
        <w:rPr>
          <w:spacing w:val="-16"/>
          <w:w w:val="115"/>
          <w:position w:val="2"/>
          <w:sz w:val="18"/>
        </w:rPr>
        <w:t xml:space="preserve"> </w:t>
      </w:r>
      <w:r>
        <w:rPr>
          <w:w w:val="115"/>
          <w:position w:val="2"/>
          <w:sz w:val="18"/>
        </w:rPr>
        <w:t xml:space="preserve">lines. </w:t>
      </w:r>
      <w:r>
        <w:rPr>
          <w:w w:val="115"/>
          <w:sz w:val="18"/>
        </w:rPr>
        <w:t>The</w:t>
      </w:r>
      <w:r>
        <w:rPr>
          <w:spacing w:val="-8"/>
          <w:w w:val="115"/>
          <w:sz w:val="18"/>
        </w:rPr>
        <w:t xml:space="preserve"> </w:t>
      </w:r>
      <w:r>
        <w:rPr>
          <w:w w:val="115"/>
          <w:sz w:val="18"/>
        </w:rPr>
        <w:t>actual</w:t>
      </w:r>
      <w:r>
        <w:rPr>
          <w:spacing w:val="-7"/>
          <w:w w:val="115"/>
          <w:sz w:val="18"/>
        </w:rPr>
        <w:t xml:space="preserve"> </w:t>
      </w:r>
      <w:r>
        <w:rPr>
          <w:w w:val="115"/>
          <w:sz w:val="18"/>
        </w:rPr>
        <w:t>effects</w:t>
      </w:r>
      <w:r>
        <w:rPr>
          <w:spacing w:val="-7"/>
          <w:w w:val="115"/>
          <w:sz w:val="18"/>
        </w:rPr>
        <w:t xml:space="preserve"> </w:t>
      </w:r>
      <w:r>
        <w:rPr>
          <w:w w:val="115"/>
          <w:sz w:val="18"/>
        </w:rPr>
        <w:t>used</w:t>
      </w:r>
      <w:r>
        <w:rPr>
          <w:spacing w:val="-7"/>
          <w:w w:val="115"/>
          <w:sz w:val="18"/>
        </w:rPr>
        <w:t xml:space="preserve"> </w:t>
      </w:r>
      <w:r>
        <w:rPr>
          <w:w w:val="115"/>
          <w:sz w:val="18"/>
        </w:rPr>
        <w:t>in</w:t>
      </w:r>
      <w:r>
        <w:rPr>
          <w:spacing w:val="-7"/>
          <w:w w:val="115"/>
          <w:sz w:val="18"/>
        </w:rPr>
        <w:t xml:space="preserve"> </w:t>
      </w:r>
      <w:r>
        <w:rPr>
          <w:w w:val="115"/>
          <w:sz w:val="18"/>
        </w:rPr>
        <w:t>the</w:t>
      </w:r>
      <w:r>
        <w:rPr>
          <w:spacing w:val="-7"/>
          <w:w w:val="115"/>
          <w:sz w:val="18"/>
        </w:rPr>
        <w:t xml:space="preserve"> </w:t>
      </w:r>
      <w:r>
        <w:rPr>
          <w:w w:val="115"/>
          <w:sz w:val="18"/>
        </w:rPr>
        <w:t>ABM</w:t>
      </w:r>
      <w:r>
        <w:rPr>
          <w:spacing w:val="-8"/>
          <w:w w:val="115"/>
          <w:sz w:val="18"/>
        </w:rPr>
        <w:t xml:space="preserve"> </w:t>
      </w:r>
      <w:r>
        <w:rPr>
          <w:w w:val="115"/>
          <w:sz w:val="18"/>
        </w:rPr>
        <w:t>are</w:t>
      </w:r>
      <w:r>
        <w:rPr>
          <w:spacing w:val="-7"/>
          <w:w w:val="115"/>
          <w:sz w:val="18"/>
        </w:rPr>
        <w:t xml:space="preserve"> </w:t>
      </w:r>
      <w:r>
        <w:rPr>
          <w:w w:val="115"/>
          <w:sz w:val="18"/>
        </w:rPr>
        <w:t>given</w:t>
      </w:r>
      <w:r>
        <w:rPr>
          <w:spacing w:val="-7"/>
          <w:w w:val="115"/>
          <w:sz w:val="18"/>
        </w:rPr>
        <w:t xml:space="preserve"> </w:t>
      </w:r>
      <w:r>
        <w:rPr>
          <w:spacing w:val="-3"/>
          <w:w w:val="115"/>
          <w:sz w:val="18"/>
        </w:rPr>
        <w:t>by</w:t>
      </w:r>
      <w:r>
        <w:rPr>
          <w:spacing w:val="-7"/>
          <w:w w:val="115"/>
          <w:sz w:val="18"/>
        </w:rPr>
        <w:t xml:space="preserve"> </w:t>
      </w:r>
      <w:r>
        <w:rPr>
          <w:w w:val="115"/>
          <w:sz w:val="18"/>
        </w:rPr>
        <w:t>the</w:t>
      </w:r>
      <w:r>
        <w:rPr>
          <w:spacing w:val="-7"/>
          <w:w w:val="115"/>
          <w:sz w:val="18"/>
        </w:rPr>
        <w:t xml:space="preserve"> </w:t>
      </w:r>
      <w:r>
        <w:rPr>
          <w:w w:val="115"/>
          <w:sz w:val="18"/>
        </w:rPr>
        <w:t>blue</w:t>
      </w:r>
      <w:r>
        <w:rPr>
          <w:spacing w:val="-7"/>
          <w:w w:val="115"/>
          <w:sz w:val="18"/>
        </w:rPr>
        <w:t xml:space="preserve"> </w:t>
      </w:r>
      <w:r>
        <w:rPr>
          <w:w w:val="115"/>
          <w:sz w:val="18"/>
        </w:rPr>
        <w:t>dots.</w:t>
      </w:r>
      <w:r>
        <w:rPr>
          <w:spacing w:val="8"/>
          <w:w w:val="115"/>
          <w:sz w:val="18"/>
        </w:rPr>
        <w:t xml:space="preserve"> </w:t>
      </w:r>
      <w:r>
        <w:rPr>
          <w:w w:val="115"/>
          <w:sz w:val="18"/>
        </w:rPr>
        <w:t>The</w:t>
      </w:r>
      <w:r>
        <w:rPr>
          <w:spacing w:val="-7"/>
          <w:w w:val="115"/>
          <w:sz w:val="18"/>
        </w:rPr>
        <w:t xml:space="preserve"> </w:t>
      </w:r>
      <w:r>
        <w:rPr>
          <w:w w:val="115"/>
          <w:sz w:val="18"/>
        </w:rPr>
        <w:t>top</w:t>
      </w:r>
      <w:r>
        <w:rPr>
          <w:spacing w:val="-8"/>
          <w:w w:val="115"/>
          <w:sz w:val="18"/>
        </w:rPr>
        <w:t xml:space="preserve"> </w:t>
      </w:r>
      <w:r>
        <w:rPr>
          <w:w w:val="115"/>
          <w:sz w:val="18"/>
        </w:rPr>
        <w:t>row</w:t>
      </w:r>
      <w:r>
        <w:rPr>
          <w:spacing w:val="-7"/>
          <w:w w:val="115"/>
          <w:sz w:val="18"/>
        </w:rPr>
        <w:t xml:space="preserve"> </w:t>
      </w:r>
      <w:r>
        <w:rPr>
          <w:w w:val="115"/>
          <w:sz w:val="18"/>
        </w:rPr>
        <w:t>shows</w:t>
      </w:r>
      <w:r>
        <w:rPr>
          <w:spacing w:val="-7"/>
          <w:w w:val="115"/>
          <w:sz w:val="18"/>
        </w:rPr>
        <w:t xml:space="preserve"> </w:t>
      </w:r>
      <w:r>
        <w:rPr>
          <w:w w:val="115"/>
          <w:sz w:val="18"/>
        </w:rPr>
        <w:t>the</w:t>
      </w:r>
      <w:r>
        <w:rPr>
          <w:spacing w:val="-7"/>
          <w:w w:val="115"/>
          <w:sz w:val="18"/>
        </w:rPr>
        <w:t xml:space="preserve"> </w:t>
      </w:r>
      <w:r>
        <w:rPr>
          <w:w w:val="115"/>
          <w:sz w:val="18"/>
        </w:rPr>
        <w:t>effects</w:t>
      </w:r>
      <w:r>
        <w:rPr>
          <w:spacing w:val="-7"/>
          <w:w w:val="115"/>
          <w:sz w:val="18"/>
        </w:rPr>
        <w:t xml:space="preserve"> </w:t>
      </w:r>
      <w:r>
        <w:rPr>
          <w:w w:val="115"/>
          <w:sz w:val="18"/>
        </w:rPr>
        <w:t>and</w:t>
      </w:r>
      <w:r>
        <w:rPr>
          <w:spacing w:val="-7"/>
          <w:w w:val="115"/>
          <w:sz w:val="18"/>
        </w:rPr>
        <w:t xml:space="preserve"> </w:t>
      </w:r>
      <w:r>
        <w:rPr>
          <w:w w:val="115"/>
          <w:sz w:val="18"/>
        </w:rPr>
        <w:t>their</w:t>
      </w:r>
      <w:r>
        <w:rPr>
          <w:spacing w:val="-7"/>
          <w:w w:val="115"/>
          <w:sz w:val="18"/>
        </w:rPr>
        <w:t xml:space="preserve"> </w:t>
      </w:r>
      <w:r>
        <w:rPr>
          <w:w w:val="115"/>
          <w:sz w:val="18"/>
        </w:rPr>
        <w:t xml:space="preserve">uncertainty </w:t>
      </w:r>
      <w:r>
        <w:rPr>
          <w:w w:val="115"/>
          <w:position w:val="2"/>
          <w:sz w:val="18"/>
        </w:rPr>
        <w:t xml:space="preserve">on the log-odds scale native to the parameters </w:t>
      </w:r>
      <w:r>
        <w:rPr>
          <w:i/>
          <w:w w:val="115"/>
          <w:position w:val="2"/>
          <w:sz w:val="18"/>
        </w:rPr>
        <w:t>β</w:t>
      </w:r>
      <w:r>
        <w:rPr>
          <w:rFonts w:ascii="Arial" w:hAnsi="Arial"/>
          <w:w w:val="115"/>
          <w:sz w:val="12"/>
        </w:rPr>
        <w:t xml:space="preserve">1 </w:t>
      </w:r>
      <w:r>
        <w:rPr>
          <w:w w:val="115"/>
          <w:position w:val="2"/>
          <w:sz w:val="18"/>
        </w:rPr>
        <w:t xml:space="preserve">and </w:t>
      </w:r>
      <w:r>
        <w:rPr>
          <w:i/>
          <w:spacing w:val="3"/>
          <w:w w:val="115"/>
          <w:position w:val="2"/>
          <w:sz w:val="18"/>
        </w:rPr>
        <w:t>β</w:t>
      </w:r>
      <w:r>
        <w:rPr>
          <w:rFonts w:ascii="Arial" w:hAnsi="Arial"/>
          <w:spacing w:val="3"/>
          <w:w w:val="115"/>
          <w:sz w:val="12"/>
        </w:rPr>
        <w:t>2</w:t>
      </w:r>
      <w:r>
        <w:rPr>
          <w:spacing w:val="3"/>
          <w:w w:val="115"/>
          <w:position w:val="2"/>
          <w:sz w:val="18"/>
        </w:rPr>
        <w:t xml:space="preserve">. </w:t>
      </w:r>
      <w:r>
        <w:rPr>
          <w:w w:val="115"/>
          <w:position w:val="2"/>
          <w:sz w:val="18"/>
        </w:rPr>
        <w:t xml:space="preserve">The bottom row shows the same estimates on the odds </w:t>
      </w:r>
      <w:r>
        <w:rPr>
          <w:w w:val="115"/>
          <w:sz w:val="18"/>
        </w:rPr>
        <w:t xml:space="preserve">scale, giving the relative hazard for the </w:t>
      </w:r>
      <w:r>
        <w:rPr>
          <w:spacing w:val="-4"/>
          <w:w w:val="115"/>
          <w:sz w:val="18"/>
        </w:rPr>
        <w:t>two</w:t>
      </w:r>
      <w:r>
        <w:rPr>
          <w:spacing w:val="9"/>
          <w:w w:val="115"/>
          <w:sz w:val="18"/>
        </w:rPr>
        <w:t xml:space="preserve"> </w:t>
      </w:r>
      <w:r>
        <w:rPr>
          <w:w w:val="115"/>
          <w:sz w:val="18"/>
        </w:rPr>
        <w:t>effects.</w:t>
      </w:r>
    </w:p>
    <w:p w:rsidR="00194060" w:rsidRDefault="00194060">
      <w:pPr>
        <w:pStyle w:val="BodyText"/>
        <w:rPr>
          <w:sz w:val="18"/>
        </w:rPr>
      </w:pPr>
    </w:p>
    <w:p w:rsidR="00194060" w:rsidRDefault="00194060">
      <w:pPr>
        <w:pStyle w:val="BodyText"/>
        <w:spacing w:before="4"/>
        <w:rPr>
          <w:sz w:val="19"/>
        </w:rPr>
      </w:pPr>
    </w:p>
    <w:p w:rsidR="00194060" w:rsidRDefault="00F75F9A">
      <w:pPr>
        <w:pStyle w:val="BodyText"/>
        <w:spacing w:before="1" w:line="312" w:lineRule="auto"/>
        <w:ind w:left="119" w:right="1437" w:firstLine="338"/>
        <w:jc w:val="both"/>
      </w:pPr>
      <w:r>
        <w:rPr>
          <w:spacing w:val="-3"/>
          <w:w w:val="105"/>
        </w:rPr>
        <w:t xml:space="preserve">Finally, </w:t>
      </w:r>
      <w:r>
        <w:rPr>
          <w:spacing w:val="-4"/>
          <w:w w:val="105"/>
        </w:rPr>
        <w:t xml:space="preserve">we </w:t>
      </w:r>
      <w:r>
        <w:rPr>
          <w:w w:val="105"/>
        </w:rPr>
        <w:t xml:space="preserve">note that </w:t>
      </w:r>
      <w:r>
        <w:rPr>
          <w:spacing w:val="-4"/>
          <w:w w:val="105"/>
        </w:rPr>
        <w:t xml:space="preserve">we </w:t>
      </w:r>
      <w:r>
        <w:rPr>
          <w:spacing w:val="-3"/>
          <w:w w:val="105"/>
        </w:rPr>
        <w:t xml:space="preserve">have </w:t>
      </w:r>
      <w:r>
        <w:rPr>
          <w:w w:val="105"/>
        </w:rPr>
        <w:t xml:space="preserve">used effects and sample sizes in this stylized analysis that are  meant to match what </w:t>
      </w:r>
      <w:r>
        <w:rPr>
          <w:spacing w:val="-3"/>
          <w:w w:val="105"/>
        </w:rPr>
        <w:t xml:space="preserve">we </w:t>
      </w:r>
      <w:r>
        <w:rPr>
          <w:w w:val="105"/>
        </w:rPr>
        <w:t xml:space="preserve">expect in the actual data sources analyzed in Section 4. Hence the quality  of the estimates produced </w:t>
      </w:r>
      <w:r>
        <w:rPr>
          <w:spacing w:val="-3"/>
          <w:w w:val="105"/>
        </w:rPr>
        <w:t xml:space="preserve">by </w:t>
      </w:r>
      <w:r>
        <w:rPr>
          <w:w w:val="105"/>
        </w:rPr>
        <w:t>this Bayesian hierarchical model suggest this approach should produce useful</w:t>
      </w:r>
      <w:r>
        <w:rPr>
          <w:spacing w:val="18"/>
          <w:w w:val="105"/>
        </w:rPr>
        <w:t xml:space="preserve"> </w:t>
      </w:r>
      <w:r>
        <w:rPr>
          <w:w w:val="105"/>
        </w:rPr>
        <w:t>and</w:t>
      </w:r>
      <w:r>
        <w:rPr>
          <w:spacing w:val="19"/>
          <w:w w:val="105"/>
        </w:rPr>
        <w:t xml:space="preserve"> </w:t>
      </w:r>
      <w:r>
        <w:rPr>
          <w:w w:val="105"/>
        </w:rPr>
        <w:t>accurate</w:t>
      </w:r>
      <w:r>
        <w:rPr>
          <w:spacing w:val="19"/>
          <w:w w:val="105"/>
        </w:rPr>
        <w:t xml:space="preserve"> </w:t>
      </w:r>
      <w:r>
        <w:rPr>
          <w:w w:val="105"/>
        </w:rPr>
        <w:t>estimates</w:t>
      </w:r>
      <w:r>
        <w:rPr>
          <w:spacing w:val="19"/>
          <w:w w:val="105"/>
        </w:rPr>
        <w:t xml:space="preserve"> </w:t>
      </w:r>
      <w:r>
        <w:rPr>
          <w:w w:val="105"/>
        </w:rPr>
        <w:t>when</w:t>
      </w:r>
      <w:r>
        <w:rPr>
          <w:spacing w:val="19"/>
          <w:w w:val="105"/>
        </w:rPr>
        <w:t xml:space="preserve"> </w:t>
      </w:r>
      <w:r>
        <w:rPr>
          <w:w w:val="105"/>
        </w:rPr>
        <w:t>applied</w:t>
      </w:r>
      <w:r>
        <w:rPr>
          <w:spacing w:val="19"/>
          <w:w w:val="105"/>
        </w:rPr>
        <w:t xml:space="preserve"> </w:t>
      </w:r>
      <w:r>
        <w:rPr>
          <w:w w:val="105"/>
        </w:rPr>
        <w:t>to</w:t>
      </w:r>
      <w:r>
        <w:rPr>
          <w:spacing w:val="19"/>
          <w:w w:val="105"/>
        </w:rPr>
        <w:t xml:space="preserve"> </w:t>
      </w:r>
      <w:r>
        <w:rPr>
          <w:w w:val="105"/>
        </w:rPr>
        <w:t>the</w:t>
      </w:r>
      <w:r>
        <w:rPr>
          <w:spacing w:val="20"/>
          <w:w w:val="105"/>
        </w:rPr>
        <w:t xml:space="preserve"> </w:t>
      </w:r>
      <w:r>
        <w:rPr>
          <w:w w:val="105"/>
        </w:rPr>
        <w:t>data</w:t>
      </w:r>
      <w:r>
        <w:rPr>
          <w:spacing w:val="19"/>
          <w:w w:val="105"/>
        </w:rPr>
        <w:t xml:space="preserve"> </w:t>
      </w:r>
      <w:r>
        <w:rPr>
          <w:w w:val="105"/>
        </w:rPr>
        <w:t>collected</w:t>
      </w:r>
      <w:r>
        <w:rPr>
          <w:spacing w:val="18"/>
          <w:w w:val="105"/>
        </w:rPr>
        <w:t xml:space="preserve"> </w:t>
      </w:r>
      <w:r>
        <w:rPr>
          <w:w w:val="105"/>
        </w:rPr>
        <w:t>in</w:t>
      </w:r>
      <w:r>
        <w:rPr>
          <w:spacing w:val="20"/>
          <w:w w:val="105"/>
        </w:rPr>
        <w:t xml:space="preserve"> </w:t>
      </w:r>
      <w:r>
        <w:rPr>
          <w:w w:val="105"/>
        </w:rPr>
        <w:t>the</w:t>
      </w:r>
      <w:r>
        <w:rPr>
          <w:spacing w:val="19"/>
          <w:w w:val="105"/>
        </w:rPr>
        <w:t xml:space="preserve"> </w:t>
      </w:r>
      <w:r>
        <w:rPr>
          <w:w w:val="105"/>
        </w:rPr>
        <w:t>PDE.</w:t>
      </w:r>
    </w:p>
    <w:p w:rsidR="00194060" w:rsidRDefault="00194060">
      <w:pPr>
        <w:spacing w:line="312" w:lineRule="auto"/>
        <w:jc w:val="both"/>
        <w:sectPr w:rsidR="00194060">
          <w:type w:val="continuous"/>
          <w:pgSz w:w="12240" w:h="15840"/>
          <w:pgMar w:top="1340" w:right="0" w:bottom="1600" w:left="1320" w:header="720" w:footer="720" w:gutter="0"/>
          <w:cols w:space="720"/>
        </w:sectPr>
      </w:pPr>
    </w:p>
    <w:p w:rsidR="00194060" w:rsidRDefault="00F75F9A">
      <w:pPr>
        <w:pStyle w:val="Heading1"/>
        <w:numPr>
          <w:ilvl w:val="0"/>
          <w:numId w:val="7"/>
        </w:numPr>
        <w:tabs>
          <w:tab w:val="left" w:pos="604"/>
          <w:tab w:val="left" w:pos="605"/>
        </w:tabs>
        <w:ind w:left="604" w:hanging="484"/>
      </w:pPr>
      <w:bookmarkStart w:id="10" w:name="_TOC_250003"/>
      <w:r>
        <w:rPr>
          <w:w w:val="115"/>
        </w:rPr>
        <w:lastRenderedPageBreak/>
        <w:t>Application</w:t>
      </w:r>
      <w:r>
        <w:rPr>
          <w:spacing w:val="29"/>
          <w:w w:val="115"/>
        </w:rPr>
        <w:t xml:space="preserve"> </w:t>
      </w:r>
      <w:r>
        <w:rPr>
          <w:w w:val="115"/>
        </w:rPr>
        <w:t>to</w:t>
      </w:r>
      <w:r>
        <w:rPr>
          <w:spacing w:val="30"/>
          <w:w w:val="115"/>
        </w:rPr>
        <w:t xml:space="preserve"> </w:t>
      </w:r>
      <w:r>
        <w:rPr>
          <w:w w:val="115"/>
        </w:rPr>
        <w:t>first</w:t>
      </w:r>
      <w:r>
        <w:rPr>
          <w:spacing w:val="29"/>
          <w:w w:val="115"/>
        </w:rPr>
        <w:t xml:space="preserve"> </w:t>
      </w:r>
      <w:r>
        <w:rPr>
          <w:w w:val="115"/>
        </w:rPr>
        <w:t>term</w:t>
      </w:r>
      <w:r>
        <w:rPr>
          <w:spacing w:val="30"/>
          <w:w w:val="115"/>
        </w:rPr>
        <w:t xml:space="preserve"> </w:t>
      </w:r>
      <w:r>
        <w:rPr>
          <w:w w:val="115"/>
        </w:rPr>
        <w:t>attrition</w:t>
      </w:r>
      <w:r>
        <w:rPr>
          <w:spacing w:val="30"/>
          <w:w w:val="115"/>
        </w:rPr>
        <w:t xml:space="preserve"> </w:t>
      </w:r>
      <w:r>
        <w:rPr>
          <w:w w:val="115"/>
        </w:rPr>
        <w:t>of</w:t>
      </w:r>
      <w:r>
        <w:rPr>
          <w:spacing w:val="29"/>
          <w:w w:val="115"/>
        </w:rPr>
        <w:t xml:space="preserve"> </w:t>
      </w:r>
      <w:r>
        <w:rPr>
          <w:w w:val="115"/>
        </w:rPr>
        <w:t>enlisted</w:t>
      </w:r>
      <w:r>
        <w:rPr>
          <w:spacing w:val="30"/>
          <w:w w:val="115"/>
        </w:rPr>
        <w:t xml:space="preserve"> </w:t>
      </w:r>
      <w:bookmarkEnd w:id="10"/>
      <w:r>
        <w:rPr>
          <w:w w:val="115"/>
        </w:rPr>
        <w:t>soldiers</w:t>
      </w:r>
    </w:p>
    <w:p w:rsidR="00194060" w:rsidRDefault="00194060">
      <w:pPr>
        <w:pStyle w:val="BodyText"/>
        <w:spacing w:before="6"/>
        <w:rPr>
          <w:b/>
          <w:sz w:val="23"/>
        </w:rPr>
      </w:pPr>
    </w:p>
    <w:p w:rsidR="00194060" w:rsidRDefault="00F75F9A">
      <w:pPr>
        <w:pStyle w:val="Heading2"/>
        <w:numPr>
          <w:ilvl w:val="1"/>
          <w:numId w:val="6"/>
        </w:numPr>
        <w:tabs>
          <w:tab w:val="left" w:pos="732"/>
          <w:tab w:val="left" w:pos="733"/>
        </w:tabs>
        <w:ind w:hanging="612"/>
      </w:pPr>
      <w:r>
        <w:rPr>
          <w:w w:val="115"/>
        </w:rPr>
        <w:t>Data</w:t>
      </w:r>
      <w:r>
        <w:rPr>
          <w:spacing w:val="19"/>
          <w:w w:val="115"/>
        </w:rPr>
        <w:t xml:space="preserve"> </w:t>
      </w:r>
      <w:r>
        <w:rPr>
          <w:w w:val="115"/>
        </w:rPr>
        <w:t>Sources</w:t>
      </w:r>
    </w:p>
    <w:p w:rsidR="00194060" w:rsidRDefault="00F75F9A">
      <w:pPr>
        <w:pStyle w:val="BodyText"/>
        <w:spacing w:before="212" w:line="312" w:lineRule="auto"/>
        <w:ind w:left="120" w:right="1436"/>
        <w:jc w:val="both"/>
      </w:pPr>
      <w:r>
        <w:rPr>
          <w:spacing w:val="-9"/>
          <w:w w:val="110"/>
        </w:rPr>
        <w:t xml:space="preserve">We </w:t>
      </w:r>
      <w:r>
        <w:rPr>
          <w:w w:val="110"/>
        </w:rPr>
        <w:t xml:space="preserve">identified multiple data sources both internal and external to the PDE that were </w:t>
      </w:r>
      <w:r>
        <w:rPr>
          <w:spacing w:val="-3"/>
          <w:w w:val="110"/>
        </w:rPr>
        <w:t xml:space="preserve">relevant </w:t>
      </w:r>
      <w:r>
        <w:rPr>
          <w:w w:val="110"/>
        </w:rPr>
        <w:t>to the statistical analysis. In particular, three primary data files were identified. These included the Activity</w:t>
      </w:r>
      <w:r>
        <w:rPr>
          <w:spacing w:val="-14"/>
          <w:w w:val="110"/>
        </w:rPr>
        <w:t xml:space="preserve"> </w:t>
      </w:r>
      <w:r>
        <w:rPr>
          <w:w w:val="110"/>
        </w:rPr>
        <w:t>Duty</w:t>
      </w:r>
      <w:r>
        <w:rPr>
          <w:spacing w:val="-13"/>
          <w:w w:val="110"/>
        </w:rPr>
        <w:t xml:space="preserve"> </w:t>
      </w:r>
      <w:r>
        <w:rPr>
          <w:w w:val="110"/>
        </w:rPr>
        <w:t>Military</w:t>
      </w:r>
      <w:r>
        <w:rPr>
          <w:spacing w:val="-13"/>
          <w:w w:val="110"/>
        </w:rPr>
        <w:t xml:space="preserve"> </w:t>
      </w:r>
      <w:r>
        <w:rPr>
          <w:w w:val="110"/>
        </w:rPr>
        <w:t>Personnel</w:t>
      </w:r>
      <w:r>
        <w:rPr>
          <w:spacing w:val="-13"/>
          <w:w w:val="110"/>
        </w:rPr>
        <w:t xml:space="preserve"> </w:t>
      </w:r>
      <w:r>
        <w:rPr>
          <w:w w:val="110"/>
        </w:rPr>
        <w:t>Master,</w:t>
      </w:r>
      <w:r>
        <w:rPr>
          <w:spacing w:val="-12"/>
          <w:w w:val="110"/>
        </w:rPr>
        <w:t xml:space="preserve"> </w:t>
      </w:r>
      <w:r>
        <w:rPr>
          <w:w w:val="110"/>
        </w:rPr>
        <w:t>the</w:t>
      </w:r>
      <w:r>
        <w:rPr>
          <w:spacing w:val="-13"/>
          <w:w w:val="110"/>
        </w:rPr>
        <w:t xml:space="preserve"> </w:t>
      </w:r>
      <w:r>
        <w:rPr>
          <w:w w:val="110"/>
        </w:rPr>
        <w:t>Active</w:t>
      </w:r>
      <w:r>
        <w:rPr>
          <w:spacing w:val="-13"/>
          <w:w w:val="110"/>
        </w:rPr>
        <w:t xml:space="preserve"> </w:t>
      </w:r>
      <w:r>
        <w:rPr>
          <w:w w:val="110"/>
        </w:rPr>
        <w:t>Duty</w:t>
      </w:r>
      <w:r>
        <w:rPr>
          <w:spacing w:val="-13"/>
          <w:w w:val="110"/>
        </w:rPr>
        <w:t xml:space="preserve"> </w:t>
      </w:r>
      <w:r>
        <w:rPr>
          <w:w w:val="110"/>
        </w:rPr>
        <w:t>Military</w:t>
      </w:r>
      <w:r>
        <w:rPr>
          <w:spacing w:val="-13"/>
          <w:w w:val="110"/>
        </w:rPr>
        <w:t xml:space="preserve"> </w:t>
      </w:r>
      <w:r>
        <w:rPr>
          <w:w w:val="110"/>
        </w:rPr>
        <w:t>Personnel</w:t>
      </w:r>
      <w:r>
        <w:rPr>
          <w:spacing w:val="-14"/>
          <w:w w:val="110"/>
        </w:rPr>
        <w:t xml:space="preserve"> </w:t>
      </w:r>
      <w:r>
        <w:rPr>
          <w:w w:val="110"/>
        </w:rPr>
        <w:t>Transaction,</w:t>
      </w:r>
      <w:r>
        <w:rPr>
          <w:spacing w:val="-11"/>
          <w:w w:val="110"/>
        </w:rPr>
        <w:t xml:space="preserve"> </w:t>
      </w:r>
      <w:r>
        <w:rPr>
          <w:w w:val="110"/>
        </w:rPr>
        <w:t>and</w:t>
      </w:r>
      <w:r>
        <w:rPr>
          <w:spacing w:val="-13"/>
          <w:w w:val="110"/>
        </w:rPr>
        <w:t xml:space="preserve"> </w:t>
      </w:r>
      <w:r>
        <w:rPr>
          <w:w w:val="110"/>
        </w:rPr>
        <w:t xml:space="preserve">the Regular Army Analyst. These data sources provided foundational data for the analysis, such as individual data on the enlistees and their characteristics, information prior to entering the Army such as test scores and educational attainment, and transactional information (or events) upon joining the </w:t>
      </w:r>
      <w:r>
        <w:rPr>
          <w:spacing w:val="-5"/>
          <w:w w:val="110"/>
        </w:rPr>
        <w:t xml:space="preserve">Army, </w:t>
      </w:r>
      <w:r>
        <w:rPr>
          <w:w w:val="110"/>
        </w:rPr>
        <w:t xml:space="preserve">including information on promotion progression, duty location, and attrition. Other data sources such as the Digital </w:t>
      </w:r>
      <w:r>
        <w:rPr>
          <w:spacing w:val="-3"/>
          <w:w w:val="110"/>
        </w:rPr>
        <w:t xml:space="preserve">Training </w:t>
      </w:r>
      <w:r>
        <w:rPr>
          <w:w w:val="110"/>
        </w:rPr>
        <w:t>Management System and Interactive Personnel Elective</w:t>
      </w:r>
      <w:r>
        <w:rPr>
          <w:spacing w:val="-17"/>
          <w:w w:val="110"/>
        </w:rPr>
        <w:t xml:space="preserve"> </w:t>
      </w:r>
      <w:r>
        <w:rPr>
          <w:w w:val="110"/>
        </w:rPr>
        <w:t>Records</w:t>
      </w:r>
      <w:r>
        <w:rPr>
          <w:spacing w:val="-17"/>
          <w:w w:val="110"/>
        </w:rPr>
        <w:t xml:space="preserve"> </w:t>
      </w:r>
      <w:r>
        <w:rPr>
          <w:w w:val="110"/>
        </w:rPr>
        <w:t>Management</w:t>
      </w:r>
      <w:r>
        <w:rPr>
          <w:spacing w:val="-16"/>
          <w:w w:val="110"/>
        </w:rPr>
        <w:t xml:space="preserve"> </w:t>
      </w:r>
      <w:r>
        <w:rPr>
          <w:w w:val="110"/>
        </w:rPr>
        <w:t>System,</w:t>
      </w:r>
      <w:r>
        <w:rPr>
          <w:spacing w:val="-16"/>
          <w:w w:val="110"/>
        </w:rPr>
        <w:t xml:space="preserve"> </w:t>
      </w:r>
      <w:r>
        <w:rPr>
          <w:w w:val="110"/>
        </w:rPr>
        <w:t>were</w:t>
      </w:r>
      <w:r>
        <w:rPr>
          <w:spacing w:val="-17"/>
          <w:w w:val="110"/>
        </w:rPr>
        <w:t xml:space="preserve"> </w:t>
      </w:r>
      <w:r>
        <w:rPr>
          <w:w w:val="110"/>
        </w:rPr>
        <w:t>mapped</w:t>
      </w:r>
      <w:r>
        <w:rPr>
          <w:spacing w:val="-17"/>
          <w:w w:val="110"/>
        </w:rPr>
        <w:t xml:space="preserve"> </w:t>
      </w:r>
      <w:r>
        <w:rPr>
          <w:w w:val="110"/>
        </w:rPr>
        <w:t>to</w:t>
      </w:r>
      <w:r>
        <w:rPr>
          <w:spacing w:val="-16"/>
          <w:w w:val="110"/>
        </w:rPr>
        <w:t xml:space="preserve"> </w:t>
      </w:r>
      <w:r>
        <w:rPr>
          <w:w w:val="110"/>
        </w:rPr>
        <w:t>these</w:t>
      </w:r>
      <w:r>
        <w:rPr>
          <w:spacing w:val="-17"/>
          <w:w w:val="110"/>
        </w:rPr>
        <w:t xml:space="preserve"> </w:t>
      </w:r>
      <w:r>
        <w:rPr>
          <w:w w:val="110"/>
        </w:rPr>
        <w:t>primary</w:t>
      </w:r>
      <w:r>
        <w:rPr>
          <w:spacing w:val="-17"/>
          <w:w w:val="110"/>
        </w:rPr>
        <w:t xml:space="preserve"> </w:t>
      </w:r>
      <w:r>
        <w:rPr>
          <w:w w:val="110"/>
        </w:rPr>
        <w:t>sources</w:t>
      </w:r>
      <w:r>
        <w:rPr>
          <w:spacing w:val="-16"/>
          <w:w w:val="110"/>
        </w:rPr>
        <w:t xml:space="preserve"> </w:t>
      </w:r>
      <w:r>
        <w:rPr>
          <w:w w:val="110"/>
        </w:rPr>
        <w:t>for</w:t>
      </w:r>
      <w:r>
        <w:rPr>
          <w:spacing w:val="-17"/>
          <w:w w:val="110"/>
        </w:rPr>
        <w:t xml:space="preserve"> </w:t>
      </w:r>
      <w:r>
        <w:rPr>
          <w:w w:val="110"/>
        </w:rPr>
        <w:t>purposes</w:t>
      </w:r>
      <w:r>
        <w:rPr>
          <w:spacing w:val="-16"/>
          <w:w w:val="110"/>
        </w:rPr>
        <w:t xml:space="preserve"> </w:t>
      </w:r>
      <w:r>
        <w:rPr>
          <w:w w:val="110"/>
        </w:rPr>
        <w:t>of</w:t>
      </w:r>
      <w:r>
        <w:rPr>
          <w:spacing w:val="-17"/>
          <w:w w:val="110"/>
        </w:rPr>
        <w:t xml:space="preserve"> </w:t>
      </w:r>
      <w:r>
        <w:rPr>
          <w:w w:val="110"/>
        </w:rPr>
        <w:t>data exploration</w:t>
      </w:r>
      <w:r>
        <w:rPr>
          <w:spacing w:val="-9"/>
          <w:w w:val="110"/>
        </w:rPr>
        <w:t xml:space="preserve"> </w:t>
      </w:r>
      <w:r>
        <w:rPr>
          <w:w w:val="110"/>
        </w:rPr>
        <w:t>and</w:t>
      </w:r>
      <w:r>
        <w:rPr>
          <w:spacing w:val="-8"/>
          <w:w w:val="110"/>
        </w:rPr>
        <w:t xml:space="preserve"> </w:t>
      </w:r>
      <w:r>
        <w:rPr>
          <w:w w:val="110"/>
        </w:rPr>
        <w:t>analysis.</w:t>
      </w:r>
      <w:r>
        <w:rPr>
          <w:spacing w:val="13"/>
          <w:w w:val="110"/>
        </w:rPr>
        <w:t xml:space="preserve"> </w:t>
      </w:r>
      <w:r>
        <w:rPr>
          <w:w w:val="110"/>
        </w:rPr>
        <w:t>External</w:t>
      </w:r>
      <w:r>
        <w:rPr>
          <w:spacing w:val="-8"/>
          <w:w w:val="110"/>
        </w:rPr>
        <w:t xml:space="preserve"> </w:t>
      </w:r>
      <w:r>
        <w:rPr>
          <w:w w:val="110"/>
        </w:rPr>
        <w:t>sources</w:t>
      </w:r>
      <w:r>
        <w:rPr>
          <w:spacing w:val="-8"/>
          <w:w w:val="110"/>
        </w:rPr>
        <w:t xml:space="preserve"> </w:t>
      </w:r>
      <w:r>
        <w:rPr>
          <w:w w:val="110"/>
        </w:rPr>
        <w:t>such</w:t>
      </w:r>
      <w:r>
        <w:rPr>
          <w:spacing w:val="-9"/>
          <w:w w:val="110"/>
        </w:rPr>
        <w:t xml:space="preserve"> </w:t>
      </w:r>
      <w:r>
        <w:rPr>
          <w:w w:val="110"/>
        </w:rPr>
        <w:t>as</w:t>
      </w:r>
      <w:r>
        <w:rPr>
          <w:spacing w:val="-8"/>
          <w:w w:val="110"/>
        </w:rPr>
        <w:t xml:space="preserve"> </w:t>
      </w:r>
      <w:r>
        <w:rPr>
          <w:w w:val="110"/>
        </w:rPr>
        <w:t>the</w:t>
      </w:r>
      <w:r>
        <w:rPr>
          <w:spacing w:val="-8"/>
          <w:w w:val="110"/>
        </w:rPr>
        <w:t xml:space="preserve"> </w:t>
      </w:r>
      <w:r>
        <w:rPr>
          <w:w w:val="110"/>
        </w:rPr>
        <w:t>U.S.</w:t>
      </w:r>
      <w:r>
        <w:rPr>
          <w:spacing w:val="-8"/>
          <w:w w:val="110"/>
        </w:rPr>
        <w:t xml:space="preserve"> </w:t>
      </w:r>
      <w:r>
        <w:rPr>
          <w:w w:val="110"/>
        </w:rPr>
        <w:t>Census</w:t>
      </w:r>
      <w:r>
        <w:rPr>
          <w:spacing w:val="-8"/>
          <w:w w:val="110"/>
        </w:rPr>
        <w:t xml:space="preserve"> </w:t>
      </w:r>
      <w:r>
        <w:rPr>
          <w:w w:val="110"/>
        </w:rPr>
        <w:t>American</w:t>
      </w:r>
      <w:r>
        <w:rPr>
          <w:spacing w:val="-8"/>
          <w:w w:val="110"/>
        </w:rPr>
        <w:t xml:space="preserve"> </w:t>
      </w:r>
      <w:r>
        <w:rPr>
          <w:w w:val="110"/>
        </w:rPr>
        <w:t>Community</w:t>
      </w:r>
      <w:r>
        <w:rPr>
          <w:spacing w:val="-8"/>
          <w:w w:val="110"/>
        </w:rPr>
        <w:t xml:space="preserve"> </w:t>
      </w:r>
      <w:r>
        <w:rPr>
          <w:w w:val="110"/>
        </w:rPr>
        <w:t>Survey provided</w:t>
      </w:r>
      <w:r>
        <w:rPr>
          <w:spacing w:val="-5"/>
          <w:w w:val="110"/>
        </w:rPr>
        <w:t xml:space="preserve"> </w:t>
      </w:r>
      <w:r>
        <w:rPr>
          <w:w w:val="110"/>
        </w:rPr>
        <w:t>information</w:t>
      </w:r>
      <w:r>
        <w:rPr>
          <w:spacing w:val="-5"/>
          <w:w w:val="110"/>
        </w:rPr>
        <w:t xml:space="preserve"> </w:t>
      </w:r>
      <w:r>
        <w:rPr>
          <w:w w:val="110"/>
        </w:rPr>
        <w:t>on</w:t>
      </w:r>
      <w:r>
        <w:rPr>
          <w:spacing w:val="-5"/>
          <w:w w:val="110"/>
        </w:rPr>
        <w:t xml:space="preserve"> </w:t>
      </w:r>
      <w:r>
        <w:rPr>
          <w:w w:val="110"/>
        </w:rPr>
        <w:t>socioeconomic</w:t>
      </w:r>
      <w:r>
        <w:rPr>
          <w:spacing w:val="-5"/>
          <w:w w:val="110"/>
        </w:rPr>
        <w:t xml:space="preserve"> </w:t>
      </w:r>
      <w:r>
        <w:rPr>
          <w:w w:val="110"/>
        </w:rPr>
        <w:t>information</w:t>
      </w:r>
      <w:r>
        <w:rPr>
          <w:spacing w:val="-4"/>
          <w:w w:val="110"/>
        </w:rPr>
        <w:t xml:space="preserve"> </w:t>
      </w:r>
      <w:r>
        <w:rPr>
          <w:spacing w:val="-3"/>
          <w:w w:val="110"/>
        </w:rPr>
        <w:t>relevant</w:t>
      </w:r>
      <w:r>
        <w:rPr>
          <w:spacing w:val="-5"/>
          <w:w w:val="110"/>
        </w:rPr>
        <w:t xml:space="preserve"> </w:t>
      </w:r>
      <w:r>
        <w:rPr>
          <w:w w:val="110"/>
        </w:rPr>
        <w:t>to</w:t>
      </w:r>
      <w:r>
        <w:rPr>
          <w:spacing w:val="-4"/>
          <w:w w:val="110"/>
        </w:rPr>
        <w:t xml:space="preserve"> </w:t>
      </w:r>
      <w:r>
        <w:rPr>
          <w:w w:val="110"/>
        </w:rPr>
        <w:t>the</w:t>
      </w:r>
      <w:r>
        <w:rPr>
          <w:spacing w:val="-5"/>
          <w:w w:val="110"/>
        </w:rPr>
        <w:t xml:space="preserve"> </w:t>
      </w:r>
      <w:r>
        <w:rPr>
          <w:w w:val="110"/>
        </w:rPr>
        <w:t>communities</w:t>
      </w:r>
      <w:r>
        <w:rPr>
          <w:spacing w:val="-4"/>
          <w:w w:val="110"/>
        </w:rPr>
        <w:t xml:space="preserve"> </w:t>
      </w:r>
      <w:r>
        <w:rPr>
          <w:w w:val="110"/>
        </w:rPr>
        <w:t>surrounding</w:t>
      </w:r>
      <w:r>
        <w:rPr>
          <w:spacing w:val="-6"/>
          <w:w w:val="110"/>
        </w:rPr>
        <w:t xml:space="preserve"> </w:t>
      </w:r>
      <w:r>
        <w:rPr>
          <w:w w:val="110"/>
        </w:rPr>
        <w:t>the duty</w:t>
      </w:r>
      <w:r>
        <w:rPr>
          <w:spacing w:val="-17"/>
          <w:w w:val="110"/>
        </w:rPr>
        <w:t xml:space="preserve"> </w:t>
      </w:r>
      <w:r>
        <w:rPr>
          <w:w w:val="110"/>
        </w:rPr>
        <w:t>stations.</w:t>
      </w:r>
      <w:r>
        <w:rPr>
          <w:spacing w:val="9"/>
          <w:w w:val="110"/>
        </w:rPr>
        <w:t xml:space="preserve"> </w:t>
      </w:r>
      <w:r>
        <w:rPr>
          <w:w w:val="110"/>
        </w:rPr>
        <w:t>See</w:t>
      </w:r>
      <w:r>
        <w:rPr>
          <w:spacing w:val="-17"/>
          <w:w w:val="110"/>
        </w:rPr>
        <w:t xml:space="preserve"> </w:t>
      </w:r>
      <w:r>
        <w:rPr>
          <w:w w:val="110"/>
        </w:rPr>
        <w:t>Appendix</w:t>
      </w:r>
      <w:r>
        <w:rPr>
          <w:spacing w:val="-17"/>
          <w:w w:val="110"/>
        </w:rPr>
        <w:t xml:space="preserve"> </w:t>
      </w:r>
      <w:r>
        <w:rPr>
          <w:w w:val="110"/>
        </w:rPr>
        <w:t>A</w:t>
      </w:r>
      <w:r>
        <w:rPr>
          <w:spacing w:val="-17"/>
          <w:w w:val="110"/>
        </w:rPr>
        <w:t xml:space="preserve"> </w:t>
      </w:r>
      <w:r>
        <w:rPr>
          <w:w w:val="110"/>
        </w:rPr>
        <w:t>for</w:t>
      </w:r>
      <w:r>
        <w:rPr>
          <w:spacing w:val="-16"/>
          <w:w w:val="110"/>
        </w:rPr>
        <w:t xml:space="preserve"> </w:t>
      </w:r>
      <w:r>
        <w:rPr>
          <w:w w:val="110"/>
        </w:rPr>
        <w:t>details</w:t>
      </w:r>
      <w:r>
        <w:rPr>
          <w:spacing w:val="-17"/>
          <w:w w:val="110"/>
        </w:rPr>
        <w:t xml:space="preserve"> </w:t>
      </w:r>
      <w:r>
        <w:rPr>
          <w:w w:val="110"/>
        </w:rPr>
        <w:t>on</w:t>
      </w:r>
      <w:r>
        <w:rPr>
          <w:spacing w:val="-17"/>
          <w:w w:val="110"/>
        </w:rPr>
        <w:t xml:space="preserve"> </w:t>
      </w:r>
      <w:r>
        <w:rPr>
          <w:w w:val="110"/>
        </w:rPr>
        <w:t>the</w:t>
      </w:r>
      <w:r>
        <w:rPr>
          <w:spacing w:val="-17"/>
          <w:w w:val="110"/>
        </w:rPr>
        <w:t xml:space="preserve"> </w:t>
      </w:r>
      <w:r>
        <w:rPr>
          <w:w w:val="110"/>
        </w:rPr>
        <w:t>process</w:t>
      </w:r>
      <w:r>
        <w:rPr>
          <w:spacing w:val="-17"/>
          <w:w w:val="110"/>
        </w:rPr>
        <w:t xml:space="preserve"> </w:t>
      </w:r>
      <w:r>
        <w:rPr>
          <w:w w:val="110"/>
        </w:rPr>
        <w:t>for</w:t>
      </w:r>
      <w:r>
        <w:rPr>
          <w:spacing w:val="-16"/>
          <w:w w:val="110"/>
        </w:rPr>
        <w:t xml:space="preserve"> </w:t>
      </w:r>
      <w:r>
        <w:rPr>
          <w:w w:val="110"/>
        </w:rPr>
        <w:t>acquiring</w:t>
      </w:r>
      <w:r>
        <w:rPr>
          <w:spacing w:val="-17"/>
          <w:w w:val="110"/>
        </w:rPr>
        <w:t xml:space="preserve"> </w:t>
      </w:r>
      <w:r>
        <w:rPr>
          <w:w w:val="110"/>
        </w:rPr>
        <w:t>these</w:t>
      </w:r>
      <w:r>
        <w:rPr>
          <w:spacing w:val="-17"/>
          <w:w w:val="110"/>
        </w:rPr>
        <w:t xml:space="preserve"> </w:t>
      </w:r>
      <w:r>
        <w:rPr>
          <w:w w:val="110"/>
        </w:rPr>
        <w:t>and</w:t>
      </w:r>
      <w:r>
        <w:rPr>
          <w:spacing w:val="-17"/>
          <w:w w:val="110"/>
        </w:rPr>
        <w:t xml:space="preserve"> </w:t>
      </w:r>
      <w:r>
        <w:rPr>
          <w:w w:val="110"/>
        </w:rPr>
        <w:t>other</w:t>
      </w:r>
      <w:r>
        <w:rPr>
          <w:spacing w:val="-16"/>
          <w:w w:val="110"/>
        </w:rPr>
        <w:t xml:space="preserve"> </w:t>
      </w:r>
      <w:r>
        <w:rPr>
          <w:w w:val="110"/>
        </w:rPr>
        <w:t>data</w:t>
      </w:r>
      <w:r>
        <w:rPr>
          <w:spacing w:val="-17"/>
          <w:w w:val="110"/>
        </w:rPr>
        <w:t xml:space="preserve"> </w:t>
      </w:r>
      <w:r>
        <w:rPr>
          <w:w w:val="110"/>
        </w:rPr>
        <w:t xml:space="preserve">sources; a complete list, description, and map of data sources; and our approach to the data </w:t>
      </w:r>
      <w:r>
        <w:rPr>
          <w:spacing w:val="-4"/>
          <w:w w:val="110"/>
        </w:rPr>
        <w:t xml:space="preserve">discovery, </w:t>
      </w:r>
      <w:r>
        <w:rPr>
          <w:w w:val="110"/>
        </w:rPr>
        <w:t>profiling, exploration, and cleaning and transformation</w:t>
      </w:r>
      <w:r>
        <w:rPr>
          <w:spacing w:val="44"/>
          <w:w w:val="110"/>
        </w:rPr>
        <w:t xml:space="preserve"> </w:t>
      </w:r>
      <w:r>
        <w:rPr>
          <w:w w:val="110"/>
        </w:rPr>
        <w:t>processes.</w:t>
      </w:r>
    </w:p>
    <w:p w:rsidR="00194060" w:rsidRDefault="00F75F9A">
      <w:pPr>
        <w:pStyle w:val="BodyText"/>
        <w:spacing w:line="312" w:lineRule="auto"/>
        <w:ind w:left="120" w:right="1434" w:firstLine="338"/>
        <w:jc w:val="both"/>
      </w:pPr>
      <w:r>
        <w:rPr>
          <w:spacing w:val="-3"/>
          <w:w w:val="110"/>
        </w:rPr>
        <w:t>Two</w:t>
      </w:r>
      <w:r>
        <w:rPr>
          <w:spacing w:val="-6"/>
          <w:w w:val="110"/>
        </w:rPr>
        <w:t xml:space="preserve"> </w:t>
      </w:r>
      <w:r>
        <w:rPr>
          <w:w w:val="110"/>
        </w:rPr>
        <w:t>key</w:t>
      </w:r>
      <w:r>
        <w:rPr>
          <w:spacing w:val="-6"/>
          <w:w w:val="110"/>
        </w:rPr>
        <w:t xml:space="preserve"> </w:t>
      </w:r>
      <w:r>
        <w:rPr>
          <w:w w:val="110"/>
        </w:rPr>
        <w:t>data</w:t>
      </w:r>
      <w:r>
        <w:rPr>
          <w:spacing w:val="-6"/>
          <w:w w:val="110"/>
        </w:rPr>
        <w:t xml:space="preserve"> </w:t>
      </w:r>
      <w:r>
        <w:rPr>
          <w:w w:val="110"/>
        </w:rPr>
        <w:t>products</w:t>
      </w:r>
      <w:r>
        <w:rPr>
          <w:spacing w:val="-6"/>
          <w:w w:val="110"/>
        </w:rPr>
        <w:t xml:space="preserve"> </w:t>
      </w:r>
      <w:r>
        <w:rPr>
          <w:w w:val="110"/>
        </w:rPr>
        <w:t>were</w:t>
      </w:r>
      <w:r>
        <w:rPr>
          <w:spacing w:val="-6"/>
          <w:w w:val="110"/>
        </w:rPr>
        <w:t xml:space="preserve"> </w:t>
      </w:r>
      <w:r>
        <w:rPr>
          <w:w w:val="110"/>
        </w:rPr>
        <w:t>developed</w:t>
      </w:r>
      <w:r>
        <w:rPr>
          <w:spacing w:val="-6"/>
          <w:w w:val="110"/>
        </w:rPr>
        <w:t xml:space="preserve"> </w:t>
      </w:r>
      <w:r>
        <w:rPr>
          <w:w w:val="110"/>
        </w:rPr>
        <w:t>in</w:t>
      </w:r>
      <w:r>
        <w:rPr>
          <w:spacing w:val="-5"/>
          <w:w w:val="110"/>
        </w:rPr>
        <w:t xml:space="preserve"> </w:t>
      </w:r>
      <w:r>
        <w:rPr>
          <w:w w:val="110"/>
        </w:rPr>
        <w:t>the</w:t>
      </w:r>
      <w:r>
        <w:rPr>
          <w:spacing w:val="-6"/>
          <w:w w:val="110"/>
        </w:rPr>
        <w:t xml:space="preserve"> </w:t>
      </w:r>
      <w:r>
        <w:rPr>
          <w:w w:val="110"/>
        </w:rPr>
        <w:t>cleaning</w:t>
      </w:r>
      <w:r>
        <w:rPr>
          <w:spacing w:val="-6"/>
          <w:w w:val="110"/>
        </w:rPr>
        <w:t xml:space="preserve"> </w:t>
      </w:r>
      <w:r>
        <w:rPr>
          <w:w w:val="110"/>
        </w:rPr>
        <w:t>and</w:t>
      </w:r>
      <w:r>
        <w:rPr>
          <w:spacing w:val="-6"/>
          <w:w w:val="110"/>
        </w:rPr>
        <w:t xml:space="preserve"> </w:t>
      </w:r>
      <w:r>
        <w:rPr>
          <w:w w:val="110"/>
        </w:rPr>
        <w:t>transformation</w:t>
      </w:r>
      <w:r>
        <w:rPr>
          <w:spacing w:val="-6"/>
          <w:w w:val="110"/>
        </w:rPr>
        <w:t xml:space="preserve"> </w:t>
      </w:r>
      <w:r>
        <w:rPr>
          <w:w w:val="110"/>
        </w:rPr>
        <w:t>processes:</w:t>
      </w:r>
      <w:r>
        <w:rPr>
          <w:spacing w:val="14"/>
          <w:w w:val="110"/>
        </w:rPr>
        <w:t xml:space="preserve"> </w:t>
      </w:r>
      <w:r>
        <w:rPr>
          <w:w w:val="110"/>
        </w:rPr>
        <w:t>a</w:t>
      </w:r>
      <w:r>
        <w:rPr>
          <w:spacing w:val="-6"/>
          <w:w w:val="110"/>
        </w:rPr>
        <w:t xml:space="preserve"> </w:t>
      </w:r>
      <w:r>
        <w:rPr>
          <w:w w:val="110"/>
        </w:rPr>
        <w:t>demo- graphics</w:t>
      </w:r>
      <w:r>
        <w:rPr>
          <w:spacing w:val="-17"/>
          <w:w w:val="110"/>
        </w:rPr>
        <w:t xml:space="preserve"> </w:t>
      </w:r>
      <w:r>
        <w:rPr>
          <w:w w:val="110"/>
        </w:rPr>
        <w:t>table</w:t>
      </w:r>
      <w:r>
        <w:rPr>
          <w:spacing w:val="-17"/>
          <w:w w:val="110"/>
        </w:rPr>
        <w:t xml:space="preserve"> </w:t>
      </w:r>
      <w:r>
        <w:rPr>
          <w:w w:val="110"/>
        </w:rPr>
        <w:t>and</w:t>
      </w:r>
      <w:r>
        <w:rPr>
          <w:spacing w:val="-16"/>
          <w:w w:val="110"/>
        </w:rPr>
        <w:t xml:space="preserve"> </w:t>
      </w:r>
      <w:r>
        <w:rPr>
          <w:w w:val="110"/>
        </w:rPr>
        <w:t>a</w:t>
      </w:r>
      <w:r>
        <w:rPr>
          <w:spacing w:val="-17"/>
          <w:w w:val="110"/>
        </w:rPr>
        <w:t xml:space="preserve"> </w:t>
      </w:r>
      <w:r>
        <w:rPr>
          <w:w w:val="110"/>
        </w:rPr>
        <w:t>transactions</w:t>
      </w:r>
      <w:r>
        <w:rPr>
          <w:spacing w:val="-16"/>
          <w:w w:val="110"/>
        </w:rPr>
        <w:t xml:space="preserve"> </w:t>
      </w:r>
      <w:r>
        <w:rPr>
          <w:w w:val="110"/>
        </w:rPr>
        <w:t>table.</w:t>
      </w:r>
      <w:r>
        <w:rPr>
          <w:spacing w:val="13"/>
          <w:w w:val="110"/>
        </w:rPr>
        <w:t xml:space="preserve"> </w:t>
      </w:r>
      <w:r>
        <w:rPr>
          <w:spacing w:val="-10"/>
          <w:w w:val="110"/>
        </w:rPr>
        <w:t>We</w:t>
      </w:r>
      <w:r>
        <w:rPr>
          <w:spacing w:val="-17"/>
          <w:w w:val="110"/>
        </w:rPr>
        <w:t xml:space="preserve"> </w:t>
      </w:r>
      <w:r>
        <w:rPr>
          <w:w w:val="110"/>
        </w:rPr>
        <w:t>define</w:t>
      </w:r>
      <w:r>
        <w:rPr>
          <w:spacing w:val="-16"/>
          <w:w w:val="110"/>
        </w:rPr>
        <w:t xml:space="preserve"> </w:t>
      </w:r>
      <w:r>
        <w:rPr>
          <w:w w:val="110"/>
        </w:rPr>
        <w:t>data</w:t>
      </w:r>
      <w:r>
        <w:rPr>
          <w:spacing w:val="-17"/>
          <w:w w:val="110"/>
        </w:rPr>
        <w:t xml:space="preserve"> </w:t>
      </w:r>
      <w:r>
        <w:rPr>
          <w:w w:val="110"/>
        </w:rPr>
        <w:t>products</w:t>
      </w:r>
      <w:r>
        <w:rPr>
          <w:spacing w:val="-16"/>
          <w:w w:val="110"/>
        </w:rPr>
        <w:t xml:space="preserve"> </w:t>
      </w:r>
      <w:r>
        <w:rPr>
          <w:w w:val="110"/>
        </w:rPr>
        <w:t>as</w:t>
      </w:r>
      <w:r>
        <w:rPr>
          <w:spacing w:val="-17"/>
          <w:w w:val="110"/>
        </w:rPr>
        <w:t xml:space="preserve"> </w:t>
      </w:r>
      <w:r>
        <w:rPr>
          <w:w w:val="110"/>
        </w:rPr>
        <w:t>clean,</w:t>
      </w:r>
      <w:r>
        <w:rPr>
          <w:spacing w:val="-13"/>
          <w:w w:val="110"/>
        </w:rPr>
        <w:t xml:space="preserve"> </w:t>
      </w:r>
      <w:r>
        <w:rPr>
          <w:w w:val="110"/>
        </w:rPr>
        <w:t>processed,</w:t>
      </w:r>
      <w:r>
        <w:rPr>
          <w:spacing w:val="-14"/>
          <w:w w:val="110"/>
        </w:rPr>
        <w:t xml:space="preserve"> </w:t>
      </w:r>
      <w:r>
        <w:rPr>
          <w:w w:val="110"/>
        </w:rPr>
        <w:t>and</w:t>
      </w:r>
      <w:r>
        <w:rPr>
          <w:spacing w:val="-16"/>
          <w:w w:val="110"/>
        </w:rPr>
        <w:t xml:space="preserve"> </w:t>
      </w:r>
      <w:r>
        <w:rPr>
          <w:w w:val="110"/>
        </w:rPr>
        <w:t xml:space="preserve">integrated tables used for purposes of analysis and modeling. The demographics table contains information about each enlistee that would typically remain static </w:t>
      </w:r>
      <w:r>
        <w:rPr>
          <w:spacing w:val="-4"/>
          <w:w w:val="110"/>
        </w:rPr>
        <w:t xml:space="preserve">over </w:t>
      </w:r>
      <w:r>
        <w:rPr>
          <w:w w:val="110"/>
        </w:rPr>
        <w:t xml:space="preserve">time, such as gender, race, </w:t>
      </w:r>
      <w:r>
        <w:rPr>
          <w:spacing w:val="-3"/>
          <w:w w:val="110"/>
        </w:rPr>
        <w:t xml:space="preserve">ethnicity, </w:t>
      </w:r>
      <w:r>
        <w:rPr>
          <w:w w:val="110"/>
        </w:rPr>
        <w:t>and</w:t>
      </w:r>
      <w:r>
        <w:rPr>
          <w:spacing w:val="-6"/>
          <w:w w:val="110"/>
        </w:rPr>
        <w:t xml:space="preserve"> </w:t>
      </w:r>
      <w:r>
        <w:rPr>
          <w:w w:val="110"/>
        </w:rPr>
        <w:t>test</w:t>
      </w:r>
      <w:r>
        <w:rPr>
          <w:spacing w:val="-5"/>
          <w:w w:val="110"/>
        </w:rPr>
        <w:t xml:space="preserve"> </w:t>
      </w:r>
      <w:r>
        <w:rPr>
          <w:w w:val="110"/>
        </w:rPr>
        <w:t>scores</w:t>
      </w:r>
      <w:r>
        <w:rPr>
          <w:spacing w:val="-6"/>
          <w:w w:val="110"/>
        </w:rPr>
        <w:t xml:space="preserve"> </w:t>
      </w:r>
      <w:r>
        <w:rPr>
          <w:w w:val="110"/>
        </w:rPr>
        <w:t>prior</w:t>
      </w:r>
      <w:r>
        <w:rPr>
          <w:spacing w:val="-5"/>
          <w:w w:val="110"/>
        </w:rPr>
        <w:t xml:space="preserve"> </w:t>
      </w:r>
      <w:r>
        <w:rPr>
          <w:w w:val="110"/>
        </w:rPr>
        <w:t>to</w:t>
      </w:r>
      <w:r>
        <w:rPr>
          <w:spacing w:val="-6"/>
          <w:w w:val="110"/>
        </w:rPr>
        <w:t xml:space="preserve"> </w:t>
      </w:r>
      <w:r>
        <w:rPr>
          <w:w w:val="110"/>
        </w:rPr>
        <w:t>enlistment.</w:t>
      </w:r>
      <w:r>
        <w:rPr>
          <w:spacing w:val="14"/>
          <w:w w:val="110"/>
        </w:rPr>
        <w:t xml:space="preserve"> </w:t>
      </w:r>
      <w:r>
        <w:rPr>
          <w:w w:val="110"/>
        </w:rPr>
        <w:t>This</w:t>
      </w:r>
      <w:r>
        <w:rPr>
          <w:spacing w:val="-5"/>
          <w:w w:val="110"/>
        </w:rPr>
        <w:t xml:space="preserve"> </w:t>
      </w:r>
      <w:r>
        <w:rPr>
          <w:w w:val="110"/>
        </w:rPr>
        <w:t>table</w:t>
      </w:r>
      <w:r>
        <w:rPr>
          <w:spacing w:val="-6"/>
          <w:w w:val="110"/>
        </w:rPr>
        <w:t xml:space="preserve"> </w:t>
      </w:r>
      <w:r>
        <w:rPr>
          <w:w w:val="110"/>
        </w:rPr>
        <w:t>contains</w:t>
      </w:r>
      <w:r>
        <w:rPr>
          <w:spacing w:val="-5"/>
          <w:w w:val="110"/>
        </w:rPr>
        <w:t xml:space="preserve"> </w:t>
      </w:r>
      <w:r>
        <w:rPr>
          <w:w w:val="110"/>
        </w:rPr>
        <w:t>one</w:t>
      </w:r>
      <w:r>
        <w:rPr>
          <w:spacing w:val="-6"/>
          <w:w w:val="110"/>
        </w:rPr>
        <w:t xml:space="preserve"> </w:t>
      </w:r>
      <w:r>
        <w:rPr>
          <w:w w:val="110"/>
        </w:rPr>
        <w:t>row</w:t>
      </w:r>
      <w:r>
        <w:rPr>
          <w:spacing w:val="-5"/>
          <w:w w:val="110"/>
        </w:rPr>
        <w:t xml:space="preserve"> </w:t>
      </w:r>
      <w:r>
        <w:rPr>
          <w:w w:val="110"/>
        </w:rPr>
        <w:t>per</w:t>
      </w:r>
      <w:r>
        <w:rPr>
          <w:spacing w:val="-6"/>
          <w:w w:val="110"/>
        </w:rPr>
        <w:t xml:space="preserve"> </w:t>
      </w:r>
      <w:r>
        <w:rPr>
          <w:w w:val="110"/>
        </w:rPr>
        <w:t>enlistee</w:t>
      </w:r>
      <w:r>
        <w:rPr>
          <w:spacing w:val="-5"/>
          <w:w w:val="110"/>
        </w:rPr>
        <w:t xml:space="preserve"> </w:t>
      </w:r>
      <w:r>
        <w:rPr>
          <w:w w:val="110"/>
        </w:rPr>
        <w:t>and</w:t>
      </w:r>
      <w:r>
        <w:rPr>
          <w:spacing w:val="-6"/>
          <w:w w:val="110"/>
        </w:rPr>
        <w:t xml:space="preserve"> </w:t>
      </w:r>
      <w:r>
        <w:rPr>
          <w:w w:val="110"/>
        </w:rPr>
        <w:t>includes</w:t>
      </w:r>
      <w:r>
        <w:rPr>
          <w:spacing w:val="-5"/>
          <w:w w:val="110"/>
        </w:rPr>
        <w:t xml:space="preserve"> </w:t>
      </w:r>
      <w:r>
        <w:rPr>
          <w:w w:val="110"/>
        </w:rPr>
        <w:t xml:space="preserve">informa- tion from both the Activity Duty Military Personnel Master and the Regular Army Analyst data sources. The transactions table contains enlistee information that can change </w:t>
      </w:r>
      <w:r>
        <w:rPr>
          <w:spacing w:val="-4"/>
          <w:w w:val="110"/>
        </w:rPr>
        <w:t xml:space="preserve">over </w:t>
      </w:r>
      <w:r>
        <w:rPr>
          <w:w w:val="110"/>
        </w:rPr>
        <w:t>time including duty stations, rank, pay grade. Each enlistee is represented multiple times; once for each time an “transaction” (event) has</w:t>
      </w:r>
      <w:r>
        <w:rPr>
          <w:spacing w:val="33"/>
          <w:w w:val="110"/>
        </w:rPr>
        <w:t xml:space="preserve"> </w:t>
      </w:r>
      <w:r>
        <w:rPr>
          <w:w w:val="110"/>
        </w:rPr>
        <w:t>occurred.</w:t>
      </w:r>
    </w:p>
    <w:p w:rsidR="00194060" w:rsidRDefault="00F75F9A">
      <w:pPr>
        <w:pStyle w:val="BodyText"/>
        <w:spacing w:line="312" w:lineRule="auto"/>
        <w:ind w:left="120" w:right="1437" w:firstLine="338"/>
        <w:jc w:val="both"/>
      </w:pPr>
      <w:r>
        <w:rPr>
          <w:spacing w:val="-3"/>
          <w:w w:val="105"/>
        </w:rPr>
        <w:t xml:space="preserve">Finally, </w:t>
      </w:r>
      <w:r>
        <w:rPr>
          <w:w w:val="105"/>
        </w:rPr>
        <w:t xml:space="preserve">these data products were used to create the statistical file used in the statistical analysis. As with the simple datafile shown in </w:t>
      </w:r>
      <w:r>
        <w:rPr>
          <w:spacing w:val="-4"/>
          <w:w w:val="105"/>
        </w:rPr>
        <w:t xml:space="preserve">Table </w:t>
      </w:r>
      <w:r>
        <w:rPr>
          <w:w w:val="105"/>
        </w:rPr>
        <w:t xml:space="preserve">1, this file contains a row for each enlisted Soldier for each quarter that Soldier </w:t>
      </w:r>
      <w:r>
        <w:rPr>
          <w:spacing w:val="-3"/>
          <w:w w:val="105"/>
        </w:rPr>
        <w:t xml:space="preserve">was  </w:t>
      </w:r>
      <w:r>
        <w:rPr>
          <w:w w:val="105"/>
        </w:rPr>
        <w:t xml:space="preserve">in the </w:t>
      </w:r>
      <w:r>
        <w:rPr>
          <w:spacing w:val="-5"/>
          <w:w w:val="105"/>
        </w:rPr>
        <w:t xml:space="preserve">Army,  </w:t>
      </w:r>
      <w:r>
        <w:rPr>
          <w:w w:val="105"/>
        </w:rPr>
        <w:t xml:space="preserve">including the quarter of attrition (if this happened).        In addition to the variables used created </w:t>
      </w:r>
      <w:r>
        <w:rPr>
          <w:spacing w:val="-3"/>
          <w:w w:val="105"/>
        </w:rPr>
        <w:t xml:space="preserve">by </w:t>
      </w:r>
      <w:r>
        <w:rPr>
          <w:w w:val="105"/>
        </w:rPr>
        <w:t>the ABM (</w:t>
      </w:r>
      <w:r>
        <w:rPr>
          <w:i/>
          <w:w w:val="105"/>
        </w:rPr>
        <w:t>time, individual, timeInTerm,  unit,  attrit</w:t>
      </w:r>
      <w:r>
        <w:rPr>
          <w:w w:val="105"/>
        </w:rPr>
        <w:t xml:space="preserve">),  this statistical file also many additional variables. The complete list of these variables are given in </w:t>
      </w:r>
      <w:r>
        <w:rPr>
          <w:spacing w:val="-4"/>
          <w:w w:val="105"/>
        </w:rPr>
        <w:t xml:space="preserve">Table  </w:t>
      </w:r>
      <w:r>
        <w:rPr>
          <w:w w:val="105"/>
        </w:rPr>
        <w:t>2, giving the type of model/prior used for each (fixed effect, random effect, or GMRF), as  well</w:t>
      </w:r>
      <w:r>
        <w:rPr>
          <w:spacing w:val="14"/>
          <w:w w:val="105"/>
        </w:rPr>
        <w:t xml:space="preserve"> </w:t>
      </w:r>
      <w:r>
        <w:rPr>
          <w:w w:val="105"/>
        </w:rPr>
        <w:t>as</w:t>
      </w:r>
      <w:r>
        <w:rPr>
          <w:spacing w:val="15"/>
          <w:w w:val="105"/>
        </w:rPr>
        <w:t xml:space="preserve"> </w:t>
      </w:r>
      <w:r>
        <w:rPr>
          <w:w w:val="105"/>
        </w:rPr>
        <w:t>the</w:t>
      </w:r>
      <w:r>
        <w:rPr>
          <w:spacing w:val="14"/>
          <w:w w:val="105"/>
        </w:rPr>
        <w:t xml:space="preserve"> </w:t>
      </w:r>
      <w:r>
        <w:rPr>
          <w:w w:val="105"/>
        </w:rPr>
        <w:t>data</w:t>
      </w:r>
      <w:r>
        <w:rPr>
          <w:spacing w:val="16"/>
          <w:w w:val="105"/>
        </w:rPr>
        <w:t xml:space="preserve"> </w:t>
      </w:r>
      <w:r>
        <w:rPr>
          <w:w w:val="105"/>
        </w:rPr>
        <w:t>source</w:t>
      </w:r>
      <w:r>
        <w:rPr>
          <w:spacing w:val="14"/>
          <w:w w:val="105"/>
        </w:rPr>
        <w:t xml:space="preserve"> </w:t>
      </w:r>
      <w:r>
        <w:rPr>
          <w:w w:val="105"/>
        </w:rPr>
        <w:t>from</w:t>
      </w:r>
      <w:r>
        <w:rPr>
          <w:spacing w:val="15"/>
          <w:w w:val="105"/>
        </w:rPr>
        <w:t xml:space="preserve"> </w:t>
      </w:r>
      <w:r>
        <w:rPr>
          <w:w w:val="105"/>
        </w:rPr>
        <w:t>which</w:t>
      </w:r>
      <w:r>
        <w:rPr>
          <w:spacing w:val="16"/>
          <w:w w:val="105"/>
        </w:rPr>
        <w:t xml:space="preserve"> </w:t>
      </w:r>
      <w:r>
        <w:rPr>
          <w:w w:val="105"/>
        </w:rPr>
        <w:t>this</w:t>
      </w:r>
      <w:r>
        <w:rPr>
          <w:spacing w:val="14"/>
          <w:w w:val="105"/>
        </w:rPr>
        <w:t xml:space="preserve"> </w:t>
      </w:r>
      <w:r>
        <w:rPr>
          <w:w w:val="105"/>
        </w:rPr>
        <w:t>variable</w:t>
      </w:r>
      <w:r>
        <w:rPr>
          <w:spacing w:val="15"/>
          <w:w w:val="105"/>
        </w:rPr>
        <w:t xml:space="preserve"> </w:t>
      </w:r>
      <w:r>
        <w:rPr>
          <w:spacing w:val="-3"/>
          <w:w w:val="105"/>
        </w:rPr>
        <w:t>was</w:t>
      </w:r>
      <w:r>
        <w:rPr>
          <w:spacing w:val="14"/>
          <w:w w:val="105"/>
        </w:rPr>
        <w:t xml:space="preserve"> </w:t>
      </w:r>
      <w:r>
        <w:rPr>
          <w:w w:val="105"/>
        </w:rPr>
        <w:t>derived.</w:t>
      </w:r>
    </w:p>
    <w:p w:rsidR="00194060" w:rsidRDefault="00F75F9A">
      <w:pPr>
        <w:pStyle w:val="BodyText"/>
        <w:spacing w:line="312" w:lineRule="auto"/>
        <w:ind w:left="120" w:right="1418" w:firstLine="338"/>
        <w:jc w:val="both"/>
      </w:pPr>
      <w:r>
        <w:rPr>
          <w:w w:val="105"/>
        </w:rPr>
        <w:t>In this table, Combat Arms MOS is a binary factor derived from the DoD Occupation Code. Combat</w:t>
      </w:r>
      <w:r>
        <w:rPr>
          <w:spacing w:val="-9"/>
          <w:w w:val="105"/>
        </w:rPr>
        <w:t xml:space="preserve"> </w:t>
      </w:r>
      <w:r>
        <w:rPr>
          <w:w w:val="105"/>
        </w:rPr>
        <w:t>Arms</w:t>
      </w:r>
      <w:r>
        <w:rPr>
          <w:spacing w:val="-9"/>
          <w:w w:val="105"/>
        </w:rPr>
        <w:t xml:space="preserve"> </w:t>
      </w:r>
      <w:r>
        <w:rPr>
          <w:w w:val="105"/>
        </w:rPr>
        <w:t>occupation</w:t>
      </w:r>
      <w:r>
        <w:rPr>
          <w:spacing w:val="-9"/>
          <w:w w:val="105"/>
        </w:rPr>
        <w:t xml:space="preserve"> </w:t>
      </w:r>
      <w:r>
        <w:rPr>
          <w:w w:val="105"/>
        </w:rPr>
        <w:t>codes</w:t>
      </w:r>
      <w:r>
        <w:rPr>
          <w:spacing w:val="-9"/>
          <w:w w:val="105"/>
        </w:rPr>
        <w:t xml:space="preserve"> </w:t>
      </w:r>
      <w:r>
        <w:rPr>
          <w:w w:val="105"/>
        </w:rPr>
        <w:t>include</w:t>
      </w:r>
      <w:r>
        <w:rPr>
          <w:spacing w:val="-9"/>
          <w:w w:val="105"/>
        </w:rPr>
        <w:t xml:space="preserve"> </w:t>
      </w:r>
      <w:r>
        <w:rPr>
          <w:w w:val="105"/>
        </w:rPr>
        <w:t>Infantry</w:t>
      </w:r>
      <w:r>
        <w:rPr>
          <w:spacing w:val="-9"/>
          <w:w w:val="105"/>
        </w:rPr>
        <w:t xml:space="preserve"> </w:t>
      </w:r>
      <w:r>
        <w:rPr>
          <w:w w:val="105"/>
        </w:rPr>
        <w:t>(101000),</w:t>
      </w:r>
      <w:r>
        <w:rPr>
          <w:spacing w:val="-4"/>
          <w:w w:val="105"/>
        </w:rPr>
        <w:t xml:space="preserve"> </w:t>
      </w:r>
      <w:r>
        <w:rPr>
          <w:w w:val="105"/>
        </w:rPr>
        <w:t>Special</w:t>
      </w:r>
      <w:r>
        <w:rPr>
          <w:spacing w:val="-8"/>
          <w:w w:val="105"/>
        </w:rPr>
        <w:t xml:space="preserve"> </w:t>
      </w:r>
      <w:r>
        <w:rPr>
          <w:spacing w:val="-4"/>
          <w:w w:val="105"/>
        </w:rPr>
        <w:t>Forces</w:t>
      </w:r>
      <w:r>
        <w:rPr>
          <w:spacing w:val="-9"/>
          <w:w w:val="105"/>
        </w:rPr>
        <w:t xml:space="preserve"> </w:t>
      </w:r>
      <w:r>
        <w:rPr>
          <w:w w:val="105"/>
        </w:rPr>
        <w:t>(101100),</w:t>
      </w:r>
      <w:r>
        <w:rPr>
          <w:spacing w:val="-4"/>
          <w:w w:val="105"/>
        </w:rPr>
        <w:t xml:space="preserve"> </w:t>
      </w:r>
      <w:r>
        <w:rPr>
          <w:w w:val="105"/>
        </w:rPr>
        <w:t>Armor</w:t>
      </w:r>
      <w:r>
        <w:rPr>
          <w:spacing w:val="-9"/>
          <w:w w:val="105"/>
        </w:rPr>
        <w:t xml:space="preserve"> </w:t>
      </w:r>
      <w:r>
        <w:rPr>
          <w:w w:val="105"/>
        </w:rPr>
        <w:t>(102000), Combat Engineering (103000), Artillery (104100), Rocket Artillery (104200) and Missile Artillery (104300).</w:t>
      </w:r>
      <w:r>
        <w:rPr>
          <w:spacing w:val="39"/>
          <w:w w:val="105"/>
        </w:rPr>
        <w:t xml:space="preserve"> </w:t>
      </w:r>
      <w:r>
        <w:rPr>
          <w:w w:val="105"/>
        </w:rPr>
        <w:t>All</w:t>
      </w:r>
      <w:r>
        <w:rPr>
          <w:spacing w:val="14"/>
          <w:w w:val="105"/>
        </w:rPr>
        <w:t xml:space="preserve"> </w:t>
      </w:r>
      <w:r>
        <w:rPr>
          <w:w w:val="105"/>
        </w:rPr>
        <w:t>other</w:t>
      </w:r>
      <w:r>
        <w:rPr>
          <w:spacing w:val="15"/>
          <w:w w:val="105"/>
        </w:rPr>
        <w:t xml:space="preserve"> </w:t>
      </w:r>
      <w:r>
        <w:rPr>
          <w:w w:val="105"/>
        </w:rPr>
        <w:t>occupation</w:t>
      </w:r>
      <w:r>
        <w:rPr>
          <w:spacing w:val="14"/>
          <w:w w:val="105"/>
        </w:rPr>
        <w:t xml:space="preserve"> </w:t>
      </w:r>
      <w:r>
        <w:rPr>
          <w:w w:val="105"/>
        </w:rPr>
        <w:t>codes</w:t>
      </w:r>
      <w:r>
        <w:rPr>
          <w:spacing w:val="14"/>
          <w:w w:val="105"/>
        </w:rPr>
        <w:t xml:space="preserve"> </w:t>
      </w:r>
      <w:r>
        <w:rPr>
          <w:w w:val="105"/>
        </w:rPr>
        <w:t>are</w:t>
      </w:r>
      <w:r>
        <w:rPr>
          <w:spacing w:val="14"/>
          <w:w w:val="105"/>
        </w:rPr>
        <w:t xml:space="preserve"> </w:t>
      </w:r>
      <w:r>
        <w:rPr>
          <w:w w:val="105"/>
        </w:rPr>
        <w:t>classified</w:t>
      </w:r>
      <w:r>
        <w:rPr>
          <w:spacing w:val="15"/>
          <w:w w:val="105"/>
        </w:rPr>
        <w:t xml:space="preserve"> </w:t>
      </w:r>
      <w:r>
        <w:rPr>
          <w:w w:val="105"/>
        </w:rPr>
        <w:t>as</w:t>
      </w:r>
      <w:r>
        <w:rPr>
          <w:spacing w:val="14"/>
          <w:w w:val="105"/>
        </w:rPr>
        <w:t xml:space="preserve"> </w:t>
      </w:r>
      <w:r>
        <w:rPr>
          <w:w w:val="105"/>
        </w:rPr>
        <w:t>non-Combat</w:t>
      </w:r>
      <w:r>
        <w:rPr>
          <w:spacing w:val="14"/>
          <w:w w:val="105"/>
        </w:rPr>
        <w:t xml:space="preserve"> </w:t>
      </w:r>
      <w:r>
        <w:rPr>
          <w:w w:val="105"/>
        </w:rPr>
        <w:t>Arms</w:t>
      </w:r>
      <w:r>
        <w:rPr>
          <w:spacing w:val="15"/>
          <w:w w:val="105"/>
        </w:rPr>
        <w:t xml:space="preserve"> </w:t>
      </w:r>
      <w:r>
        <w:rPr>
          <w:w w:val="105"/>
        </w:rPr>
        <w:t>MOS.</w:t>
      </w:r>
    </w:p>
    <w:p w:rsidR="00194060" w:rsidRDefault="00194060">
      <w:pPr>
        <w:spacing w:line="312" w:lineRule="auto"/>
        <w:jc w:val="both"/>
        <w:sectPr w:rsidR="00194060">
          <w:pgSz w:w="12240" w:h="15840"/>
          <w:pgMar w:top="1360" w:right="0" w:bottom="1600" w:left="1320" w:header="0" w:footer="1404" w:gutter="0"/>
          <w:cols w:space="720"/>
        </w:sectPr>
      </w:pPr>
    </w:p>
    <w:p w:rsidR="00194060" w:rsidRDefault="00F75F9A">
      <w:pPr>
        <w:spacing w:before="45"/>
        <w:ind w:left="2403"/>
        <w:rPr>
          <w:sz w:val="18"/>
        </w:rPr>
      </w:pPr>
      <w:r>
        <w:rPr>
          <w:b/>
          <w:w w:val="115"/>
          <w:sz w:val="18"/>
        </w:rPr>
        <w:lastRenderedPageBreak/>
        <w:t xml:space="preserve">Table 2: </w:t>
      </w:r>
      <w:r>
        <w:rPr>
          <w:w w:val="115"/>
          <w:sz w:val="18"/>
        </w:rPr>
        <w:t>Structure of the transaction table data product.</w:t>
      </w:r>
    </w:p>
    <w:p w:rsidR="00194060" w:rsidRDefault="00194060">
      <w:pPr>
        <w:pStyle w:val="BodyText"/>
        <w:spacing w:before="3" w:after="1"/>
        <w:rPr>
          <w:sz w:val="21"/>
        </w:rPr>
      </w:pPr>
    </w:p>
    <w:tbl>
      <w:tblPr>
        <w:tblW w:w="0" w:type="auto"/>
        <w:tblInd w:w="127" w:type="dxa"/>
        <w:tblLayout w:type="fixed"/>
        <w:tblCellMar>
          <w:left w:w="0" w:type="dxa"/>
          <w:right w:w="0" w:type="dxa"/>
        </w:tblCellMar>
        <w:tblLook w:val="01E0" w:firstRow="1" w:lastRow="1" w:firstColumn="1" w:lastColumn="1" w:noHBand="0" w:noVBand="0"/>
      </w:tblPr>
      <w:tblGrid>
        <w:gridCol w:w="3443"/>
        <w:gridCol w:w="1448"/>
        <w:gridCol w:w="1410"/>
      </w:tblGrid>
      <w:tr w:rsidR="00194060">
        <w:trPr>
          <w:trHeight w:val="199"/>
        </w:trPr>
        <w:tc>
          <w:tcPr>
            <w:tcW w:w="3443" w:type="dxa"/>
            <w:tcBorders>
              <w:bottom w:val="single" w:sz="4" w:space="0" w:color="000000"/>
            </w:tcBorders>
          </w:tcPr>
          <w:p w:rsidR="00194060" w:rsidRDefault="00F75F9A">
            <w:pPr>
              <w:pStyle w:val="TableParagraph"/>
              <w:spacing w:line="173" w:lineRule="exact"/>
              <w:ind w:left="119"/>
              <w:rPr>
                <w:sz w:val="18"/>
              </w:rPr>
            </w:pPr>
            <w:r>
              <w:rPr>
                <w:w w:val="110"/>
                <w:sz w:val="18"/>
              </w:rPr>
              <w:t>description</w:t>
            </w:r>
          </w:p>
        </w:tc>
        <w:tc>
          <w:tcPr>
            <w:tcW w:w="1448" w:type="dxa"/>
            <w:tcBorders>
              <w:bottom w:val="single" w:sz="4" w:space="0" w:color="000000"/>
            </w:tcBorders>
          </w:tcPr>
          <w:p w:rsidR="00194060" w:rsidRDefault="00F75F9A">
            <w:pPr>
              <w:pStyle w:val="TableParagraph"/>
              <w:spacing w:line="173" w:lineRule="exact"/>
              <w:ind w:left="120"/>
              <w:rPr>
                <w:sz w:val="18"/>
              </w:rPr>
            </w:pPr>
            <w:r>
              <w:rPr>
                <w:w w:val="110"/>
                <w:sz w:val="18"/>
              </w:rPr>
              <w:t>prior</w:t>
            </w:r>
          </w:p>
        </w:tc>
        <w:tc>
          <w:tcPr>
            <w:tcW w:w="1410" w:type="dxa"/>
            <w:tcBorders>
              <w:bottom w:val="single" w:sz="4" w:space="0" w:color="000000"/>
            </w:tcBorders>
          </w:tcPr>
          <w:p w:rsidR="00194060" w:rsidRDefault="00F75F9A">
            <w:pPr>
              <w:pStyle w:val="TableParagraph"/>
              <w:spacing w:line="173" w:lineRule="exact"/>
              <w:ind w:left="120"/>
              <w:rPr>
                <w:sz w:val="18"/>
              </w:rPr>
            </w:pPr>
            <w:r>
              <w:rPr>
                <w:w w:val="105"/>
                <w:sz w:val="18"/>
              </w:rPr>
              <w:t>original source</w:t>
            </w:r>
          </w:p>
        </w:tc>
      </w:tr>
      <w:tr w:rsidR="00194060">
        <w:trPr>
          <w:trHeight w:val="217"/>
        </w:trPr>
        <w:tc>
          <w:tcPr>
            <w:tcW w:w="3443" w:type="dxa"/>
            <w:tcBorders>
              <w:top w:val="single" w:sz="4" w:space="0" w:color="000000"/>
            </w:tcBorders>
          </w:tcPr>
          <w:p w:rsidR="00194060" w:rsidRDefault="00F75F9A">
            <w:pPr>
              <w:pStyle w:val="TableParagraph"/>
              <w:spacing w:line="191" w:lineRule="exact"/>
              <w:ind w:left="119"/>
              <w:rPr>
                <w:sz w:val="18"/>
              </w:rPr>
            </w:pPr>
            <w:r>
              <w:rPr>
                <w:w w:val="110"/>
                <w:sz w:val="18"/>
              </w:rPr>
              <w:t>Enlistee’s Unique ID</w:t>
            </w:r>
          </w:p>
        </w:tc>
        <w:tc>
          <w:tcPr>
            <w:tcW w:w="1448" w:type="dxa"/>
            <w:tcBorders>
              <w:top w:val="single" w:sz="4" w:space="0" w:color="000000"/>
            </w:tcBorders>
          </w:tcPr>
          <w:p w:rsidR="00194060" w:rsidRDefault="00F75F9A">
            <w:pPr>
              <w:pStyle w:val="TableParagraph"/>
              <w:spacing w:line="191" w:lineRule="exact"/>
              <w:ind w:left="119"/>
              <w:rPr>
                <w:sz w:val="18"/>
              </w:rPr>
            </w:pPr>
            <w:r>
              <w:rPr>
                <w:w w:val="110"/>
                <w:sz w:val="18"/>
              </w:rPr>
              <w:t>Random Effect</w:t>
            </w:r>
          </w:p>
        </w:tc>
        <w:tc>
          <w:tcPr>
            <w:tcW w:w="1410" w:type="dxa"/>
            <w:tcBorders>
              <w:top w:val="single" w:sz="4" w:space="0" w:color="000000"/>
            </w:tcBorders>
          </w:tcPr>
          <w:p w:rsidR="00194060" w:rsidRDefault="00F75F9A">
            <w:pPr>
              <w:pStyle w:val="TableParagraph"/>
              <w:spacing w:line="191" w:lineRule="exact"/>
              <w:ind w:left="118"/>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Duty Zip Code</w:t>
            </w:r>
          </w:p>
        </w:tc>
        <w:tc>
          <w:tcPr>
            <w:tcW w:w="1448" w:type="dxa"/>
          </w:tcPr>
          <w:p w:rsidR="00194060" w:rsidRDefault="00F75F9A">
            <w:pPr>
              <w:pStyle w:val="TableParagraph"/>
              <w:spacing w:line="193" w:lineRule="exact"/>
              <w:ind w:left="119"/>
              <w:rPr>
                <w:sz w:val="18"/>
              </w:rPr>
            </w:pPr>
            <w:r>
              <w:rPr>
                <w:w w:val="110"/>
                <w:sz w:val="18"/>
              </w:rPr>
              <w:t>Random Effect</w:t>
            </w:r>
          </w:p>
        </w:tc>
        <w:tc>
          <w:tcPr>
            <w:tcW w:w="1410" w:type="dxa"/>
          </w:tcPr>
          <w:p w:rsidR="00194060" w:rsidRDefault="00F75F9A">
            <w:pPr>
              <w:pStyle w:val="TableParagraph"/>
              <w:spacing w:line="193" w:lineRule="exact"/>
              <w:ind w:left="118"/>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Duty UIC</w:t>
            </w:r>
          </w:p>
        </w:tc>
        <w:tc>
          <w:tcPr>
            <w:tcW w:w="1448" w:type="dxa"/>
          </w:tcPr>
          <w:p w:rsidR="00194060" w:rsidRDefault="00F75F9A">
            <w:pPr>
              <w:pStyle w:val="TableParagraph"/>
              <w:spacing w:line="193" w:lineRule="exact"/>
              <w:ind w:left="119"/>
              <w:rPr>
                <w:sz w:val="18"/>
              </w:rPr>
            </w:pPr>
            <w:r>
              <w:rPr>
                <w:w w:val="110"/>
                <w:sz w:val="18"/>
              </w:rPr>
              <w:t>Random Effect</w:t>
            </w:r>
          </w:p>
        </w:tc>
        <w:tc>
          <w:tcPr>
            <w:tcW w:w="1410" w:type="dxa"/>
          </w:tcPr>
          <w:p w:rsidR="00194060" w:rsidRDefault="00F75F9A">
            <w:pPr>
              <w:pStyle w:val="TableParagraph"/>
              <w:spacing w:line="193" w:lineRule="exact"/>
              <w:ind w:left="118"/>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Gender</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Race Code</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5"/>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Education Level</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8"/>
              <w:rPr>
                <w:sz w:val="18"/>
              </w:rPr>
            </w:pPr>
            <w:r>
              <w:rPr>
                <w:w w:val="115"/>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Rank</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DoD Occupation Code</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05"/>
                <w:sz w:val="18"/>
              </w:rPr>
              <w:t>Age</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9"/>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Calendar Year</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10"/>
                <w:sz w:val="18"/>
              </w:rPr>
              <w:t>Master</w:t>
            </w:r>
          </w:p>
        </w:tc>
      </w:tr>
      <w:tr w:rsidR="00194060">
        <w:trPr>
          <w:trHeight w:val="219"/>
        </w:trPr>
        <w:tc>
          <w:tcPr>
            <w:tcW w:w="3443" w:type="dxa"/>
          </w:tcPr>
          <w:p w:rsidR="00194060" w:rsidRDefault="00F75F9A">
            <w:pPr>
              <w:pStyle w:val="TableParagraph"/>
              <w:spacing w:line="193" w:lineRule="exact"/>
              <w:ind w:left="119"/>
              <w:rPr>
                <w:sz w:val="18"/>
              </w:rPr>
            </w:pPr>
            <w:r>
              <w:rPr>
                <w:w w:val="105"/>
                <w:sz w:val="18"/>
              </w:rPr>
              <w:t>Year of Service</w:t>
            </w:r>
          </w:p>
        </w:tc>
        <w:tc>
          <w:tcPr>
            <w:tcW w:w="1448" w:type="dxa"/>
          </w:tcPr>
          <w:p w:rsidR="00194060" w:rsidRDefault="00F75F9A">
            <w:pPr>
              <w:pStyle w:val="TableParagraph"/>
              <w:spacing w:line="193" w:lineRule="exact"/>
              <w:ind w:left="120"/>
              <w:rPr>
                <w:sz w:val="18"/>
              </w:rPr>
            </w:pPr>
            <w:r>
              <w:rPr>
                <w:w w:val="110"/>
                <w:sz w:val="18"/>
              </w:rPr>
              <w:t>GMRF</w:t>
            </w:r>
          </w:p>
        </w:tc>
        <w:tc>
          <w:tcPr>
            <w:tcW w:w="1410" w:type="dxa"/>
          </w:tcPr>
          <w:p w:rsidR="00194060" w:rsidRDefault="00F75F9A">
            <w:pPr>
              <w:pStyle w:val="TableParagraph"/>
              <w:spacing w:line="193" w:lineRule="exact"/>
              <w:ind w:left="119"/>
              <w:rPr>
                <w:sz w:val="18"/>
              </w:rPr>
            </w:pPr>
            <w:r>
              <w:rPr>
                <w:w w:val="110"/>
                <w:sz w:val="18"/>
              </w:rPr>
              <w:t>Analyst</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ASVAB Percentile</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10"/>
                <w:sz w:val="18"/>
              </w:rPr>
              <w:t>Analyst</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Army Physical Fitness Test</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DTMS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Body Composition Test</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DTMS</w:t>
            </w:r>
          </w:p>
        </w:tc>
      </w:tr>
      <w:tr w:rsidR="00194060">
        <w:trPr>
          <w:trHeight w:val="219"/>
        </w:trPr>
        <w:tc>
          <w:tcPr>
            <w:tcW w:w="3443" w:type="dxa"/>
          </w:tcPr>
          <w:p w:rsidR="00194060" w:rsidRDefault="00F75F9A">
            <w:pPr>
              <w:pStyle w:val="TableParagraph"/>
              <w:spacing w:line="193" w:lineRule="exact"/>
              <w:ind w:left="119"/>
              <w:rPr>
                <w:sz w:val="18"/>
              </w:rPr>
            </w:pPr>
            <w:r>
              <w:rPr>
                <w:w w:val="115"/>
                <w:sz w:val="18"/>
              </w:rPr>
              <w:t>Court Martial</w:t>
            </w:r>
          </w:p>
        </w:tc>
        <w:tc>
          <w:tcPr>
            <w:tcW w:w="1448" w:type="dxa"/>
          </w:tcPr>
          <w:p w:rsidR="00194060" w:rsidRDefault="00F75F9A">
            <w:pPr>
              <w:pStyle w:val="TableParagraph"/>
              <w:spacing w:line="193" w:lineRule="exact"/>
              <w:ind w:left="120"/>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IPERMS</w:t>
            </w:r>
          </w:p>
        </w:tc>
      </w:tr>
      <w:tr w:rsidR="00194060">
        <w:trPr>
          <w:trHeight w:val="219"/>
        </w:trPr>
        <w:tc>
          <w:tcPr>
            <w:tcW w:w="3443" w:type="dxa"/>
          </w:tcPr>
          <w:p w:rsidR="00194060" w:rsidRDefault="00F75F9A">
            <w:pPr>
              <w:pStyle w:val="TableParagraph"/>
              <w:spacing w:line="193" w:lineRule="exact"/>
              <w:ind w:left="119"/>
              <w:rPr>
                <w:sz w:val="18"/>
              </w:rPr>
            </w:pPr>
            <w:r>
              <w:rPr>
                <w:w w:val="105"/>
                <w:sz w:val="18"/>
              </w:rPr>
              <w:t>Article 15</w:t>
            </w:r>
          </w:p>
        </w:tc>
        <w:tc>
          <w:tcPr>
            <w:tcW w:w="1448" w:type="dxa"/>
          </w:tcPr>
          <w:p w:rsidR="00194060" w:rsidRDefault="00F75F9A">
            <w:pPr>
              <w:pStyle w:val="TableParagraph"/>
              <w:spacing w:line="193" w:lineRule="exact"/>
              <w:ind w:left="120"/>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IPERMS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Letter of Reprimand</w:t>
            </w:r>
          </w:p>
        </w:tc>
        <w:tc>
          <w:tcPr>
            <w:tcW w:w="1448" w:type="dxa"/>
          </w:tcPr>
          <w:p w:rsidR="00194060" w:rsidRDefault="00F75F9A">
            <w:pPr>
              <w:pStyle w:val="TableParagraph"/>
              <w:spacing w:line="193" w:lineRule="exact"/>
              <w:ind w:left="119"/>
              <w:rPr>
                <w:sz w:val="18"/>
              </w:rPr>
            </w:pPr>
            <w:r>
              <w:rPr>
                <w:w w:val="110"/>
                <w:sz w:val="18"/>
              </w:rPr>
              <w:t>Fixed</w:t>
            </w:r>
          </w:p>
        </w:tc>
        <w:tc>
          <w:tcPr>
            <w:tcW w:w="1410" w:type="dxa"/>
          </w:tcPr>
          <w:p w:rsidR="00194060" w:rsidRDefault="00F75F9A">
            <w:pPr>
              <w:pStyle w:val="TableParagraph"/>
              <w:spacing w:line="193" w:lineRule="exact"/>
              <w:ind w:left="119"/>
              <w:rPr>
                <w:sz w:val="18"/>
              </w:rPr>
            </w:pPr>
            <w:r>
              <w:rPr>
                <w:w w:val="110"/>
                <w:sz w:val="18"/>
              </w:rPr>
              <w:t>IPERMS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Number of Deployments</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10"/>
                <w:sz w:val="18"/>
              </w:rPr>
              <w:t>Deployment</w:t>
            </w:r>
          </w:p>
        </w:tc>
      </w:tr>
      <w:tr w:rsidR="00194060">
        <w:trPr>
          <w:trHeight w:val="219"/>
        </w:trPr>
        <w:tc>
          <w:tcPr>
            <w:tcW w:w="3443" w:type="dxa"/>
            <w:tcBorders>
              <w:bottom w:val="single" w:sz="4" w:space="0" w:color="000000"/>
            </w:tcBorders>
          </w:tcPr>
          <w:p w:rsidR="00194060" w:rsidRDefault="00F75F9A">
            <w:pPr>
              <w:pStyle w:val="TableParagraph"/>
              <w:spacing w:line="193" w:lineRule="exact"/>
              <w:ind w:left="119"/>
              <w:rPr>
                <w:sz w:val="18"/>
              </w:rPr>
            </w:pPr>
            <w:r>
              <w:rPr>
                <w:w w:val="110"/>
                <w:sz w:val="18"/>
              </w:rPr>
              <w:t>Days Deployed</w:t>
            </w:r>
          </w:p>
        </w:tc>
        <w:tc>
          <w:tcPr>
            <w:tcW w:w="1448" w:type="dxa"/>
            <w:tcBorders>
              <w:bottom w:val="single" w:sz="4" w:space="0" w:color="000000"/>
            </w:tcBorders>
          </w:tcPr>
          <w:p w:rsidR="00194060" w:rsidRDefault="00F75F9A">
            <w:pPr>
              <w:pStyle w:val="TableParagraph"/>
              <w:spacing w:line="193" w:lineRule="exact"/>
              <w:ind w:left="119"/>
              <w:rPr>
                <w:sz w:val="18"/>
              </w:rPr>
            </w:pPr>
            <w:r>
              <w:rPr>
                <w:w w:val="110"/>
                <w:sz w:val="18"/>
              </w:rPr>
              <w:t>GMRF</w:t>
            </w:r>
          </w:p>
        </w:tc>
        <w:tc>
          <w:tcPr>
            <w:tcW w:w="1410" w:type="dxa"/>
            <w:tcBorders>
              <w:bottom w:val="single" w:sz="4" w:space="0" w:color="000000"/>
            </w:tcBorders>
          </w:tcPr>
          <w:p w:rsidR="00194060" w:rsidRDefault="00F75F9A">
            <w:pPr>
              <w:pStyle w:val="TableParagraph"/>
              <w:spacing w:line="193" w:lineRule="exact"/>
              <w:ind w:left="118"/>
              <w:rPr>
                <w:sz w:val="18"/>
              </w:rPr>
            </w:pPr>
            <w:r>
              <w:rPr>
                <w:w w:val="110"/>
                <w:sz w:val="18"/>
              </w:rPr>
              <w:t>Deployment</w:t>
            </w:r>
          </w:p>
        </w:tc>
      </w:tr>
      <w:tr w:rsidR="00194060">
        <w:trPr>
          <w:trHeight w:val="217"/>
        </w:trPr>
        <w:tc>
          <w:tcPr>
            <w:tcW w:w="3443" w:type="dxa"/>
            <w:tcBorders>
              <w:top w:val="single" w:sz="4" w:space="0" w:color="000000"/>
            </w:tcBorders>
          </w:tcPr>
          <w:p w:rsidR="00194060" w:rsidRDefault="00F75F9A">
            <w:pPr>
              <w:pStyle w:val="TableParagraph"/>
              <w:spacing w:line="191" w:lineRule="exact"/>
              <w:ind w:left="119"/>
              <w:rPr>
                <w:sz w:val="18"/>
              </w:rPr>
            </w:pPr>
            <w:r>
              <w:rPr>
                <w:w w:val="110"/>
                <w:sz w:val="18"/>
              </w:rPr>
              <w:t>Median Income</w:t>
            </w:r>
          </w:p>
        </w:tc>
        <w:tc>
          <w:tcPr>
            <w:tcW w:w="1448" w:type="dxa"/>
            <w:tcBorders>
              <w:top w:val="single" w:sz="4" w:space="0" w:color="000000"/>
            </w:tcBorders>
          </w:tcPr>
          <w:p w:rsidR="00194060" w:rsidRDefault="00F75F9A">
            <w:pPr>
              <w:pStyle w:val="TableParagraph"/>
              <w:spacing w:line="191" w:lineRule="exact"/>
              <w:ind w:left="120"/>
              <w:rPr>
                <w:sz w:val="18"/>
              </w:rPr>
            </w:pPr>
            <w:r>
              <w:rPr>
                <w:w w:val="110"/>
                <w:sz w:val="18"/>
              </w:rPr>
              <w:t>GMRF</w:t>
            </w:r>
          </w:p>
        </w:tc>
        <w:tc>
          <w:tcPr>
            <w:tcW w:w="1410" w:type="dxa"/>
            <w:tcBorders>
              <w:top w:val="single" w:sz="4" w:space="0" w:color="000000"/>
            </w:tcBorders>
          </w:tcPr>
          <w:p w:rsidR="00194060" w:rsidRDefault="00F75F9A">
            <w:pPr>
              <w:pStyle w:val="TableParagraph"/>
              <w:spacing w:line="191" w:lineRule="exact"/>
              <w:ind w:left="119"/>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05"/>
                <w:sz w:val="18"/>
              </w:rPr>
              <w:t>%Below Poverty Line</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%SNAP Recipients</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%Population in Armed Forces</w:t>
            </w:r>
          </w:p>
        </w:tc>
        <w:tc>
          <w:tcPr>
            <w:tcW w:w="1448" w:type="dxa"/>
          </w:tcPr>
          <w:p w:rsidR="00194060" w:rsidRDefault="00F75F9A">
            <w:pPr>
              <w:pStyle w:val="TableParagraph"/>
              <w:spacing w:line="193" w:lineRule="exact"/>
              <w:ind w:left="120"/>
              <w:rPr>
                <w:sz w:val="18"/>
              </w:rPr>
            </w:pPr>
            <w:r>
              <w:rPr>
                <w:w w:val="110"/>
                <w:sz w:val="18"/>
              </w:rPr>
              <w:t>GMRF</w:t>
            </w:r>
          </w:p>
        </w:tc>
        <w:tc>
          <w:tcPr>
            <w:tcW w:w="1410" w:type="dxa"/>
          </w:tcPr>
          <w:p w:rsidR="00194060" w:rsidRDefault="00F75F9A">
            <w:pPr>
              <w:pStyle w:val="TableParagraph"/>
              <w:spacing w:line="193" w:lineRule="exact"/>
              <w:ind w:left="119"/>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%Veterans</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%Commuting by Public Transportation</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10"/>
                <w:sz w:val="18"/>
              </w:rPr>
              <w:t>%Family Households</w:t>
            </w:r>
          </w:p>
        </w:tc>
        <w:tc>
          <w:tcPr>
            <w:tcW w:w="1448" w:type="dxa"/>
          </w:tcPr>
          <w:p w:rsidR="00194060" w:rsidRDefault="00F75F9A">
            <w:pPr>
              <w:pStyle w:val="TableParagraph"/>
              <w:spacing w:line="193" w:lineRule="exact"/>
              <w:ind w:left="120"/>
              <w:rPr>
                <w:sz w:val="18"/>
              </w:rPr>
            </w:pPr>
            <w:r>
              <w:rPr>
                <w:w w:val="110"/>
                <w:sz w:val="18"/>
              </w:rPr>
              <w:t>GMRF</w:t>
            </w:r>
          </w:p>
        </w:tc>
        <w:tc>
          <w:tcPr>
            <w:tcW w:w="1410" w:type="dxa"/>
          </w:tcPr>
          <w:p w:rsidR="00194060" w:rsidRDefault="00F75F9A">
            <w:pPr>
              <w:pStyle w:val="TableParagraph"/>
              <w:spacing w:line="193" w:lineRule="exact"/>
              <w:ind w:left="119"/>
              <w:rPr>
                <w:sz w:val="18"/>
              </w:rPr>
            </w:pPr>
            <w:r>
              <w:rPr>
                <w:w w:val="105"/>
                <w:sz w:val="18"/>
              </w:rPr>
              <w:t>ACS</w:t>
            </w:r>
          </w:p>
        </w:tc>
      </w:tr>
      <w:tr w:rsidR="00194060">
        <w:trPr>
          <w:trHeight w:val="219"/>
        </w:trPr>
        <w:tc>
          <w:tcPr>
            <w:tcW w:w="3443" w:type="dxa"/>
          </w:tcPr>
          <w:p w:rsidR="00194060" w:rsidRDefault="00F75F9A">
            <w:pPr>
              <w:pStyle w:val="TableParagraph"/>
              <w:spacing w:line="193" w:lineRule="exact"/>
              <w:ind w:left="119"/>
              <w:rPr>
                <w:sz w:val="18"/>
              </w:rPr>
            </w:pPr>
            <w:r>
              <w:rPr>
                <w:w w:val="105"/>
                <w:sz w:val="18"/>
              </w:rPr>
              <w:t>%Unemployed</w:t>
            </w:r>
          </w:p>
        </w:tc>
        <w:tc>
          <w:tcPr>
            <w:tcW w:w="1448" w:type="dxa"/>
          </w:tcPr>
          <w:p w:rsidR="00194060" w:rsidRDefault="00F75F9A">
            <w:pPr>
              <w:pStyle w:val="TableParagraph"/>
              <w:spacing w:line="193" w:lineRule="exact"/>
              <w:ind w:left="119"/>
              <w:rPr>
                <w:sz w:val="18"/>
              </w:rPr>
            </w:pPr>
            <w:r>
              <w:rPr>
                <w:w w:val="110"/>
                <w:sz w:val="18"/>
              </w:rPr>
              <w:t>GMRF</w:t>
            </w:r>
          </w:p>
        </w:tc>
        <w:tc>
          <w:tcPr>
            <w:tcW w:w="1410" w:type="dxa"/>
          </w:tcPr>
          <w:p w:rsidR="00194060" w:rsidRDefault="00F75F9A">
            <w:pPr>
              <w:pStyle w:val="TableParagraph"/>
              <w:spacing w:line="193" w:lineRule="exact"/>
              <w:ind w:left="118"/>
              <w:rPr>
                <w:sz w:val="18"/>
              </w:rPr>
            </w:pPr>
            <w:r>
              <w:rPr>
                <w:w w:val="110"/>
                <w:sz w:val="18"/>
              </w:rPr>
              <w:t>BLS QCEW</w:t>
            </w:r>
          </w:p>
        </w:tc>
      </w:tr>
      <w:tr w:rsidR="00194060">
        <w:trPr>
          <w:trHeight w:val="219"/>
        </w:trPr>
        <w:tc>
          <w:tcPr>
            <w:tcW w:w="3443" w:type="dxa"/>
            <w:tcBorders>
              <w:bottom w:val="single" w:sz="4" w:space="0" w:color="000000"/>
            </w:tcBorders>
          </w:tcPr>
          <w:p w:rsidR="00194060" w:rsidRDefault="00F75F9A">
            <w:pPr>
              <w:pStyle w:val="TableParagraph"/>
              <w:spacing w:line="193" w:lineRule="exact"/>
              <w:ind w:left="119"/>
              <w:rPr>
                <w:sz w:val="18"/>
              </w:rPr>
            </w:pPr>
            <w:r>
              <w:rPr>
                <w:w w:val="105"/>
                <w:sz w:val="18"/>
              </w:rPr>
              <w:t>Median Weekly Wages</w:t>
            </w:r>
          </w:p>
        </w:tc>
        <w:tc>
          <w:tcPr>
            <w:tcW w:w="1448" w:type="dxa"/>
            <w:tcBorders>
              <w:bottom w:val="single" w:sz="4" w:space="0" w:color="000000"/>
            </w:tcBorders>
          </w:tcPr>
          <w:p w:rsidR="00194060" w:rsidRDefault="00F75F9A">
            <w:pPr>
              <w:pStyle w:val="TableParagraph"/>
              <w:spacing w:line="193" w:lineRule="exact"/>
              <w:ind w:left="120"/>
              <w:rPr>
                <w:sz w:val="18"/>
              </w:rPr>
            </w:pPr>
            <w:r>
              <w:rPr>
                <w:w w:val="110"/>
                <w:sz w:val="18"/>
              </w:rPr>
              <w:t>GMRF</w:t>
            </w:r>
          </w:p>
        </w:tc>
        <w:tc>
          <w:tcPr>
            <w:tcW w:w="1410" w:type="dxa"/>
            <w:tcBorders>
              <w:bottom w:val="single" w:sz="4" w:space="0" w:color="000000"/>
            </w:tcBorders>
          </w:tcPr>
          <w:p w:rsidR="00194060" w:rsidRDefault="00F75F9A">
            <w:pPr>
              <w:pStyle w:val="TableParagraph"/>
              <w:spacing w:line="193" w:lineRule="exact"/>
              <w:ind w:left="119"/>
              <w:rPr>
                <w:sz w:val="18"/>
              </w:rPr>
            </w:pPr>
            <w:r>
              <w:rPr>
                <w:w w:val="110"/>
                <w:sz w:val="18"/>
              </w:rPr>
              <w:t>BLS QCEW</w:t>
            </w:r>
          </w:p>
        </w:tc>
      </w:tr>
    </w:tbl>
    <w:p w:rsidR="00194060" w:rsidRDefault="00194060">
      <w:pPr>
        <w:pStyle w:val="BodyText"/>
        <w:rPr>
          <w:sz w:val="18"/>
        </w:rPr>
      </w:pPr>
    </w:p>
    <w:p w:rsidR="00194060" w:rsidRDefault="00194060">
      <w:pPr>
        <w:pStyle w:val="BodyText"/>
        <w:spacing w:before="5"/>
        <w:rPr>
          <w:sz w:val="17"/>
        </w:rPr>
      </w:pPr>
    </w:p>
    <w:p w:rsidR="00194060" w:rsidRDefault="00F75F9A">
      <w:pPr>
        <w:pStyle w:val="BodyText"/>
        <w:spacing w:before="1" w:line="312" w:lineRule="auto"/>
        <w:ind w:left="120" w:right="1436" w:firstLine="338"/>
        <w:jc w:val="both"/>
      </w:pPr>
      <w:r>
        <w:rPr>
          <w:w w:val="110"/>
        </w:rPr>
        <w:t>Court Martial, Article 15, and Letter of Reprimand are each binary factors based on whether an infraction of this type was observed in the last three months in the Interactive Personnel Elec- tronic</w:t>
      </w:r>
      <w:r>
        <w:rPr>
          <w:spacing w:val="-26"/>
          <w:w w:val="110"/>
        </w:rPr>
        <w:t xml:space="preserve"> </w:t>
      </w:r>
      <w:r>
        <w:rPr>
          <w:w w:val="110"/>
        </w:rPr>
        <w:t>Record</w:t>
      </w:r>
      <w:r>
        <w:rPr>
          <w:spacing w:val="-26"/>
          <w:w w:val="110"/>
        </w:rPr>
        <w:t xml:space="preserve"> </w:t>
      </w:r>
      <w:r>
        <w:rPr>
          <w:w w:val="110"/>
        </w:rPr>
        <w:t>Management</w:t>
      </w:r>
      <w:r>
        <w:rPr>
          <w:spacing w:val="-26"/>
          <w:w w:val="110"/>
        </w:rPr>
        <w:t xml:space="preserve"> </w:t>
      </w:r>
      <w:r>
        <w:rPr>
          <w:w w:val="110"/>
        </w:rPr>
        <w:t>System</w:t>
      </w:r>
      <w:r>
        <w:rPr>
          <w:spacing w:val="-26"/>
          <w:w w:val="110"/>
        </w:rPr>
        <w:t xml:space="preserve"> </w:t>
      </w:r>
      <w:r>
        <w:rPr>
          <w:w w:val="110"/>
        </w:rPr>
        <w:t>(IPERMS).</w:t>
      </w:r>
      <w:r>
        <w:rPr>
          <w:spacing w:val="-26"/>
          <w:w w:val="110"/>
        </w:rPr>
        <w:t xml:space="preserve"> </w:t>
      </w:r>
      <w:r>
        <w:rPr>
          <w:w w:val="110"/>
        </w:rPr>
        <w:t>Similarly,</w:t>
      </w:r>
      <w:r>
        <w:rPr>
          <w:spacing w:val="-24"/>
          <w:w w:val="110"/>
        </w:rPr>
        <w:t xml:space="preserve"> </w:t>
      </w:r>
      <w:r>
        <w:rPr>
          <w:w w:val="110"/>
        </w:rPr>
        <w:t>the</w:t>
      </w:r>
      <w:r>
        <w:rPr>
          <w:spacing w:val="-26"/>
          <w:w w:val="110"/>
        </w:rPr>
        <w:t xml:space="preserve"> </w:t>
      </w:r>
      <w:r>
        <w:rPr>
          <w:w w:val="110"/>
        </w:rPr>
        <w:t>Army</w:t>
      </w:r>
      <w:r>
        <w:rPr>
          <w:spacing w:val="-26"/>
          <w:w w:val="110"/>
        </w:rPr>
        <w:t xml:space="preserve"> </w:t>
      </w:r>
      <w:r>
        <w:rPr>
          <w:w w:val="110"/>
        </w:rPr>
        <w:t>Physical</w:t>
      </w:r>
      <w:r>
        <w:rPr>
          <w:spacing w:val="-26"/>
          <w:w w:val="110"/>
        </w:rPr>
        <w:t xml:space="preserve"> </w:t>
      </w:r>
      <w:r>
        <w:rPr>
          <w:w w:val="110"/>
        </w:rPr>
        <w:t>Fitness</w:t>
      </w:r>
      <w:r>
        <w:rPr>
          <w:spacing w:val="-26"/>
          <w:w w:val="110"/>
        </w:rPr>
        <w:t xml:space="preserve"> </w:t>
      </w:r>
      <w:r>
        <w:rPr>
          <w:spacing w:val="-5"/>
          <w:w w:val="110"/>
        </w:rPr>
        <w:t>Test</w:t>
      </w:r>
      <w:r>
        <w:rPr>
          <w:spacing w:val="-26"/>
          <w:w w:val="110"/>
        </w:rPr>
        <w:t xml:space="preserve"> </w:t>
      </w:r>
      <w:r>
        <w:rPr>
          <w:w w:val="110"/>
        </w:rPr>
        <w:t>and</w:t>
      </w:r>
      <w:r>
        <w:rPr>
          <w:spacing w:val="-26"/>
          <w:w w:val="110"/>
        </w:rPr>
        <w:t xml:space="preserve"> </w:t>
      </w:r>
      <w:r>
        <w:rPr>
          <w:w w:val="110"/>
        </w:rPr>
        <w:t>Body Composition</w:t>
      </w:r>
      <w:r>
        <w:rPr>
          <w:spacing w:val="-5"/>
          <w:w w:val="110"/>
        </w:rPr>
        <w:t xml:space="preserve"> </w:t>
      </w:r>
      <w:r>
        <w:rPr>
          <w:w w:val="110"/>
        </w:rPr>
        <w:t>covariates</w:t>
      </w:r>
      <w:r>
        <w:rPr>
          <w:spacing w:val="-5"/>
          <w:w w:val="110"/>
        </w:rPr>
        <w:t xml:space="preserve"> </w:t>
      </w:r>
      <w:r>
        <w:rPr>
          <w:w w:val="110"/>
        </w:rPr>
        <w:t>are</w:t>
      </w:r>
      <w:r>
        <w:rPr>
          <w:spacing w:val="-5"/>
          <w:w w:val="110"/>
        </w:rPr>
        <w:t xml:space="preserve"> </w:t>
      </w:r>
      <w:r>
        <w:rPr>
          <w:w w:val="110"/>
        </w:rPr>
        <w:t>binary</w:t>
      </w:r>
      <w:r>
        <w:rPr>
          <w:spacing w:val="-5"/>
          <w:w w:val="110"/>
        </w:rPr>
        <w:t xml:space="preserve"> </w:t>
      </w:r>
      <w:r>
        <w:rPr>
          <w:w w:val="110"/>
        </w:rPr>
        <w:t>factors</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whether</w:t>
      </w:r>
      <w:r>
        <w:rPr>
          <w:spacing w:val="-5"/>
          <w:w w:val="110"/>
        </w:rPr>
        <w:t xml:space="preserve"> </w:t>
      </w:r>
      <w:r>
        <w:rPr>
          <w:w w:val="110"/>
        </w:rPr>
        <w:t>a</w:t>
      </w:r>
      <w:r>
        <w:rPr>
          <w:spacing w:val="-5"/>
          <w:w w:val="110"/>
        </w:rPr>
        <w:t xml:space="preserve"> </w:t>
      </w:r>
      <w:r>
        <w:rPr>
          <w:w w:val="110"/>
        </w:rPr>
        <w:t>test</w:t>
      </w:r>
      <w:r>
        <w:rPr>
          <w:spacing w:val="-5"/>
          <w:w w:val="110"/>
        </w:rPr>
        <w:t xml:space="preserve"> </w:t>
      </w:r>
      <w:r>
        <w:rPr>
          <w:w w:val="110"/>
        </w:rPr>
        <w:t>has</w:t>
      </w:r>
      <w:r>
        <w:rPr>
          <w:spacing w:val="-4"/>
          <w:w w:val="110"/>
        </w:rPr>
        <w:t xml:space="preserve"> </w:t>
      </w:r>
      <w:r>
        <w:rPr>
          <w:w w:val="110"/>
        </w:rPr>
        <w:t>been</w:t>
      </w:r>
      <w:r>
        <w:rPr>
          <w:spacing w:val="-5"/>
          <w:w w:val="110"/>
        </w:rPr>
        <w:t xml:space="preserve"> </w:t>
      </w:r>
      <w:r>
        <w:rPr>
          <w:w w:val="110"/>
        </w:rPr>
        <w:t>failed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last</w:t>
      </w:r>
      <w:r>
        <w:rPr>
          <w:spacing w:val="-5"/>
          <w:w w:val="110"/>
        </w:rPr>
        <w:t xml:space="preserve"> </w:t>
      </w:r>
      <w:r>
        <w:rPr>
          <w:w w:val="110"/>
        </w:rPr>
        <w:t xml:space="preserve">three months as recorded in the Digital </w:t>
      </w:r>
      <w:r>
        <w:rPr>
          <w:spacing w:val="-3"/>
          <w:w w:val="110"/>
        </w:rPr>
        <w:t xml:space="preserve">Training </w:t>
      </w:r>
      <w:r>
        <w:rPr>
          <w:w w:val="110"/>
        </w:rPr>
        <w:t>Management System</w:t>
      </w:r>
      <w:r>
        <w:rPr>
          <w:spacing w:val="11"/>
          <w:w w:val="110"/>
        </w:rPr>
        <w:t xml:space="preserve"> </w:t>
      </w:r>
      <w:r>
        <w:rPr>
          <w:w w:val="110"/>
        </w:rPr>
        <w:t>(DTMS).</w:t>
      </w:r>
    </w:p>
    <w:p w:rsidR="00194060" w:rsidRDefault="00F75F9A">
      <w:pPr>
        <w:pStyle w:val="BodyText"/>
        <w:spacing w:line="312" w:lineRule="auto"/>
        <w:ind w:left="120" w:right="1438" w:firstLine="338"/>
        <w:jc w:val="both"/>
      </w:pPr>
      <w:r>
        <w:rPr>
          <w:w w:val="110"/>
        </w:rPr>
        <w:t>Education</w:t>
      </w:r>
      <w:r>
        <w:rPr>
          <w:spacing w:val="-11"/>
          <w:w w:val="110"/>
        </w:rPr>
        <w:t xml:space="preserve"> </w:t>
      </w:r>
      <w:r>
        <w:rPr>
          <w:w w:val="110"/>
        </w:rPr>
        <w:t>Level</w:t>
      </w:r>
      <w:r>
        <w:rPr>
          <w:spacing w:val="-11"/>
          <w:w w:val="110"/>
        </w:rPr>
        <w:t xml:space="preserve"> </w:t>
      </w:r>
      <w:r>
        <w:rPr>
          <w:w w:val="110"/>
        </w:rPr>
        <w:t>is</w:t>
      </w:r>
      <w:r>
        <w:rPr>
          <w:spacing w:val="-10"/>
          <w:w w:val="110"/>
        </w:rPr>
        <w:t xml:space="preserve"> </w:t>
      </w:r>
      <w:r>
        <w:rPr>
          <w:w w:val="110"/>
        </w:rPr>
        <w:t>a</w:t>
      </w:r>
      <w:r>
        <w:rPr>
          <w:spacing w:val="-11"/>
          <w:w w:val="110"/>
        </w:rPr>
        <w:t xml:space="preserve"> </w:t>
      </w:r>
      <w:r>
        <w:rPr>
          <w:w w:val="110"/>
        </w:rPr>
        <w:t>binary</w:t>
      </w:r>
      <w:r>
        <w:rPr>
          <w:spacing w:val="-10"/>
          <w:w w:val="110"/>
        </w:rPr>
        <w:t xml:space="preserve"> </w:t>
      </w:r>
      <w:r>
        <w:rPr>
          <w:w w:val="110"/>
        </w:rPr>
        <w:t>variable</w:t>
      </w:r>
      <w:r>
        <w:rPr>
          <w:spacing w:val="-11"/>
          <w:w w:val="110"/>
        </w:rPr>
        <w:t xml:space="preserve"> </w:t>
      </w:r>
      <w:r>
        <w:rPr>
          <w:w w:val="110"/>
        </w:rPr>
        <w:t>defined</w:t>
      </w:r>
      <w:r>
        <w:rPr>
          <w:spacing w:val="-11"/>
          <w:w w:val="110"/>
        </w:rPr>
        <w:t xml:space="preserve"> </w:t>
      </w:r>
      <w:r>
        <w:rPr>
          <w:w w:val="110"/>
        </w:rPr>
        <w:t>to</w:t>
      </w:r>
      <w:r>
        <w:rPr>
          <w:spacing w:val="-10"/>
          <w:w w:val="110"/>
        </w:rPr>
        <w:t xml:space="preserve"> </w:t>
      </w:r>
      <w:r>
        <w:rPr>
          <w:spacing w:val="3"/>
          <w:w w:val="110"/>
        </w:rPr>
        <w:t>be</w:t>
      </w:r>
      <w:r>
        <w:rPr>
          <w:spacing w:val="-11"/>
          <w:w w:val="110"/>
        </w:rPr>
        <w:t xml:space="preserve"> </w:t>
      </w:r>
      <w:r>
        <w:rPr>
          <w:w w:val="110"/>
        </w:rPr>
        <w:t>Tier</w:t>
      </w:r>
      <w:r>
        <w:rPr>
          <w:spacing w:val="-10"/>
          <w:w w:val="110"/>
        </w:rPr>
        <w:t xml:space="preserve"> </w:t>
      </w:r>
      <w:r>
        <w:rPr>
          <w:w w:val="110"/>
        </w:rPr>
        <w:t>1</w:t>
      </w:r>
      <w:r>
        <w:rPr>
          <w:spacing w:val="-11"/>
          <w:w w:val="110"/>
        </w:rPr>
        <w:t xml:space="preserve"> </w:t>
      </w:r>
      <w:r>
        <w:rPr>
          <w:w w:val="110"/>
        </w:rPr>
        <w:t>if</w:t>
      </w:r>
      <w:r>
        <w:rPr>
          <w:spacing w:val="-10"/>
          <w:w w:val="110"/>
        </w:rPr>
        <w:t xml:space="preserve"> </w:t>
      </w:r>
      <w:r>
        <w:rPr>
          <w:w w:val="110"/>
        </w:rPr>
        <w:t>a</w:t>
      </w:r>
      <w:r>
        <w:rPr>
          <w:spacing w:val="-11"/>
          <w:w w:val="110"/>
        </w:rPr>
        <w:t xml:space="preserve"> </w:t>
      </w:r>
      <w:r>
        <w:rPr>
          <w:w w:val="110"/>
        </w:rPr>
        <w:t>Soldier</w:t>
      </w:r>
      <w:r>
        <w:rPr>
          <w:spacing w:val="-11"/>
          <w:w w:val="110"/>
        </w:rPr>
        <w:t xml:space="preserve"> </w:t>
      </w:r>
      <w:r>
        <w:rPr>
          <w:w w:val="110"/>
        </w:rPr>
        <w:t>has</w:t>
      </w:r>
      <w:r>
        <w:rPr>
          <w:spacing w:val="-10"/>
          <w:w w:val="110"/>
        </w:rPr>
        <w:t xml:space="preserve"> </w:t>
      </w:r>
      <w:r>
        <w:rPr>
          <w:w w:val="110"/>
        </w:rPr>
        <w:t>a</w:t>
      </w:r>
      <w:r>
        <w:rPr>
          <w:spacing w:val="-11"/>
          <w:w w:val="110"/>
        </w:rPr>
        <w:t xml:space="preserve"> </w:t>
      </w:r>
      <w:r>
        <w:rPr>
          <w:w w:val="110"/>
        </w:rPr>
        <w:t>high</w:t>
      </w:r>
      <w:r>
        <w:rPr>
          <w:spacing w:val="-10"/>
          <w:w w:val="110"/>
        </w:rPr>
        <w:t xml:space="preserve"> </w:t>
      </w:r>
      <w:r>
        <w:rPr>
          <w:w w:val="110"/>
        </w:rPr>
        <w:t>school</w:t>
      </w:r>
      <w:r>
        <w:rPr>
          <w:spacing w:val="-11"/>
          <w:w w:val="110"/>
        </w:rPr>
        <w:t xml:space="preserve"> </w:t>
      </w:r>
      <w:r>
        <w:rPr>
          <w:w w:val="110"/>
        </w:rPr>
        <w:t xml:space="preserve">diploma or greater highest degree earned, and Tier 2 or 3 if they </w:t>
      </w:r>
      <w:r>
        <w:rPr>
          <w:spacing w:val="-3"/>
          <w:w w:val="110"/>
        </w:rPr>
        <w:t xml:space="preserve">have </w:t>
      </w:r>
      <w:r>
        <w:rPr>
          <w:w w:val="110"/>
        </w:rPr>
        <w:t>less than a high school</w:t>
      </w:r>
      <w:r>
        <w:rPr>
          <w:spacing w:val="20"/>
          <w:w w:val="110"/>
        </w:rPr>
        <w:t xml:space="preserve"> </w:t>
      </w:r>
      <w:r>
        <w:rPr>
          <w:w w:val="110"/>
        </w:rPr>
        <w:t>degree.</w:t>
      </w:r>
    </w:p>
    <w:p w:rsidR="00194060" w:rsidRDefault="00F75F9A">
      <w:pPr>
        <w:pStyle w:val="BodyText"/>
        <w:spacing w:line="312" w:lineRule="auto"/>
        <w:ind w:left="120" w:right="1434" w:firstLine="338"/>
        <w:jc w:val="both"/>
      </w:pPr>
      <w:r>
        <w:rPr>
          <w:w w:val="105"/>
        </w:rPr>
        <w:t>The cumulative number and days of deployment are calculated in three month intervals using information from the Contingency Tracking System Overseas Contingency Operations (CTS-OCO): Deployment file.</w:t>
      </w:r>
    </w:p>
    <w:p w:rsidR="00194060" w:rsidRDefault="00F75F9A">
      <w:pPr>
        <w:pStyle w:val="BodyText"/>
        <w:spacing w:line="312" w:lineRule="auto"/>
        <w:ind w:left="120" w:right="1438" w:firstLine="338"/>
        <w:jc w:val="both"/>
      </w:pPr>
      <w:r>
        <w:rPr>
          <w:w w:val="110"/>
        </w:rPr>
        <w:t>Non-DoD</w:t>
      </w:r>
      <w:r>
        <w:rPr>
          <w:spacing w:val="-19"/>
          <w:w w:val="110"/>
        </w:rPr>
        <w:t xml:space="preserve"> </w:t>
      </w:r>
      <w:r>
        <w:rPr>
          <w:w w:val="110"/>
        </w:rPr>
        <w:t>estimates</w:t>
      </w:r>
      <w:r>
        <w:rPr>
          <w:spacing w:val="-18"/>
          <w:w w:val="110"/>
        </w:rPr>
        <w:t xml:space="preserve"> </w:t>
      </w:r>
      <w:r>
        <w:rPr>
          <w:w w:val="110"/>
        </w:rPr>
        <w:t>from</w:t>
      </w:r>
      <w:r>
        <w:rPr>
          <w:spacing w:val="-19"/>
          <w:w w:val="110"/>
        </w:rPr>
        <w:t xml:space="preserve"> </w:t>
      </w:r>
      <w:r>
        <w:rPr>
          <w:w w:val="110"/>
        </w:rPr>
        <w:t>the</w:t>
      </w:r>
      <w:r>
        <w:rPr>
          <w:spacing w:val="-18"/>
          <w:w w:val="110"/>
        </w:rPr>
        <w:t xml:space="preserve"> </w:t>
      </w:r>
      <w:r>
        <w:rPr>
          <w:w w:val="110"/>
        </w:rPr>
        <w:t>American</w:t>
      </w:r>
      <w:r>
        <w:rPr>
          <w:spacing w:val="-18"/>
          <w:w w:val="110"/>
        </w:rPr>
        <w:t xml:space="preserve"> </w:t>
      </w:r>
      <w:r>
        <w:rPr>
          <w:w w:val="110"/>
        </w:rPr>
        <w:t>Community</w:t>
      </w:r>
      <w:r>
        <w:rPr>
          <w:spacing w:val="-19"/>
          <w:w w:val="110"/>
        </w:rPr>
        <w:t xml:space="preserve"> </w:t>
      </w:r>
      <w:r>
        <w:rPr>
          <w:w w:val="110"/>
        </w:rPr>
        <w:t>Survey</w:t>
      </w:r>
      <w:r>
        <w:rPr>
          <w:spacing w:val="-18"/>
          <w:w w:val="110"/>
        </w:rPr>
        <w:t xml:space="preserve"> </w:t>
      </w:r>
      <w:r>
        <w:rPr>
          <w:w w:val="110"/>
        </w:rPr>
        <w:t>(ACS)</w:t>
      </w:r>
      <w:r>
        <w:rPr>
          <w:spacing w:val="-18"/>
          <w:w w:val="110"/>
        </w:rPr>
        <w:t xml:space="preserve"> </w:t>
      </w:r>
      <w:r>
        <w:rPr>
          <w:w w:val="110"/>
        </w:rPr>
        <w:t>and</w:t>
      </w:r>
      <w:r>
        <w:rPr>
          <w:spacing w:val="-19"/>
          <w:w w:val="110"/>
        </w:rPr>
        <w:t xml:space="preserve"> </w:t>
      </w:r>
      <w:r>
        <w:rPr>
          <w:w w:val="110"/>
        </w:rPr>
        <w:t>Bureau</w:t>
      </w:r>
      <w:r>
        <w:rPr>
          <w:spacing w:val="-18"/>
          <w:w w:val="110"/>
        </w:rPr>
        <w:t xml:space="preserve"> </w:t>
      </w:r>
      <w:r>
        <w:rPr>
          <w:w w:val="110"/>
        </w:rPr>
        <w:t>of</w:t>
      </w:r>
      <w:r>
        <w:rPr>
          <w:spacing w:val="-19"/>
          <w:w w:val="110"/>
        </w:rPr>
        <w:t xml:space="preserve"> </w:t>
      </w:r>
      <w:r>
        <w:rPr>
          <w:w w:val="110"/>
        </w:rPr>
        <w:t>Labor</w:t>
      </w:r>
      <w:r>
        <w:rPr>
          <w:spacing w:val="-18"/>
          <w:w w:val="110"/>
        </w:rPr>
        <w:t xml:space="preserve"> </w:t>
      </w:r>
      <w:r>
        <w:rPr>
          <w:w w:val="110"/>
        </w:rPr>
        <w:t xml:space="preserve">Statis- tics Quarterly Census of Earnings and </w:t>
      </w:r>
      <w:r>
        <w:rPr>
          <w:spacing w:val="-4"/>
          <w:w w:val="110"/>
        </w:rPr>
        <w:t xml:space="preserve">Wages </w:t>
      </w:r>
      <w:r>
        <w:rPr>
          <w:w w:val="110"/>
        </w:rPr>
        <w:t xml:space="preserve">(QCEW) were brought into the PDE at the </w:t>
      </w:r>
      <w:r>
        <w:rPr>
          <w:spacing w:val="-3"/>
          <w:w w:val="110"/>
        </w:rPr>
        <w:t xml:space="preserve">county </w:t>
      </w:r>
      <w:r>
        <w:rPr>
          <w:w w:val="110"/>
        </w:rPr>
        <w:t>level.</w:t>
      </w:r>
      <w:r>
        <w:rPr>
          <w:spacing w:val="17"/>
          <w:w w:val="110"/>
        </w:rPr>
        <w:t xml:space="preserve"> </w:t>
      </w:r>
      <w:r>
        <w:rPr>
          <w:w w:val="110"/>
        </w:rPr>
        <w:t>These</w:t>
      </w:r>
      <w:r>
        <w:rPr>
          <w:spacing w:val="-8"/>
          <w:w w:val="110"/>
        </w:rPr>
        <w:t xml:space="preserve"> </w:t>
      </w:r>
      <w:r>
        <w:rPr>
          <w:w w:val="110"/>
        </w:rPr>
        <w:t>variables</w:t>
      </w:r>
      <w:r>
        <w:rPr>
          <w:spacing w:val="-8"/>
          <w:w w:val="110"/>
        </w:rPr>
        <w:t xml:space="preserve"> </w:t>
      </w:r>
      <w:r>
        <w:rPr>
          <w:w w:val="110"/>
        </w:rPr>
        <w:t>offer</w:t>
      </w:r>
      <w:r>
        <w:rPr>
          <w:spacing w:val="-7"/>
          <w:w w:val="110"/>
        </w:rPr>
        <w:t xml:space="preserve"> </w:t>
      </w:r>
      <w:r>
        <w:rPr>
          <w:w w:val="110"/>
        </w:rPr>
        <w:t>a</w:t>
      </w:r>
      <w:r>
        <w:rPr>
          <w:spacing w:val="-8"/>
          <w:w w:val="110"/>
        </w:rPr>
        <w:t xml:space="preserve"> </w:t>
      </w:r>
      <w:r>
        <w:rPr>
          <w:w w:val="110"/>
        </w:rPr>
        <w:t>description</w:t>
      </w:r>
      <w:r>
        <w:rPr>
          <w:spacing w:val="-8"/>
          <w:w w:val="110"/>
        </w:rPr>
        <w:t xml:space="preserve"> </w:t>
      </w:r>
      <w:r>
        <w:rPr>
          <w:w w:val="110"/>
        </w:rPr>
        <w:t>of</w:t>
      </w:r>
      <w:r>
        <w:rPr>
          <w:spacing w:val="-8"/>
          <w:w w:val="110"/>
        </w:rPr>
        <w:t xml:space="preserve"> </w:t>
      </w:r>
      <w:r>
        <w:rPr>
          <w:w w:val="110"/>
        </w:rPr>
        <w:t>the</w:t>
      </w:r>
      <w:r>
        <w:rPr>
          <w:spacing w:val="-7"/>
          <w:w w:val="110"/>
        </w:rPr>
        <w:t xml:space="preserve"> </w:t>
      </w:r>
      <w:r>
        <w:rPr>
          <w:w w:val="110"/>
        </w:rPr>
        <w:t>community</w:t>
      </w:r>
      <w:r>
        <w:rPr>
          <w:spacing w:val="-8"/>
          <w:w w:val="110"/>
        </w:rPr>
        <w:t xml:space="preserve"> </w:t>
      </w:r>
      <w:r>
        <w:rPr>
          <w:w w:val="110"/>
        </w:rPr>
        <w:t>surrounding</w:t>
      </w:r>
      <w:r>
        <w:rPr>
          <w:spacing w:val="-7"/>
          <w:w w:val="110"/>
        </w:rPr>
        <w:t xml:space="preserve"> </w:t>
      </w:r>
      <w:r>
        <w:rPr>
          <w:w w:val="110"/>
        </w:rPr>
        <w:t>the</w:t>
      </w:r>
      <w:r>
        <w:rPr>
          <w:spacing w:val="-8"/>
          <w:w w:val="110"/>
        </w:rPr>
        <w:t xml:space="preserve"> </w:t>
      </w:r>
      <w:r>
        <w:rPr>
          <w:w w:val="110"/>
        </w:rPr>
        <w:t>location</w:t>
      </w:r>
      <w:r>
        <w:rPr>
          <w:spacing w:val="-7"/>
          <w:w w:val="110"/>
        </w:rPr>
        <w:t xml:space="preserve"> </w:t>
      </w:r>
      <w:r>
        <w:rPr>
          <w:w w:val="110"/>
        </w:rPr>
        <w:t>where</w:t>
      </w:r>
      <w:r>
        <w:rPr>
          <w:spacing w:val="-8"/>
          <w:w w:val="110"/>
        </w:rPr>
        <w:t xml:space="preserve"> </w:t>
      </w:r>
      <w:r>
        <w:rPr>
          <w:w w:val="110"/>
        </w:rPr>
        <w:t>a</w:t>
      </w:r>
      <w:r>
        <w:rPr>
          <w:spacing w:val="-7"/>
          <w:w w:val="110"/>
        </w:rPr>
        <w:t xml:space="preserve"> </w:t>
      </w:r>
      <w:r>
        <w:rPr>
          <w:w w:val="110"/>
        </w:rPr>
        <w:t xml:space="preserve">Sol- dier is stationed. </w:t>
      </w:r>
      <w:r>
        <w:rPr>
          <w:spacing w:val="-5"/>
          <w:w w:val="110"/>
        </w:rPr>
        <w:t xml:space="preserve">From </w:t>
      </w:r>
      <w:r>
        <w:rPr>
          <w:w w:val="110"/>
        </w:rPr>
        <w:t xml:space="preserve">the ACS, </w:t>
      </w:r>
      <w:r>
        <w:rPr>
          <w:spacing w:val="-3"/>
          <w:w w:val="110"/>
        </w:rPr>
        <w:t xml:space="preserve">county </w:t>
      </w:r>
      <w:r>
        <w:rPr>
          <w:w w:val="110"/>
        </w:rPr>
        <w:t>estimates 2009 to 2016 using the 5-year survey were included</w:t>
      </w:r>
      <w:r>
        <w:rPr>
          <w:spacing w:val="-12"/>
          <w:w w:val="110"/>
        </w:rPr>
        <w:t xml:space="preserve"> </w:t>
      </w:r>
      <w:r>
        <w:rPr>
          <w:w w:val="110"/>
        </w:rPr>
        <w:t>for</w:t>
      </w:r>
      <w:r>
        <w:rPr>
          <w:spacing w:val="-11"/>
          <w:w w:val="110"/>
        </w:rPr>
        <w:t xml:space="preserve"> </w:t>
      </w:r>
      <w:r>
        <w:rPr>
          <w:w w:val="110"/>
        </w:rPr>
        <w:t>the</w:t>
      </w:r>
      <w:r>
        <w:rPr>
          <w:spacing w:val="-11"/>
          <w:w w:val="110"/>
        </w:rPr>
        <w:t xml:space="preserve"> </w:t>
      </w:r>
      <w:r>
        <w:rPr>
          <w:w w:val="110"/>
        </w:rPr>
        <w:t>variables</w:t>
      </w:r>
      <w:r>
        <w:rPr>
          <w:spacing w:val="-12"/>
          <w:w w:val="110"/>
        </w:rPr>
        <w:t xml:space="preserve"> </w:t>
      </w:r>
      <w:r>
        <w:rPr>
          <w:w w:val="110"/>
        </w:rPr>
        <w:t>median</w:t>
      </w:r>
      <w:r>
        <w:rPr>
          <w:spacing w:val="-11"/>
          <w:w w:val="110"/>
        </w:rPr>
        <w:t xml:space="preserve"> </w:t>
      </w:r>
      <w:r>
        <w:rPr>
          <w:w w:val="110"/>
        </w:rPr>
        <w:t>income</w:t>
      </w:r>
      <w:r>
        <w:rPr>
          <w:spacing w:val="-11"/>
          <w:w w:val="110"/>
        </w:rPr>
        <w:t xml:space="preserve"> </w:t>
      </w:r>
      <w:r>
        <w:rPr>
          <w:w w:val="110"/>
        </w:rPr>
        <w:t>in</w:t>
      </w:r>
      <w:r>
        <w:rPr>
          <w:spacing w:val="-12"/>
          <w:w w:val="110"/>
        </w:rPr>
        <w:t xml:space="preserve"> </w:t>
      </w:r>
      <w:r>
        <w:rPr>
          <w:w w:val="110"/>
        </w:rPr>
        <w:t>the</w:t>
      </w:r>
      <w:r>
        <w:rPr>
          <w:spacing w:val="-11"/>
          <w:w w:val="110"/>
        </w:rPr>
        <w:t xml:space="preserve"> </w:t>
      </w:r>
      <w:r>
        <w:rPr>
          <w:w w:val="110"/>
        </w:rPr>
        <w:t>past</w:t>
      </w:r>
      <w:r>
        <w:rPr>
          <w:spacing w:val="-11"/>
          <w:w w:val="110"/>
        </w:rPr>
        <w:t xml:space="preserve"> </w:t>
      </w:r>
      <w:r>
        <w:rPr>
          <w:w w:val="110"/>
        </w:rPr>
        <w:t>12</w:t>
      </w:r>
      <w:r>
        <w:rPr>
          <w:spacing w:val="-12"/>
          <w:w w:val="110"/>
        </w:rPr>
        <w:t xml:space="preserve"> </w:t>
      </w:r>
      <w:r>
        <w:rPr>
          <w:w w:val="110"/>
        </w:rPr>
        <w:t>months,</w:t>
      </w:r>
      <w:r>
        <w:rPr>
          <w:spacing w:val="-10"/>
          <w:w w:val="110"/>
        </w:rPr>
        <w:t xml:space="preserve"> </w:t>
      </w:r>
      <w:r>
        <w:rPr>
          <w:w w:val="110"/>
        </w:rPr>
        <w:t>population</w:t>
      </w:r>
      <w:r>
        <w:rPr>
          <w:spacing w:val="-12"/>
          <w:w w:val="110"/>
        </w:rPr>
        <w:t xml:space="preserve"> </w:t>
      </w:r>
      <w:r>
        <w:rPr>
          <w:w w:val="110"/>
        </w:rPr>
        <w:t>receiving</w:t>
      </w:r>
      <w:r>
        <w:rPr>
          <w:spacing w:val="-11"/>
          <w:w w:val="110"/>
        </w:rPr>
        <w:t xml:space="preserve"> </w:t>
      </w:r>
      <w:r>
        <w:rPr>
          <w:spacing w:val="2"/>
          <w:w w:val="110"/>
        </w:rPr>
        <w:t>food</w:t>
      </w:r>
      <w:r>
        <w:rPr>
          <w:spacing w:val="-11"/>
          <w:w w:val="110"/>
        </w:rPr>
        <w:t xml:space="preserve"> </w:t>
      </w:r>
      <w:r>
        <w:rPr>
          <w:w w:val="110"/>
        </w:rPr>
        <w:t>stamps and</w:t>
      </w:r>
      <w:r>
        <w:rPr>
          <w:spacing w:val="-13"/>
          <w:w w:val="110"/>
        </w:rPr>
        <w:t xml:space="preserve"> </w:t>
      </w:r>
      <w:r>
        <w:rPr>
          <w:w w:val="110"/>
        </w:rPr>
        <w:t>supplemental</w:t>
      </w:r>
      <w:r>
        <w:rPr>
          <w:spacing w:val="-13"/>
          <w:w w:val="110"/>
        </w:rPr>
        <w:t xml:space="preserve"> </w:t>
      </w:r>
      <w:r>
        <w:rPr>
          <w:w w:val="110"/>
        </w:rPr>
        <w:t>nutritional</w:t>
      </w:r>
      <w:r>
        <w:rPr>
          <w:spacing w:val="-13"/>
          <w:w w:val="110"/>
        </w:rPr>
        <w:t xml:space="preserve"> </w:t>
      </w:r>
      <w:r>
        <w:rPr>
          <w:w w:val="110"/>
        </w:rPr>
        <w:t>assistance</w:t>
      </w:r>
      <w:r>
        <w:rPr>
          <w:spacing w:val="-12"/>
          <w:w w:val="110"/>
        </w:rPr>
        <w:t xml:space="preserve"> </w:t>
      </w:r>
      <w:r>
        <w:rPr>
          <w:w w:val="110"/>
        </w:rPr>
        <w:t>(SNAP),</w:t>
      </w:r>
      <w:r>
        <w:rPr>
          <w:spacing w:val="-13"/>
          <w:w w:val="110"/>
        </w:rPr>
        <w:t xml:space="preserve"> </w:t>
      </w:r>
      <w:r>
        <w:rPr>
          <w:w w:val="110"/>
        </w:rPr>
        <w:t>number</w:t>
      </w:r>
      <w:r>
        <w:rPr>
          <w:spacing w:val="-13"/>
          <w:w w:val="110"/>
        </w:rPr>
        <w:t xml:space="preserve"> </w:t>
      </w:r>
      <w:r>
        <w:rPr>
          <w:w w:val="110"/>
        </w:rPr>
        <w:t>of</w:t>
      </w:r>
      <w:r>
        <w:rPr>
          <w:spacing w:val="-12"/>
          <w:w w:val="110"/>
        </w:rPr>
        <w:t xml:space="preserve"> </w:t>
      </w:r>
      <w:r>
        <w:rPr>
          <w:w w:val="110"/>
        </w:rPr>
        <w:t>family</w:t>
      </w:r>
      <w:r>
        <w:rPr>
          <w:spacing w:val="-13"/>
          <w:w w:val="110"/>
        </w:rPr>
        <w:t xml:space="preserve"> </w:t>
      </w:r>
      <w:r>
        <w:rPr>
          <w:w w:val="110"/>
        </w:rPr>
        <w:t>versus</w:t>
      </w:r>
      <w:r>
        <w:rPr>
          <w:spacing w:val="-13"/>
          <w:w w:val="110"/>
        </w:rPr>
        <w:t xml:space="preserve"> </w:t>
      </w:r>
      <w:r>
        <w:rPr>
          <w:w w:val="110"/>
        </w:rPr>
        <w:t>non-family</w:t>
      </w:r>
      <w:r>
        <w:rPr>
          <w:spacing w:val="-12"/>
          <w:w w:val="110"/>
        </w:rPr>
        <w:t xml:space="preserve"> </w:t>
      </w:r>
      <w:r>
        <w:rPr>
          <w:w w:val="110"/>
        </w:rPr>
        <w:t>households,</w:t>
      </w:r>
    </w:p>
    <w:p w:rsidR="00194060" w:rsidRDefault="00194060">
      <w:pPr>
        <w:spacing w:line="312" w:lineRule="auto"/>
        <w:jc w:val="both"/>
        <w:sectPr w:rsidR="00194060">
          <w:pgSz w:w="12240" w:h="15840"/>
          <w:pgMar w:top="1380" w:right="0" w:bottom="1600" w:left="1320" w:header="0" w:footer="1404" w:gutter="0"/>
          <w:cols w:space="720"/>
        </w:sectPr>
      </w:pPr>
    </w:p>
    <w:p w:rsidR="00194060" w:rsidRDefault="00F75F9A">
      <w:pPr>
        <w:pStyle w:val="BodyText"/>
        <w:spacing w:before="33" w:line="312" w:lineRule="auto"/>
        <w:ind w:left="120" w:right="1437"/>
        <w:jc w:val="both"/>
      </w:pPr>
      <w:r>
        <w:rPr>
          <w:w w:val="105"/>
        </w:rPr>
        <w:lastRenderedPageBreak/>
        <w:t>population living in poverty, number of veterans, and total number of members of the armed forces. From the BLS QCEW 1-year survey estimates by county were included of employment rate, and median weekly wages.</w:t>
      </w:r>
    </w:p>
    <w:p w:rsidR="00194060" w:rsidRDefault="00F75F9A">
      <w:pPr>
        <w:pStyle w:val="BodyText"/>
        <w:spacing w:line="312" w:lineRule="auto"/>
        <w:ind w:left="120" w:right="1438" w:firstLine="338"/>
        <w:jc w:val="both"/>
      </w:pPr>
      <w:r>
        <w:rPr>
          <w:w w:val="110"/>
        </w:rPr>
        <w:t>They duty zip code variable is used to determine the location of a Soldier over time. County estimates of all ACS and BLS variables are joined to Soldier by their duty zip code. In the case where a zip code intersects multiple counties, a weighted average is taken using ACS population estimates.</w:t>
      </w:r>
    </w:p>
    <w:p w:rsidR="00194060" w:rsidRDefault="00F75F9A">
      <w:pPr>
        <w:pStyle w:val="BodyText"/>
        <w:spacing w:line="312" w:lineRule="auto"/>
        <w:ind w:left="120" w:right="1438" w:firstLine="338"/>
        <w:jc w:val="both"/>
      </w:pPr>
      <w:r>
        <w:rPr>
          <w:w w:val="105"/>
        </w:rPr>
        <w:t xml:space="preserve">When the population of a single zip code is too small, zip codes in the PDE </w:t>
      </w:r>
      <w:r>
        <w:rPr>
          <w:spacing w:val="-3"/>
          <w:w w:val="105"/>
        </w:rPr>
        <w:t xml:space="preserve">may  </w:t>
      </w:r>
      <w:r>
        <w:rPr>
          <w:spacing w:val="3"/>
          <w:w w:val="105"/>
        </w:rPr>
        <w:t xml:space="preserve">be </w:t>
      </w:r>
      <w:r>
        <w:rPr>
          <w:w w:val="105"/>
        </w:rPr>
        <w:t xml:space="preserve">censored    to 3 or 4 digits (e.g. </w:t>
      </w:r>
      <w:r>
        <w:rPr>
          <w:spacing w:val="4"/>
          <w:w w:val="105"/>
        </w:rPr>
        <w:t>220</w:t>
      </w:r>
      <w:r>
        <w:rPr>
          <w:i/>
          <w:spacing w:val="4"/>
          <w:w w:val="105"/>
        </w:rPr>
        <w:t>XX</w:t>
      </w:r>
      <w:r>
        <w:rPr>
          <w:spacing w:val="4"/>
          <w:w w:val="105"/>
        </w:rPr>
        <w:t xml:space="preserve">). </w:t>
      </w:r>
      <w:r>
        <w:rPr>
          <w:w w:val="105"/>
        </w:rPr>
        <w:t xml:space="preserve">In these cases, </w:t>
      </w:r>
      <w:r>
        <w:rPr>
          <w:spacing w:val="-3"/>
          <w:w w:val="105"/>
        </w:rPr>
        <w:t xml:space="preserve">we </w:t>
      </w:r>
      <w:r>
        <w:rPr>
          <w:w w:val="105"/>
        </w:rPr>
        <w:t>consider the mean estimate across all zip codes beginning with e.g.</w:t>
      </w:r>
      <w:r>
        <w:rPr>
          <w:spacing w:val="9"/>
          <w:w w:val="105"/>
        </w:rPr>
        <w:t xml:space="preserve"> </w:t>
      </w:r>
      <w:r>
        <w:rPr>
          <w:w w:val="105"/>
        </w:rPr>
        <w:t>220.</w:t>
      </w:r>
    </w:p>
    <w:p w:rsidR="00194060" w:rsidRDefault="00194060">
      <w:pPr>
        <w:pStyle w:val="BodyText"/>
        <w:spacing w:before="7"/>
        <w:rPr>
          <w:sz w:val="25"/>
        </w:rPr>
      </w:pPr>
    </w:p>
    <w:p w:rsidR="00194060" w:rsidRDefault="00F75F9A">
      <w:pPr>
        <w:pStyle w:val="Heading2"/>
        <w:numPr>
          <w:ilvl w:val="1"/>
          <w:numId w:val="6"/>
        </w:numPr>
        <w:tabs>
          <w:tab w:val="left" w:pos="732"/>
          <w:tab w:val="left" w:pos="733"/>
        </w:tabs>
        <w:spacing w:before="1"/>
        <w:ind w:hanging="612"/>
      </w:pPr>
      <w:r>
        <w:rPr>
          <w:w w:val="110"/>
        </w:rPr>
        <w:t>Model terms and</w:t>
      </w:r>
      <w:r>
        <w:rPr>
          <w:spacing w:val="5"/>
          <w:w w:val="110"/>
        </w:rPr>
        <w:t xml:space="preserve"> </w:t>
      </w:r>
      <w:r>
        <w:rPr>
          <w:w w:val="110"/>
        </w:rPr>
        <w:t>formulation</w:t>
      </w:r>
    </w:p>
    <w:p w:rsidR="00194060" w:rsidRDefault="00F75F9A">
      <w:pPr>
        <w:pStyle w:val="BodyText"/>
        <w:spacing w:before="212" w:line="312" w:lineRule="auto"/>
        <w:ind w:left="120" w:right="1435"/>
        <w:jc w:val="both"/>
      </w:pPr>
      <w:r>
        <w:rPr>
          <w:w w:val="105"/>
        </w:rPr>
        <w:t xml:space="preserve">The attrition outcome is whether a Soldier satisfied their contract for the first term of service.  </w:t>
      </w:r>
      <w:r>
        <w:rPr>
          <w:spacing w:val="-10"/>
          <w:w w:val="105"/>
        </w:rPr>
        <w:t xml:space="preserve">To  </w:t>
      </w:r>
      <w:r>
        <w:rPr>
          <w:w w:val="105"/>
        </w:rPr>
        <w:t xml:space="preserve">find this </w:t>
      </w:r>
      <w:r>
        <w:rPr>
          <w:spacing w:val="-4"/>
          <w:w w:val="105"/>
        </w:rPr>
        <w:t xml:space="preserve">we </w:t>
      </w:r>
      <w:r>
        <w:rPr>
          <w:w w:val="105"/>
        </w:rPr>
        <w:t xml:space="preserve">compare the Army service duration to the length of first term contract; if the service duration is no less than three months of the contract length,  </w:t>
      </w:r>
      <w:r>
        <w:rPr>
          <w:spacing w:val="-3"/>
          <w:w w:val="105"/>
        </w:rPr>
        <w:t xml:space="preserve">we  </w:t>
      </w:r>
      <w:r>
        <w:rPr>
          <w:w w:val="105"/>
        </w:rPr>
        <w:t>say the first term contract has     been satisfied. This three month threshold is set in accordance with Army Regulation AR 601-280 (April 1, 2016, Section 4-5,(2)(b)2.on p.</w:t>
      </w:r>
      <w:r>
        <w:rPr>
          <w:spacing w:val="52"/>
          <w:w w:val="105"/>
        </w:rPr>
        <w:t xml:space="preserve"> </w:t>
      </w:r>
      <w:r>
        <w:rPr>
          <w:w w:val="105"/>
        </w:rPr>
        <w:t>21).</w:t>
      </w:r>
    </w:p>
    <w:p w:rsidR="00194060" w:rsidRDefault="00F75F9A">
      <w:pPr>
        <w:pStyle w:val="BodyText"/>
        <w:spacing w:line="312" w:lineRule="auto"/>
        <w:ind w:left="120" w:right="1436" w:firstLine="338"/>
        <w:jc w:val="both"/>
      </w:pPr>
      <w:r>
        <w:rPr>
          <w:spacing w:val="-9"/>
          <w:w w:val="105"/>
        </w:rPr>
        <w:t xml:space="preserve">We </w:t>
      </w:r>
      <w:r>
        <w:rPr>
          <w:w w:val="105"/>
        </w:rPr>
        <w:t xml:space="preserve">define a binary outcome based on whether the contract term has been fulfilled. </w:t>
      </w:r>
      <w:r>
        <w:rPr>
          <w:spacing w:val="-9"/>
          <w:w w:val="105"/>
        </w:rPr>
        <w:t xml:space="preserve">We </w:t>
      </w:r>
      <w:r>
        <w:rPr>
          <w:w w:val="105"/>
        </w:rPr>
        <w:t>compare the length of service to the contract term using information across the analyst table (Military Entrance</w:t>
      </w:r>
      <w:r>
        <w:rPr>
          <w:spacing w:val="28"/>
          <w:w w:val="105"/>
        </w:rPr>
        <w:t xml:space="preserve"> </w:t>
      </w:r>
      <w:r>
        <w:rPr>
          <w:w w:val="105"/>
        </w:rPr>
        <w:t>Processing</w:t>
      </w:r>
      <w:r>
        <w:rPr>
          <w:spacing w:val="28"/>
          <w:w w:val="105"/>
        </w:rPr>
        <w:t xml:space="preserve"> </w:t>
      </w:r>
      <w:r>
        <w:rPr>
          <w:w w:val="105"/>
        </w:rPr>
        <w:t>Command</w:t>
      </w:r>
      <w:r>
        <w:rPr>
          <w:spacing w:val="28"/>
          <w:w w:val="105"/>
        </w:rPr>
        <w:t xml:space="preserve"> </w:t>
      </w:r>
      <w:r>
        <w:rPr>
          <w:w w:val="105"/>
        </w:rPr>
        <w:t>(MEPCOM):</w:t>
      </w:r>
      <w:r>
        <w:rPr>
          <w:spacing w:val="28"/>
          <w:w w:val="105"/>
        </w:rPr>
        <w:t xml:space="preserve"> </w:t>
      </w:r>
      <w:r>
        <w:rPr>
          <w:w w:val="105"/>
        </w:rPr>
        <w:t>Regular</w:t>
      </w:r>
      <w:r>
        <w:rPr>
          <w:spacing w:val="28"/>
          <w:w w:val="105"/>
        </w:rPr>
        <w:t xml:space="preserve"> </w:t>
      </w:r>
      <w:r>
        <w:rPr>
          <w:w w:val="105"/>
        </w:rPr>
        <w:t>Army</w:t>
      </w:r>
      <w:r>
        <w:rPr>
          <w:spacing w:val="28"/>
          <w:w w:val="105"/>
        </w:rPr>
        <w:t xml:space="preserve"> </w:t>
      </w:r>
      <w:r>
        <w:rPr>
          <w:w w:val="105"/>
        </w:rPr>
        <w:t>Analyst)</w:t>
      </w:r>
      <w:r>
        <w:rPr>
          <w:spacing w:val="28"/>
          <w:w w:val="105"/>
        </w:rPr>
        <w:t xml:space="preserve"> </w:t>
      </w:r>
      <w:r>
        <w:rPr>
          <w:w w:val="105"/>
        </w:rPr>
        <w:t>and</w:t>
      </w:r>
      <w:r>
        <w:rPr>
          <w:spacing w:val="28"/>
          <w:w w:val="105"/>
        </w:rPr>
        <w:t xml:space="preserve"> </w:t>
      </w:r>
      <w:r>
        <w:rPr>
          <w:w w:val="105"/>
        </w:rPr>
        <w:t>transaction</w:t>
      </w:r>
      <w:r>
        <w:rPr>
          <w:spacing w:val="29"/>
          <w:w w:val="105"/>
        </w:rPr>
        <w:t xml:space="preserve"> </w:t>
      </w:r>
      <w:r>
        <w:rPr>
          <w:w w:val="105"/>
        </w:rPr>
        <w:t>table.</w:t>
      </w:r>
    </w:p>
    <w:p w:rsidR="00194060" w:rsidRDefault="00F75F9A">
      <w:pPr>
        <w:pStyle w:val="BodyText"/>
        <w:spacing w:line="312" w:lineRule="auto"/>
        <w:ind w:left="120" w:right="1434" w:firstLine="338"/>
        <w:jc w:val="both"/>
      </w:pPr>
      <w:r>
        <w:rPr>
          <w:w w:val="105"/>
        </w:rPr>
        <w:t xml:space="preserve">Attrition outcomes are defined for 713,019 unique PIDs in the analyst table </w:t>
      </w:r>
      <w:r>
        <w:rPr>
          <w:spacing w:val="-4"/>
          <w:w w:val="105"/>
        </w:rPr>
        <w:t xml:space="preserve">over </w:t>
      </w:r>
      <w:r>
        <w:rPr>
          <w:w w:val="105"/>
        </w:rPr>
        <w:t xml:space="preserve">15 years from 2009 to 2015. Soldier accession date is taken from this table. In the rare cases when the accession date is missing, </w:t>
      </w:r>
      <w:r>
        <w:rPr>
          <w:spacing w:val="-3"/>
          <w:w w:val="105"/>
        </w:rPr>
        <w:t xml:space="preserve">we </w:t>
      </w:r>
      <w:r>
        <w:rPr>
          <w:w w:val="105"/>
        </w:rPr>
        <w:t xml:space="preserve">replace it with the projected accession date. Contract length in months is defined in the analyst table as well, as is the end of service date.  If this is missing, the end of service date    is instead found using the transaction table </w:t>
      </w:r>
      <w:r>
        <w:rPr>
          <w:spacing w:val="-3"/>
          <w:w w:val="105"/>
        </w:rPr>
        <w:t xml:space="preserve">by </w:t>
      </w:r>
      <w:r>
        <w:rPr>
          <w:w w:val="105"/>
        </w:rPr>
        <w:t>looking for the last date of a transaction code that corresponds to a</w:t>
      </w:r>
      <w:r>
        <w:rPr>
          <w:spacing w:val="43"/>
          <w:w w:val="105"/>
        </w:rPr>
        <w:t xml:space="preserve"> </w:t>
      </w:r>
      <w:r>
        <w:rPr>
          <w:w w:val="105"/>
        </w:rPr>
        <w:t>loss.</w:t>
      </w:r>
    </w:p>
    <w:p w:rsidR="00194060" w:rsidRDefault="00F75F9A">
      <w:pPr>
        <w:pStyle w:val="BodyText"/>
        <w:spacing w:line="312" w:lineRule="auto"/>
        <w:ind w:left="120" w:right="1438" w:firstLine="338"/>
        <w:jc w:val="both"/>
      </w:pPr>
      <w:r>
        <w:rPr>
          <w:w w:val="105"/>
        </w:rPr>
        <w:t>The length of service is then computed as the time difference between the end of service and accession dates.</w:t>
      </w:r>
    </w:p>
    <w:p w:rsidR="00194060" w:rsidRDefault="00F75F9A">
      <w:pPr>
        <w:pStyle w:val="BodyText"/>
        <w:spacing w:line="312" w:lineRule="auto"/>
        <w:ind w:left="120" w:right="1438" w:firstLine="338"/>
        <w:jc w:val="both"/>
      </w:pPr>
      <w:r>
        <w:rPr>
          <w:w w:val="110"/>
        </w:rPr>
        <w:t>Of the 713,019 Soldiers, a total of 214,388 attrited before their first term. The rest completed their contract or were still on active duty as of January 1st, 2016.</w:t>
      </w:r>
    </w:p>
    <w:p w:rsidR="00194060" w:rsidRDefault="00F75F9A">
      <w:pPr>
        <w:pStyle w:val="BodyText"/>
        <w:spacing w:line="312" w:lineRule="auto"/>
        <w:ind w:left="120" w:right="1438" w:firstLine="338"/>
        <w:jc w:val="both"/>
      </w:pPr>
      <w:r>
        <w:rPr>
          <w:w w:val="110"/>
        </w:rPr>
        <w:t>The Bayesian attrition model described in Section 3.2.2 is fit to the attrition outcome defined above.</w:t>
      </w:r>
      <w:r>
        <w:rPr>
          <w:spacing w:val="3"/>
          <w:w w:val="110"/>
        </w:rPr>
        <w:t xml:space="preserve"> </w:t>
      </w:r>
      <w:r>
        <w:rPr>
          <w:w w:val="110"/>
        </w:rPr>
        <w:t>Covariates</w:t>
      </w:r>
      <w:r>
        <w:rPr>
          <w:spacing w:val="-14"/>
          <w:w w:val="110"/>
        </w:rPr>
        <w:t xml:space="preserve"> </w:t>
      </w:r>
      <w:r>
        <w:rPr>
          <w:w w:val="110"/>
        </w:rPr>
        <w:t>included</w:t>
      </w:r>
      <w:r>
        <w:rPr>
          <w:spacing w:val="-14"/>
          <w:w w:val="110"/>
        </w:rPr>
        <w:t xml:space="preserve"> </w:t>
      </w:r>
      <w:r>
        <w:rPr>
          <w:w w:val="110"/>
        </w:rPr>
        <w:t>in</w:t>
      </w:r>
      <w:r>
        <w:rPr>
          <w:spacing w:val="-14"/>
          <w:w w:val="110"/>
        </w:rPr>
        <w:t xml:space="preserve"> </w:t>
      </w:r>
      <w:r>
        <w:rPr>
          <w:w w:val="110"/>
        </w:rPr>
        <w:t>the</w:t>
      </w:r>
      <w:r>
        <w:rPr>
          <w:spacing w:val="-15"/>
          <w:w w:val="110"/>
        </w:rPr>
        <w:t xml:space="preserve"> </w:t>
      </w:r>
      <w:r>
        <w:rPr>
          <w:w w:val="110"/>
        </w:rPr>
        <w:t>model</w:t>
      </w:r>
      <w:r>
        <w:rPr>
          <w:spacing w:val="-14"/>
          <w:w w:val="110"/>
        </w:rPr>
        <w:t xml:space="preserve"> </w:t>
      </w:r>
      <w:r>
        <w:rPr>
          <w:w w:val="110"/>
        </w:rPr>
        <w:t>are</w:t>
      </w:r>
      <w:r>
        <w:rPr>
          <w:spacing w:val="-14"/>
          <w:w w:val="110"/>
        </w:rPr>
        <w:t xml:space="preserve"> </w:t>
      </w:r>
      <w:r>
        <w:rPr>
          <w:w w:val="110"/>
        </w:rPr>
        <w:t>a</w:t>
      </w:r>
      <w:r>
        <w:rPr>
          <w:spacing w:val="-14"/>
          <w:w w:val="110"/>
        </w:rPr>
        <w:t xml:space="preserve"> </w:t>
      </w:r>
      <w:r>
        <w:rPr>
          <w:w w:val="110"/>
        </w:rPr>
        <w:t>mixture</w:t>
      </w:r>
      <w:r>
        <w:rPr>
          <w:spacing w:val="-14"/>
          <w:w w:val="110"/>
        </w:rPr>
        <w:t xml:space="preserve"> </w:t>
      </w:r>
      <w:r>
        <w:rPr>
          <w:w w:val="110"/>
        </w:rPr>
        <w:t>of</w:t>
      </w:r>
      <w:r>
        <w:rPr>
          <w:spacing w:val="-14"/>
          <w:w w:val="110"/>
        </w:rPr>
        <w:t xml:space="preserve"> </w:t>
      </w:r>
      <w:r>
        <w:rPr>
          <w:w w:val="110"/>
        </w:rPr>
        <w:t>fixed</w:t>
      </w:r>
      <w:r>
        <w:rPr>
          <w:spacing w:val="-14"/>
          <w:w w:val="110"/>
        </w:rPr>
        <w:t xml:space="preserve"> </w:t>
      </w:r>
      <w:r>
        <w:rPr>
          <w:w w:val="110"/>
        </w:rPr>
        <w:t>effects,</w:t>
      </w:r>
      <w:r>
        <w:rPr>
          <w:spacing w:val="-14"/>
          <w:w w:val="110"/>
        </w:rPr>
        <w:t xml:space="preserve"> </w:t>
      </w:r>
      <w:r>
        <w:rPr>
          <w:w w:val="110"/>
        </w:rPr>
        <w:t>random</w:t>
      </w:r>
      <w:r>
        <w:rPr>
          <w:spacing w:val="-14"/>
          <w:w w:val="110"/>
        </w:rPr>
        <w:t xml:space="preserve"> </w:t>
      </w:r>
      <w:r>
        <w:rPr>
          <w:w w:val="110"/>
        </w:rPr>
        <w:t>effects,</w:t>
      </w:r>
      <w:r>
        <w:rPr>
          <w:spacing w:val="-13"/>
          <w:w w:val="110"/>
        </w:rPr>
        <w:t xml:space="preserve"> </w:t>
      </w:r>
      <w:r>
        <w:rPr>
          <w:w w:val="110"/>
        </w:rPr>
        <w:t>and</w:t>
      </w:r>
      <w:r>
        <w:rPr>
          <w:spacing w:val="-14"/>
          <w:w w:val="110"/>
        </w:rPr>
        <w:t xml:space="preserve"> </w:t>
      </w:r>
      <w:r>
        <w:rPr>
          <w:w w:val="110"/>
        </w:rPr>
        <w:t>GMRF priors described in table</w:t>
      </w:r>
      <w:r>
        <w:rPr>
          <w:spacing w:val="44"/>
          <w:w w:val="110"/>
        </w:rPr>
        <w:t xml:space="preserve"> </w:t>
      </w:r>
      <w:r>
        <w:rPr>
          <w:w w:val="110"/>
        </w:rPr>
        <w:t>2.</w:t>
      </w:r>
    </w:p>
    <w:p w:rsidR="00194060" w:rsidRDefault="00194060">
      <w:pPr>
        <w:pStyle w:val="BodyText"/>
        <w:spacing w:before="5"/>
        <w:rPr>
          <w:sz w:val="25"/>
        </w:rPr>
      </w:pPr>
    </w:p>
    <w:p w:rsidR="00194060" w:rsidRDefault="00F75F9A">
      <w:pPr>
        <w:pStyle w:val="Heading2"/>
        <w:numPr>
          <w:ilvl w:val="1"/>
          <w:numId w:val="6"/>
        </w:numPr>
        <w:tabs>
          <w:tab w:val="left" w:pos="732"/>
          <w:tab w:val="left" w:pos="733"/>
        </w:tabs>
        <w:ind w:hanging="612"/>
      </w:pPr>
      <w:r>
        <w:rPr>
          <w:w w:val="115"/>
        </w:rPr>
        <w:t>Results</w:t>
      </w:r>
    </w:p>
    <w:p w:rsidR="00194060" w:rsidRDefault="00F75F9A">
      <w:pPr>
        <w:pStyle w:val="BodyText"/>
        <w:spacing w:before="212" w:line="312" w:lineRule="auto"/>
        <w:ind w:left="120" w:right="1438"/>
        <w:jc w:val="both"/>
      </w:pPr>
      <w:r>
        <w:rPr>
          <w:w w:val="105"/>
        </w:rPr>
        <w:t>We present results for the fitted Bayesian model with covariates defined in Section 4. The relative hazard rate is given for each covariate with a fixed or GMRF prior. The Bayesian model is fit</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7"/>
        <w:jc w:val="both"/>
      </w:pPr>
      <w:r>
        <w:rPr>
          <w:w w:val="105"/>
        </w:rPr>
        <w:lastRenderedPageBreak/>
        <w:t xml:space="preserve">with </w:t>
      </w:r>
      <w:r>
        <w:rPr>
          <w:i/>
          <w:w w:val="105"/>
        </w:rPr>
        <w:t xml:space="preserve">n </w:t>
      </w:r>
      <w:r>
        <w:rPr>
          <w:w w:val="105"/>
        </w:rPr>
        <w:t>= 713</w:t>
      </w:r>
      <w:r>
        <w:rPr>
          <w:i/>
          <w:w w:val="105"/>
        </w:rPr>
        <w:t xml:space="preserve">, </w:t>
      </w:r>
      <w:r>
        <w:rPr>
          <w:w w:val="105"/>
        </w:rPr>
        <w:t>037 Soldiers over a period of 6 years (2010-2015). For each Soldier 29 covariates are observed quarterly over their first term of enlistment.</w:t>
      </w:r>
    </w:p>
    <w:p w:rsidR="00194060" w:rsidRDefault="00F75F9A">
      <w:pPr>
        <w:pStyle w:val="BodyText"/>
        <w:spacing w:line="312" w:lineRule="auto"/>
        <w:ind w:left="119" w:right="1438" w:firstLine="338"/>
        <w:jc w:val="both"/>
      </w:pPr>
      <w:r>
        <w:rPr>
          <w:w w:val="105"/>
        </w:rPr>
        <w:t xml:space="preserve">Effects on attrition </w:t>
      </w:r>
      <w:r>
        <w:rPr>
          <w:spacing w:val="-3"/>
          <w:w w:val="105"/>
        </w:rPr>
        <w:t xml:space="preserve">by </w:t>
      </w:r>
      <w:r>
        <w:rPr>
          <w:w w:val="105"/>
        </w:rPr>
        <w:t>gender, education, race and age are given in Figure 6. These plots show model estimates of relative hazards with 95% credible intervals. A relative hazard of e.g. 2</w:t>
      </w:r>
      <w:r>
        <w:rPr>
          <w:i/>
          <w:w w:val="105"/>
        </w:rPr>
        <w:t>.</w:t>
      </w:r>
      <w:r>
        <w:rPr>
          <w:w w:val="105"/>
        </w:rPr>
        <w:t>0 indicates a category that is twice as likely to attrit when compared to overall mean likelihood of      all Soldiers. After controlling for other covariates, the model estimates that women and Soldiers without a high school diploma are more likely to attrit, whereas there is no strong effect of age on likelihood of</w:t>
      </w:r>
      <w:r>
        <w:rPr>
          <w:spacing w:val="29"/>
          <w:w w:val="105"/>
        </w:rPr>
        <w:t xml:space="preserve"> </w:t>
      </w:r>
      <w:r>
        <w:rPr>
          <w:w w:val="105"/>
        </w:rPr>
        <w:t>attrition.</w:t>
      </w:r>
    </w:p>
    <w:p w:rsidR="00194060" w:rsidRDefault="00F75F9A">
      <w:pPr>
        <w:pStyle w:val="BodyText"/>
        <w:spacing w:before="5"/>
        <w:rPr>
          <w:sz w:val="9"/>
        </w:rPr>
      </w:pPr>
      <w:r>
        <w:rPr>
          <w:noProof/>
        </w:rPr>
        <w:drawing>
          <wp:anchor distT="0" distB="0" distL="0" distR="0" simplePos="0" relativeHeight="251585536" behindDoc="0" locked="0" layoutInCell="1" allowOverlap="1">
            <wp:simplePos x="0" y="0"/>
            <wp:positionH relativeFrom="page">
              <wp:posOffset>1805952</wp:posOffset>
            </wp:positionH>
            <wp:positionV relativeFrom="paragraph">
              <wp:posOffset>94023</wp:posOffset>
            </wp:positionV>
            <wp:extent cx="4116038" cy="411603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116038" cy="4116038"/>
                    </a:xfrm>
                    <a:prstGeom prst="rect">
                      <a:avLst/>
                    </a:prstGeom>
                  </pic:spPr>
                </pic:pic>
              </a:graphicData>
            </a:graphic>
          </wp:anchor>
        </w:drawing>
      </w:r>
    </w:p>
    <w:p w:rsidR="00194060" w:rsidRDefault="00F75F9A">
      <w:pPr>
        <w:spacing w:before="178" w:line="252" w:lineRule="auto"/>
        <w:ind w:left="120" w:right="1436"/>
        <w:jc w:val="both"/>
        <w:rPr>
          <w:sz w:val="18"/>
        </w:rPr>
      </w:pPr>
      <w:r>
        <w:rPr>
          <w:b/>
          <w:w w:val="110"/>
          <w:sz w:val="18"/>
        </w:rPr>
        <w:t xml:space="preserve">Figure 6: </w:t>
      </w:r>
      <w:r>
        <w:rPr>
          <w:w w:val="110"/>
          <w:sz w:val="18"/>
        </w:rPr>
        <w:t xml:space="preserve">Fitted relative hazard rate for gender, race,  education tier,  and age.  Education tier is a factor derived   from EDU </w:t>
      </w:r>
      <w:r>
        <w:rPr>
          <w:spacing w:val="-7"/>
          <w:w w:val="110"/>
          <w:sz w:val="18"/>
        </w:rPr>
        <w:t xml:space="preserve">LVL </w:t>
      </w:r>
      <w:r>
        <w:rPr>
          <w:w w:val="110"/>
          <w:sz w:val="18"/>
        </w:rPr>
        <w:t xml:space="preserve">CD; EDU </w:t>
      </w:r>
      <w:r>
        <w:rPr>
          <w:spacing w:val="-7"/>
          <w:w w:val="110"/>
          <w:sz w:val="18"/>
        </w:rPr>
        <w:t xml:space="preserve">LVL </w:t>
      </w:r>
      <w:r>
        <w:rPr>
          <w:w w:val="110"/>
          <w:sz w:val="18"/>
        </w:rPr>
        <w:t xml:space="preserve">CD </w:t>
      </w:r>
      <w:r>
        <w:rPr>
          <w:rFonts w:ascii="Menlo" w:hAnsi="Menlo"/>
          <w:i/>
          <w:w w:val="110"/>
          <w:sz w:val="18"/>
        </w:rPr>
        <w:t xml:space="preserve">≥ </w:t>
      </w:r>
      <w:r>
        <w:rPr>
          <w:w w:val="110"/>
          <w:sz w:val="18"/>
        </w:rPr>
        <w:t xml:space="preserve">31 are high school graduates (Tier 1); others are Tiers 2 and 3 (high school </w:t>
      </w:r>
      <w:r>
        <w:rPr>
          <w:spacing w:val="-3"/>
          <w:w w:val="110"/>
          <w:sz w:val="18"/>
        </w:rPr>
        <w:t xml:space="preserve">equivalency, </w:t>
      </w:r>
      <w:r>
        <w:rPr>
          <w:w w:val="110"/>
          <w:sz w:val="18"/>
        </w:rPr>
        <w:t>non-high school</w:t>
      </w:r>
      <w:r>
        <w:rPr>
          <w:spacing w:val="-10"/>
          <w:w w:val="110"/>
          <w:sz w:val="18"/>
        </w:rPr>
        <w:t xml:space="preserve"> </w:t>
      </w:r>
      <w:r>
        <w:rPr>
          <w:w w:val="110"/>
          <w:sz w:val="18"/>
        </w:rPr>
        <w:t>graduates).</w:t>
      </w:r>
    </w:p>
    <w:p w:rsidR="00194060" w:rsidRDefault="00194060">
      <w:pPr>
        <w:pStyle w:val="BodyText"/>
        <w:rPr>
          <w:sz w:val="18"/>
        </w:rPr>
      </w:pPr>
    </w:p>
    <w:p w:rsidR="00194060" w:rsidRDefault="00194060">
      <w:pPr>
        <w:pStyle w:val="BodyText"/>
        <w:spacing w:before="8"/>
        <w:rPr>
          <w:sz w:val="14"/>
        </w:rPr>
      </w:pPr>
    </w:p>
    <w:p w:rsidR="00194060" w:rsidRDefault="007B0340">
      <w:pPr>
        <w:pStyle w:val="BodyText"/>
        <w:spacing w:line="312" w:lineRule="auto"/>
        <w:ind w:left="120" w:right="1437" w:firstLine="338"/>
        <w:jc w:val="both"/>
      </w:pPr>
      <w:r>
        <w:pict>
          <v:line id="_x0000_s1085" alt="" style="position:absolute;left:0;text-align:left;z-index:-251602944;mso-wrap-edited:f;mso-width-percent:0;mso-height-percent:0;mso-position-horizontal-relative:page;mso-width-percent:0;mso-height-percent:0" from="114.95pt,-32.45pt" to="117.75pt,-32.45pt" strokeweight=".14042mm">
            <w10:wrap anchorx="page"/>
          </v:line>
        </w:pict>
      </w:r>
      <w:r>
        <w:pict>
          <v:line id="_x0000_s1084" alt="" style="position:absolute;left:0;text-align:left;z-index:-251601920;mso-wrap-edited:f;mso-width-percent:0;mso-height-percent:0;mso-position-horizontal-relative:page;mso-width-percent:0;mso-height-percent:0" from="135.7pt,-32.45pt" to="138.45pt,-32.45pt" strokeweight=".14042mm">
            <w10:wrap anchorx="page"/>
          </v:line>
        </w:pict>
      </w:r>
      <w:r>
        <w:pict>
          <v:line id="_x0000_s1083" alt="" style="position:absolute;left:0;text-align:left;z-index:-251600896;mso-wrap-edited:f;mso-width-percent:0;mso-height-percent:0;mso-position-horizontal-relative:page;mso-width-percent:0;mso-height-percent:0" from="178.95pt,-32.45pt" to="181.75pt,-32.45pt" strokeweight=".14042mm">
            <w10:wrap anchorx="page"/>
          </v:line>
        </w:pict>
      </w:r>
      <w:r>
        <w:pict>
          <v:line id="_x0000_s1082" alt="" style="position:absolute;left:0;text-align:left;z-index:-251599872;mso-wrap-edited:f;mso-width-percent:0;mso-height-percent:0;mso-position-horizontal-relative:page;mso-width-percent:0;mso-height-percent:0" from="199.7pt,-32.45pt" to="202.45pt,-32.45pt" strokeweight=".14042mm">
            <w10:wrap anchorx="page"/>
          </v:line>
        </w:pict>
      </w:r>
      <w:r w:rsidR="00F75F9A">
        <w:rPr>
          <w:w w:val="110"/>
        </w:rPr>
        <w:t>The</w:t>
      </w:r>
      <w:r w:rsidR="00F75F9A">
        <w:rPr>
          <w:spacing w:val="-5"/>
          <w:w w:val="110"/>
        </w:rPr>
        <w:t xml:space="preserve"> </w:t>
      </w:r>
      <w:r w:rsidR="00F75F9A">
        <w:rPr>
          <w:w w:val="110"/>
        </w:rPr>
        <w:t>fitted</w:t>
      </w:r>
      <w:r w:rsidR="00F75F9A">
        <w:rPr>
          <w:spacing w:val="-4"/>
          <w:w w:val="110"/>
        </w:rPr>
        <w:t xml:space="preserve"> </w:t>
      </w:r>
      <w:r w:rsidR="00F75F9A">
        <w:rPr>
          <w:w w:val="110"/>
        </w:rPr>
        <w:t>effect</w:t>
      </w:r>
      <w:r w:rsidR="00F75F9A">
        <w:rPr>
          <w:spacing w:val="-5"/>
          <w:w w:val="110"/>
        </w:rPr>
        <w:t xml:space="preserve"> </w:t>
      </w:r>
      <w:r w:rsidR="00F75F9A">
        <w:rPr>
          <w:w w:val="110"/>
        </w:rPr>
        <w:t>of</w:t>
      </w:r>
      <w:r w:rsidR="00F75F9A">
        <w:rPr>
          <w:spacing w:val="-4"/>
          <w:w w:val="110"/>
        </w:rPr>
        <w:t xml:space="preserve"> </w:t>
      </w:r>
      <w:r w:rsidR="00F75F9A">
        <w:rPr>
          <w:w w:val="110"/>
        </w:rPr>
        <w:t>advancement</w:t>
      </w:r>
      <w:r w:rsidR="00F75F9A">
        <w:rPr>
          <w:spacing w:val="-4"/>
          <w:w w:val="110"/>
        </w:rPr>
        <w:t xml:space="preserve"> </w:t>
      </w:r>
      <w:r w:rsidR="00F75F9A">
        <w:rPr>
          <w:w w:val="110"/>
        </w:rPr>
        <w:t>in</w:t>
      </w:r>
      <w:r w:rsidR="00F75F9A">
        <w:rPr>
          <w:spacing w:val="-5"/>
          <w:w w:val="110"/>
        </w:rPr>
        <w:t xml:space="preserve"> </w:t>
      </w:r>
      <w:r w:rsidR="00F75F9A">
        <w:rPr>
          <w:w w:val="110"/>
        </w:rPr>
        <w:t>rank</w:t>
      </w:r>
      <w:r w:rsidR="00F75F9A">
        <w:rPr>
          <w:spacing w:val="-4"/>
          <w:w w:val="110"/>
        </w:rPr>
        <w:t xml:space="preserve"> </w:t>
      </w:r>
      <w:r w:rsidR="00F75F9A">
        <w:rPr>
          <w:w w:val="110"/>
        </w:rPr>
        <w:t>during</w:t>
      </w:r>
      <w:r w:rsidR="00F75F9A">
        <w:rPr>
          <w:spacing w:val="-5"/>
          <w:w w:val="110"/>
        </w:rPr>
        <w:t xml:space="preserve"> </w:t>
      </w:r>
      <w:r w:rsidR="00F75F9A">
        <w:rPr>
          <w:w w:val="110"/>
        </w:rPr>
        <w:t>the</w:t>
      </w:r>
      <w:r w:rsidR="00F75F9A">
        <w:rPr>
          <w:spacing w:val="-4"/>
          <w:w w:val="110"/>
        </w:rPr>
        <w:t xml:space="preserve"> </w:t>
      </w:r>
      <w:r w:rsidR="00F75F9A">
        <w:rPr>
          <w:w w:val="110"/>
        </w:rPr>
        <w:t>first</w:t>
      </w:r>
      <w:r w:rsidR="00F75F9A">
        <w:rPr>
          <w:spacing w:val="-4"/>
          <w:w w:val="110"/>
        </w:rPr>
        <w:t xml:space="preserve"> </w:t>
      </w:r>
      <w:r w:rsidR="00F75F9A">
        <w:rPr>
          <w:w w:val="110"/>
        </w:rPr>
        <w:t>term</w:t>
      </w:r>
      <w:r w:rsidR="00F75F9A">
        <w:rPr>
          <w:spacing w:val="-4"/>
          <w:w w:val="110"/>
        </w:rPr>
        <w:t xml:space="preserve"> </w:t>
      </w:r>
      <w:r w:rsidR="00F75F9A">
        <w:rPr>
          <w:w w:val="110"/>
        </w:rPr>
        <w:t>on</w:t>
      </w:r>
      <w:r w:rsidR="00F75F9A">
        <w:rPr>
          <w:spacing w:val="-5"/>
          <w:w w:val="110"/>
        </w:rPr>
        <w:t xml:space="preserve"> </w:t>
      </w:r>
      <w:r w:rsidR="00F75F9A">
        <w:rPr>
          <w:w w:val="110"/>
        </w:rPr>
        <w:t>attrition</w:t>
      </w:r>
      <w:r w:rsidR="00F75F9A">
        <w:rPr>
          <w:spacing w:val="-4"/>
          <w:w w:val="110"/>
        </w:rPr>
        <w:t xml:space="preserve"> </w:t>
      </w:r>
      <w:r w:rsidR="00F75F9A">
        <w:rPr>
          <w:w w:val="110"/>
        </w:rPr>
        <w:t>is</w:t>
      </w:r>
      <w:r w:rsidR="00F75F9A">
        <w:rPr>
          <w:spacing w:val="-5"/>
          <w:w w:val="110"/>
        </w:rPr>
        <w:t xml:space="preserve"> </w:t>
      </w:r>
      <w:r w:rsidR="00F75F9A">
        <w:rPr>
          <w:w w:val="110"/>
        </w:rPr>
        <w:t>given</w:t>
      </w:r>
      <w:r w:rsidR="00F75F9A">
        <w:rPr>
          <w:spacing w:val="-5"/>
          <w:w w:val="110"/>
        </w:rPr>
        <w:t xml:space="preserve"> </w:t>
      </w:r>
      <w:r w:rsidR="00F75F9A">
        <w:rPr>
          <w:spacing w:val="-3"/>
          <w:w w:val="110"/>
        </w:rPr>
        <w:t xml:space="preserve">by </w:t>
      </w:r>
      <w:r w:rsidR="00F75F9A">
        <w:rPr>
          <w:w w:val="110"/>
        </w:rPr>
        <w:t>Figure</w:t>
      </w:r>
      <w:r w:rsidR="00F75F9A">
        <w:rPr>
          <w:spacing w:val="-4"/>
          <w:w w:val="110"/>
        </w:rPr>
        <w:t xml:space="preserve"> </w:t>
      </w:r>
      <w:r w:rsidR="00F75F9A">
        <w:rPr>
          <w:w w:val="110"/>
        </w:rPr>
        <w:t xml:space="preserve">7. This is </w:t>
      </w:r>
      <w:r w:rsidR="00F75F9A">
        <w:rPr>
          <w:spacing w:val="-3"/>
          <w:w w:val="110"/>
        </w:rPr>
        <w:t xml:space="preserve">by </w:t>
      </w:r>
      <w:r w:rsidR="00F75F9A">
        <w:rPr>
          <w:w w:val="110"/>
        </w:rPr>
        <w:t xml:space="preserve">far the strongest observed effect – Privates are </w:t>
      </w:r>
      <w:r w:rsidR="00F75F9A">
        <w:rPr>
          <w:spacing w:val="-4"/>
          <w:w w:val="110"/>
        </w:rPr>
        <w:t xml:space="preserve">over </w:t>
      </w:r>
      <w:r w:rsidR="00F75F9A">
        <w:rPr>
          <w:w w:val="110"/>
        </w:rPr>
        <w:t xml:space="preserve">10 times more likely to attrit than the average Soldier during their first term. </w:t>
      </w:r>
      <w:r w:rsidR="00F75F9A">
        <w:rPr>
          <w:spacing w:val="-9"/>
          <w:w w:val="110"/>
        </w:rPr>
        <w:t xml:space="preserve">We </w:t>
      </w:r>
      <w:r w:rsidR="00F75F9A">
        <w:rPr>
          <w:w w:val="110"/>
        </w:rPr>
        <w:t xml:space="preserve">can consider rank to </w:t>
      </w:r>
      <w:r w:rsidR="00F75F9A">
        <w:rPr>
          <w:spacing w:val="3"/>
          <w:w w:val="110"/>
        </w:rPr>
        <w:t>be</w:t>
      </w:r>
      <w:r w:rsidR="00F75F9A">
        <w:rPr>
          <w:spacing w:val="-44"/>
          <w:w w:val="110"/>
        </w:rPr>
        <w:t xml:space="preserve"> </w:t>
      </w:r>
      <w:r w:rsidR="00F75F9A">
        <w:rPr>
          <w:w w:val="110"/>
        </w:rPr>
        <w:t>a crude version of years of service,</w:t>
      </w:r>
      <w:r w:rsidR="00F75F9A">
        <w:rPr>
          <w:spacing w:val="-8"/>
          <w:w w:val="110"/>
        </w:rPr>
        <w:t xml:space="preserve"> </w:t>
      </w:r>
      <w:r w:rsidR="00F75F9A">
        <w:rPr>
          <w:w w:val="110"/>
        </w:rPr>
        <w:t>where</w:t>
      </w:r>
      <w:r w:rsidR="00F75F9A">
        <w:rPr>
          <w:spacing w:val="-8"/>
          <w:w w:val="110"/>
        </w:rPr>
        <w:t xml:space="preserve"> </w:t>
      </w:r>
      <w:r w:rsidR="00F75F9A">
        <w:rPr>
          <w:w w:val="110"/>
        </w:rPr>
        <w:t>most</w:t>
      </w:r>
      <w:r w:rsidR="00F75F9A">
        <w:rPr>
          <w:spacing w:val="-8"/>
          <w:w w:val="110"/>
        </w:rPr>
        <w:t xml:space="preserve"> </w:t>
      </w:r>
      <w:r w:rsidR="00F75F9A">
        <w:rPr>
          <w:w w:val="110"/>
        </w:rPr>
        <w:t>attrition</w:t>
      </w:r>
      <w:r w:rsidR="00F75F9A">
        <w:rPr>
          <w:spacing w:val="-8"/>
          <w:w w:val="110"/>
        </w:rPr>
        <w:t xml:space="preserve"> </w:t>
      </w:r>
      <w:r w:rsidR="00F75F9A">
        <w:rPr>
          <w:w w:val="110"/>
        </w:rPr>
        <w:t>happens</w:t>
      </w:r>
      <w:r w:rsidR="00F75F9A">
        <w:rPr>
          <w:spacing w:val="-8"/>
          <w:w w:val="110"/>
        </w:rPr>
        <w:t xml:space="preserve"> </w:t>
      </w:r>
      <w:r w:rsidR="00F75F9A">
        <w:rPr>
          <w:w w:val="110"/>
        </w:rPr>
        <w:t>early</w:t>
      </w:r>
      <w:r w:rsidR="00F75F9A">
        <w:rPr>
          <w:spacing w:val="-7"/>
          <w:w w:val="110"/>
        </w:rPr>
        <w:t xml:space="preserve"> </w:t>
      </w:r>
      <w:r w:rsidR="00F75F9A">
        <w:rPr>
          <w:w w:val="110"/>
        </w:rPr>
        <w:t>before</w:t>
      </w:r>
      <w:r w:rsidR="00F75F9A">
        <w:rPr>
          <w:spacing w:val="-8"/>
          <w:w w:val="110"/>
        </w:rPr>
        <w:t xml:space="preserve"> </w:t>
      </w:r>
      <w:r w:rsidR="00F75F9A">
        <w:rPr>
          <w:w w:val="110"/>
        </w:rPr>
        <w:t>promotion.</w:t>
      </w:r>
      <w:r w:rsidR="00F75F9A">
        <w:rPr>
          <w:spacing w:val="10"/>
          <w:w w:val="110"/>
        </w:rPr>
        <w:t xml:space="preserve"> </w:t>
      </w:r>
      <w:r w:rsidR="00F75F9A">
        <w:rPr>
          <w:w w:val="110"/>
        </w:rPr>
        <w:t>After</w:t>
      </w:r>
      <w:r w:rsidR="00F75F9A">
        <w:rPr>
          <w:spacing w:val="-9"/>
          <w:w w:val="110"/>
        </w:rPr>
        <w:t xml:space="preserve"> </w:t>
      </w:r>
      <w:r w:rsidR="00F75F9A">
        <w:rPr>
          <w:w w:val="110"/>
        </w:rPr>
        <w:t>controlling</w:t>
      </w:r>
      <w:r w:rsidR="00F75F9A">
        <w:rPr>
          <w:spacing w:val="-7"/>
          <w:w w:val="110"/>
        </w:rPr>
        <w:t xml:space="preserve"> </w:t>
      </w:r>
      <w:r w:rsidR="00F75F9A">
        <w:rPr>
          <w:w w:val="110"/>
        </w:rPr>
        <w:t>for</w:t>
      </w:r>
      <w:r w:rsidR="00F75F9A">
        <w:rPr>
          <w:spacing w:val="-8"/>
          <w:w w:val="110"/>
        </w:rPr>
        <w:t xml:space="preserve"> </w:t>
      </w:r>
      <w:r w:rsidR="00F75F9A">
        <w:rPr>
          <w:w w:val="110"/>
        </w:rPr>
        <w:t>this,</w:t>
      </w:r>
      <w:r w:rsidR="00F75F9A">
        <w:rPr>
          <w:spacing w:val="-8"/>
          <w:w w:val="110"/>
        </w:rPr>
        <w:t xml:space="preserve"> </w:t>
      </w:r>
      <w:r w:rsidR="00F75F9A">
        <w:rPr>
          <w:w w:val="110"/>
        </w:rPr>
        <w:t>the</w:t>
      </w:r>
      <w:r w:rsidR="00F75F9A">
        <w:rPr>
          <w:spacing w:val="-7"/>
          <w:w w:val="110"/>
        </w:rPr>
        <w:t xml:space="preserve"> </w:t>
      </w:r>
      <w:r w:rsidR="00F75F9A">
        <w:rPr>
          <w:w w:val="110"/>
        </w:rPr>
        <w:t>effect of</w:t>
      </w:r>
      <w:r w:rsidR="00F75F9A">
        <w:rPr>
          <w:spacing w:val="-16"/>
          <w:w w:val="110"/>
        </w:rPr>
        <w:t xml:space="preserve"> </w:t>
      </w:r>
      <w:r w:rsidR="00F75F9A">
        <w:rPr>
          <w:w w:val="110"/>
        </w:rPr>
        <w:t>years</w:t>
      </w:r>
      <w:r w:rsidR="00F75F9A">
        <w:rPr>
          <w:spacing w:val="-15"/>
          <w:w w:val="110"/>
        </w:rPr>
        <w:t xml:space="preserve"> </w:t>
      </w:r>
      <w:r w:rsidR="00F75F9A">
        <w:rPr>
          <w:w w:val="110"/>
        </w:rPr>
        <w:t>of</w:t>
      </w:r>
      <w:r w:rsidR="00F75F9A">
        <w:rPr>
          <w:spacing w:val="-16"/>
          <w:w w:val="110"/>
        </w:rPr>
        <w:t xml:space="preserve"> </w:t>
      </w:r>
      <w:r w:rsidR="00F75F9A">
        <w:rPr>
          <w:w w:val="110"/>
        </w:rPr>
        <w:t>service</w:t>
      </w:r>
      <w:r w:rsidR="00F75F9A">
        <w:rPr>
          <w:spacing w:val="-15"/>
          <w:w w:val="110"/>
        </w:rPr>
        <w:t xml:space="preserve"> </w:t>
      </w:r>
      <w:r w:rsidR="00F75F9A">
        <w:rPr>
          <w:w w:val="110"/>
        </w:rPr>
        <w:t>in</w:t>
      </w:r>
      <w:r w:rsidR="00F75F9A">
        <w:rPr>
          <w:spacing w:val="-15"/>
          <w:w w:val="110"/>
        </w:rPr>
        <w:t xml:space="preserve"> </w:t>
      </w:r>
      <w:r w:rsidR="00F75F9A">
        <w:rPr>
          <w:w w:val="110"/>
        </w:rPr>
        <w:t>Figure</w:t>
      </w:r>
      <w:r w:rsidR="00F75F9A">
        <w:rPr>
          <w:spacing w:val="-16"/>
          <w:w w:val="110"/>
        </w:rPr>
        <w:t xml:space="preserve"> </w:t>
      </w:r>
      <w:r w:rsidR="00F75F9A">
        <w:rPr>
          <w:w w:val="110"/>
        </w:rPr>
        <w:t>8</w:t>
      </w:r>
      <w:r w:rsidR="00F75F9A">
        <w:rPr>
          <w:spacing w:val="-15"/>
          <w:w w:val="110"/>
        </w:rPr>
        <w:t xml:space="preserve"> </w:t>
      </w:r>
      <w:r w:rsidR="00F75F9A">
        <w:rPr>
          <w:w w:val="110"/>
        </w:rPr>
        <w:t>is</w:t>
      </w:r>
      <w:r w:rsidR="00F75F9A">
        <w:rPr>
          <w:spacing w:val="-15"/>
          <w:w w:val="110"/>
        </w:rPr>
        <w:t xml:space="preserve"> </w:t>
      </w:r>
      <w:r w:rsidR="00F75F9A">
        <w:rPr>
          <w:w w:val="110"/>
        </w:rPr>
        <w:t>periodic.</w:t>
      </w:r>
      <w:r w:rsidR="00F75F9A">
        <w:rPr>
          <w:spacing w:val="2"/>
          <w:w w:val="110"/>
        </w:rPr>
        <w:t xml:space="preserve"> </w:t>
      </w:r>
      <w:r w:rsidR="00F75F9A">
        <w:rPr>
          <w:spacing w:val="-10"/>
          <w:w w:val="110"/>
        </w:rPr>
        <w:t>We</w:t>
      </w:r>
      <w:r w:rsidR="00F75F9A">
        <w:rPr>
          <w:spacing w:val="-15"/>
          <w:w w:val="110"/>
        </w:rPr>
        <w:t xml:space="preserve"> </w:t>
      </w:r>
      <w:r w:rsidR="00F75F9A">
        <w:rPr>
          <w:w w:val="110"/>
        </w:rPr>
        <w:t>see</w:t>
      </w:r>
      <w:r w:rsidR="00F75F9A">
        <w:rPr>
          <w:spacing w:val="-16"/>
          <w:w w:val="110"/>
        </w:rPr>
        <w:t xml:space="preserve"> </w:t>
      </w:r>
      <w:r w:rsidR="00F75F9A">
        <w:rPr>
          <w:w w:val="110"/>
        </w:rPr>
        <w:t>peaks</w:t>
      </w:r>
      <w:r w:rsidR="00F75F9A">
        <w:rPr>
          <w:spacing w:val="-15"/>
          <w:w w:val="110"/>
        </w:rPr>
        <w:t xml:space="preserve"> </w:t>
      </w:r>
      <w:r w:rsidR="00F75F9A">
        <w:rPr>
          <w:w w:val="110"/>
        </w:rPr>
        <w:t>roughly</w:t>
      </w:r>
      <w:r w:rsidR="00F75F9A">
        <w:rPr>
          <w:spacing w:val="-15"/>
          <w:w w:val="110"/>
        </w:rPr>
        <w:t xml:space="preserve"> </w:t>
      </w:r>
      <w:r w:rsidR="00F75F9A">
        <w:rPr>
          <w:w w:val="110"/>
        </w:rPr>
        <w:t>6</w:t>
      </w:r>
      <w:r w:rsidR="00F75F9A">
        <w:rPr>
          <w:spacing w:val="-16"/>
          <w:w w:val="110"/>
        </w:rPr>
        <w:t xml:space="preserve"> </w:t>
      </w:r>
      <w:r w:rsidR="00F75F9A">
        <w:rPr>
          <w:w w:val="110"/>
        </w:rPr>
        <w:t>months</w:t>
      </w:r>
      <w:r w:rsidR="00F75F9A">
        <w:rPr>
          <w:spacing w:val="-15"/>
          <w:w w:val="110"/>
        </w:rPr>
        <w:t xml:space="preserve"> </w:t>
      </w:r>
      <w:r w:rsidR="00F75F9A">
        <w:rPr>
          <w:w w:val="110"/>
        </w:rPr>
        <w:t>before</w:t>
      </w:r>
      <w:r w:rsidR="00F75F9A">
        <w:rPr>
          <w:spacing w:val="-15"/>
          <w:w w:val="110"/>
        </w:rPr>
        <w:t xml:space="preserve"> </w:t>
      </w:r>
      <w:r w:rsidR="00F75F9A">
        <w:rPr>
          <w:w w:val="110"/>
        </w:rPr>
        <w:t>common</w:t>
      </w:r>
      <w:r w:rsidR="00F75F9A">
        <w:rPr>
          <w:spacing w:val="-16"/>
          <w:w w:val="110"/>
        </w:rPr>
        <w:t xml:space="preserve"> </w:t>
      </w:r>
      <w:r w:rsidR="00F75F9A">
        <w:rPr>
          <w:w w:val="110"/>
        </w:rPr>
        <w:t>contract end</w:t>
      </w:r>
      <w:r w:rsidR="00F75F9A">
        <w:rPr>
          <w:spacing w:val="-8"/>
          <w:w w:val="110"/>
        </w:rPr>
        <w:t xml:space="preserve"> </w:t>
      </w:r>
      <w:r w:rsidR="00F75F9A">
        <w:rPr>
          <w:w w:val="110"/>
        </w:rPr>
        <w:t>dates</w:t>
      </w:r>
      <w:r w:rsidR="00F75F9A">
        <w:rPr>
          <w:spacing w:val="-8"/>
          <w:w w:val="110"/>
        </w:rPr>
        <w:t xml:space="preserve"> </w:t>
      </w:r>
      <w:r w:rsidR="00F75F9A">
        <w:rPr>
          <w:w w:val="110"/>
        </w:rPr>
        <w:t>(3,</w:t>
      </w:r>
      <w:r w:rsidR="00F75F9A">
        <w:rPr>
          <w:spacing w:val="-8"/>
          <w:w w:val="110"/>
        </w:rPr>
        <w:t xml:space="preserve"> </w:t>
      </w:r>
      <w:r w:rsidR="00F75F9A">
        <w:rPr>
          <w:w w:val="110"/>
        </w:rPr>
        <w:t>4,</w:t>
      </w:r>
      <w:r w:rsidR="00F75F9A">
        <w:rPr>
          <w:spacing w:val="-7"/>
          <w:w w:val="110"/>
        </w:rPr>
        <w:t xml:space="preserve"> </w:t>
      </w:r>
      <w:r w:rsidR="00F75F9A">
        <w:rPr>
          <w:w w:val="110"/>
        </w:rPr>
        <w:t>and</w:t>
      </w:r>
      <w:r w:rsidR="00F75F9A">
        <w:rPr>
          <w:spacing w:val="-8"/>
          <w:w w:val="110"/>
        </w:rPr>
        <w:t xml:space="preserve"> </w:t>
      </w:r>
      <w:r w:rsidR="00F75F9A">
        <w:rPr>
          <w:w w:val="110"/>
        </w:rPr>
        <w:t>5</w:t>
      </w:r>
      <w:r w:rsidR="00F75F9A">
        <w:rPr>
          <w:spacing w:val="-8"/>
          <w:w w:val="110"/>
        </w:rPr>
        <w:t xml:space="preserve"> </w:t>
      </w:r>
      <w:r w:rsidR="00F75F9A">
        <w:rPr>
          <w:w w:val="110"/>
        </w:rPr>
        <w:t>years).</w:t>
      </w:r>
      <w:r w:rsidR="00F75F9A">
        <w:rPr>
          <w:spacing w:val="10"/>
          <w:w w:val="110"/>
        </w:rPr>
        <w:t xml:space="preserve"> </w:t>
      </w:r>
      <w:r w:rsidR="00F75F9A">
        <w:rPr>
          <w:spacing w:val="-4"/>
          <w:w w:val="110"/>
        </w:rPr>
        <w:t>At</w:t>
      </w:r>
      <w:r w:rsidR="00F75F9A">
        <w:rPr>
          <w:spacing w:val="-7"/>
          <w:w w:val="110"/>
        </w:rPr>
        <w:t xml:space="preserve"> </w:t>
      </w:r>
      <w:r w:rsidR="00F75F9A">
        <w:rPr>
          <w:w w:val="110"/>
        </w:rPr>
        <w:t>the</w:t>
      </w:r>
      <w:r w:rsidR="00F75F9A">
        <w:rPr>
          <w:spacing w:val="-8"/>
          <w:w w:val="110"/>
        </w:rPr>
        <w:t xml:space="preserve"> </w:t>
      </w:r>
      <w:r w:rsidR="00F75F9A">
        <w:rPr>
          <w:w w:val="110"/>
        </w:rPr>
        <w:t>end</w:t>
      </w:r>
      <w:r w:rsidR="00F75F9A">
        <w:rPr>
          <w:spacing w:val="-8"/>
          <w:w w:val="110"/>
        </w:rPr>
        <w:t xml:space="preserve"> </w:t>
      </w:r>
      <w:r w:rsidR="00F75F9A">
        <w:rPr>
          <w:w w:val="110"/>
        </w:rPr>
        <w:t>dates</w:t>
      </w:r>
      <w:r w:rsidR="00F75F9A">
        <w:rPr>
          <w:spacing w:val="-8"/>
          <w:w w:val="110"/>
        </w:rPr>
        <w:t xml:space="preserve"> </w:t>
      </w:r>
      <w:r w:rsidR="00F75F9A">
        <w:rPr>
          <w:w w:val="110"/>
        </w:rPr>
        <w:t>themselves</w:t>
      </w:r>
      <w:r w:rsidR="00F75F9A">
        <w:rPr>
          <w:spacing w:val="-7"/>
          <w:w w:val="110"/>
        </w:rPr>
        <w:t xml:space="preserve"> </w:t>
      </w:r>
      <w:r w:rsidR="00F75F9A">
        <w:rPr>
          <w:spacing w:val="-4"/>
          <w:w w:val="110"/>
        </w:rPr>
        <w:t>we</w:t>
      </w:r>
      <w:r w:rsidR="00F75F9A">
        <w:rPr>
          <w:spacing w:val="-8"/>
          <w:w w:val="110"/>
        </w:rPr>
        <w:t xml:space="preserve"> </w:t>
      </w:r>
      <w:r w:rsidR="00F75F9A">
        <w:rPr>
          <w:w w:val="110"/>
        </w:rPr>
        <w:t>see</w:t>
      </w:r>
      <w:r w:rsidR="00F75F9A">
        <w:rPr>
          <w:spacing w:val="-8"/>
          <w:w w:val="110"/>
        </w:rPr>
        <w:t xml:space="preserve"> </w:t>
      </w:r>
      <w:r w:rsidR="00F75F9A">
        <w:rPr>
          <w:w w:val="110"/>
        </w:rPr>
        <w:t>valleys</w:t>
      </w:r>
      <w:r w:rsidR="00F75F9A">
        <w:rPr>
          <w:spacing w:val="-7"/>
          <w:w w:val="110"/>
        </w:rPr>
        <w:t xml:space="preserve"> </w:t>
      </w:r>
      <w:r w:rsidR="00F75F9A">
        <w:rPr>
          <w:w w:val="110"/>
        </w:rPr>
        <w:t>where</w:t>
      </w:r>
      <w:r w:rsidR="00F75F9A">
        <w:rPr>
          <w:spacing w:val="-8"/>
          <w:w w:val="110"/>
        </w:rPr>
        <w:t xml:space="preserve"> </w:t>
      </w:r>
      <w:r w:rsidR="00F75F9A">
        <w:rPr>
          <w:w w:val="110"/>
        </w:rPr>
        <w:t>Soldiers</w:t>
      </w:r>
      <w:r w:rsidR="00F75F9A">
        <w:rPr>
          <w:spacing w:val="-8"/>
          <w:w w:val="110"/>
        </w:rPr>
        <w:t xml:space="preserve"> </w:t>
      </w:r>
      <w:r w:rsidR="00F75F9A">
        <w:rPr>
          <w:w w:val="110"/>
        </w:rPr>
        <w:t>choose</w:t>
      </w:r>
      <w:r w:rsidR="00F75F9A">
        <w:rPr>
          <w:spacing w:val="-7"/>
          <w:w w:val="110"/>
        </w:rPr>
        <w:t xml:space="preserve"> </w:t>
      </w:r>
      <w:r w:rsidR="00F75F9A">
        <w:rPr>
          <w:w w:val="110"/>
        </w:rPr>
        <w:t>to</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7"/>
      </w:pPr>
      <w:r>
        <w:rPr>
          <w:w w:val="110"/>
        </w:rPr>
        <w:lastRenderedPageBreak/>
        <w:t>finish out their term rather than attrit. Soldiers in a combat MOS are slightly more likely to attrit than non-combat MOS, and there is also a weak seasonal effect by calendar year.</w:t>
      </w:r>
    </w:p>
    <w:p w:rsidR="00194060" w:rsidRDefault="00F75F9A">
      <w:pPr>
        <w:pStyle w:val="BodyText"/>
        <w:rPr>
          <w:sz w:val="9"/>
        </w:rPr>
      </w:pPr>
      <w:r>
        <w:rPr>
          <w:noProof/>
        </w:rPr>
        <w:drawing>
          <wp:anchor distT="0" distB="0" distL="0" distR="0" simplePos="0" relativeHeight="251586560" behindDoc="0" locked="0" layoutInCell="1" allowOverlap="1">
            <wp:simplePos x="0" y="0"/>
            <wp:positionH relativeFrom="page">
              <wp:posOffset>2994647</wp:posOffset>
            </wp:positionH>
            <wp:positionV relativeFrom="paragraph">
              <wp:posOffset>90629</wp:posOffset>
            </wp:positionV>
            <wp:extent cx="1801368" cy="181051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801368" cy="1810512"/>
                    </a:xfrm>
                    <a:prstGeom prst="rect">
                      <a:avLst/>
                    </a:prstGeom>
                  </pic:spPr>
                </pic:pic>
              </a:graphicData>
            </a:graphic>
          </wp:anchor>
        </w:drawing>
      </w:r>
    </w:p>
    <w:p w:rsidR="00194060" w:rsidRDefault="00F75F9A">
      <w:pPr>
        <w:spacing w:before="126"/>
        <w:ind w:left="2844"/>
        <w:rPr>
          <w:sz w:val="18"/>
        </w:rPr>
      </w:pPr>
      <w:r>
        <w:rPr>
          <w:b/>
          <w:w w:val="110"/>
          <w:sz w:val="18"/>
        </w:rPr>
        <w:t xml:space="preserve">Figure 7: </w:t>
      </w:r>
      <w:r>
        <w:rPr>
          <w:w w:val="110"/>
          <w:sz w:val="18"/>
        </w:rPr>
        <w:t>Fitted relative hazard rate for rank.</w:t>
      </w:r>
    </w:p>
    <w:p w:rsidR="00194060" w:rsidRDefault="00194060">
      <w:pPr>
        <w:pStyle w:val="BodyText"/>
        <w:rPr>
          <w:sz w:val="20"/>
        </w:rPr>
      </w:pPr>
    </w:p>
    <w:p w:rsidR="00194060" w:rsidRDefault="00F75F9A">
      <w:pPr>
        <w:pStyle w:val="BodyText"/>
        <w:spacing w:before="3"/>
        <w:rPr>
          <w:sz w:val="15"/>
        </w:rPr>
      </w:pPr>
      <w:r>
        <w:rPr>
          <w:noProof/>
        </w:rPr>
        <w:drawing>
          <wp:anchor distT="0" distB="0" distL="0" distR="0" simplePos="0" relativeHeight="251587584" behindDoc="0" locked="0" layoutInCell="1" allowOverlap="1">
            <wp:simplePos x="0" y="0"/>
            <wp:positionH relativeFrom="page">
              <wp:posOffset>1508747</wp:posOffset>
            </wp:positionH>
            <wp:positionV relativeFrom="paragraph">
              <wp:posOffset>136786</wp:posOffset>
            </wp:positionV>
            <wp:extent cx="4764595" cy="177622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4764595" cy="1776222"/>
                    </a:xfrm>
                    <a:prstGeom prst="rect">
                      <a:avLst/>
                    </a:prstGeom>
                  </pic:spPr>
                </pic:pic>
              </a:graphicData>
            </a:graphic>
          </wp:anchor>
        </w:drawing>
      </w:r>
    </w:p>
    <w:p w:rsidR="00194060" w:rsidRDefault="00194060">
      <w:pPr>
        <w:pStyle w:val="BodyText"/>
        <w:spacing w:before="3"/>
        <w:rPr>
          <w:sz w:val="7"/>
        </w:rPr>
      </w:pPr>
    </w:p>
    <w:p w:rsidR="00194060" w:rsidRDefault="00F75F9A">
      <w:pPr>
        <w:spacing w:before="66"/>
        <w:ind w:left="1122"/>
        <w:rPr>
          <w:sz w:val="18"/>
        </w:rPr>
      </w:pPr>
      <w:r>
        <w:rPr>
          <w:b/>
          <w:w w:val="110"/>
          <w:sz w:val="18"/>
        </w:rPr>
        <w:t xml:space="preserve">Figure 8: </w:t>
      </w:r>
      <w:r>
        <w:rPr>
          <w:w w:val="110"/>
          <w:sz w:val="18"/>
        </w:rPr>
        <w:t>Fitted relative hazard rate for years of active service, calendar year, and MOS.</w:t>
      </w:r>
    </w:p>
    <w:p w:rsidR="00194060" w:rsidRDefault="00194060">
      <w:pPr>
        <w:pStyle w:val="BodyText"/>
        <w:rPr>
          <w:sz w:val="20"/>
        </w:rPr>
      </w:pPr>
    </w:p>
    <w:p w:rsidR="00194060" w:rsidRDefault="00F75F9A">
      <w:pPr>
        <w:pStyle w:val="BodyText"/>
        <w:spacing w:before="6"/>
        <w:rPr>
          <w:sz w:val="18"/>
        </w:rPr>
      </w:pPr>
      <w:r>
        <w:rPr>
          <w:noProof/>
        </w:rPr>
        <w:drawing>
          <wp:anchor distT="0" distB="0" distL="0" distR="0" simplePos="0" relativeHeight="251588608" behindDoc="0" locked="0" layoutInCell="1" allowOverlap="1">
            <wp:simplePos x="0" y="0"/>
            <wp:positionH relativeFrom="page">
              <wp:posOffset>1538690</wp:posOffset>
            </wp:positionH>
            <wp:positionV relativeFrom="paragraph">
              <wp:posOffset>160551</wp:posOffset>
            </wp:positionV>
            <wp:extent cx="4728591" cy="174621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4728591" cy="1746218"/>
                    </a:xfrm>
                    <a:prstGeom prst="rect">
                      <a:avLst/>
                    </a:prstGeom>
                  </pic:spPr>
                </pic:pic>
              </a:graphicData>
            </a:graphic>
          </wp:anchor>
        </w:drawing>
      </w:r>
    </w:p>
    <w:p w:rsidR="00194060" w:rsidRDefault="00194060">
      <w:pPr>
        <w:pStyle w:val="BodyText"/>
        <w:spacing w:before="10"/>
        <w:rPr>
          <w:sz w:val="8"/>
        </w:rPr>
      </w:pPr>
    </w:p>
    <w:p w:rsidR="00194060" w:rsidRDefault="00F75F9A">
      <w:pPr>
        <w:spacing w:before="67" w:line="254" w:lineRule="auto"/>
        <w:ind w:left="120" w:right="1437"/>
        <w:rPr>
          <w:sz w:val="18"/>
        </w:rPr>
      </w:pPr>
      <w:r>
        <w:rPr>
          <w:b/>
          <w:w w:val="110"/>
          <w:sz w:val="18"/>
        </w:rPr>
        <w:t xml:space="preserve">Figure 9: </w:t>
      </w:r>
      <w:r>
        <w:rPr>
          <w:w w:val="110"/>
          <w:sz w:val="18"/>
        </w:rPr>
        <w:t>Fitted relative hazard rate for percentile on the Armed Forces Qualification Test, and performance on the periodic Army Physical Fitness Test and body composition test.</w:t>
      </w:r>
    </w:p>
    <w:p w:rsidR="00194060" w:rsidRDefault="00194060">
      <w:pPr>
        <w:pStyle w:val="BodyText"/>
        <w:spacing w:before="4"/>
        <w:rPr>
          <w:sz w:val="26"/>
        </w:rPr>
      </w:pPr>
    </w:p>
    <w:p w:rsidR="00194060" w:rsidRDefault="00F75F9A">
      <w:pPr>
        <w:pStyle w:val="BodyText"/>
        <w:spacing w:before="1" w:line="312" w:lineRule="auto"/>
        <w:ind w:left="120" w:right="1438" w:firstLine="338"/>
      </w:pPr>
      <w:r>
        <w:rPr>
          <w:w w:val="105"/>
        </w:rPr>
        <w:t xml:space="preserve">The effect of testing on attrition is plotted in Figure 9. </w:t>
      </w:r>
      <w:r>
        <w:rPr>
          <w:spacing w:val="-3"/>
          <w:w w:val="105"/>
        </w:rPr>
        <w:t xml:space="preserve">Failing  </w:t>
      </w:r>
      <w:r>
        <w:rPr>
          <w:w w:val="105"/>
        </w:rPr>
        <w:t xml:space="preserve">an APFT or </w:t>
      </w:r>
      <w:r>
        <w:rPr>
          <w:spacing w:val="3"/>
          <w:w w:val="105"/>
        </w:rPr>
        <w:t xml:space="preserve">body </w:t>
      </w:r>
      <w:r>
        <w:rPr>
          <w:w w:val="105"/>
        </w:rPr>
        <w:t>composition  test</w:t>
      </w:r>
      <w:r>
        <w:rPr>
          <w:spacing w:val="35"/>
          <w:w w:val="105"/>
        </w:rPr>
        <w:t xml:space="preserve"> </w:t>
      </w:r>
      <w:r>
        <w:rPr>
          <w:w w:val="105"/>
        </w:rPr>
        <w:t>in</w:t>
      </w:r>
      <w:r>
        <w:rPr>
          <w:spacing w:val="35"/>
          <w:w w:val="105"/>
        </w:rPr>
        <w:t xml:space="preserve"> </w:t>
      </w:r>
      <w:r>
        <w:rPr>
          <w:w w:val="105"/>
        </w:rPr>
        <w:t>the</w:t>
      </w:r>
      <w:r>
        <w:rPr>
          <w:spacing w:val="36"/>
          <w:w w:val="105"/>
        </w:rPr>
        <w:t xml:space="preserve"> </w:t>
      </w:r>
      <w:r>
        <w:rPr>
          <w:w w:val="105"/>
        </w:rPr>
        <w:t>last</w:t>
      </w:r>
      <w:r>
        <w:rPr>
          <w:spacing w:val="35"/>
          <w:w w:val="105"/>
        </w:rPr>
        <w:t xml:space="preserve"> </w:t>
      </w:r>
      <w:r>
        <w:rPr>
          <w:w w:val="105"/>
        </w:rPr>
        <w:t>3</w:t>
      </w:r>
      <w:r>
        <w:rPr>
          <w:spacing w:val="35"/>
          <w:w w:val="105"/>
        </w:rPr>
        <w:t xml:space="preserve"> </w:t>
      </w:r>
      <w:r>
        <w:rPr>
          <w:w w:val="105"/>
        </w:rPr>
        <w:t>months</w:t>
      </w:r>
      <w:r>
        <w:rPr>
          <w:spacing w:val="36"/>
          <w:w w:val="105"/>
        </w:rPr>
        <w:t xml:space="preserve"> </w:t>
      </w:r>
      <w:r>
        <w:rPr>
          <w:w w:val="105"/>
        </w:rPr>
        <w:t>leads</w:t>
      </w:r>
      <w:r>
        <w:rPr>
          <w:spacing w:val="35"/>
          <w:w w:val="105"/>
        </w:rPr>
        <w:t xml:space="preserve"> </w:t>
      </w:r>
      <w:r>
        <w:rPr>
          <w:w w:val="105"/>
        </w:rPr>
        <w:t>to</w:t>
      </w:r>
      <w:r>
        <w:rPr>
          <w:spacing w:val="35"/>
          <w:w w:val="105"/>
        </w:rPr>
        <w:t xml:space="preserve"> </w:t>
      </w:r>
      <w:r>
        <w:rPr>
          <w:w w:val="105"/>
        </w:rPr>
        <w:t>an</w:t>
      </w:r>
      <w:r>
        <w:rPr>
          <w:spacing w:val="36"/>
          <w:w w:val="105"/>
        </w:rPr>
        <w:t xml:space="preserve"> </w:t>
      </w:r>
      <w:r>
        <w:rPr>
          <w:w w:val="105"/>
        </w:rPr>
        <w:t>increased</w:t>
      </w:r>
      <w:r>
        <w:rPr>
          <w:spacing w:val="35"/>
          <w:w w:val="105"/>
        </w:rPr>
        <w:t xml:space="preserve"> </w:t>
      </w:r>
      <w:r>
        <w:rPr>
          <w:w w:val="105"/>
        </w:rPr>
        <w:t>rate</w:t>
      </w:r>
      <w:r>
        <w:rPr>
          <w:spacing w:val="35"/>
          <w:w w:val="105"/>
        </w:rPr>
        <w:t xml:space="preserve"> </w:t>
      </w:r>
      <w:r>
        <w:rPr>
          <w:w w:val="105"/>
        </w:rPr>
        <w:t>of</w:t>
      </w:r>
      <w:r>
        <w:rPr>
          <w:spacing w:val="36"/>
          <w:w w:val="105"/>
        </w:rPr>
        <w:t xml:space="preserve"> </w:t>
      </w:r>
      <w:r>
        <w:rPr>
          <w:w w:val="105"/>
        </w:rPr>
        <w:t>attrition.</w:t>
      </w:r>
      <w:r>
        <w:rPr>
          <w:spacing w:val="22"/>
          <w:w w:val="105"/>
        </w:rPr>
        <w:t xml:space="preserve"> </w:t>
      </w:r>
      <w:r>
        <w:rPr>
          <w:w w:val="105"/>
        </w:rPr>
        <w:t>Armed</w:t>
      </w:r>
      <w:r>
        <w:rPr>
          <w:spacing w:val="35"/>
          <w:w w:val="105"/>
        </w:rPr>
        <w:t xml:space="preserve"> </w:t>
      </w:r>
      <w:r>
        <w:rPr>
          <w:spacing w:val="-4"/>
          <w:w w:val="105"/>
        </w:rPr>
        <w:t>Forces</w:t>
      </w:r>
      <w:r>
        <w:rPr>
          <w:spacing w:val="36"/>
          <w:w w:val="105"/>
        </w:rPr>
        <w:t xml:space="preserve"> </w:t>
      </w:r>
      <w:r>
        <w:rPr>
          <w:w w:val="105"/>
        </w:rPr>
        <w:t>Qualification</w:t>
      </w:r>
      <w:r>
        <w:rPr>
          <w:spacing w:val="35"/>
          <w:w w:val="105"/>
        </w:rPr>
        <w:t xml:space="preserve"> </w:t>
      </w:r>
      <w:r>
        <w:rPr>
          <w:spacing w:val="-5"/>
          <w:w w:val="105"/>
        </w:rPr>
        <w:t>Test</w:t>
      </w:r>
    </w:p>
    <w:p w:rsidR="00194060" w:rsidRDefault="00194060">
      <w:pPr>
        <w:spacing w:line="312" w:lineRule="auto"/>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7"/>
      </w:pPr>
      <w:r>
        <w:rPr>
          <w:w w:val="105"/>
        </w:rPr>
        <w:lastRenderedPageBreak/>
        <w:t>percentile has a weak effect, but surprisingly for low scores below the 55th percentile the likelihood of attrition actually decreases.</w:t>
      </w:r>
    </w:p>
    <w:p w:rsidR="00194060" w:rsidRDefault="00F75F9A">
      <w:pPr>
        <w:pStyle w:val="BodyText"/>
        <w:spacing w:before="6"/>
        <w:rPr>
          <w:sz w:val="14"/>
        </w:rPr>
      </w:pPr>
      <w:r>
        <w:rPr>
          <w:noProof/>
        </w:rPr>
        <w:drawing>
          <wp:anchor distT="0" distB="0" distL="0" distR="0" simplePos="0" relativeHeight="251589632" behindDoc="0" locked="0" layoutInCell="1" allowOverlap="1">
            <wp:simplePos x="0" y="0"/>
            <wp:positionH relativeFrom="page">
              <wp:posOffset>1526803</wp:posOffset>
            </wp:positionH>
            <wp:positionV relativeFrom="paragraph">
              <wp:posOffset>130834</wp:posOffset>
            </wp:positionV>
            <wp:extent cx="4722590" cy="1746218"/>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4722590" cy="1746218"/>
                    </a:xfrm>
                    <a:prstGeom prst="rect">
                      <a:avLst/>
                    </a:prstGeom>
                  </pic:spPr>
                </pic:pic>
              </a:graphicData>
            </a:graphic>
          </wp:anchor>
        </w:drawing>
      </w:r>
    </w:p>
    <w:p w:rsidR="00194060" w:rsidRDefault="00194060">
      <w:pPr>
        <w:pStyle w:val="BodyText"/>
        <w:spacing w:before="6"/>
        <w:rPr>
          <w:sz w:val="17"/>
        </w:rPr>
      </w:pPr>
    </w:p>
    <w:p w:rsidR="00194060" w:rsidRDefault="00F75F9A">
      <w:pPr>
        <w:ind w:left="316"/>
        <w:rPr>
          <w:sz w:val="18"/>
        </w:rPr>
      </w:pPr>
      <w:r>
        <w:rPr>
          <w:b/>
          <w:w w:val="110"/>
          <w:sz w:val="18"/>
        </w:rPr>
        <w:t xml:space="preserve">Figure 10:  </w:t>
      </w:r>
      <w:r>
        <w:rPr>
          <w:w w:val="110"/>
          <w:sz w:val="18"/>
        </w:rPr>
        <w:t>Fitted relative hazard rate for Courts Martial, Article 15 proceedings, and Letters of Reprimand.</w:t>
      </w:r>
    </w:p>
    <w:p w:rsidR="00194060" w:rsidRDefault="00194060">
      <w:pPr>
        <w:pStyle w:val="BodyText"/>
        <w:rPr>
          <w:sz w:val="18"/>
        </w:rPr>
      </w:pPr>
    </w:p>
    <w:p w:rsidR="00194060" w:rsidRDefault="00F75F9A">
      <w:pPr>
        <w:pStyle w:val="BodyText"/>
        <w:spacing w:before="140" w:line="312" w:lineRule="auto"/>
        <w:ind w:left="120" w:right="1438" w:firstLine="338"/>
        <w:jc w:val="both"/>
      </w:pPr>
      <w:r>
        <w:rPr>
          <w:w w:val="105"/>
        </w:rPr>
        <w:t xml:space="preserve">The effect of punishments on attrition is given in Figure 10. These include variables for Courts Martial, Article 15 proceedings, and letters of reprimand from a superior officer. These are binary covariates that are defined as </w:t>
      </w:r>
      <w:r>
        <w:rPr>
          <w:spacing w:val="-4"/>
          <w:w w:val="105"/>
        </w:rPr>
        <w:t xml:space="preserve">’True’  </w:t>
      </w:r>
      <w:r>
        <w:rPr>
          <w:w w:val="105"/>
        </w:rPr>
        <w:t xml:space="preserve">if a Soldier received the given punishment within the last          3 month period of observation and </w:t>
      </w:r>
      <w:r>
        <w:rPr>
          <w:spacing w:val="-3"/>
          <w:w w:val="105"/>
        </w:rPr>
        <w:t xml:space="preserve">’False’ </w:t>
      </w:r>
      <w:r>
        <w:rPr>
          <w:w w:val="105"/>
        </w:rPr>
        <w:t xml:space="preserve">otherwise. </w:t>
      </w:r>
      <w:r>
        <w:rPr>
          <w:spacing w:val="-9"/>
          <w:w w:val="105"/>
        </w:rPr>
        <w:t xml:space="preserve">We </w:t>
      </w:r>
      <w:r>
        <w:rPr>
          <w:w w:val="105"/>
        </w:rPr>
        <w:t>see that each of these punishments contributes</w:t>
      </w:r>
      <w:r>
        <w:rPr>
          <w:spacing w:val="15"/>
          <w:w w:val="105"/>
        </w:rPr>
        <w:t xml:space="preserve"> </w:t>
      </w:r>
      <w:r>
        <w:rPr>
          <w:w w:val="105"/>
        </w:rPr>
        <w:t>to</w:t>
      </w:r>
      <w:r>
        <w:rPr>
          <w:spacing w:val="17"/>
          <w:w w:val="105"/>
        </w:rPr>
        <w:t xml:space="preserve"> </w:t>
      </w:r>
      <w:r>
        <w:rPr>
          <w:w w:val="105"/>
        </w:rPr>
        <w:t>a</w:t>
      </w:r>
      <w:r>
        <w:rPr>
          <w:spacing w:val="15"/>
          <w:w w:val="105"/>
        </w:rPr>
        <w:t xml:space="preserve"> </w:t>
      </w:r>
      <w:r>
        <w:rPr>
          <w:w w:val="105"/>
        </w:rPr>
        <w:t>significantly</w:t>
      </w:r>
      <w:r>
        <w:rPr>
          <w:spacing w:val="17"/>
          <w:w w:val="105"/>
        </w:rPr>
        <w:t xml:space="preserve"> </w:t>
      </w:r>
      <w:r>
        <w:rPr>
          <w:w w:val="105"/>
        </w:rPr>
        <w:t>higher</w:t>
      </w:r>
      <w:r>
        <w:rPr>
          <w:spacing w:val="16"/>
          <w:w w:val="105"/>
        </w:rPr>
        <w:t xml:space="preserve"> </w:t>
      </w:r>
      <w:r>
        <w:rPr>
          <w:w w:val="105"/>
        </w:rPr>
        <w:t>risk</w:t>
      </w:r>
      <w:r>
        <w:rPr>
          <w:spacing w:val="15"/>
          <w:w w:val="105"/>
        </w:rPr>
        <w:t xml:space="preserve"> </w:t>
      </w:r>
      <w:r>
        <w:rPr>
          <w:w w:val="105"/>
        </w:rPr>
        <w:t>of</w:t>
      </w:r>
      <w:r>
        <w:rPr>
          <w:spacing w:val="16"/>
          <w:w w:val="105"/>
        </w:rPr>
        <w:t xml:space="preserve"> </w:t>
      </w:r>
      <w:r>
        <w:rPr>
          <w:w w:val="105"/>
        </w:rPr>
        <w:t>Soldier</w:t>
      </w:r>
      <w:r>
        <w:rPr>
          <w:spacing w:val="17"/>
          <w:w w:val="105"/>
        </w:rPr>
        <w:t xml:space="preserve"> </w:t>
      </w:r>
      <w:r>
        <w:rPr>
          <w:w w:val="105"/>
        </w:rPr>
        <w:t>attrition.</w:t>
      </w:r>
    </w:p>
    <w:p w:rsidR="00194060" w:rsidRDefault="00F75F9A">
      <w:pPr>
        <w:pStyle w:val="BodyText"/>
        <w:spacing w:before="3"/>
        <w:rPr>
          <w:sz w:val="10"/>
        </w:rPr>
      </w:pPr>
      <w:r>
        <w:rPr>
          <w:noProof/>
        </w:rPr>
        <w:drawing>
          <wp:anchor distT="0" distB="0" distL="0" distR="0" simplePos="0" relativeHeight="251590656" behindDoc="0" locked="0" layoutInCell="1" allowOverlap="1">
            <wp:simplePos x="0" y="0"/>
            <wp:positionH relativeFrom="page">
              <wp:posOffset>1805952</wp:posOffset>
            </wp:positionH>
            <wp:positionV relativeFrom="paragraph">
              <wp:posOffset>100036</wp:posOffset>
            </wp:positionV>
            <wp:extent cx="4137183" cy="2072068"/>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4137183" cy="2072068"/>
                    </a:xfrm>
                    <a:prstGeom prst="rect">
                      <a:avLst/>
                    </a:prstGeom>
                  </pic:spPr>
                </pic:pic>
              </a:graphicData>
            </a:graphic>
          </wp:anchor>
        </w:drawing>
      </w:r>
    </w:p>
    <w:p w:rsidR="00194060" w:rsidRDefault="00F75F9A">
      <w:pPr>
        <w:spacing w:before="157" w:line="254" w:lineRule="auto"/>
        <w:ind w:left="120" w:right="1437"/>
        <w:rPr>
          <w:sz w:val="18"/>
        </w:rPr>
      </w:pPr>
      <w:r>
        <w:rPr>
          <w:b/>
          <w:w w:val="110"/>
          <w:sz w:val="18"/>
        </w:rPr>
        <w:t xml:space="preserve">Figure 11: </w:t>
      </w:r>
      <w:r>
        <w:rPr>
          <w:w w:val="110"/>
          <w:sz w:val="18"/>
        </w:rPr>
        <w:t>Fitted relative hazard rate for the number of times, and cumulative number of days a Soldier has been deployed.</w:t>
      </w:r>
    </w:p>
    <w:p w:rsidR="00194060" w:rsidRDefault="00194060">
      <w:pPr>
        <w:pStyle w:val="BodyText"/>
        <w:rPr>
          <w:sz w:val="18"/>
        </w:rPr>
      </w:pPr>
    </w:p>
    <w:p w:rsidR="00194060" w:rsidRDefault="00F75F9A">
      <w:pPr>
        <w:pStyle w:val="BodyText"/>
        <w:spacing w:before="128" w:line="312" w:lineRule="auto"/>
        <w:ind w:left="120" w:right="1437" w:firstLine="338"/>
        <w:jc w:val="both"/>
      </w:pPr>
      <w:r>
        <w:rPr>
          <w:w w:val="105"/>
        </w:rPr>
        <w:t>The estimated effect of deployments on Soldier attrition is given in Figure 11, including the number of times and the cumulative number of days a Soldier has been deployed. A deployment occurs when a Soldier is physically located in a combat zone or area of operations. We examine deployment events tracked since 2001 in support of the Overseas Contingency Operations Operation Iraqi Freedom (OIF), Operation Enduring Freedom (OEF), and Operation New Dawn (OND).</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Heading3"/>
        <w:numPr>
          <w:ilvl w:val="2"/>
          <w:numId w:val="6"/>
        </w:numPr>
        <w:tabs>
          <w:tab w:val="left" w:pos="886"/>
          <w:tab w:val="left" w:pos="887"/>
        </w:tabs>
        <w:spacing w:before="33"/>
        <w:ind w:hanging="766"/>
      </w:pPr>
      <w:r>
        <w:rPr>
          <w:w w:val="115"/>
        </w:rPr>
        <w:lastRenderedPageBreak/>
        <w:t>Unit</w:t>
      </w:r>
      <w:r>
        <w:rPr>
          <w:spacing w:val="19"/>
          <w:w w:val="115"/>
        </w:rPr>
        <w:t xml:space="preserve"> </w:t>
      </w:r>
      <w:r>
        <w:rPr>
          <w:w w:val="115"/>
        </w:rPr>
        <w:t>Effects</w:t>
      </w:r>
    </w:p>
    <w:p w:rsidR="00194060" w:rsidRDefault="00F75F9A">
      <w:pPr>
        <w:pStyle w:val="BodyText"/>
        <w:spacing w:before="6"/>
        <w:rPr>
          <w:b/>
          <w:sz w:val="25"/>
        </w:rPr>
      </w:pPr>
      <w:r>
        <w:rPr>
          <w:noProof/>
        </w:rPr>
        <w:drawing>
          <wp:anchor distT="0" distB="0" distL="0" distR="0" simplePos="0" relativeHeight="251591680" behindDoc="0" locked="0" layoutInCell="1" allowOverlap="1">
            <wp:simplePos x="0" y="0"/>
            <wp:positionH relativeFrom="page">
              <wp:posOffset>2400300</wp:posOffset>
            </wp:positionH>
            <wp:positionV relativeFrom="paragraph">
              <wp:posOffset>211569</wp:posOffset>
            </wp:positionV>
            <wp:extent cx="2976371" cy="3006375"/>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2976371" cy="3006375"/>
                    </a:xfrm>
                    <a:prstGeom prst="rect">
                      <a:avLst/>
                    </a:prstGeom>
                  </pic:spPr>
                </pic:pic>
              </a:graphicData>
            </a:graphic>
          </wp:anchor>
        </w:drawing>
      </w:r>
    </w:p>
    <w:p w:rsidR="00194060" w:rsidRDefault="00F75F9A">
      <w:pPr>
        <w:spacing w:before="148"/>
        <w:ind w:left="1165"/>
        <w:rPr>
          <w:sz w:val="18"/>
        </w:rPr>
      </w:pPr>
      <w:r>
        <w:rPr>
          <w:b/>
          <w:w w:val="115"/>
          <w:sz w:val="18"/>
        </w:rPr>
        <w:t xml:space="preserve">Figure 12: </w:t>
      </w:r>
      <w:r>
        <w:rPr>
          <w:w w:val="115"/>
          <w:sz w:val="18"/>
        </w:rPr>
        <w:t>Fitted relative hazard rate for the unit to which a Soldier currently belongs.</w:t>
      </w:r>
    </w:p>
    <w:p w:rsidR="00194060" w:rsidRDefault="00194060">
      <w:pPr>
        <w:pStyle w:val="BodyText"/>
        <w:rPr>
          <w:sz w:val="18"/>
        </w:rPr>
      </w:pPr>
    </w:p>
    <w:p w:rsidR="00194060" w:rsidRDefault="00194060">
      <w:pPr>
        <w:pStyle w:val="BodyText"/>
        <w:spacing w:before="10"/>
        <w:rPr>
          <w:sz w:val="15"/>
        </w:rPr>
      </w:pPr>
    </w:p>
    <w:p w:rsidR="00194060" w:rsidRDefault="00F75F9A">
      <w:pPr>
        <w:pStyle w:val="BodyText"/>
        <w:spacing w:line="312" w:lineRule="auto"/>
        <w:ind w:left="119" w:right="1437" w:firstLine="338"/>
        <w:jc w:val="both"/>
      </w:pPr>
      <w:r>
        <w:rPr>
          <w:w w:val="105"/>
        </w:rPr>
        <w:t>A random effect is added for the unit a Soldier belongs to at the time each observation is</w:t>
      </w:r>
      <w:r>
        <w:rPr>
          <w:spacing w:val="57"/>
          <w:w w:val="105"/>
        </w:rPr>
        <w:t xml:space="preserve"> </w:t>
      </w:r>
      <w:r>
        <w:rPr>
          <w:w w:val="105"/>
        </w:rPr>
        <w:t xml:space="preserve">recorded. The unit of a Soldier at a given time is determined down to the company level using the Unit Identification Code (UIC). Figure 12 plots the estimated relative hazard for each unit.  There    is a measurable difference in the likelihood of attrition </w:t>
      </w:r>
      <w:r>
        <w:rPr>
          <w:spacing w:val="-3"/>
          <w:w w:val="105"/>
        </w:rPr>
        <w:t xml:space="preserve">by </w:t>
      </w:r>
      <w:r>
        <w:rPr>
          <w:w w:val="105"/>
        </w:rPr>
        <w:t xml:space="preserve">unit. </w:t>
      </w:r>
      <w:r>
        <w:rPr>
          <w:spacing w:val="-9"/>
          <w:w w:val="105"/>
        </w:rPr>
        <w:t xml:space="preserve">We </w:t>
      </w:r>
      <w:r>
        <w:rPr>
          <w:w w:val="105"/>
        </w:rPr>
        <w:t>see that compared to units with the lowest risk, Soldiers in the units with the highest risk are up to 4 times more likely to attrit in their first</w:t>
      </w:r>
      <w:r>
        <w:rPr>
          <w:spacing w:val="30"/>
          <w:w w:val="105"/>
        </w:rPr>
        <w:t xml:space="preserve"> </w:t>
      </w:r>
      <w:r>
        <w:rPr>
          <w:w w:val="105"/>
        </w:rPr>
        <w:t>term.</w:t>
      </w:r>
    </w:p>
    <w:p w:rsidR="00194060" w:rsidRDefault="00F75F9A">
      <w:pPr>
        <w:pStyle w:val="BodyText"/>
        <w:spacing w:line="312" w:lineRule="auto"/>
        <w:ind w:left="119" w:right="1437" w:firstLine="338"/>
        <w:jc w:val="both"/>
      </w:pPr>
      <w:r>
        <w:rPr>
          <w:w w:val="105"/>
        </w:rPr>
        <w:t xml:space="preserve">The effect of community factors on attrition is given in Figure 13. These factors come from the American Community Survey and Bureau of Labor Statistics Quarterly Census of Earnings and </w:t>
      </w:r>
      <w:r>
        <w:rPr>
          <w:spacing w:val="-3"/>
          <w:w w:val="105"/>
        </w:rPr>
        <w:t xml:space="preserve">Wages,  </w:t>
      </w:r>
      <w:r>
        <w:rPr>
          <w:w w:val="105"/>
        </w:rPr>
        <w:t xml:space="preserve">and profile the community around the base where a Soldier is currently stationed.   </w:t>
      </w:r>
      <w:r>
        <w:rPr>
          <w:spacing w:val="-3"/>
          <w:w w:val="105"/>
        </w:rPr>
        <w:t xml:space="preserve">Two      </w:t>
      </w:r>
      <w:r>
        <w:rPr>
          <w:w w:val="105"/>
        </w:rPr>
        <w:t xml:space="preserve">of these effects </w:t>
      </w:r>
      <w:r>
        <w:rPr>
          <w:spacing w:val="-3"/>
          <w:w w:val="105"/>
        </w:rPr>
        <w:t xml:space="preserve">have </w:t>
      </w:r>
      <w:r>
        <w:rPr>
          <w:w w:val="105"/>
        </w:rPr>
        <w:t xml:space="preserve">a notable effects. The percent of people in the surrounding community who receive </w:t>
      </w:r>
      <w:r>
        <w:rPr>
          <w:spacing w:val="3"/>
          <w:w w:val="105"/>
        </w:rPr>
        <w:t xml:space="preserve">food </w:t>
      </w:r>
      <w:r>
        <w:rPr>
          <w:w w:val="105"/>
        </w:rPr>
        <w:t xml:space="preserve">stamps or Supplemental Nutrition Assistance Program (SNAP) benefits. A higher percent on SNAP is associated with a higher likelihood of Soldier attrition;  these bases tend to </w:t>
      </w:r>
      <w:r>
        <w:rPr>
          <w:spacing w:val="3"/>
          <w:w w:val="105"/>
        </w:rPr>
        <w:t xml:space="preserve">be   </w:t>
      </w:r>
      <w:r>
        <w:rPr>
          <w:w w:val="105"/>
        </w:rPr>
        <w:t xml:space="preserve">in </w:t>
      </w:r>
      <w:r>
        <w:rPr>
          <w:spacing w:val="-3"/>
          <w:w w:val="105"/>
        </w:rPr>
        <w:t xml:space="preserve">lower </w:t>
      </w:r>
      <w:r>
        <w:rPr>
          <w:w w:val="105"/>
        </w:rPr>
        <w:t>income areas. The second effect is the percent of population who are veterans. Soldiers in areas</w:t>
      </w:r>
      <w:r>
        <w:rPr>
          <w:spacing w:val="21"/>
          <w:w w:val="105"/>
        </w:rPr>
        <w:t xml:space="preserve"> </w:t>
      </w:r>
      <w:r>
        <w:rPr>
          <w:w w:val="105"/>
        </w:rPr>
        <w:t>with</w:t>
      </w:r>
      <w:r>
        <w:rPr>
          <w:spacing w:val="21"/>
          <w:w w:val="105"/>
        </w:rPr>
        <w:t xml:space="preserve"> </w:t>
      </w:r>
      <w:r>
        <w:rPr>
          <w:w w:val="105"/>
        </w:rPr>
        <w:t>a</w:t>
      </w:r>
      <w:r>
        <w:rPr>
          <w:spacing w:val="21"/>
          <w:w w:val="105"/>
        </w:rPr>
        <w:t xml:space="preserve"> </w:t>
      </w:r>
      <w:r>
        <w:rPr>
          <w:w w:val="105"/>
        </w:rPr>
        <w:t>large</w:t>
      </w:r>
      <w:r>
        <w:rPr>
          <w:spacing w:val="21"/>
          <w:w w:val="105"/>
        </w:rPr>
        <w:t xml:space="preserve"> </w:t>
      </w:r>
      <w:r>
        <w:rPr>
          <w:w w:val="105"/>
        </w:rPr>
        <w:t>veteran</w:t>
      </w:r>
      <w:r>
        <w:rPr>
          <w:spacing w:val="22"/>
          <w:w w:val="105"/>
        </w:rPr>
        <w:t xml:space="preserve"> </w:t>
      </w:r>
      <w:r>
        <w:rPr>
          <w:w w:val="105"/>
        </w:rPr>
        <w:t>population</w:t>
      </w:r>
      <w:r>
        <w:rPr>
          <w:spacing w:val="21"/>
          <w:w w:val="105"/>
        </w:rPr>
        <w:t xml:space="preserve"> </w:t>
      </w:r>
      <w:r>
        <w:rPr>
          <w:w w:val="105"/>
        </w:rPr>
        <w:t>tend</w:t>
      </w:r>
      <w:r>
        <w:rPr>
          <w:spacing w:val="21"/>
          <w:w w:val="105"/>
        </w:rPr>
        <w:t xml:space="preserve"> </w:t>
      </w:r>
      <w:r>
        <w:rPr>
          <w:w w:val="105"/>
        </w:rPr>
        <w:t>to</w:t>
      </w:r>
      <w:r>
        <w:rPr>
          <w:spacing w:val="21"/>
          <w:w w:val="105"/>
        </w:rPr>
        <w:t xml:space="preserve"> </w:t>
      </w:r>
      <w:r>
        <w:rPr>
          <w:w w:val="105"/>
        </w:rPr>
        <w:t>see</w:t>
      </w:r>
      <w:r>
        <w:rPr>
          <w:spacing w:val="22"/>
          <w:w w:val="105"/>
        </w:rPr>
        <w:t xml:space="preserve"> </w:t>
      </w:r>
      <w:r>
        <w:rPr>
          <w:spacing w:val="-3"/>
          <w:w w:val="105"/>
        </w:rPr>
        <w:t>lower</w:t>
      </w:r>
      <w:r>
        <w:rPr>
          <w:spacing w:val="21"/>
          <w:w w:val="105"/>
        </w:rPr>
        <w:t xml:space="preserve"> </w:t>
      </w:r>
      <w:r>
        <w:rPr>
          <w:w w:val="105"/>
        </w:rPr>
        <w:t>than</w:t>
      </w:r>
      <w:r>
        <w:rPr>
          <w:spacing w:val="21"/>
          <w:w w:val="105"/>
        </w:rPr>
        <w:t xml:space="preserve"> </w:t>
      </w:r>
      <w:r>
        <w:rPr>
          <w:w w:val="105"/>
        </w:rPr>
        <w:t>average</w:t>
      </w:r>
      <w:r>
        <w:rPr>
          <w:spacing w:val="21"/>
          <w:w w:val="105"/>
        </w:rPr>
        <w:t xml:space="preserve"> </w:t>
      </w:r>
      <w:r>
        <w:rPr>
          <w:w w:val="105"/>
        </w:rPr>
        <w:t>attrition</w:t>
      </w:r>
      <w:r>
        <w:rPr>
          <w:spacing w:val="22"/>
          <w:w w:val="105"/>
        </w:rPr>
        <w:t xml:space="preserve"> </w:t>
      </w:r>
      <w:r>
        <w:rPr>
          <w:w w:val="105"/>
        </w:rPr>
        <w:t>rates.</w:t>
      </w:r>
    </w:p>
    <w:p w:rsidR="00194060" w:rsidRDefault="00194060">
      <w:pPr>
        <w:pStyle w:val="BodyText"/>
        <w:spacing w:before="4"/>
        <w:rPr>
          <w:sz w:val="26"/>
        </w:rPr>
      </w:pPr>
    </w:p>
    <w:p w:rsidR="00194060" w:rsidRDefault="00F75F9A">
      <w:pPr>
        <w:pStyle w:val="Heading3"/>
        <w:numPr>
          <w:ilvl w:val="2"/>
          <w:numId w:val="6"/>
        </w:numPr>
        <w:tabs>
          <w:tab w:val="left" w:pos="886"/>
          <w:tab w:val="left" w:pos="887"/>
        </w:tabs>
        <w:ind w:hanging="766"/>
      </w:pPr>
      <w:r>
        <w:rPr>
          <w:w w:val="115"/>
        </w:rPr>
        <w:t>Baseline</w:t>
      </w:r>
      <w:r>
        <w:rPr>
          <w:spacing w:val="19"/>
          <w:w w:val="115"/>
        </w:rPr>
        <w:t xml:space="preserve"> </w:t>
      </w:r>
      <w:r>
        <w:rPr>
          <w:w w:val="115"/>
        </w:rPr>
        <w:t>Model</w:t>
      </w:r>
    </w:p>
    <w:p w:rsidR="00194060" w:rsidRDefault="00194060">
      <w:pPr>
        <w:pStyle w:val="BodyText"/>
        <w:spacing w:before="9"/>
        <w:rPr>
          <w:b/>
          <w:sz w:val="18"/>
        </w:rPr>
      </w:pPr>
    </w:p>
    <w:p w:rsidR="00194060" w:rsidRDefault="00F75F9A">
      <w:pPr>
        <w:pStyle w:val="BodyText"/>
        <w:spacing w:line="312" w:lineRule="auto"/>
        <w:ind w:left="119" w:right="1437"/>
        <w:jc w:val="both"/>
      </w:pPr>
      <w:r>
        <w:rPr>
          <w:spacing w:val="-9"/>
          <w:w w:val="110"/>
        </w:rPr>
        <w:t>We</w:t>
      </w:r>
      <w:r>
        <w:rPr>
          <w:spacing w:val="-18"/>
          <w:w w:val="110"/>
        </w:rPr>
        <w:t xml:space="preserve"> </w:t>
      </w:r>
      <w:r>
        <w:rPr>
          <w:w w:val="110"/>
        </w:rPr>
        <w:t>fit</w:t>
      </w:r>
      <w:r>
        <w:rPr>
          <w:spacing w:val="-18"/>
          <w:w w:val="110"/>
        </w:rPr>
        <w:t xml:space="preserve"> </w:t>
      </w:r>
      <w:r>
        <w:rPr>
          <w:w w:val="110"/>
        </w:rPr>
        <w:t>a</w:t>
      </w:r>
      <w:r>
        <w:rPr>
          <w:spacing w:val="-17"/>
          <w:w w:val="110"/>
        </w:rPr>
        <w:t xml:space="preserve"> </w:t>
      </w:r>
      <w:r>
        <w:rPr>
          <w:w w:val="110"/>
        </w:rPr>
        <w:t>Cox</w:t>
      </w:r>
      <w:r>
        <w:rPr>
          <w:spacing w:val="-17"/>
          <w:w w:val="110"/>
        </w:rPr>
        <w:t xml:space="preserve"> </w:t>
      </w:r>
      <w:r>
        <w:rPr>
          <w:w w:val="110"/>
        </w:rPr>
        <w:t>Proportional</w:t>
      </w:r>
      <w:r>
        <w:rPr>
          <w:spacing w:val="-18"/>
          <w:w w:val="110"/>
        </w:rPr>
        <w:t xml:space="preserve"> </w:t>
      </w:r>
      <w:r>
        <w:rPr>
          <w:w w:val="110"/>
        </w:rPr>
        <w:t>Hazards</w:t>
      </w:r>
      <w:r>
        <w:rPr>
          <w:spacing w:val="-17"/>
          <w:w w:val="110"/>
        </w:rPr>
        <w:t xml:space="preserve"> </w:t>
      </w:r>
      <w:r>
        <w:rPr>
          <w:w w:val="110"/>
        </w:rPr>
        <w:t>model</w:t>
      </w:r>
      <w:r>
        <w:rPr>
          <w:spacing w:val="-18"/>
          <w:w w:val="110"/>
        </w:rPr>
        <w:t xml:space="preserve"> </w:t>
      </w:r>
      <w:r>
        <w:rPr>
          <w:w w:val="110"/>
        </w:rPr>
        <w:t>to</w:t>
      </w:r>
      <w:r>
        <w:rPr>
          <w:spacing w:val="-16"/>
          <w:w w:val="110"/>
        </w:rPr>
        <w:t xml:space="preserve"> </w:t>
      </w:r>
      <w:r>
        <w:rPr>
          <w:w w:val="110"/>
        </w:rPr>
        <w:t>predict</w:t>
      </w:r>
      <w:r>
        <w:rPr>
          <w:spacing w:val="-18"/>
          <w:w w:val="110"/>
        </w:rPr>
        <w:t xml:space="preserve"> </w:t>
      </w:r>
      <w:r>
        <w:rPr>
          <w:w w:val="110"/>
        </w:rPr>
        <w:t>attrition</w:t>
      </w:r>
      <w:r>
        <w:rPr>
          <w:spacing w:val="-17"/>
          <w:w w:val="110"/>
        </w:rPr>
        <w:t xml:space="preserve"> </w:t>
      </w:r>
      <w:r>
        <w:rPr>
          <w:w w:val="110"/>
        </w:rPr>
        <w:t>outcomes</w:t>
      </w:r>
      <w:r>
        <w:rPr>
          <w:spacing w:val="-17"/>
          <w:w w:val="110"/>
        </w:rPr>
        <w:t xml:space="preserve"> </w:t>
      </w:r>
      <w:r>
        <w:rPr>
          <w:w w:val="110"/>
        </w:rPr>
        <w:t>for</w:t>
      </w:r>
      <w:r>
        <w:rPr>
          <w:spacing w:val="-18"/>
          <w:w w:val="110"/>
        </w:rPr>
        <w:t xml:space="preserve"> </w:t>
      </w:r>
      <w:r>
        <w:rPr>
          <w:w w:val="110"/>
        </w:rPr>
        <w:t>the</w:t>
      </w:r>
      <w:r>
        <w:rPr>
          <w:spacing w:val="-16"/>
          <w:w w:val="110"/>
        </w:rPr>
        <w:t xml:space="preserve"> </w:t>
      </w:r>
      <w:r>
        <w:rPr>
          <w:i/>
          <w:w w:val="110"/>
        </w:rPr>
        <w:t>n</w:t>
      </w:r>
      <w:r>
        <w:rPr>
          <w:i/>
          <w:spacing w:val="-14"/>
          <w:w w:val="110"/>
        </w:rPr>
        <w:t xml:space="preserve"> </w:t>
      </w:r>
      <w:r>
        <w:rPr>
          <w:w w:val="110"/>
        </w:rPr>
        <w:t>=</w:t>
      </w:r>
      <w:r>
        <w:rPr>
          <w:spacing w:val="-13"/>
          <w:w w:val="110"/>
        </w:rPr>
        <w:t xml:space="preserve"> </w:t>
      </w:r>
      <w:r>
        <w:rPr>
          <w:w w:val="110"/>
        </w:rPr>
        <w:t>713</w:t>
      </w:r>
      <w:r>
        <w:rPr>
          <w:i/>
          <w:w w:val="110"/>
        </w:rPr>
        <w:t>,</w:t>
      </w:r>
      <w:r>
        <w:rPr>
          <w:i/>
          <w:spacing w:val="-33"/>
          <w:w w:val="110"/>
        </w:rPr>
        <w:t xml:space="preserve"> </w:t>
      </w:r>
      <w:r>
        <w:rPr>
          <w:w w:val="110"/>
        </w:rPr>
        <w:t>037</w:t>
      </w:r>
      <w:r>
        <w:rPr>
          <w:spacing w:val="-17"/>
          <w:w w:val="110"/>
        </w:rPr>
        <w:t xml:space="preserve"> </w:t>
      </w:r>
      <w:r>
        <w:rPr>
          <w:w w:val="110"/>
        </w:rPr>
        <w:t>Soldiers that</w:t>
      </w:r>
      <w:r>
        <w:rPr>
          <w:spacing w:val="-8"/>
          <w:w w:val="110"/>
        </w:rPr>
        <w:t xml:space="preserve"> </w:t>
      </w:r>
      <w:r>
        <w:rPr>
          <w:w w:val="110"/>
        </w:rPr>
        <w:t>are</w:t>
      </w:r>
      <w:r>
        <w:rPr>
          <w:spacing w:val="-7"/>
          <w:w w:val="110"/>
        </w:rPr>
        <w:t xml:space="preserve"> </w:t>
      </w:r>
      <w:r>
        <w:rPr>
          <w:w w:val="110"/>
        </w:rPr>
        <w:t>fit</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Bayesian</w:t>
      </w:r>
      <w:r>
        <w:rPr>
          <w:spacing w:val="-7"/>
          <w:w w:val="110"/>
        </w:rPr>
        <w:t xml:space="preserve"> </w:t>
      </w:r>
      <w:r>
        <w:rPr>
          <w:w w:val="110"/>
        </w:rPr>
        <w:t>model</w:t>
      </w:r>
      <w:r>
        <w:rPr>
          <w:spacing w:val="-8"/>
          <w:w w:val="110"/>
        </w:rPr>
        <w:t xml:space="preserve"> </w:t>
      </w:r>
      <w:r>
        <w:rPr>
          <w:w w:val="110"/>
        </w:rPr>
        <w:t>above.</w:t>
      </w:r>
      <w:r>
        <w:rPr>
          <w:spacing w:val="15"/>
          <w:w w:val="110"/>
        </w:rPr>
        <w:t xml:space="preserve"> </w:t>
      </w:r>
      <w:r>
        <w:rPr>
          <w:w w:val="110"/>
        </w:rPr>
        <w:t>The</w:t>
      </w:r>
      <w:r>
        <w:rPr>
          <w:spacing w:val="-7"/>
          <w:w w:val="110"/>
        </w:rPr>
        <w:t xml:space="preserve"> </w:t>
      </w:r>
      <w:r>
        <w:rPr>
          <w:w w:val="110"/>
        </w:rPr>
        <w:t>outcome</w:t>
      </w:r>
      <w:r>
        <w:rPr>
          <w:spacing w:val="-7"/>
          <w:w w:val="110"/>
        </w:rPr>
        <w:t xml:space="preserve"> </w:t>
      </w:r>
      <w:r>
        <w:rPr>
          <w:w w:val="110"/>
        </w:rPr>
        <w:t>is</w:t>
      </w:r>
      <w:r>
        <w:rPr>
          <w:spacing w:val="-8"/>
          <w:w w:val="110"/>
        </w:rPr>
        <w:t xml:space="preserve"> </w:t>
      </w:r>
      <w:r>
        <w:rPr>
          <w:w w:val="110"/>
        </w:rPr>
        <w:t>again</w:t>
      </w:r>
      <w:r>
        <w:rPr>
          <w:spacing w:val="-7"/>
          <w:w w:val="110"/>
        </w:rPr>
        <w:t xml:space="preserve"> </w:t>
      </w:r>
      <w:r>
        <w:rPr>
          <w:w w:val="110"/>
        </w:rPr>
        <w:t>the</w:t>
      </w:r>
      <w:r>
        <w:rPr>
          <w:spacing w:val="-7"/>
          <w:w w:val="110"/>
        </w:rPr>
        <w:t xml:space="preserve"> </w:t>
      </w:r>
      <w:r>
        <w:rPr>
          <w:w w:val="110"/>
        </w:rPr>
        <w:t>binary</w:t>
      </w:r>
      <w:r>
        <w:rPr>
          <w:spacing w:val="-8"/>
          <w:w w:val="110"/>
        </w:rPr>
        <w:t xml:space="preserve"> </w:t>
      </w:r>
      <w:r>
        <w:rPr>
          <w:w w:val="110"/>
        </w:rPr>
        <w:t>definition</w:t>
      </w:r>
      <w:r>
        <w:rPr>
          <w:spacing w:val="-7"/>
          <w:w w:val="110"/>
        </w:rPr>
        <w:t xml:space="preserve"> </w:t>
      </w:r>
      <w:r>
        <w:rPr>
          <w:w w:val="110"/>
        </w:rPr>
        <w:t>of</w:t>
      </w:r>
      <w:r>
        <w:rPr>
          <w:spacing w:val="-7"/>
          <w:w w:val="110"/>
        </w:rPr>
        <w:t xml:space="preserve"> </w:t>
      </w:r>
      <w:r>
        <w:rPr>
          <w:w w:val="110"/>
        </w:rPr>
        <w:t>whether</w:t>
      </w:r>
      <w:r>
        <w:rPr>
          <w:spacing w:val="-8"/>
          <w:w w:val="110"/>
        </w:rPr>
        <w:t xml:space="preserve"> </w:t>
      </w:r>
      <w:r>
        <w:rPr>
          <w:w w:val="110"/>
        </w:rPr>
        <w:t xml:space="preserve">or not a Soldier’s contract was fulfilled. The hazard function for Soldier </w:t>
      </w:r>
      <w:r>
        <w:rPr>
          <w:i/>
          <w:w w:val="110"/>
        </w:rPr>
        <w:t xml:space="preserve">i </w:t>
      </w:r>
      <w:r>
        <w:rPr>
          <w:w w:val="110"/>
        </w:rPr>
        <w:t xml:space="preserve">at time </w:t>
      </w:r>
      <w:r>
        <w:rPr>
          <w:i/>
          <w:w w:val="110"/>
        </w:rPr>
        <w:t xml:space="preserve">t </w:t>
      </w:r>
      <w:r>
        <w:rPr>
          <w:w w:val="110"/>
        </w:rPr>
        <w:t>is defined</w:t>
      </w:r>
      <w:r>
        <w:rPr>
          <w:spacing w:val="7"/>
          <w:w w:val="110"/>
        </w:rPr>
        <w:t xml:space="preserve"> </w:t>
      </w:r>
      <w:r>
        <w:rPr>
          <w:w w:val="110"/>
        </w:rPr>
        <w:t>as</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ind w:left="1110"/>
        <w:rPr>
          <w:sz w:val="20"/>
        </w:rPr>
      </w:pPr>
      <w:r>
        <w:rPr>
          <w:noProof/>
          <w:sz w:val="20"/>
        </w:rPr>
        <w:lastRenderedPageBreak/>
        <w:drawing>
          <wp:inline distT="0" distB="0" distL="0" distR="0">
            <wp:extent cx="4680585" cy="4706302"/>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5" cstate="print"/>
                    <a:stretch>
                      <a:fillRect/>
                    </a:stretch>
                  </pic:blipFill>
                  <pic:spPr>
                    <a:xfrm>
                      <a:off x="0" y="0"/>
                      <a:ext cx="4680585" cy="4706302"/>
                    </a:xfrm>
                    <a:prstGeom prst="rect">
                      <a:avLst/>
                    </a:prstGeom>
                  </pic:spPr>
                </pic:pic>
              </a:graphicData>
            </a:graphic>
          </wp:inline>
        </w:drawing>
      </w:r>
    </w:p>
    <w:p w:rsidR="00194060" w:rsidRDefault="00194060">
      <w:pPr>
        <w:pStyle w:val="BodyText"/>
        <w:spacing w:before="4"/>
        <w:rPr>
          <w:sz w:val="13"/>
        </w:rPr>
      </w:pPr>
    </w:p>
    <w:p w:rsidR="00194060" w:rsidRDefault="00F75F9A">
      <w:pPr>
        <w:spacing w:before="67"/>
        <w:ind w:right="1400"/>
        <w:jc w:val="center"/>
        <w:rPr>
          <w:sz w:val="18"/>
        </w:rPr>
      </w:pPr>
      <w:r>
        <w:rPr>
          <w:b/>
          <w:w w:val="110"/>
          <w:sz w:val="18"/>
        </w:rPr>
        <w:t xml:space="preserve">Figure 13: </w:t>
      </w:r>
      <w:r>
        <w:rPr>
          <w:w w:val="110"/>
          <w:sz w:val="18"/>
        </w:rPr>
        <w:t>Fitted relative hazard rate for effects of the community surrounding the duty location of a Soldier.</w:t>
      </w:r>
    </w:p>
    <w:p w:rsidR="00194060" w:rsidRDefault="00F75F9A">
      <w:pPr>
        <w:pStyle w:val="BodyText"/>
        <w:spacing w:before="8"/>
        <w:rPr>
          <w:sz w:val="19"/>
        </w:rPr>
      </w:pPr>
      <w:r>
        <w:rPr>
          <w:noProof/>
        </w:rPr>
        <w:drawing>
          <wp:anchor distT="0" distB="0" distL="0" distR="0" simplePos="0" relativeHeight="251592704" behindDoc="0" locked="0" layoutInCell="1" allowOverlap="1">
            <wp:simplePos x="0" y="0"/>
            <wp:positionH relativeFrom="page">
              <wp:posOffset>2994647</wp:posOffset>
            </wp:positionH>
            <wp:positionV relativeFrom="paragraph">
              <wp:posOffset>168804</wp:posOffset>
            </wp:positionV>
            <wp:extent cx="1777269" cy="1786223"/>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1777269" cy="1786223"/>
                    </a:xfrm>
                    <a:prstGeom prst="rect">
                      <a:avLst/>
                    </a:prstGeom>
                  </pic:spPr>
                </pic:pic>
              </a:graphicData>
            </a:graphic>
          </wp:anchor>
        </w:drawing>
      </w:r>
    </w:p>
    <w:p w:rsidR="00194060" w:rsidRDefault="00194060">
      <w:pPr>
        <w:pStyle w:val="BodyText"/>
        <w:spacing w:before="3"/>
        <w:rPr>
          <w:sz w:val="14"/>
        </w:rPr>
      </w:pPr>
    </w:p>
    <w:p w:rsidR="00194060" w:rsidRDefault="00F75F9A">
      <w:pPr>
        <w:ind w:right="1318"/>
        <w:jc w:val="center"/>
        <w:rPr>
          <w:sz w:val="18"/>
        </w:rPr>
      </w:pPr>
      <w:r>
        <w:rPr>
          <w:b/>
          <w:w w:val="110"/>
          <w:position w:val="2"/>
          <w:sz w:val="18"/>
        </w:rPr>
        <w:t xml:space="preserve">Figure 14: </w:t>
      </w:r>
      <w:r>
        <w:rPr>
          <w:w w:val="110"/>
          <w:position w:val="2"/>
          <w:sz w:val="18"/>
        </w:rPr>
        <w:t xml:space="preserve">Posterior density estimate for the standard deviation </w:t>
      </w:r>
      <w:r>
        <w:rPr>
          <w:i/>
          <w:w w:val="110"/>
          <w:position w:val="2"/>
          <w:sz w:val="18"/>
        </w:rPr>
        <w:t>σ</w:t>
      </w:r>
      <w:r>
        <w:rPr>
          <w:rFonts w:ascii="Arial" w:hAnsi="Arial"/>
          <w:w w:val="110"/>
          <w:sz w:val="12"/>
        </w:rPr>
        <w:t>1</w:t>
      </w:r>
      <w:r>
        <w:rPr>
          <w:w w:val="110"/>
          <w:position w:val="2"/>
          <w:sz w:val="18"/>
        </w:rPr>
        <w:t>, corresponding to the random effect for Soldiers.</w:t>
      </w:r>
    </w:p>
    <w:p w:rsidR="00194060" w:rsidRDefault="00194060">
      <w:pPr>
        <w:jc w:val="center"/>
        <w:rPr>
          <w:sz w:val="18"/>
        </w:rPr>
        <w:sectPr w:rsidR="00194060">
          <w:pgSz w:w="12240" w:h="15840"/>
          <w:pgMar w:top="1480" w:right="0" w:bottom="1600" w:left="1320" w:header="0" w:footer="1404" w:gutter="0"/>
          <w:cols w:space="720"/>
        </w:sectPr>
      </w:pPr>
    </w:p>
    <w:p w:rsidR="00194060" w:rsidRDefault="00194060">
      <w:pPr>
        <w:pStyle w:val="BodyText"/>
        <w:rPr>
          <w:sz w:val="20"/>
        </w:rPr>
      </w:pPr>
    </w:p>
    <w:p w:rsidR="00194060" w:rsidRDefault="00194060">
      <w:pPr>
        <w:pStyle w:val="BodyText"/>
        <w:spacing w:before="7"/>
      </w:pPr>
    </w:p>
    <w:p w:rsidR="00194060" w:rsidRDefault="00F75F9A">
      <w:pPr>
        <w:tabs>
          <w:tab w:val="left" w:pos="9201"/>
        </w:tabs>
        <w:spacing w:before="57"/>
        <w:ind w:left="3525"/>
      </w:pPr>
      <w:r>
        <w:rPr>
          <w:i/>
          <w:w w:val="120"/>
        </w:rPr>
        <w:t>λ</w:t>
      </w:r>
      <w:r>
        <w:rPr>
          <w:i/>
          <w:w w:val="120"/>
          <w:vertAlign w:val="subscript"/>
        </w:rPr>
        <w:t>i</w:t>
      </w:r>
      <w:r>
        <w:rPr>
          <w:w w:val="120"/>
        </w:rPr>
        <w:t>(</w:t>
      </w:r>
      <w:r>
        <w:rPr>
          <w:i/>
          <w:w w:val="120"/>
        </w:rPr>
        <w:t>t</w:t>
      </w:r>
      <w:r>
        <w:rPr>
          <w:w w:val="120"/>
        </w:rPr>
        <w:t>)</w:t>
      </w:r>
      <w:r>
        <w:rPr>
          <w:spacing w:val="-10"/>
          <w:w w:val="120"/>
        </w:rPr>
        <w:t xml:space="preserve"> </w:t>
      </w:r>
      <w:r>
        <w:rPr>
          <w:w w:val="120"/>
        </w:rPr>
        <w:t>=</w:t>
      </w:r>
      <w:r>
        <w:rPr>
          <w:spacing w:val="-9"/>
          <w:w w:val="120"/>
        </w:rPr>
        <w:t xml:space="preserve"> </w:t>
      </w:r>
      <w:r>
        <w:rPr>
          <w:i/>
          <w:spacing w:val="3"/>
          <w:w w:val="120"/>
        </w:rPr>
        <w:t>λ</w:t>
      </w:r>
      <w:r>
        <w:rPr>
          <w:rFonts w:ascii="Arial" w:hAnsi="Arial"/>
          <w:spacing w:val="3"/>
          <w:w w:val="120"/>
          <w:vertAlign w:val="subscript"/>
        </w:rPr>
        <w:t>0</w:t>
      </w:r>
      <w:r>
        <w:rPr>
          <w:spacing w:val="3"/>
          <w:w w:val="120"/>
        </w:rPr>
        <w:t>(</w:t>
      </w:r>
      <w:r>
        <w:rPr>
          <w:i/>
          <w:spacing w:val="3"/>
          <w:w w:val="120"/>
        </w:rPr>
        <w:t>t</w:t>
      </w:r>
      <w:r>
        <w:rPr>
          <w:spacing w:val="3"/>
          <w:w w:val="120"/>
        </w:rPr>
        <w:t>)exp(</w:t>
      </w:r>
      <w:r>
        <w:rPr>
          <w:rFonts w:ascii="Arial-BoldItalicMT" w:hAnsi="Arial-BoldItalicMT"/>
          <w:b/>
          <w:i/>
          <w:spacing w:val="3"/>
          <w:w w:val="120"/>
        </w:rPr>
        <w:t>X</w:t>
      </w:r>
      <w:r>
        <w:rPr>
          <w:i/>
          <w:spacing w:val="3"/>
          <w:w w:val="120"/>
          <w:vertAlign w:val="subscript"/>
        </w:rPr>
        <w:t>i</w:t>
      </w:r>
      <w:r>
        <w:rPr>
          <w:rFonts w:ascii="Arial-BoldItalicMT" w:hAnsi="Arial-BoldItalicMT"/>
          <w:b/>
          <w:i/>
          <w:spacing w:val="3"/>
          <w:w w:val="120"/>
        </w:rPr>
        <w:t>β</w:t>
      </w:r>
      <w:r>
        <w:rPr>
          <w:spacing w:val="3"/>
          <w:w w:val="120"/>
        </w:rPr>
        <w:t>)</w:t>
      </w:r>
      <w:r>
        <w:rPr>
          <w:spacing w:val="3"/>
          <w:w w:val="120"/>
        </w:rPr>
        <w:tab/>
      </w:r>
      <w:r>
        <w:rPr>
          <w:w w:val="120"/>
        </w:rPr>
        <w:t>(6)</w:t>
      </w:r>
    </w:p>
    <w:p w:rsidR="00194060" w:rsidRDefault="00194060">
      <w:pPr>
        <w:pStyle w:val="BodyText"/>
        <w:spacing w:before="7"/>
        <w:rPr>
          <w:sz w:val="29"/>
        </w:rPr>
      </w:pPr>
    </w:p>
    <w:p w:rsidR="00194060" w:rsidRDefault="00F75F9A">
      <w:pPr>
        <w:pStyle w:val="BodyText"/>
        <w:spacing w:line="312" w:lineRule="auto"/>
        <w:ind w:left="120" w:right="1437" w:firstLine="338"/>
      </w:pPr>
      <w:r>
        <w:rPr>
          <w:w w:val="105"/>
        </w:rPr>
        <w:t xml:space="preserve">Where </w:t>
      </w:r>
      <w:r>
        <w:rPr>
          <w:rFonts w:ascii="Arial-BoldItalicMT"/>
          <w:b/>
          <w:i/>
          <w:w w:val="105"/>
        </w:rPr>
        <w:t>X</w:t>
      </w:r>
      <w:r>
        <w:rPr>
          <w:i/>
          <w:w w:val="105"/>
          <w:vertAlign w:val="subscript"/>
        </w:rPr>
        <w:t>i</w:t>
      </w:r>
      <w:r>
        <w:rPr>
          <w:i/>
          <w:w w:val="105"/>
        </w:rPr>
        <w:t xml:space="preserve"> </w:t>
      </w:r>
      <w:r>
        <w:rPr>
          <w:w w:val="105"/>
        </w:rPr>
        <w:t xml:space="preserve">is the vector of covariates listed in Table 3. The partial likelihood of observing an attrition for Soldier </w:t>
      </w:r>
      <w:r>
        <w:rPr>
          <w:i/>
          <w:w w:val="105"/>
        </w:rPr>
        <w:t xml:space="preserve">i </w:t>
      </w:r>
      <w:r>
        <w:rPr>
          <w:w w:val="105"/>
        </w:rPr>
        <w:t>is given by</w:t>
      </w:r>
    </w:p>
    <w:p w:rsidR="00194060" w:rsidRDefault="00194060">
      <w:pPr>
        <w:pStyle w:val="BodyText"/>
        <w:rPr>
          <w:sz w:val="20"/>
        </w:rPr>
      </w:pPr>
    </w:p>
    <w:p w:rsidR="00194060" w:rsidRDefault="00194060">
      <w:pPr>
        <w:pStyle w:val="BodyText"/>
        <w:spacing w:before="9"/>
        <w:rPr>
          <w:sz w:val="18"/>
        </w:rPr>
      </w:pPr>
    </w:p>
    <w:p w:rsidR="00194060" w:rsidRDefault="007B0340">
      <w:pPr>
        <w:spacing w:line="172" w:lineRule="exact"/>
        <w:ind w:right="752"/>
        <w:jc w:val="center"/>
      </w:pPr>
      <w:r>
        <w:pict>
          <v:shape id="_x0000_s1081" type="#_x0000_t202" alt="" style="position:absolute;left:0;text-align:left;margin-left:287.15pt;margin-top:8.6pt;width:11.55pt;height:40.75pt;z-index:-251596800;mso-wrap-style:square;mso-wrap-edited:f;mso-width-percent:0;mso-height-percent:0;mso-position-horizontal-relative:page;mso-width-percent:0;mso-height-percent:0;v-text-anchor:top" filled="f" stroked="f">
            <v:textbox inset="0,0,0,0">
              <w:txbxContent>
                <w:p w:rsidR="00F75F9A" w:rsidRDefault="00F75F9A">
                  <w:pPr>
                    <w:pStyle w:val="BodyText"/>
                    <w:spacing w:line="215" w:lineRule="exact"/>
                    <w:rPr>
                      <w:rFonts w:ascii="Arial"/>
                    </w:rPr>
                  </w:pPr>
                  <w:r>
                    <w:rPr>
                      <w:rFonts w:ascii="Arial"/>
                      <w:w w:val="376"/>
                    </w:rPr>
                    <w:t xml:space="preserve"> </w:t>
                  </w:r>
                </w:p>
              </w:txbxContent>
            </v:textbox>
            <w10:wrap anchorx="page"/>
          </v:shape>
        </w:pict>
      </w:r>
      <w:r w:rsidR="00F75F9A">
        <w:rPr>
          <w:w w:val="115"/>
        </w:rPr>
        <w:t>exp(</w:t>
      </w:r>
      <w:r w:rsidR="00F75F9A">
        <w:rPr>
          <w:rFonts w:ascii="Arial-BoldItalicMT" w:hAnsi="Arial-BoldItalicMT"/>
          <w:b/>
          <w:i/>
          <w:w w:val="115"/>
        </w:rPr>
        <w:t>X</w:t>
      </w:r>
      <w:r w:rsidR="00F75F9A">
        <w:rPr>
          <w:i/>
          <w:w w:val="115"/>
          <w:vertAlign w:val="subscript"/>
        </w:rPr>
        <w:t>i</w:t>
      </w:r>
      <w:r w:rsidR="00F75F9A">
        <w:rPr>
          <w:rFonts w:ascii="Arial-BoldItalicMT" w:hAnsi="Arial-BoldItalicMT"/>
          <w:b/>
          <w:i/>
          <w:w w:val="115"/>
        </w:rPr>
        <w:t>β</w:t>
      </w:r>
      <w:r w:rsidR="00F75F9A">
        <w:rPr>
          <w:w w:val="115"/>
        </w:rPr>
        <w:t>)</w:t>
      </w:r>
    </w:p>
    <w:p w:rsidR="00194060" w:rsidRDefault="00194060">
      <w:pPr>
        <w:spacing w:line="172" w:lineRule="exact"/>
        <w:jc w:val="center"/>
        <w:sectPr w:rsidR="00194060">
          <w:pgSz w:w="12240" w:h="15840"/>
          <w:pgMar w:top="1500" w:right="0" w:bottom="1600" w:left="1320" w:header="0" w:footer="1404" w:gutter="0"/>
          <w:cols w:space="720"/>
        </w:sectPr>
      </w:pPr>
    </w:p>
    <w:p w:rsidR="00194060" w:rsidRDefault="007B0340">
      <w:pPr>
        <w:spacing w:line="230" w:lineRule="exact"/>
        <w:ind w:right="381"/>
        <w:jc w:val="right"/>
      </w:pPr>
      <w:r>
        <w:pict>
          <v:line id="_x0000_s1080" alt="" style="position:absolute;left:0;text-align:left;z-index:-251598848;mso-wrap-edited:f;mso-width-percent:0;mso-height-percent:0;mso-position-horizontal-relative:page;mso-width-percent:0;mso-height-percent:0" from="287.15pt,6.4pt" to="353.15pt,6.4pt" strokeweight=".15381mm">
            <w10:wrap anchorx="page"/>
          </v:line>
        </w:pict>
      </w:r>
      <w:r w:rsidR="00F75F9A">
        <w:rPr>
          <w:w w:val="120"/>
        </w:rPr>
        <w:t>PL</w:t>
      </w:r>
      <w:r w:rsidR="00F75F9A">
        <w:rPr>
          <w:i/>
          <w:w w:val="120"/>
          <w:vertAlign w:val="subscript"/>
        </w:rPr>
        <w:t>i</w:t>
      </w:r>
      <w:r w:rsidR="00F75F9A">
        <w:rPr>
          <w:w w:val="120"/>
        </w:rPr>
        <w:t>(</w:t>
      </w:r>
      <w:r w:rsidR="00F75F9A">
        <w:rPr>
          <w:rFonts w:ascii="Arial-BoldItalicMT" w:hAnsi="Arial-BoldItalicMT"/>
          <w:b/>
          <w:i/>
          <w:w w:val="120"/>
        </w:rPr>
        <w:t>β</w:t>
      </w:r>
      <w:r w:rsidR="00F75F9A">
        <w:rPr>
          <w:w w:val="120"/>
        </w:rPr>
        <w:t>) =</w:t>
      </w:r>
    </w:p>
    <w:p w:rsidR="00194060" w:rsidRDefault="00F75F9A">
      <w:pPr>
        <w:spacing w:before="17"/>
        <w:jc w:val="right"/>
        <w:rPr>
          <w:i/>
          <w:sz w:val="16"/>
        </w:rPr>
      </w:pPr>
      <w:r>
        <w:rPr>
          <w:i/>
          <w:w w:val="153"/>
          <w:sz w:val="16"/>
        </w:rPr>
        <w:t>j</w:t>
      </w:r>
    </w:p>
    <w:p w:rsidR="00194060" w:rsidRDefault="00F75F9A">
      <w:pPr>
        <w:spacing w:before="126"/>
        <w:ind w:left="15"/>
        <w:rPr>
          <w:i/>
        </w:rPr>
      </w:pPr>
      <w:r>
        <w:br w:type="column"/>
      </w:r>
      <w:r>
        <w:rPr>
          <w:w w:val="120"/>
        </w:rPr>
        <w:t>exp(</w:t>
      </w:r>
      <w:r>
        <w:rPr>
          <w:rFonts w:ascii="Arial-BoldItalicMT"/>
          <w:b/>
          <w:i/>
          <w:w w:val="120"/>
        </w:rPr>
        <w:t>X</w:t>
      </w:r>
      <w:r>
        <w:rPr>
          <w:i/>
          <w:w w:val="120"/>
          <w:vertAlign w:val="subscript"/>
        </w:rPr>
        <w:t>j</w:t>
      </w:r>
    </w:p>
    <w:p w:rsidR="00194060" w:rsidRDefault="00F75F9A">
      <w:pPr>
        <w:spacing w:line="178" w:lineRule="exact"/>
        <w:ind w:right="1437"/>
        <w:jc w:val="right"/>
      </w:pPr>
      <w:r>
        <w:br w:type="column"/>
      </w:r>
      <w:r>
        <w:rPr>
          <w:w w:val="105"/>
        </w:rPr>
        <w:t>(7)</w:t>
      </w:r>
    </w:p>
    <w:p w:rsidR="00194060" w:rsidRDefault="00F75F9A">
      <w:pPr>
        <w:spacing w:line="202" w:lineRule="exact"/>
        <w:ind w:left="-21"/>
      </w:pPr>
      <w:r>
        <w:rPr>
          <w:rFonts w:ascii="Arial-BoldItalicMT" w:hAnsi="Arial-BoldItalicMT"/>
          <w:b/>
          <w:i/>
          <w:w w:val="110"/>
        </w:rPr>
        <w:t>β</w:t>
      </w:r>
      <w:r>
        <w:rPr>
          <w:w w:val="110"/>
        </w:rPr>
        <w:t>)</w:t>
      </w:r>
    </w:p>
    <w:p w:rsidR="00194060" w:rsidRDefault="00194060">
      <w:pPr>
        <w:spacing w:line="202" w:lineRule="exact"/>
        <w:sectPr w:rsidR="00194060">
          <w:type w:val="continuous"/>
          <w:pgSz w:w="12240" w:h="15840"/>
          <w:pgMar w:top="1340" w:right="0" w:bottom="1600" w:left="1320" w:header="720" w:footer="720" w:gutter="0"/>
          <w:cols w:num="3" w:space="720" w:equalWidth="0">
            <w:col w:w="4722" w:space="40"/>
            <w:col w:w="726" w:space="39"/>
            <w:col w:w="5393"/>
          </w:cols>
        </w:sectPr>
      </w:pPr>
    </w:p>
    <w:p w:rsidR="00194060" w:rsidRDefault="00194060">
      <w:pPr>
        <w:pStyle w:val="BodyText"/>
        <w:spacing w:before="9"/>
        <w:rPr>
          <w:sz w:val="14"/>
        </w:rPr>
      </w:pPr>
    </w:p>
    <w:p w:rsidR="00194060" w:rsidRDefault="00F75F9A">
      <w:pPr>
        <w:pStyle w:val="BodyText"/>
        <w:spacing w:before="58" w:line="312" w:lineRule="auto"/>
        <w:ind w:left="120" w:right="1438" w:firstLine="338"/>
        <w:jc w:val="both"/>
      </w:pPr>
      <w:r>
        <w:rPr>
          <w:w w:val="105"/>
        </w:rPr>
        <w:t xml:space="preserve">Unlike the baseline model, the model matrix for the </w:t>
      </w:r>
      <w:r>
        <w:rPr>
          <w:spacing w:val="-3"/>
          <w:w w:val="105"/>
        </w:rPr>
        <w:t xml:space="preserve">Cox </w:t>
      </w:r>
      <w:r>
        <w:rPr>
          <w:w w:val="105"/>
        </w:rPr>
        <w:t xml:space="preserve">model includes no time-varying </w:t>
      </w:r>
      <w:r>
        <w:rPr>
          <w:spacing w:val="-3"/>
          <w:w w:val="105"/>
        </w:rPr>
        <w:t xml:space="preserve">covari- </w:t>
      </w:r>
      <w:r>
        <w:rPr>
          <w:w w:val="105"/>
        </w:rPr>
        <w:t xml:space="preserve">ates. This means that the quarterly observations for each Soldier that were used to fit the Bayesian model are reduced to a single observation per Soldier. Covariates that were observed quarterly such as age, MOS, rank, days and number of deployments are each taken to </w:t>
      </w:r>
      <w:r>
        <w:rPr>
          <w:spacing w:val="3"/>
          <w:w w:val="105"/>
        </w:rPr>
        <w:t xml:space="preserve">be </w:t>
      </w:r>
      <w:r>
        <w:rPr>
          <w:w w:val="105"/>
        </w:rPr>
        <w:t xml:space="preserve">a single </w:t>
      </w:r>
      <w:r>
        <w:rPr>
          <w:spacing w:val="-3"/>
          <w:w w:val="105"/>
        </w:rPr>
        <w:t xml:space="preserve">value </w:t>
      </w:r>
      <w:r>
        <w:rPr>
          <w:w w:val="105"/>
        </w:rPr>
        <w:t xml:space="preserve">at one time point defined to </w:t>
      </w:r>
      <w:r>
        <w:rPr>
          <w:spacing w:val="3"/>
          <w:w w:val="105"/>
        </w:rPr>
        <w:t xml:space="preserve">be </w:t>
      </w:r>
      <w:r>
        <w:rPr>
          <w:w w:val="105"/>
        </w:rPr>
        <w:t xml:space="preserve">either (a) the time the Soldier attrits,  or (b) the time a Soldier has satisfied       the contract of their first term of service.  Covariates such as whether or not a Soldier has failed   their Army Physical Fitness </w:t>
      </w:r>
      <w:r>
        <w:rPr>
          <w:spacing w:val="-5"/>
          <w:w w:val="105"/>
        </w:rPr>
        <w:t xml:space="preserve">Test </w:t>
      </w:r>
      <w:r>
        <w:rPr>
          <w:w w:val="105"/>
        </w:rPr>
        <w:t xml:space="preserve">are </w:t>
      </w:r>
      <w:r>
        <w:rPr>
          <w:spacing w:val="-3"/>
          <w:w w:val="105"/>
        </w:rPr>
        <w:t xml:space="preserve">now </w:t>
      </w:r>
      <w:r>
        <w:rPr>
          <w:w w:val="105"/>
        </w:rPr>
        <w:t xml:space="preserve">a single binary observation instead of multiple quarterly observations; </w:t>
      </w:r>
      <w:r>
        <w:rPr>
          <w:spacing w:val="-4"/>
          <w:w w:val="105"/>
        </w:rPr>
        <w:t xml:space="preserve">we </w:t>
      </w:r>
      <w:r>
        <w:rPr>
          <w:spacing w:val="-3"/>
          <w:w w:val="105"/>
        </w:rPr>
        <w:t xml:space="preserve">say </w:t>
      </w:r>
      <w:r>
        <w:rPr>
          <w:w w:val="105"/>
        </w:rPr>
        <w:t xml:space="preserve">a soldier has failed the APFT if they failed it at least once </w:t>
      </w:r>
      <w:r>
        <w:rPr>
          <w:spacing w:val="-4"/>
          <w:w w:val="105"/>
        </w:rPr>
        <w:t xml:space="preserve">over </w:t>
      </w:r>
      <w:r>
        <w:rPr>
          <w:w w:val="105"/>
        </w:rPr>
        <w:t xml:space="preserve">their entire first term of service.  Similar definitions are used to define the covariates for Body Composition </w:t>
      </w:r>
      <w:r>
        <w:rPr>
          <w:spacing w:val="-4"/>
          <w:w w:val="105"/>
        </w:rPr>
        <w:t xml:space="preserve">Test,  </w:t>
      </w:r>
      <w:r>
        <w:rPr>
          <w:w w:val="105"/>
        </w:rPr>
        <w:t xml:space="preserve">and results of a Court Martial, Article 15 Proceedings, and Letter of Reprimand.  Data external to  the DoD that </w:t>
      </w:r>
      <w:r>
        <w:rPr>
          <w:spacing w:val="-4"/>
          <w:w w:val="105"/>
        </w:rPr>
        <w:t xml:space="preserve">vary over </w:t>
      </w:r>
      <w:r>
        <w:rPr>
          <w:w w:val="105"/>
        </w:rPr>
        <w:t>time with a Soldier’s duty location from the American Community Survey and</w:t>
      </w:r>
      <w:r>
        <w:rPr>
          <w:spacing w:val="16"/>
          <w:w w:val="105"/>
        </w:rPr>
        <w:t xml:space="preserve"> </w:t>
      </w:r>
      <w:r>
        <w:rPr>
          <w:w w:val="105"/>
        </w:rPr>
        <w:t>Bureau</w:t>
      </w:r>
      <w:r>
        <w:rPr>
          <w:spacing w:val="17"/>
          <w:w w:val="105"/>
        </w:rPr>
        <w:t xml:space="preserve"> </w:t>
      </w:r>
      <w:r>
        <w:rPr>
          <w:w w:val="105"/>
        </w:rPr>
        <w:t>of</w:t>
      </w:r>
      <w:r>
        <w:rPr>
          <w:spacing w:val="17"/>
          <w:w w:val="105"/>
        </w:rPr>
        <w:t xml:space="preserve"> </w:t>
      </w:r>
      <w:r>
        <w:rPr>
          <w:w w:val="105"/>
        </w:rPr>
        <w:t>Labor</w:t>
      </w:r>
      <w:r>
        <w:rPr>
          <w:spacing w:val="17"/>
          <w:w w:val="105"/>
        </w:rPr>
        <w:t xml:space="preserve"> </w:t>
      </w:r>
      <w:r>
        <w:rPr>
          <w:w w:val="105"/>
        </w:rPr>
        <w:t>Statistics</w:t>
      </w:r>
      <w:r>
        <w:rPr>
          <w:spacing w:val="17"/>
          <w:w w:val="105"/>
        </w:rPr>
        <w:t xml:space="preserve"> </w:t>
      </w:r>
      <w:r>
        <w:rPr>
          <w:w w:val="105"/>
        </w:rPr>
        <w:t>are</w:t>
      </w:r>
      <w:r>
        <w:rPr>
          <w:spacing w:val="17"/>
          <w:w w:val="105"/>
        </w:rPr>
        <w:t xml:space="preserve"> </w:t>
      </w:r>
      <w:r>
        <w:rPr>
          <w:w w:val="105"/>
        </w:rPr>
        <w:t>not</w:t>
      </w:r>
      <w:r>
        <w:rPr>
          <w:spacing w:val="17"/>
          <w:w w:val="105"/>
        </w:rPr>
        <w:t xml:space="preserve"> </w:t>
      </w:r>
      <w:r>
        <w:rPr>
          <w:w w:val="105"/>
        </w:rPr>
        <w:t>included</w:t>
      </w:r>
      <w:r>
        <w:rPr>
          <w:spacing w:val="17"/>
          <w:w w:val="105"/>
        </w:rPr>
        <w:t xml:space="preserve"> </w:t>
      </w:r>
      <w:r>
        <w:rPr>
          <w:w w:val="105"/>
        </w:rPr>
        <w:t>in</w:t>
      </w:r>
      <w:r>
        <w:rPr>
          <w:spacing w:val="17"/>
          <w:w w:val="105"/>
        </w:rPr>
        <w:t xml:space="preserve"> </w:t>
      </w:r>
      <w:r>
        <w:rPr>
          <w:w w:val="105"/>
        </w:rPr>
        <w:t>the</w:t>
      </w:r>
      <w:r>
        <w:rPr>
          <w:spacing w:val="18"/>
          <w:w w:val="105"/>
        </w:rPr>
        <w:t xml:space="preserve"> </w:t>
      </w:r>
      <w:r>
        <w:rPr>
          <w:w w:val="105"/>
        </w:rPr>
        <w:t>baseline</w:t>
      </w:r>
      <w:r>
        <w:rPr>
          <w:spacing w:val="17"/>
          <w:w w:val="105"/>
        </w:rPr>
        <w:t xml:space="preserve"> </w:t>
      </w:r>
      <w:r>
        <w:rPr>
          <w:w w:val="105"/>
        </w:rPr>
        <w:t>model.</w:t>
      </w:r>
    </w:p>
    <w:p w:rsidR="00194060" w:rsidRDefault="00F75F9A">
      <w:pPr>
        <w:pStyle w:val="BodyText"/>
        <w:spacing w:line="312" w:lineRule="auto"/>
        <w:ind w:left="120" w:right="1437" w:firstLine="338"/>
        <w:jc w:val="both"/>
      </w:pPr>
      <w:r>
        <w:rPr>
          <w:w w:val="105"/>
        </w:rPr>
        <w:t xml:space="preserve">Unit effects and random individual effects are not included in the baseline model.  These are  both difficult to include in this basic model since they change </w:t>
      </w:r>
      <w:r>
        <w:rPr>
          <w:spacing w:val="-3"/>
          <w:w w:val="105"/>
        </w:rPr>
        <w:t xml:space="preserve">over </w:t>
      </w:r>
      <w:r>
        <w:rPr>
          <w:w w:val="105"/>
        </w:rPr>
        <w:t xml:space="preserve">time. Random effects are difficult to specify without the </w:t>
      </w:r>
      <w:r>
        <w:rPr>
          <w:spacing w:val="-3"/>
          <w:w w:val="105"/>
        </w:rPr>
        <w:t>Bayes</w:t>
      </w:r>
      <w:r>
        <w:rPr>
          <w:spacing w:val="20"/>
          <w:w w:val="105"/>
        </w:rPr>
        <w:t xml:space="preserve"> </w:t>
      </w:r>
      <w:r>
        <w:rPr>
          <w:w w:val="105"/>
        </w:rPr>
        <w:t>formulation.</w:t>
      </w:r>
    </w:p>
    <w:p w:rsidR="00194060" w:rsidRDefault="00F75F9A">
      <w:pPr>
        <w:pStyle w:val="BodyText"/>
        <w:spacing w:line="312" w:lineRule="auto"/>
        <w:ind w:left="120" w:right="1438" w:firstLine="338"/>
        <w:jc w:val="both"/>
      </w:pPr>
      <w:r>
        <w:rPr>
          <w:w w:val="105"/>
        </w:rPr>
        <w:t xml:space="preserve">The results of this model are given in </w:t>
      </w:r>
      <w:r>
        <w:rPr>
          <w:spacing w:val="-4"/>
          <w:w w:val="105"/>
        </w:rPr>
        <w:t xml:space="preserve">Table </w:t>
      </w:r>
      <w:r>
        <w:rPr>
          <w:w w:val="105"/>
        </w:rPr>
        <w:t xml:space="preserve">3. With this large number of observations </w:t>
      </w:r>
      <w:r>
        <w:rPr>
          <w:spacing w:val="-4"/>
          <w:w w:val="105"/>
        </w:rPr>
        <w:t xml:space="preserve">we </w:t>
      </w:r>
      <w:r>
        <w:rPr>
          <w:w w:val="105"/>
        </w:rPr>
        <w:t xml:space="preserve">see again that each of the fitted effects are statistically significant with the exception of score percentile on the Armed </w:t>
      </w:r>
      <w:r>
        <w:rPr>
          <w:spacing w:val="-3"/>
          <w:w w:val="105"/>
        </w:rPr>
        <w:t xml:space="preserve">Forces  </w:t>
      </w:r>
      <w:r>
        <w:rPr>
          <w:w w:val="105"/>
        </w:rPr>
        <w:t xml:space="preserve">Qualification </w:t>
      </w:r>
      <w:r>
        <w:rPr>
          <w:spacing w:val="-4"/>
          <w:w w:val="105"/>
        </w:rPr>
        <w:t xml:space="preserve">Test.   </w:t>
      </w:r>
      <w:r>
        <w:rPr>
          <w:w w:val="105"/>
        </w:rPr>
        <w:t>The strongest effects in the fitted model include length    of service, rank at the time of attrition, courts martial, and article 15 proceedings. Effects such as  age</w:t>
      </w:r>
      <w:r>
        <w:rPr>
          <w:spacing w:val="12"/>
          <w:w w:val="105"/>
        </w:rPr>
        <w:t xml:space="preserve"> </w:t>
      </w:r>
      <w:r>
        <w:rPr>
          <w:w w:val="105"/>
        </w:rPr>
        <w:t>and</w:t>
      </w:r>
      <w:r>
        <w:rPr>
          <w:spacing w:val="12"/>
          <w:w w:val="105"/>
        </w:rPr>
        <w:t xml:space="preserve"> </w:t>
      </w:r>
      <w:r>
        <w:rPr>
          <w:w w:val="105"/>
        </w:rPr>
        <w:t>cumulative</w:t>
      </w:r>
      <w:r>
        <w:rPr>
          <w:spacing w:val="12"/>
          <w:w w:val="105"/>
        </w:rPr>
        <w:t xml:space="preserve"> </w:t>
      </w:r>
      <w:r>
        <w:rPr>
          <w:w w:val="105"/>
        </w:rPr>
        <w:t>days</w:t>
      </w:r>
      <w:r>
        <w:rPr>
          <w:spacing w:val="12"/>
          <w:w w:val="105"/>
        </w:rPr>
        <w:t xml:space="preserve"> </w:t>
      </w:r>
      <w:r>
        <w:rPr>
          <w:w w:val="105"/>
        </w:rPr>
        <w:t>deployed</w:t>
      </w:r>
      <w:r>
        <w:rPr>
          <w:spacing w:val="12"/>
          <w:w w:val="105"/>
        </w:rPr>
        <w:t xml:space="preserve"> </w:t>
      </w:r>
      <w:r>
        <w:rPr>
          <w:spacing w:val="-3"/>
          <w:w w:val="105"/>
        </w:rPr>
        <w:t>have</w:t>
      </w:r>
      <w:r>
        <w:rPr>
          <w:spacing w:val="12"/>
          <w:w w:val="105"/>
        </w:rPr>
        <w:t xml:space="preserve"> </w:t>
      </w:r>
      <w:r>
        <w:rPr>
          <w:spacing w:val="-3"/>
          <w:w w:val="105"/>
        </w:rPr>
        <w:t>much</w:t>
      </w:r>
      <w:r>
        <w:rPr>
          <w:spacing w:val="12"/>
          <w:w w:val="105"/>
        </w:rPr>
        <w:t xml:space="preserve"> </w:t>
      </w:r>
      <w:r>
        <w:rPr>
          <w:spacing w:val="-3"/>
          <w:w w:val="105"/>
        </w:rPr>
        <w:t>weaker</w:t>
      </w:r>
      <w:r>
        <w:rPr>
          <w:spacing w:val="12"/>
          <w:w w:val="105"/>
        </w:rPr>
        <w:t xml:space="preserve"> </w:t>
      </w:r>
      <w:r>
        <w:rPr>
          <w:w w:val="105"/>
        </w:rPr>
        <w:t>effects</w:t>
      </w:r>
      <w:r>
        <w:rPr>
          <w:spacing w:val="12"/>
          <w:w w:val="105"/>
        </w:rPr>
        <w:t xml:space="preserve"> </w:t>
      </w:r>
      <w:r>
        <w:rPr>
          <w:w w:val="105"/>
        </w:rPr>
        <w:t>with</w:t>
      </w:r>
      <w:r>
        <w:rPr>
          <w:spacing w:val="13"/>
          <w:w w:val="105"/>
        </w:rPr>
        <w:t xml:space="preserve"> </w:t>
      </w:r>
      <w:r>
        <w:rPr>
          <w:w w:val="105"/>
        </w:rPr>
        <w:t>coefficients</w:t>
      </w:r>
      <w:r>
        <w:rPr>
          <w:spacing w:val="12"/>
          <w:w w:val="105"/>
        </w:rPr>
        <w:t xml:space="preserve"> </w:t>
      </w:r>
      <w:r>
        <w:rPr>
          <w:w w:val="105"/>
        </w:rPr>
        <w:t>close</w:t>
      </w:r>
      <w:r>
        <w:rPr>
          <w:spacing w:val="12"/>
          <w:w w:val="105"/>
        </w:rPr>
        <w:t xml:space="preserve"> </w:t>
      </w:r>
      <w:r>
        <w:rPr>
          <w:w w:val="105"/>
        </w:rPr>
        <w:t>to</w:t>
      </w:r>
      <w:r>
        <w:rPr>
          <w:spacing w:val="12"/>
          <w:w w:val="105"/>
        </w:rPr>
        <w:t xml:space="preserve"> </w:t>
      </w:r>
      <w:r>
        <w:rPr>
          <w:w w:val="105"/>
        </w:rPr>
        <w:t>1.</w:t>
      </w:r>
    </w:p>
    <w:p w:rsidR="00194060" w:rsidRDefault="007B0340">
      <w:pPr>
        <w:pStyle w:val="BodyText"/>
        <w:spacing w:line="312" w:lineRule="auto"/>
        <w:ind w:left="120" w:right="1438" w:firstLine="338"/>
        <w:jc w:val="both"/>
      </w:pPr>
      <w:r>
        <w:pict>
          <v:shape id="_x0000_s1079" type="#_x0000_t202" alt="" style="position:absolute;left:0;text-align:left;margin-left:298.75pt;margin-top:26.55pt;width:11.55pt;height:40.75pt;z-index:-251597824;mso-wrap-style:square;mso-wrap-edited:f;mso-width-percent:0;mso-height-percent:0;mso-position-horizontal-relative:page;mso-width-percent:0;mso-height-percent:0;v-text-anchor:top" filled="f" stroked="f">
            <v:textbox inset="0,0,0,0">
              <w:txbxContent>
                <w:p w:rsidR="00F75F9A" w:rsidRDefault="00F75F9A">
                  <w:pPr>
                    <w:pStyle w:val="BodyText"/>
                    <w:spacing w:line="215" w:lineRule="exact"/>
                    <w:rPr>
                      <w:rFonts w:ascii="Arial"/>
                    </w:rPr>
                  </w:pPr>
                  <w:r>
                    <w:rPr>
                      <w:rFonts w:ascii="Arial"/>
                      <w:w w:val="376"/>
                    </w:rPr>
                    <w:t xml:space="preserve"> </w:t>
                  </w:r>
                </w:p>
              </w:txbxContent>
            </v:textbox>
            <w10:wrap anchorx="page"/>
          </v:shape>
        </w:pict>
      </w:r>
      <w:r w:rsidR="00F75F9A">
        <w:rPr>
          <w:w w:val="110"/>
        </w:rPr>
        <w:t>The</w:t>
      </w:r>
      <w:r w:rsidR="00F75F9A">
        <w:rPr>
          <w:spacing w:val="-14"/>
          <w:w w:val="110"/>
        </w:rPr>
        <w:t xml:space="preserve"> </w:t>
      </w:r>
      <w:r w:rsidR="00F75F9A">
        <w:rPr>
          <w:w w:val="110"/>
        </w:rPr>
        <w:t>inclusion</w:t>
      </w:r>
      <w:r w:rsidR="00F75F9A">
        <w:rPr>
          <w:spacing w:val="-13"/>
          <w:w w:val="110"/>
        </w:rPr>
        <w:t xml:space="preserve"> </w:t>
      </w:r>
      <w:r w:rsidR="00F75F9A">
        <w:rPr>
          <w:w w:val="110"/>
        </w:rPr>
        <w:t>of</w:t>
      </w:r>
      <w:r w:rsidR="00F75F9A">
        <w:rPr>
          <w:spacing w:val="-14"/>
          <w:w w:val="110"/>
        </w:rPr>
        <w:t xml:space="preserve"> </w:t>
      </w:r>
      <w:r w:rsidR="00F75F9A">
        <w:rPr>
          <w:w w:val="110"/>
        </w:rPr>
        <w:t>time-varying</w:t>
      </w:r>
      <w:r w:rsidR="00F75F9A">
        <w:rPr>
          <w:spacing w:val="-13"/>
          <w:w w:val="110"/>
        </w:rPr>
        <w:t xml:space="preserve"> </w:t>
      </w:r>
      <w:r w:rsidR="00F75F9A">
        <w:rPr>
          <w:w w:val="110"/>
        </w:rPr>
        <w:t>covariates</w:t>
      </w:r>
      <w:r w:rsidR="00F75F9A">
        <w:rPr>
          <w:spacing w:val="-14"/>
          <w:w w:val="110"/>
        </w:rPr>
        <w:t xml:space="preserve"> </w:t>
      </w:r>
      <w:r w:rsidR="00F75F9A">
        <w:rPr>
          <w:w w:val="110"/>
        </w:rPr>
        <w:t>and</w:t>
      </w:r>
      <w:r w:rsidR="00F75F9A">
        <w:rPr>
          <w:spacing w:val="-13"/>
          <w:w w:val="110"/>
        </w:rPr>
        <w:t xml:space="preserve"> </w:t>
      </w:r>
      <w:r w:rsidR="00F75F9A">
        <w:rPr>
          <w:w w:val="110"/>
        </w:rPr>
        <w:t>external</w:t>
      </w:r>
      <w:r w:rsidR="00F75F9A">
        <w:rPr>
          <w:spacing w:val="-13"/>
          <w:w w:val="110"/>
        </w:rPr>
        <w:t xml:space="preserve"> </w:t>
      </w:r>
      <w:r w:rsidR="00F75F9A">
        <w:rPr>
          <w:w w:val="110"/>
        </w:rPr>
        <w:t>data</w:t>
      </w:r>
      <w:r w:rsidR="00F75F9A">
        <w:rPr>
          <w:spacing w:val="-14"/>
          <w:w w:val="110"/>
        </w:rPr>
        <w:t xml:space="preserve"> </w:t>
      </w:r>
      <w:r w:rsidR="00F75F9A">
        <w:rPr>
          <w:w w:val="110"/>
        </w:rPr>
        <w:t>in</w:t>
      </w:r>
      <w:r w:rsidR="00F75F9A">
        <w:rPr>
          <w:spacing w:val="-13"/>
          <w:w w:val="110"/>
        </w:rPr>
        <w:t xml:space="preserve"> </w:t>
      </w:r>
      <w:r w:rsidR="00F75F9A">
        <w:rPr>
          <w:w w:val="110"/>
        </w:rPr>
        <w:t>the</w:t>
      </w:r>
      <w:r w:rsidR="00F75F9A">
        <w:rPr>
          <w:spacing w:val="-14"/>
          <w:w w:val="110"/>
        </w:rPr>
        <w:t xml:space="preserve"> </w:t>
      </w:r>
      <w:r w:rsidR="00F75F9A">
        <w:rPr>
          <w:w w:val="110"/>
        </w:rPr>
        <w:t>Bayesian</w:t>
      </w:r>
      <w:r w:rsidR="00F75F9A">
        <w:rPr>
          <w:spacing w:val="-13"/>
          <w:w w:val="110"/>
        </w:rPr>
        <w:t xml:space="preserve"> </w:t>
      </w:r>
      <w:r w:rsidR="00F75F9A">
        <w:rPr>
          <w:w w:val="110"/>
        </w:rPr>
        <w:t>model</w:t>
      </w:r>
      <w:r w:rsidR="00F75F9A">
        <w:rPr>
          <w:spacing w:val="-13"/>
          <w:w w:val="110"/>
        </w:rPr>
        <w:t xml:space="preserve"> </w:t>
      </w:r>
      <w:r w:rsidR="00F75F9A">
        <w:rPr>
          <w:w w:val="110"/>
        </w:rPr>
        <w:t>improves</w:t>
      </w:r>
      <w:r w:rsidR="00F75F9A">
        <w:rPr>
          <w:spacing w:val="-14"/>
          <w:w w:val="110"/>
        </w:rPr>
        <w:t xml:space="preserve"> </w:t>
      </w:r>
      <w:r w:rsidR="00F75F9A">
        <w:rPr>
          <w:w w:val="110"/>
        </w:rPr>
        <w:t>the model’s</w:t>
      </w:r>
      <w:r w:rsidR="00F75F9A">
        <w:rPr>
          <w:spacing w:val="-8"/>
          <w:w w:val="110"/>
        </w:rPr>
        <w:t xml:space="preserve"> </w:t>
      </w:r>
      <w:r w:rsidR="00F75F9A">
        <w:rPr>
          <w:w w:val="110"/>
        </w:rPr>
        <w:t>ability</w:t>
      </w:r>
      <w:r w:rsidR="00F75F9A">
        <w:rPr>
          <w:spacing w:val="-7"/>
          <w:w w:val="110"/>
        </w:rPr>
        <w:t xml:space="preserve"> </w:t>
      </w:r>
      <w:r w:rsidR="00F75F9A">
        <w:rPr>
          <w:w w:val="110"/>
        </w:rPr>
        <w:t>to</w:t>
      </w:r>
      <w:r w:rsidR="00F75F9A">
        <w:rPr>
          <w:spacing w:val="-7"/>
          <w:w w:val="110"/>
        </w:rPr>
        <w:t xml:space="preserve"> </w:t>
      </w:r>
      <w:r w:rsidR="00F75F9A">
        <w:rPr>
          <w:w w:val="110"/>
        </w:rPr>
        <w:t>predict</w:t>
      </w:r>
      <w:r w:rsidR="00F75F9A">
        <w:rPr>
          <w:spacing w:val="-7"/>
          <w:w w:val="110"/>
        </w:rPr>
        <w:t xml:space="preserve"> </w:t>
      </w:r>
      <w:r w:rsidR="00F75F9A">
        <w:rPr>
          <w:w w:val="110"/>
        </w:rPr>
        <w:t>first</w:t>
      </w:r>
      <w:r w:rsidR="00F75F9A">
        <w:rPr>
          <w:spacing w:val="-7"/>
          <w:w w:val="110"/>
        </w:rPr>
        <w:t xml:space="preserve"> </w:t>
      </w:r>
      <w:r w:rsidR="00F75F9A">
        <w:rPr>
          <w:w w:val="110"/>
        </w:rPr>
        <w:t>term</w:t>
      </w:r>
      <w:r w:rsidR="00F75F9A">
        <w:rPr>
          <w:spacing w:val="-7"/>
          <w:w w:val="110"/>
        </w:rPr>
        <w:t xml:space="preserve"> </w:t>
      </w:r>
      <w:r w:rsidR="00F75F9A">
        <w:rPr>
          <w:w w:val="110"/>
        </w:rPr>
        <w:t>attrition</w:t>
      </w:r>
      <w:r w:rsidR="00F75F9A">
        <w:rPr>
          <w:spacing w:val="-7"/>
          <w:w w:val="110"/>
        </w:rPr>
        <w:t xml:space="preserve"> </w:t>
      </w:r>
      <w:r w:rsidR="00F75F9A">
        <w:rPr>
          <w:w w:val="110"/>
        </w:rPr>
        <w:t>outcomes</w:t>
      </w:r>
      <w:r w:rsidR="00F75F9A">
        <w:rPr>
          <w:spacing w:val="-7"/>
          <w:w w:val="110"/>
        </w:rPr>
        <w:t xml:space="preserve"> </w:t>
      </w:r>
      <w:r w:rsidR="00F75F9A">
        <w:rPr>
          <w:w w:val="110"/>
        </w:rPr>
        <w:t>when</w:t>
      </w:r>
      <w:r w:rsidR="00F75F9A">
        <w:rPr>
          <w:spacing w:val="-8"/>
          <w:w w:val="110"/>
        </w:rPr>
        <w:t xml:space="preserve"> </w:t>
      </w:r>
      <w:r w:rsidR="00F75F9A">
        <w:rPr>
          <w:w w:val="110"/>
        </w:rPr>
        <w:t>compared</w:t>
      </w:r>
      <w:r w:rsidR="00F75F9A">
        <w:rPr>
          <w:spacing w:val="-7"/>
          <w:w w:val="110"/>
        </w:rPr>
        <w:t xml:space="preserve"> </w:t>
      </w:r>
      <w:r w:rsidR="00F75F9A">
        <w:rPr>
          <w:w w:val="110"/>
        </w:rPr>
        <w:t>to</w:t>
      </w:r>
      <w:r w:rsidR="00F75F9A">
        <w:rPr>
          <w:spacing w:val="-6"/>
          <w:w w:val="110"/>
        </w:rPr>
        <w:t xml:space="preserve"> </w:t>
      </w:r>
      <w:r w:rsidR="00F75F9A">
        <w:rPr>
          <w:w w:val="110"/>
        </w:rPr>
        <w:t>the</w:t>
      </w:r>
      <w:r w:rsidR="00F75F9A">
        <w:rPr>
          <w:spacing w:val="-8"/>
          <w:w w:val="110"/>
        </w:rPr>
        <w:t xml:space="preserve"> </w:t>
      </w:r>
      <w:r w:rsidR="00F75F9A">
        <w:rPr>
          <w:w w:val="110"/>
        </w:rPr>
        <w:t>baseline</w:t>
      </w:r>
      <w:r w:rsidR="00F75F9A">
        <w:rPr>
          <w:spacing w:val="-7"/>
          <w:w w:val="110"/>
        </w:rPr>
        <w:t xml:space="preserve"> </w:t>
      </w:r>
      <w:r w:rsidR="00F75F9A">
        <w:rPr>
          <w:spacing w:val="-3"/>
          <w:w w:val="110"/>
        </w:rPr>
        <w:t>Cox</w:t>
      </w:r>
      <w:r w:rsidR="00F75F9A">
        <w:rPr>
          <w:spacing w:val="-7"/>
          <w:w w:val="110"/>
        </w:rPr>
        <w:t xml:space="preserve"> </w:t>
      </w:r>
      <w:r w:rsidR="00F75F9A">
        <w:rPr>
          <w:w w:val="110"/>
        </w:rPr>
        <w:t xml:space="preserve">model. </w:t>
      </w:r>
      <w:r w:rsidR="00F75F9A">
        <w:rPr>
          <w:spacing w:val="-9"/>
          <w:w w:val="110"/>
        </w:rPr>
        <w:t xml:space="preserve">We </w:t>
      </w:r>
      <w:r w:rsidR="00F75F9A">
        <w:rPr>
          <w:w w:val="110"/>
        </w:rPr>
        <w:t xml:space="preserve">compare models in terms of deviance, </w:t>
      </w:r>
      <w:r w:rsidR="00F75F9A">
        <w:rPr>
          <w:i/>
          <w:w w:val="110"/>
        </w:rPr>
        <w:t xml:space="preserve">d </w:t>
      </w:r>
      <w:r w:rsidR="00F75F9A">
        <w:rPr>
          <w:w w:val="110"/>
        </w:rPr>
        <w:t xml:space="preserve">= </w:t>
      </w:r>
      <w:r w:rsidR="00F75F9A">
        <w:rPr>
          <w:i/>
          <w:w w:val="125"/>
          <w:position w:val="-5"/>
          <w:sz w:val="16"/>
        </w:rPr>
        <w:t xml:space="preserve">j </w:t>
      </w:r>
      <w:r w:rsidR="00F75F9A">
        <w:rPr>
          <w:spacing w:val="-28"/>
          <w:w w:val="125"/>
        </w:rPr>
        <w:t>(</w:t>
      </w:r>
      <w:r w:rsidR="00F75F9A">
        <w:rPr>
          <w:i/>
          <w:spacing w:val="-28"/>
          <w:w w:val="125"/>
        </w:rPr>
        <w:t>p</w:t>
      </w:r>
      <w:r w:rsidR="00F75F9A">
        <w:rPr>
          <w:spacing w:val="-28"/>
          <w:w w:val="125"/>
        </w:rPr>
        <w:t>ˆ</w:t>
      </w:r>
      <w:r w:rsidR="00F75F9A">
        <w:rPr>
          <w:i/>
          <w:spacing w:val="-28"/>
          <w:w w:val="125"/>
          <w:vertAlign w:val="subscript"/>
        </w:rPr>
        <w:t>j</w:t>
      </w:r>
      <w:r w:rsidR="00F75F9A">
        <w:rPr>
          <w:i/>
          <w:spacing w:val="-28"/>
          <w:w w:val="125"/>
        </w:rPr>
        <w:t xml:space="preserve"> </w:t>
      </w:r>
      <w:r w:rsidR="00F75F9A">
        <w:rPr>
          <w:rFonts w:ascii="Menlo" w:hAnsi="Menlo"/>
          <w:i/>
          <w:w w:val="125"/>
        </w:rPr>
        <w:t xml:space="preserve">− </w:t>
      </w:r>
      <w:r w:rsidR="00F75F9A">
        <w:rPr>
          <w:i/>
          <w:spacing w:val="4"/>
          <w:w w:val="110"/>
        </w:rPr>
        <w:t>p</w:t>
      </w:r>
      <w:r w:rsidR="00F75F9A">
        <w:rPr>
          <w:i/>
          <w:spacing w:val="4"/>
          <w:w w:val="110"/>
          <w:vertAlign w:val="subscript"/>
        </w:rPr>
        <w:t>j</w:t>
      </w:r>
      <w:r w:rsidR="00F75F9A">
        <w:rPr>
          <w:spacing w:val="4"/>
          <w:w w:val="110"/>
        </w:rPr>
        <w:t>)</w:t>
      </w:r>
      <w:r w:rsidR="00F75F9A">
        <w:rPr>
          <w:rFonts w:ascii="Arial" w:hAnsi="Arial"/>
          <w:spacing w:val="4"/>
          <w:w w:val="110"/>
          <w:vertAlign w:val="superscript"/>
        </w:rPr>
        <w:t>2</w:t>
      </w:r>
      <w:r w:rsidR="00F75F9A">
        <w:rPr>
          <w:rFonts w:ascii="Arial" w:hAnsi="Arial"/>
          <w:spacing w:val="4"/>
          <w:w w:val="110"/>
        </w:rPr>
        <w:t xml:space="preserve"> </w:t>
      </w:r>
      <w:r w:rsidR="00F75F9A">
        <w:rPr>
          <w:w w:val="110"/>
        </w:rPr>
        <w:t xml:space="preserve">where </w:t>
      </w:r>
      <w:r w:rsidR="00F75F9A">
        <w:rPr>
          <w:i/>
          <w:w w:val="110"/>
        </w:rPr>
        <w:t>p</w:t>
      </w:r>
      <w:r w:rsidR="00F75F9A">
        <w:rPr>
          <w:i/>
          <w:w w:val="110"/>
          <w:vertAlign w:val="subscript"/>
        </w:rPr>
        <w:t>j</w:t>
      </w:r>
      <w:r w:rsidR="00F75F9A">
        <w:rPr>
          <w:i/>
          <w:w w:val="110"/>
        </w:rPr>
        <w:t xml:space="preserve"> </w:t>
      </w:r>
      <w:r w:rsidR="00F75F9A">
        <w:rPr>
          <w:w w:val="110"/>
        </w:rPr>
        <w:t xml:space="preserve">is 1 if Soldier </w:t>
      </w:r>
      <w:r w:rsidR="00F75F9A">
        <w:rPr>
          <w:i/>
          <w:w w:val="125"/>
        </w:rPr>
        <w:t xml:space="preserve">j </w:t>
      </w:r>
      <w:r w:rsidR="00F75F9A">
        <w:rPr>
          <w:w w:val="110"/>
        </w:rPr>
        <w:t>attrits</w:t>
      </w:r>
      <w:r w:rsidR="00F75F9A">
        <w:rPr>
          <w:spacing w:val="13"/>
          <w:w w:val="110"/>
        </w:rPr>
        <w:t xml:space="preserve"> </w:t>
      </w:r>
      <w:r w:rsidR="00F75F9A">
        <w:rPr>
          <w:w w:val="110"/>
        </w:rPr>
        <w:t>and</w:t>
      </w:r>
    </w:p>
    <w:p w:rsidR="00194060" w:rsidRDefault="00F75F9A">
      <w:pPr>
        <w:pStyle w:val="BodyText"/>
        <w:spacing w:line="204" w:lineRule="exact"/>
        <w:ind w:left="119"/>
      </w:pPr>
      <w:r>
        <w:rPr>
          <w:w w:val="99"/>
        </w:rPr>
        <w:t>0</w:t>
      </w:r>
      <w:r>
        <w:rPr>
          <w:spacing w:val="20"/>
        </w:rPr>
        <w:t xml:space="preserve"> </w:t>
      </w:r>
      <w:r>
        <w:rPr>
          <w:w w:val="105"/>
        </w:rPr>
        <w:t>otherwise,</w:t>
      </w:r>
      <w:r>
        <w:rPr>
          <w:spacing w:val="21"/>
        </w:rPr>
        <w:t xml:space="preserve"> </w:t>
      </w:r>
      <w:r>
        <w:rPr>
          <w:w w:val="110"/>
        </w:rPr>
        <w:t>and</w:t>
      </w:r>
      <w:r>
        <w:rPr>
          <w:spacing w:val="22"/>
        </w:rPr>
        <w:t xml:space="preserve"> </w:t>
      </w:r>
      <w:r>
        <w:rPr>
          <w:i/>
          <w:spacing w:val="-93"/>
          <w:w w:val="99"/>
        </w:rPr>
        <w:t>p</w:t>
      </w:r>
      <w:r>
        <w:rPr>
          <w:spacing w:val="-17"/>
          <w:w w:val="148"/>
        </w:rPr>
        <w:t>ˆ</w:t>
      </w:r>
      <w:r>
        <w:rPr>
          <w:i/>
          <w:w w:val="142"/>
          <w:vertAlign w:val="subscript"/>
        </w:rPr>
        <w:t>j</w:t>
      </w:r>
      <w:r>
        <w:rPr>
          <w:i/>
        </w:rPr>
        <w:t xml:space="preserve"> </w:t>
      </w:r>
      <w:r>
        <w:rPr>
          <w:i/>
          <w:spacing w:val="-15"/>
        </w:rPr>
        <w:t xml:space="preserve"> </w:t>
      </w:r>
      <w:r>
        <w:rPr>
          <w:w w:val="99"/>
        </w:rPr>
        <w:t>is</w:t>
      </w:r>
      <w:r>
        <w:rPr>
          <w:spacing w:val="20"/>
        </w:rPr>
        <w:t xml:space="preserve"> </w:t>
      </w:r>
      <w:r>
        <w:rPr>
          <w:w w:val="112"/>
        </w:rPr>
        <w:t>the</w:t>
      </w:r>
      <w:r>
        <w:rPr>
          <w:spacing w:val="20"/>
        </w:rPr>
        <w:t xml:space="preserve"> </w:t>
      </w:r>
      <w:r>
        <w:rPr>
          <w:w w:val="109"/>
        </w:rPr>
        <w:t>probabili</w:t>
      </w:r>
      <w:r>
        <w:rPr>
          <w:spacing w:val="-6"/>
          <w:w w:val="109"/>
        </w:rPr>
        <w:t>t</w:t>
      </w:r>
      <w:r>
        <w:rPr>
          <w:w w:val="104"/>
        </w:rPr>
        <w:t>y</w:t>
      </w:r>
      <w:r>
        <w:rPr>
          <w:spacing w:val="20"/>
        </w:rPr>
        <w:t xml:space="preserve"> </w:t>
      </w:r>
      <w:r>
        <w:rPr>
          <w:w w:val="95"/>
        </w:rPr>
        <w:t>of</w:t>
      </w:r>
      <w:r>
        <w:rPr>
          <w:spacing w:val="20"/>
        </w:rPr>
        <w:t xml:space="preserve"> </w:t>
      </w:r>
      <w:r>
        <w:rPr>
          <w:w w:val="114"/>
        </w:rPr>
        <w:t>attrition</w:t>
      </w:r>
      <w:r>
        <w:rPr>
          <w:spacing w:val="20"/>
        </w:rPr>
        <w:t xml:space="preserve"> </w:t>
      </w:r>
      <w:r>
        <w:rPr>
          <w:spacing w:val="-7"/>
          <w:w w:val="99"/>
        </w:rPr>
        <w:t>o</w:t>
      </w:r>
      <w:r>
        <w:rPr>
          <w:spacing w:val="-6"/>
          <w:w w:val="104"/>
        </w:rPr>
        <w:t>v</w:t>
      </w:r>
      <w:r>
        <w:rPr>
          <w:w w:val="106"/>
        </w:rPr>
        <w:t>er</w:t>
      </w:r>
      <w:r>
        <w:rPr>
          <w:spacing w:val="20"/>
        </w:rPr>
        <w:t xml:space="preserve"> </w:t>
      </w:r>
      <w:r>
        <w:rPr>
          <w:w w:val="112"/>
        </w:rPr>
        <w:t>the</w:t>
      </w:r>
      <w:r>
        <w:rPr>
          <w:spacing w:val="20"/>
        </w:rPr>
        <w:t xml:space="preserve"> </w:t>
      </w:r>
      <w:r>
        <w:rPr>
          <w:w w:val="106"/>
        </w:rPr>
        <w:t>first</w:t>
      </w:r>
      <w:r>
        <w:rPr>
          <w:spacing w:val="20"/>
        </w:rPr>
        <w:t xml:space="preserve"> </w:t>
      </w:r>
      <w:r>
        <w:rPr>
          <w:w w:val="111"/>
        </w:rPr>
        <w:t>term</w:t>
      </w:r>
      <w:r>
        <w:rPr>
          <w:spacing w:val="20"/>
        </w:rPr>
        <w:t xml:space="preserve"> </w:t>
      </w:r>
      <w:r>
        <w:rPr>
          <w:w w:val="108"/>
        </w:rPr>
        <w:t>predicted</w:t>
      </w:r>
      <w:r>
        <w:rPr>
          <w:spacing w:val="20"/>
        </w:rPr>
        <w:t xml:space="preserve"> </w:t>
      </w:r>
      <w:r>
        <w:rPr>
          <w:spacing w:val="-6"/>
          <w:w w:val="110"/>
        </w:rPr>
        <w:t>b</w:t>
      </w:r>
      <w:r>
        <w:rPr>
          <w:w w:val="104"/>
        </w:rPr>
        <w:t>y</w:t>
      </w:r>
      <w:r>
        <w:rPr>
          <w:spacing w:val="20"/>
        </w:rPr>
        <w:t xml:space="preserve"> </w:t>
      </w:r>
      <w:r>
        <w:rPr>
          <w:w w:val="112"/>
        </w:rPr>
        <w:t>the</w:t>
      </w:r>
      <w:r>
        <w:rPr>
          <w:spacing w:val="20"/>
        </w:rPr>
        <w:t xml:space="preserve"> </w:t>
      </w:r>
      <w:r>
        <w:rPr>
          <w:w w:val="103"/>
        </w:rPr>
        <w:t>m</w:t>
      </w:r>
      <w:r>
        <w:rPr>
          <w:spacing w:val="6"/>
          <w:w w:val="103"/>
        </w:rPr>
        <w:t>o</w:t>
      </w:r>
      <w:r>
        <w:rPr>
          <w:w w:val="104"/>
        </w:rPr>
        <w:t>del.</w:t>
      </w:r>
      <w:r>
        <w:t xml:space="preserve"> </w:t>
      </w:r>
      <w:r>
        <w:rPr>
          <w:spacing w:val="-4"/>
        </w:rPr>
        <w:t xml:space="preserve"> </w:t>
      </w:r>
      <w:r>
        <w:rPr>
          <w:w w:val="109"/>
        </w:rPr>
        <w:t>The</w:t>
      </w:r>
    </w:p>
    <w:p w:rsidR="00194060" w:rsidRDefault="00F75F9A">
      <w:pPr>
        <w:pStyle w:val="BodyText"/>
        <w:spacing w:before="73" w:line="312" w:lineRule="auto"/>
        <w:ind w:left="120" w:right="1536"/>
      </w:pPr>
      <w:r>
        <w:rPr>
          <w:w w:val="105"/>
        </w:rPr>
        <w:t>baseline model as a total deviance of 97</w:t>
      </w:r>
      <w:r>
        <w:rPr>
          <w:i/>
          <w:w w:val="105"/>
        </w:rPr>
        <w:t xml:space="preserve">, </w:t>
      </w:r>
      <w:r>
        <w:rPr>
          <w:w w:val="105"/>
        </w:rPr>
        <w:t>947 while the Bayesian model has a deviance of 64</w:t>
      </w:r>
      <w:r>
        <w:rPr>
          <w:i/>
          <w:w w:val="105"/>
        </w:rPr>
        <w:t xml:space="preserve">, </w:t>
      </w:r>
      <w:r>
        <w:rPr>
          <w:w w:val="105"/>
        </w:rPr>
        <w:t>439,  an improvement of</w:t>
      </w:r>
      <w:r>
        <w:rPr>
          <w:spacing w:val="42"/>
          <w:w w:val="105"/>
        </w:rPr>
        <w:t xml:space="preserve"> </w:t>
      </w:r>
      <w:r>
        <w:rPr>
          <w:w w:val="105"/>
        </w:rPr>
        <w:t>52%.</w:t>
      </w:r>
    </w:p>
    <w:p w:rsidR="00194060" w:rsidRDefault="00194060">
      <w:pPr>
        <w:spacing w:line="312" w:lineRule="auto"/>
        <w:sectPr w:rsidR="00194060">
          <w:type w:val="continuous"/>
          <w:pgSz w:w="12240" w:h="15840"/>
          <w:pgMar w:top="1340" w:right="0" w:bottom="1600" w:left="1320" w:header="720" w:footer="720" w:gutter="0"/>
          <w:cols w:space="720"/>
        </w:sect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spacing w:before="11"/>
        <w:rPr>
          <w:sz w:val="15"/>
        </w:rPr>
      </w:pPr>
    </w:p>
    <w:p w:rsidR="00194060" w:rsidRDefault="00F75F9A">
      <w:pPr>
        <w:spacing w:before="66" w:line="254" w:lineRule="auto"/>
        <w:ind w:left="120" w:right="1436"/>
        <w:jc w:val="both"/>
        <w:rPr>
          <w:sz w:val="18"/>
        </w:rPr>
      </w:pPr>
      <w:r>
        <w:rPr>
          <w:b/>
          <w:w w:val="110"/>
          <w:sz w:val="18"/>
        </w:rPr>
        <w:t xml:space="preserve">Table 3: </w:t>
      </w:r>
      <w:r>
        <w:rPr>
          <w:w w:val="110"/>
          <w:sz w:val="18"/>
        </w:rPr>
        <w:t>Table of fitted covariates for the baseline Cox Proportional Hazards model. Estimates and 95% confidence intervals are reported. Coefficients have a statistically significant impact on the attrition hazard when the confidence interval excludes 1.</w:t>
      </w:r>
    </w:p>
    <w:p w:rsidR="00194060" w:rsidRDefault="00194060">
      <w:pPr>
        <w:pStyle w:val="BodyText"/>
        <w:spacing w:before="10"/>
        <w:rPr>
          <w:sz w:val="18"/>
        </w:rPr>
      </w:pPr>
    </w:p>
    <w:tbl>
      <w:tblPr>
        <w:tblW w:w="0" w:type="auto"/>
        <w:tblInd w:w="807" w:type="dxa"/>
        <w:tblLayout w:type="fixed"/>
        <w:tblCellMar>
          <w:left w:w="0" w:type="dxa"/>
          <w:right w:w="0" w:type="dxa"/>
        </w:tblCellMar>
        <w:tblLook w:val="01E0" w:firstRow="1" w:lastRow="1" w:firstColumn="1" w:lastColumn="1" w:noHBand="0" w:noVBand="0"/>
      </w:tblPr>
      <w:tblGrid>
        <w:gridCol w:w="3689"/>
        <w:gridCol w:w="1747"/>
        <w:gridCol w:w="2561"/>
      </w:tblGrid>
      <w:tr w:rsidR="00194060">
        <w:trPr>
          <w:trHeight w:val="268"/>
        </w:trPr>
        <w:tc>
          <w:tcPr>
            <w:tcW w:w="3689" w:type="dxa"/>
            <w:tcBorders>
              <w:top w:val="single" w:sz="4" w:space="0" w:color="000000"/>
              <w:bottom w:val="single" w:sz="4" w:space="0" w:color="000000"/>
            </w:tcBorders>
          </w:tcPr>
          <w:p w:rsidR="00194060" w:rsidRDefault="00F75F9A">
            <w:pPr>
              <w:pStyle w:val="TableParagraph"/>
              <w:spacing w:line="236" w:lineRule="exact"/>
              <w:ind w:right="117"/>
              <w:jc w:val="right"/>
            </w:pPr>
            <w:r>
              <w:rPr>
                <w:w w:val="105"/>
              </w:rPr>
              <w:t>Variable</w:t>
            </w:r>
          </w:p>
        </w:tc>
        <w:tc>
          <w:tcPr>
            <w:tcW w:w="1747" w:type="dxa"/>
            <w:tcBorders>
              <w:top w:val="single" w:sz="4" w:space="0" w:color="000000"/>
              <w:bottom w:val="single" w:sz="4" w:space="0" w:color="000000"/>
            </w:tcBorders>
          </w:tcPr>
          <w:p w:rsidR="00194060" w:rsidRDefault="00F75F9A">
            <w:pPr>
              <w:pStyle w:val="TableParagraph"/>
              <w:spacing w:line="236" w:lineRule="exact"/>
              <w:ind w:left="119"/>
            </w:pPr>
            <w:r>
              <w:rPr>
                <w:w w:val="105"/>
              </w:rPr>
              <w:t>exp(Coefficient)</w:t>
            </w:r>
          </w:p>
        </w:tc>
        <w:tc>
          <w:tcPr>
            <w:tcW w:w="2561" w:type="dxa"/>
            <w:tcBorders>
              <w:top w:val="single" w:sz="4" w:space="0" w:color="000000"/>
              <w:bottom w:val="single" w:sz="4" w:space="0" w:color="000000"/>
            </w:tcBorders>
          </w:tcPr>
          <w:p w:rsidR="00194060" w:rsidRDefault="00F75F9A">
            <w:pPr>
              <w:pStyle w:val="TableParagraph"/>
              <w:spacing w:line="236" w:lineRule="exact"/>
              <w:ind w:right="116"/>
              <w:jc w:val="right"/>
            </w:pPr>
            <w:r>
              <w:rPr>
                <w:w w:val="105"/>
              </w:rPr>
              <w:t>95% Confidence Interval</w:t>
            </w:r>
          </w:p>
        </w:tc>
      </w:tr>
      <w:tr w:rsidR="00194060">
        <w:trPr>
          <w:trHeight w:val="269"/>
        </w:trPr>
        <w:tc>
          <w:tcPr>
            <w:tcW w:w="3689" w:type="dxa"/>
            <w:tcBorders>
              <w:top w:val="single" w:sz="4" w:space="0" w:color="000000"/>
            </w:tcBorders>
          </w:tcPr>
          <w:p w:rsidR="00194060" w:rsidRDefault="00F75F9A">
            <w:pPr>
              <w:pStyle w:val="TableParagraph"/>
              <w:spacing w:line="236" w:lineRule="exact"/>
              <w:ind w:right="116"/>
              <w:jc w:val="right"/>
            </w:pPr>
            <w:r>
              <w:rPr>
                <w:w w:val="105"/>
              </w:rPr>
              <w:t>Sex (Male)</w:t>
            </w:r>
          </w:p>
        </w:tc>
        <w:tc>
          <w:tcPr>
            <w:tcW w:w="1747" w:type="dxa"/>
            <w:tcBorders>
              <w:top w:val="single" w:sz="4" w:space="0" w:color="000000"/>
            </w:tcBorders>
          </w:tcPr>
          <w:p w:rsidR="00194060" w:rsidRDefault="00F75F9A">
            <w:pPr>
              <w:pStyle w:val="TableParagraph"/>
              <w:spacing w:line="236" w:lineRule="exact"/>
              <w:ind w:left="120"/>
            </w:pPr>
            <w:r>
              <w:t>0.82</w:t>
            </w:r>
          </w:p>
        </w:tc>
        <w:tc>
          <w:tcPr>
            <w:tcW w:w="2561" w:type="dxa"/>
            <w:tcBorders>
              <w:top w:val="single" w:sz="4" w:space="0" w:color="000000"/>
            </w:tcBorders>
          </w:tcPr>
          <w:p w:rsidR="00194060" w:rsidRDefault="00F75F9A">
            <w:pPr>
              <w:pStyle w:val="TableParagraph"/>
              <w:spacing w:line="236" w:lineRule="exact"/>
              <w:ind w:right="115"/>
              <w:jc w:val="right"/>
            </w:pPr>
            <w:r>
              <w:rPr>
                <w:w w:val="105"/>
              </w:rPr>
              <w:t>(0.82, 0.83)</w:t>
            </w:r>
          </w:p>
        </w:tc>
      </w:tr>
      <w:tr w:rsidR="00194060">
        <w:trPr>
          <w:trHeight w:val="270"/>
        </w:trPr>
        <w:tc>
          <w:tcPr>
            <w:tcW w:w="3689" w:type="dxa"/>
          </w:tcPr>
          <w:p w:rsidR="00194060" w:rsidRDefault="00F75F9A">
            <w:pPr>
              <w:pStyle w:val="TableParagraph"/>
              <w:ind w:right="116"/>
              <w:jc w:val="right"/>
            </w:pPr>
            <w:r>
              <w:rPr>
                <w:w w:val="110"/>
              </w:rPr>
              <w:t>Education (Tier 1)</w:t>
            </w:r>
          </w:p>
        </w:tc>
        <w:tc>
          <w:tcPr>
            <w:tcW w:w="1747" w:type="dxa"/>
          </w:tcPr>
          <w:p w:rsidR="00194060" w:rsidRDefault="00F75F9A">
            <w:pPr>
              <w:pStyle w:val="TableParagraph"/>
              <w:ind w:left="120"/>
            </w:pPr>
            <w:r>
              <w:t>1.04</w:t>
            </w:r>
          </w:p>
        </w:tc>
        <w:tc>
          <w:tcPr>
            <w:tcW w:w="2561" w:type="dxa"/>
          </w:tcPr>
          <w:p w:rsidR="00194060" w:rsidRDefault="00F75F9A">
            <w:pPr>
              <w:pStyle w:val="TableParagraph"/>
              <w:ind w:right="114"/>
              <w:jc w:val="right"/>
            </w:pPr>
            <w:r>
              <w:rPr>
                <w:w w:val="105"/>
              </w:rPr>
              <w:t>(1.03, 1.05)</w:t>
            </w:r>
          </w:p>
        </w:tc>
      </w:tr>
      <w:tr w:rsidR="00194060">
        <w:trPr>
          <w:trHeight w:val="270"/>
        </w:trPr>
        <w:tc>
          <w:tcPr>
            <w:tcW w:w="3689" w:type="dxa"/>
          </w:tcPr>
          <w:p w:rsidR="00194060" w:rsidRDefault="00F75F9A">
            <w:pPr>
              <w:pStyle w:val="TableParagraph"/>
              <w:ind w:right="116"/>
              <w:jc w:val="right"/>
            </w:pPr>
            <w:r>
              <w:t>Age</w:t>
            </w:r>
          </w:p>
        </w:tc>
        <w:tc>
          <w:tcPr>
            <w:tcW w:w="1747" w:type="dxa"/>
          </w:tcPr>
          <w:p w:rsidR="00194060" w:rsidRDefault="00F75F9A">
            <w:pPr>
              <w:pStyle w:val="TableParagraph"/>
              <w:ind w:left="120"/>
            </w:pPr>
            <w:r>
              <w:t>1.01</w:t>
            </w:r>
          </w:p>
        </w:tc>
        <w:tc>
          <w:tcPr>
            <w:tcW w:w="2561" w:type="dxa"/>
          </w:tcPr>
          <w:p w:rsidR="00194060" w:rsidRDefault="00F75F9A">
            <w:pPr>
              <w:pStyle w:val="TableParagraph"/>
              <w:ind w:right="115"/>
              <w:jc w:val="right"/>
            </w:pPr>
            <w:r>
              <w:rPr>
                <w:w w:val="105"/>
              </w:rPr>
              <w:t>(1.00, 1.01)</w:t>
            </w:r>
          </w:p>
        </w:tc>
      </w:tr>
      <w:tr w:rsidR="00194060">
        <w:trPr>
          <w:trHeight w:val="270"/>
        </w:trPr>
        <w:tc>
          <w:tcPr>
            <w:tcW w:w="3689" w:type="dxa"/>
          </w:tcPr>
          <w:p w:rsidR="00194060" w:rsidRDefault="00F75F9A">
            <w:pPr>
              <w:pStyle w:val="TableParagraph"/>
              <w:ind w:right="116"/>
              <w:jc w:val="right"/>
            </w:pPr>
            <w:r>
              <w:rPr>
                <w:w w:val="105"/>
              </w:rPr>
              <w:t>Race (Asian)</w:t>
            </w:r>
          </w:p>
        </w:tc>
        <w:tc>
          <w:tcPr>
            <w:tcW w:w="1747" w:type="dxa"/>
          </w:tcPr>
          <w:p w:rsidR="00194060" w:rsidRDefault="00F75F9A">
            <w:pPr>
              <w:pStyle w:val="TableParagraph"/>
              <w:ind w:left="120"/>
            </w:pPr>
            <w:r>
              <w:t>0.85</w:t>
            </w:r>
          </w:p>
        </w:tc>
        <w:tc>
          <w:tcPr>
            <w:tcW w:w="2561" w:type="dxa"/>
          </w:tcPr>
          <w:p w:rsidR="00194060" w:rsidRDefault="00F75F9A">
            <w:pPr>
              <w:pStyle w:val="TableParagraph"/>
              <w:ind w:right="115"/>
              <w:jc w:val="right"/>
            </w:pPr>
            <w:r>
              <w:rPr>
                <w:w w:val="105"/>
              </w:rPr>
              <w:t>(0.81, 0.89)</w:t>
            </w:r>
          </w:p>
        </w:tc>
      </w:tr>
      <w:tr w:rsidR="00194060">
        <w:trPr>
          <w:trHeight w:val="270"/>
        </w:trPr>
        <w:tc>
          <w:tcPr>
            <w:tcW w:w="3689" w:type="dxa"/>
          </w:tcPr>
          <w:p w:rsidR="00194060" w:rsidRDefault="00F75F9A">
            <w:pPr>
              <w:pStyle w:val="TableParagraph"/>
              <w:ind w:right="116"/>
              <w:jc w:val="right"/>
            </w:pPr>
            <w:r>
              <w:rPr>
                <w:w w:val="105"/>
              </w:rPr>
              <w:t>Race (Black)</w:t>
            </w:r>
          </w:p>
        </w:tc>
        <w:tc>
          <w:tcPr>
            <w:tcW w:w="1747" w:type="dxa"/>
          </w:tcPr>
          <w:p w:rsidR="00194060" w:rsidRDefault="00F75F9A">
            <w:pPr>
              <w:pStyle w:val="TableParagraph"/>
              <w:ind w:left="120"/>
            </w:pPr>
            <w:r>
              <w:t>0.95</w:t>
            </w:r>
          </w:p>
        </w:tc>
        <w:tc>
          <w:tcPr>
            <w:tcW w:w="2561" w:type="dxa"/>
          </w:tcPr>
          <w:p w:rsidR="00194060" w:rsidRDefault="00F75F9A">
            <w:pPr>
              <w:pStyle w:val="TableParagraph"/>
              <w:ind w:right="115"/>
              <w:jc w:val="right"/>
            </w:pPr>
            <w:r>
              <w:rPr>
                <w:w w:val="105"/>
              </w:rPr>
              <w:t>(0.91, 0.99)</w:t>
            </w:r>
          </w:p>
        </w:tc>
      </w:tr>
      <w:tr w:rsidR="00194060">
        <w:trPr>
          <w:trHeight w:val="270"/>
        </w:trPr>
        <w:tc>
          <w:tcPr>
            <w:tcW w:w="3689" w:type="dxa"/>
          </w:tcPr>
          <w:p w:rsidR="00194060" w:rsidRDefault="00F75F9A">
            <w:pPr>
              <w:pStyle w:val="TableParagraph"/>
              <w:ind w:right="117"/>
              <w:jc w:val="right"/>
            </w:pPr>
            <w:r>
              <w:rPr>
                <w:w w:val="105"/>
              </w:rPr>
              <w:t>Race (Pacific Islander)</w:t>
            </w:r>
          </w:p>
        </w:tc>
        <w:tc>
          <w:tcPr>
            <w:tcW w:w="1747" w:type="dxa"/>
          </w:tcPr>
          <w:p w:rsidR="00194060" w:rsidRDefault="00F75F9A">
            <w:pPr>
              <w:pStyle w:val="TableParagraph"/>
              <w:ind w:left="119"/>
            </w:pPr>
            <w:r>
              <w:t>0.65</w:t>
            </w:r>
          </w:p>
        </w:tc>
        <w:tc>
          <w:tcPr>
            <w:tcW w:w="2561" w:type="dxa"/>
          </w:tcPr>
          <w:p w:rsidR="00194060" w:rsidRDefault="00F75F9A">
            <w:pPr>
              <w:pStyle w:val="TableParagraph"/>
              <w:ind w:right="116"/>
              <w:jc w:val="right"/>
            </w:pPr>
            <w:r>
              <w:rPr>
                <w:w w:val="105"/>
              </w:rPr>
              <w:t>(0.59, 0.72)</w:t>
            </w:r>
          </w:p>
        </w:tc>
      </w:tr>
      <w:tr w:rsidR="00194060">
        <w:trPr>
          <w:trHeight w:val="270"/>
        </w:trPr>
        <w:tc>
          <w:tcPr>
            <w:tcW w:w="3689" w:type="dxa"/>
          </w:tcPr>
          <w:p w:rsidR="00194060" w:rsidRDefault="00F75F9A">
            <w:pPr>
              <w:pStyle w:val="TableParagraph"/>
              <w:ind w:right="116"/>
              <w:jc w:val="right"/>
            </w:pPr>
            <w:r>
              <w:rPr>
                <w:w w:val="110"/>
              </w:rPr>
              <w:t>Race (White)</w:t>
            </w:r>
          </w:p>
        </w:tc>
        <w:tc>
          <w:tcPr>
            <w:tcW w:w="1747" w:type="dxa"/>
          </w:tcPr>
          <w:p w:rsidR="00194060" w:rsidRDefault="00F75F9A">
            <w:pPr>
              <w:pStyle w:val="TableParagraph"/>
              <w:ind w:left="120"/>
            </w:pPr>
            <w:r>
              <w:t>1.01</w:t>
            </w:r>
          </w:p>
        </w:tc>
        <w:tc>
          <w:tcPr>
            <w:tcW w:w="2561" w:type="dxa"/>
          </w:tcPr>
          <w:p w:rsidR="00194060" w:rsidRDefault="00F75F9A">
            <w:pPr>
              <w:pStyle w:val="TableParagraph"/>
              <w:ind w:right="115"/>
              <w:jc w:val="right"/>
            </w:pPr>
            <w:r>
              <w:rPr>
                <w:w w:val="105"/>
              </w:rPr>
              <w:t>(0.97, 1.05)</w:t>
            </w:r>
          </w:p>
        </w:tc>
      </w:tr>
      <w:tr w:rsidR="00194060">
        <w:trPr>
          <w:trHeight w:val="270"/>
        </w:trPr>
        <w:tc>
          <w:tcPr>
            <w:tcW w:w="3689" w:type="dxa"/>
          </w:tcPr>
          <w:p w:rsidR="00194060" w:rsidRDefault="00F75F9A">
            <w:pPr>
              <w:pStyle w:val="TableParagraph"/>
              <w:ind w:right="116"/>
              <w:jc w:val="right"/>
            </w:pPr>
            <w:r>
              <w:rPr>
                <w:w w:val="105"/>
              </w:rPr>
              <w:t>MOS (combat)</w:t>
            </w:r>
          </w:p>
        </w:tc>
        <w:tc>
          <w:tcPr>
            <w:tcW w:w="1747" w:type="dxa"/>
          </w:tcPr>
          <w:p w:rsidR="00194060" w:rsidRDefault="00F75F9A">
            <w:pPr>
              <w:pStyle w:val="TableParagraph"/>
              <w:ind w:left="120"/>
            </w:pPr>
            <w:r>
              <w:t>0.92</w:t>
            </w:r>
          </w:p>
        </w:tc>
        <w:tc>
          <w:tcPr>
            <w:tcW w:w="2561" w:type="dxa"/>
          </w:tcPr>
          <w:p w:rsidR="00194060" w:rsidRDefault="00F75F9A">
            <w:pPr>
              <w:pStyle w:val="TableParagraph"/>
              <w:ind w:right="114"/>
              <w:jc w:val="right"/>
            </w:pPr>
            <w:r>
              <w:rPr>
                <w:w w:val="105"/>
              </w:rPr>
              <w:t>(0.91, 0.93)</w:t>
            </w:r>
          </w:p>
        </w:tc>
      </w:tr>
      <w:tr w:rsidR="00194060">
        <w:trPr>
          <w:trHeight w:val="270"/>
        </w:trPr>
        <w:tc>
          <w:tcPr>
            <w:tcW w:w="3689" w:type="dxa"/>
          </w:tcPr>
          <w:p w:rsidR="00194060" w:rsidRDefault="00F75F9A">
            <w:pPr>
              <w:pStyle w:val="TableParagraph"/>
              <w:ind w:right="116"/>
              <w:jc w:val="right"/>
            </w:pPr>
            <w:r>
              <w:rPr>
                <w:w w:val="105"/>
              </w:rPr>
              <w:t>Married</w:t>
            </w:r>
          </w:p>
        </w:tc>
        <w:tc>
          <w:tcPr>
            <w:tcW w:w="1747" w:type="dxa"/>
          </w:tcPr>
          <w:p w:rsidR="00194060" w:rsidRDefault="00F75F9A">
            <w:pPr>
              <w:pStyle w:val="TableParagraph"/>
              <w:ind w:left="120"/>
            </w:pPr>
            <w:r>
              <w:t>1.07</w:t>
            </w:r>
          </w:p>
        </w:tc>
        <w:tc>
          <w:tcPr>
            <w:tcW w:w="2561" w:type="dxa"/>
          </w:tcPr>
          <w:p w:rsidR="00194060" w:rsidRDefault="00F75F9A">
            <w:pPr>
              <w:pStyle w:val="TableParagraph"/>
              <w:ind w:right="115"/>
              <w:jc w:val="right"/>
            </w:pPr>
            <w:r>
              <w:rPr>
                <w:w w:val="105"/>
              </w:rPr>
              <w:t>(1.06, 1.08)</w:t>
            </w:r>
          </w:p>
        </w:tc>
      </w:tr>
      <w:tr w:rsidR="00194060">
        <w:trPr>
          <w:trHeight w:val="270"/>
        </w:trPr>
        <w:tc>
          <w:tcPr>
            <w:tcW w:w="3689" w:type="dxa"/>
          </w:tcPr>
          <w:p w:rsidR="00194060" w:rsidRDefault="00F75F9A">
            <w:pPr>
              <w:pStyle w:val="TableParagraph"/>
              <w:ind w:right="117"/>
              <w:jc w:val="right"/>
            </w:pPr>
            <w:r>
              <w:rPr>
                <w:w w:val="110"/>
              </w:rPr>
              <w:t>Rank (Private First Class)</w:t>
            </w:r>
          </w:p>
        </w:tc>
        <w:tc>
          <w:tcPr>
            <w:tcW w:w="1747" w:type="dxa"/>
          </w:tcPr>
          <w:p w:rsidR="00194060" w:rsidRDefault="00F75F9A">
            <w:pPr>
              <w:pStyle w:val="TableParagraph"/>
              <w:ind w:left="119"/>
            </w:pPr>
            <w:r>
              <w:t>0.74</w:t>
            </w:r>
          </w:p>
        </w:tc>
        <w:tc>
          <w:tcPr>
            <w:tcW w:w="2561" w:type="dxa"/>
          </w:tcPr>
          <w:p w:rsidR="00194060" w:rsidRDefault="00F75F9A">
            <w:pPr>
              <w:pStyle w:val="TableParagraph"/>
              <w:ind w:right="116"/>
              <w:jc w:val="right"/>
            </w:pPr>
            <w:r>
              <w:rPr>
                <w:w w:val="105"/>
              </w:rPr>
              <w:t>(0.73, 0.75)</w:t>
            </w:r>
          </w:p>
        </w:tc>
      </w:tr>
      <w:tr w:rsidR="00194060">
        <w:trPr>
          <w:trHeight w:val="270"/>
        </w:trPr>
        <w:tc>
          <w:tcPr>
            <w:tcW w:w="3689" w:type="dxa"/>
          </w:tcPr>
          <w:p w:rsidR="00194060" w:rsidRDefault="00F75F9A">
            <w:pPr>
              <w:pStyle w:val="TableParagraph"/>
              <w:ind w:right="116"/>
              <w:jc w:val="right"/>
            </w:pPr>
            <w:r>
              <w:rPr>
                <w:w w:val="110"/>
              </w:rPr>
              <w:t>Rank (Corporal)</w:t>
            </w:r>
          </w:p>
        </w:tc>
        <w:tc>
          <w:tcPr>
            <w:tcW w:w="1747" w:type="dxa"/>
          </w:tcPr>
          <w:p w:rsidR="00194060" w:rsidRDefault="00F75F9A">
            <w:pPr>
              <w:pStyle w:val="TableParagraph"/>
              <w:ind w:left="120"/>
            </w:pPr>
            <w:r>
              <w:t>0.52</w:t>
            </w:r>
          </w:p>
        </w:tc>
        <w:tc>
          <w:tcPr>
            <w:tcW w:w="2561" w:type="dxa"/>
          </w:tcPr>
          <w:p w:rsidR="00194060" w:rsidRDefault="00F75F9A">
            <w:pPr>
              <w:pStyle w:val="TableParagraph"/>
              <w:ind w:right="115"/>
              <w:jc w:val="right"/>
            </w:pPr>
            <w:r>
              <w:rPr>
                <w:w w:val="105"/>
              </w:rPr>
              <w:t>(0.51, 0.53)</w:t>
            </w:r>
          </w:p>
        </w:tc>
      </w:tr>
      <w:tr w:rsidR="00194060">
        <w:trPr>
          <w:trHeight w:val="270"/>
        </w:trPr>
        <w:tc>
          <w:tcPr>
            <w:tcW w:w="3689" w:type="dxa"/>
          </w:tcPr>
          <w:p w:rsidR="00194060" w:rsidRDefault="00F75F9A">
            <w:pPr>
              <w:pStyle w:val="TableParagraph"/>
              <w:ind w:right="116"/>
              <w:jc w:val="right"/>
            </w:pPr>
            <w:r>
              <w:rPr>
                <w:w w:val="110"/>
              </w:rPr>
              <w:t>Rank (Sergeant)</w:t>
            </w:r>
          </w:p>
        </w:tc>
        <w:tc>
          <w:tcPr>
            <w:tcW w:w="1747" w:type="dxa"/>
          </w:tcPr>
          <w:p w:rsidR="00194060" w:rsidRDefault="00F75F9A">
            <w:pPr>
              <w:pStyle w:val="TableParagraph"/>
              <w:ind w:left="121"/>
            </w:pPr>
            <w:r>
              <w:t>0.33</w:t>
            </w:r>
          </w:p>
        </w:tc>
        <w:tc>
          <w:tcPr>
            <w:tcW w:w="2561" w:type="dxa"/>
          </w:tcPr>
          <w:p w:rsidR="00194060" w:rsidRDefault="00F75F9A">
            <w:pPr>
              <w:pStyle w:val="TableParagraph"/>
              <w:ind w:right="114"/>
              <w:jc w:val="right"/>
            </w:pPr>
            <w:r>
              <w:rPr>
                <w:w w:val="105"/>
              </w:rPr>
              <w:t>(0.32, 0.34)</w:t>
            </w:r>
          </w:p>
        </w:tc>
      </w:tr>
      <w:tr w:rsidR="00194060">
        <w:trPr>
          <w:trHeight w:val="270"/>
        </w:trPr>
        <w:tc>
          <w:tcPr>
            <w:tcW w:w="3689" w:type="dxa"/>
          </w:tcPr>
          <w:p w:rsidR="00194060" w:rsidRDefault="00F75F9A">
            <w:pPr>
              <w:pStyle w:val="TableParagraph"/>
              <w:ind w:right="116"/>
              <w:jc w:val="right"/>
            </w:pPr>
            <w:r>
              <w:rPr>
                <w:w w:val="110"/>
              </w:rPr>
              <w:t>Rank (Staff Sergeant)</w:t>
            </w:r>
          </w:p>
        </w:tc>
        <w:tc>
          <w:tcPr>
            <w:tcW w:w="1747" w:type="dxa"/>
          </w:tcPr>
          <w:p w:rsidR="00194060" w:rsidRDefault="00F75F9A">
            <w:pPr>
              <w:pStyle w:val="TableParagraph"/>
              <w:ind w:left="121"/>
            </w:pPr>
            <w:r>
              <w:t>0.26</w:t>
            </w:r>
          </w:p>
        </w:tc>
        <w:tc>
          <w:tcPr>
            <w:tcW w:w="2561" w:type="dxa"/>
          </w:tcPr>
          <w:p w:rsidR="00194060" w:rsidRDefault="00F75F9A">
            <w:pPr>
              <w:pStyle w:val="TableParagraph"/>
              <w:ind w:right="114"/>
              <w:jc w:val="right"/>
            </w:pPr>
            <w:r>
              <w:rPr>
                <w:w w:val="105"/>
              </w:rPr>
              <w:t>(0.23, 0.29)</w:t>
            </w:r>
          </w:p>
        </w:tc>
      </w:tr>
      <w:tr w:rsidR="00194060">
        <w:trPr>
          <w:trHeight w:val="270"/>
        </w:trPr>
        <w:tc>
          <w:tcPr>
            <w:tcW w:w="3689" w:type="dxa"/>
          </w:tcPr>
          <w:p w:rsidR="00194060" w:rsidRDefault="00F75F9A">
            <w:pPr>
              <w:pStyle w:val="TableParagraph"/>
              <w:ind w:right="116"/>
              <w:jc w:val="right"/>
            </w:pPr>
            <w:r>
              <w:rPr>
                <w:w w:val="105"/>
              </w:rPr>
              <w:t>AFQT score percentile</w:t>
            </w:r>
          </w:p>
        </w:tc>
        <w:tc>
          <w:tcPr>
            <w:tcW w:w="1747" w:type="dxa"/>
          </w:tcPr>
          <w:p w:rsidR="00194060" w:rsidRDefault="00F75F9A">
            <w:pPr>
              <w:pStyle w:val="TableParagraph"/>
              <w:ind w:left="120"/>
            </w:pPr>
            <w:r>
              <w:t>1.00</w:t>
            </w:r>
          </w:p>
        </w:tc>
        <w:tc>
          <w:tcPr>
            <w:tcW w:w="2561" w:type="dxa"/>
          </w:tcPr>
          <w:p w:rsidR="00194060" w:rsidRDefault="00F75F9A">
            <w:pPr>
              <w:pStyle w:val="TableParagraph"/>
              <w:ind w:right="115"/>
              <w:jc w:val="right"/>
            </w:pPr>
            <w:r>
              <w:rPr>
                <w:w w:val="105"/>
              </w:rPr>
              <w:t>(0.99, 1.01)</w:t>
            </w:r>
          </w:p>
        </w:tc>
      </w:tr>
      <w:tr w:rsidR="00194060">
        <w:trPr>
          <w:trHeight w:val="270"/>
        </w:trPr>
        <w:tc>
          <w:tcPr>
            <w:tcW w:w="3689" w:type="dxa"/>
          </w:tcPr>
          <w:p w:rsidR="00194060" w:rsidRDefault="00F75F9A">
            <w:pPr>
              <w:pStyle w:val="TableParagraph"/>
              <w:ind w:right="116"/>
              <w:jc w:val="right"/>
            </w:pPr>
            <w:r>
              <w:rPr>
                <w:w w:val="105"/>
              </w:rPr>
              <w:t>Number of deployments</w:t>
            </w:r>
          </w:p>
        </w:tc>
        <w:tc>
          <w:tcPr>
            <w:tcW w:w="1747" w:type="dxa"/>
          </w:tcPr>
          <w:p w:rsidR="00194060" w:rsidRDefault="00F75F9A">
            <w:pPr>
              <w:pStyle w:val="TableParagraph"/>
              <w:ind w:left="120"/>
            </w:pPr>
            <w:r>
              <w:t>0.95</w:t>
            </w:r>
          </w:p>
        </w:tc>
        <w:tc>
          <w:tcPr>
            <w:tcW w:w="2561" w:type="dxa"/>
          </w:tcPr>
          <w:p w:rsidR="00194060" w:rsidRDefault="00F75F9A">
            <w:pPr>
              <w:pStyle w:val="TableParagraph"/>
              <w:ind w:right="115"/>
              <w:jc w:val="right"/>
            </w:pPr>
            <w:r>
              <w:rPr>
                <w:w w:val="105"/>
              </w:rPr>
              <w:t>(0.94, 0.95)</w:t>
            </w:r>
          </w:p>
        </w:tc>
      </w:tr>
      <w:tr w:rsidR="00194060">
        <w:trPr>
          <w:trHeight w:val="270"/>
        </w:trPr>
        <w:tc>
          <w:tcPr>
            <w:tcW w:w="3689" w:type="dxa"/>
          </w:tcPr>
          <w:p w:rsidR="00194060" w:rsidRDefault="00F75F9A">
            <w:pPr>
              <w:pStyle w:val="TableParagraph"/>
              <w:ind w:right="116"/>
              <w:jc w:val="right"/>
            </w:pPr>
            <w:r>
              <w:rPr>
                <w:w w:val="105"/>
              </w:rPr>
              <w:t>Days deployed</w:t>
            </w:r>
          </w:p>
        </w:tc>
        <w:tc>
          <w:tcPr>
            <w:tcW w:w="1747" w:type="dxa"/>
          </w:tcPr>
          <w:p w:rsidR="00194060" w:rsidRDefault="00F75F9A">
            <w:pPr>
              <w:pStyle w:val="TableParagraph"/>
              <w:ind w:left="120"/>
            </w:pPr>
            <w:r>
              <w:t>1.00</w:t>
            </w:r>
          </w:p>
        </w:tc>
        <w:tc>
          <w:tcPr>
            <w:tcW w:w="2561" w:type="dxa"/>
          </w:tcPr>
          <w:p w:rsidR="00194060" w:rsidRDefault="00F75F9A">
            <w:pPr>
              <w:pStyle w:val="TableParagraph"/>
              <w:ind w:right="115"/>
              <w:jc w:val="right"/>
            </w:pPr>
            <w:r>
              <w:rPr>
                <w:w w:val="105"/>
              </w:rPr>
              <w:t>(1.00, 1.00)</w:t>
            </w:r>
          </w:p>
        </w:tc>
      </w:tr>
      <w:tr w:rsidR="00194060">
        <w:trPr>
          <w:trHeight w:val="270"/>
        </w:trPr>
        <w:tc>
          <w:tcPr>
            <w:tcW w:w="3689" w:type="dxa"/>
          </w:tcPr>
          <w:p w:rsidR="00194060" w:rsidRDefault="00F75F9A">
            <w:pPr>
              <w:pStyle w:val="TableParagraph"/>
              <w:ind w:right="118"/>
              <w:jc w:val="right"/>
            </w:pPr>
            <w:r>
              <w:rPr>
                <w:w w:val="110"/>
              </w:rPr>
              <w:t>Army Physical Fitness Test (Failed)</w:t>
            </w:r>
          </w:p>
        </w:tc>
        <w:tc>
          <w:tcPr>
            <w:tcW w:w="1747" w:type="dxa"/>
          </w:tcPr>
          <w:p w:rsidR="00194060" w:rsidRDefault="00F75F9A">
            <w:pPr>
              <w:pStyle w:val="TableParagraph"/>
              <w:ind w:left="120"/>
            </w:pPr>
            <w:r>
              <w:t>0.98</w:t>
            </w:r>
          </w:p>
        </w:tc>
        <w:tc>
          <w:tcPr>
            <w:tcW w:w="2561" w:type="dxa"/>
          </w:tcPr>
          <w:p w:rsidR="00194060" w:rsidRDefault="00F75F9A">
            <w:pPr>
              <w:pStyle w:val="TableParagraph"/>
              <w:ind w:right="115"/>
              <w:jc w:val="right"/>
            </w:pPr>
            <w:r>
              <w:rPr>
                <w:w w:val="105"/>
              </w:rPr>
              <w:t>(0.88, 0.91)</w:t>
            </w:r>
          </w:p>
        </w:tc>
      </w:tr>
      <w:tr w:rsidR="00194060">
        <w:trPr>
          <w:trHeight w:val="270"/>
        </w:trPr>
        <w:tc>
          <w:tcPr>
            <w:tcW w:w="3689" w:type="dxa"/>
          </w:tcPr>
          <w:p w:rsidR="00194060" w:rsidRDefault="00F75F9A">
            <w:pPr>
              <w:pStyle w:val="TableParagraph"/>
              <w:ind w:right="118"/>
              <w:jc w:val="right"/>
            </w:pPr>
            <w:r>
              <w:rPr>
                <w:w w:val="105"/>
              </w:rPr>
              <w:t>Body Composition Test (Failed)</w:t>
            </w:r>
          </w:p>
        </w:tc>
        <w:tc>
          <w:tcPr>
            <w:tcW w:w="1747" w:type="dxa"/>
          </w:tcPr>
          <w:p w:rsidR="00194060" w:rsidRDefault="00F75F9A">
            <w:pPr>
              <w:pStyle w:val="TableParagraph"/>
              <w:ind w:left="118"/>
            </w:pPr>
            <w:r>
              <w:t>1.17</w:t>
            </w:r>
          </w:p>
        </w:tc>
        <w:tc>
          <w:tcPr>
            <w:tcW w:w="2561" w:type="dxa"/>
          </w:tcPr>
          <w:p w:rsidR="00194060" w:rsidRDefault="00F75F9A">
            <w:pPr>
              <w:pStyle w:val="TableParagraph"/>
              <w:ind w:right="116"/>
              <w:jc w:val="right"/>
            </w:pPr>
            <w:r>
              <w:rPr>
                <w:w w:val="105"/>
              </w:rPr>
              <w:t>(1.15, 1.20)</w:t>
            </w:r>
          </w:p>
        </w:tc>
      </w:tr>
      <w:tr w:rsidR="00194060">
        <w:trPr>
          <w:trHeight w:val="270"/>
        </w:trPr>
        <w:tc>
          <w:tcPr>
            <w:tcW w:w="3689" w:type="dxa"/>
          </w:tcPr>
          <w:p w:rsidR="00194060" w:rsidRDefault="00F75F9A">
            <w:pPr>
              <w:pStyle w:val="TableParagraph"/>
              <w:ind w:right="116"/>
              <w:jc w:val="right"/>
            </w:pPr>
            <w:r>
              <w:rPr>
                <w:w w:val="110"/>
              </w:rPr>
              <w:t>Court Martial</w:t>
            </w:r>
          </w:p>
        </w:tc>
        <w:tc>
          <w:tcPr>
            <w:tcW w:w="1747" w:type="dxa"/>
          </w:tcPr>
          <w:p w:rsidR="00194060" w:rsidRDefault="00F75F9A">
            <w:pPr>
              <w:pStyle w:val="TableParagraph"/>
              <w:ind w:left="120"/>
            </w:pPr>
            <w:r>
              <w:t>1.60</w:t>
            </w:r>
          </w:p>
        </w:tc>
        <w:tc>
          <w:tcPr>
            <w:tcW w:w="2561" w:type="dxa"/>
          </w:tcPr>
          <w:p w:rsidR="00194060" w:rsidRDefault="00F75F9A">
            <w:pPr>
              <w:pStyle w:val="TableParagraph"/>
              <w:ind w:right="115"/>
              <w:jc w:val="right"/>
            </w:pPr>
            <w:r>
              <w:rPr>
                <w:w w:val="105"/>
              </w:rPr>
              <w:t>(1.51, 1.69)</w:t>
            </w:r>
          </w:p>
        </w:tc>
      </w:tr>
      <w:tr w:rsidR="00194060">
        <w:trPr>
          <w:trHeight w:val="270"/>
        </w:trPr>
        <w:tc>
          <w:tcPr>
            <w:tcW w:w="3689" w:type="dxa"/>
          </w:tcPr>
          <w:p w:rsidR="00194060" w:rsidRDefault="00F75F9A">
            <w:pPr>
              <w:pStyle w:val="TableParagraph"/>
              <w:ind w:right="117"/>
              <w:jc w:val="right"/>
            </w:pPr>
            <w:r>
              <w:rPr>
                <w:w w:val="105"/>
              </w:rPr>
              <w:t>Article 15 Proceedings</w:t>
            </w:r>
          </w:p>
        </w:tc>
        <w:tc>
          <w:tcPr>
            <w:tcW w:w="1747" w:type="dxa"/>
          </w:tcPr>
          <w:p w:rsidR="00194060" w:rsidRDefault="00F75F9A">
            <w:pPr>
              <w:pStyle w:val="TableParagraph"/>
              <w:ind w:left="120"/>
            </w:pPr>
            <w:r>
              <w:t>1.50</w:t>
            </w:r>
          </w:p>
        </w:tc>
        <w:tc>
          <w:tcPr>
            <w:tcW w:w="2561" w:type="dxa"/>
          </w:tcPr>
          <w:p w:rsidR="00194060" w:rsidRDefault="00F75F9A">
            <w:pPr>
              <w:pStyle w:val="TableParagraph"/>
              <w:ind w:right="115"/>
              <w:jc w:val="right"/>
            </w:pPr>
            <w:r>
              <w:rPr>
                <w:w w:val="105"/>
              </w:rPr>
              <w:t>(1.39, 1.61)</w:t>
            </w:r>
          </w:p>
        </w:tc>
      </w:tr>
      <w:tr w:rsidR="00194060">
        <w:trPr>
          <w:trHeight w:val="270"/>
        </w:trPr>
        <w:tc>
          <w:tcPr>
            <w:tcW w:w="3689" w:type="dxa"/>
          </w:tcPr>
          <w:p w:rsidR="00194060" w:rsidRDefault="00F75F9A">
            <w:pPr>
              <w:pStyle w:val="TableParagraph"/>
              <w:ind w:right="118"/>
              <w:jc w:val="right"/>
            </w:pPr>
            <w:r>
              <w:rPr>
                <w:w w:val="105"/>
              </w:rPr>
              <w:t>Letter of Reprimand</w:t>
            </w:r>
          </w:p>
        </w:tc>
        <w:tc>
          <w:tcPr>
            <w:tcW w:w="1747" w:type="dxa"/>
          </w:tcPr>
          <w:p w:rsidR="00194060" w:rsidRDefault="00F75F9A">
            <w:pPr>
              <w:pStyle w:val="TableParagraph"/>
              <w:ind w:left="118"/>
            </w:pPr>
            <w:r>
              <w:t>1.27</w:t>
            </w:r>
          </w:p>
        </w:tc>
        <w:tc>
          <w:tcPr>
            <w:tcW w:w="2561" w:type="dxa"/>
          </w:tcPr>
          <w:p w:rsidR="00194060" w:rsidRDefault="00F75F9A">
            <w:pPr>
              <w:pStyle w:val="TableParagraph"/>
              <w:ind w:right="116"/>
              <w:jc w:val="right"/>
            </w:pPr>
            <w:r>
              <w:rPr>
                <w:w w:val="105"/>
              </w:rPr>
              <w:t>(1.22, 1.32)</w:t>
            </w:r>
          </w:p>
        </w:tc>
      </w:tr>
      <w:tr w:rsidR="00194060">
        <w:trPr>
          <w:trHeight w:val="270"/>
        </w:trPr>
        <w:tc>
          <w:tcPr>
            <w:tcW w:w="3689" w:type="dxa"/>
            <w:tcBorders>
              <w:bottom w:val="single" w:sz="4" w:space="0" w:color="000000"/>
            </w:tcBorders>
          </w:tcPr>
          <w:p w:rsidR="00194060" w:rsidRDefault="00F75F9A">
            <w:pPr>
              <w:pStyle w:val="TableParagraph"/>
              <w:ind w:right="117"/>
              <w:jc w:val="right"/>
            </w:pPr>
            <w:r>
              <w:t>Length of Service</w:t>
            </w:r>
          </w:p>
        </w:tc>
        <w:tc>
          <w:tcPr>
            <w:tcW w:w="1747" w:type="dxa"/>
            <w:tcBorders>
              <w:bottom w:val="single" w:sz="4" w:space="0" w:color="000000"/>
            </w:tcBorders>
          </w:tcPr>
          <w:p w:rsidR="00194060" w:rsidRDefault="00F75F9A">
            <w:pPr>
              <w:pStyle w:val="TableParagraph"/>
              <w:ind w:left="119"/>
            </w:pPr>
            <w:r>
              <w:t>0.33</w:t>
            </w:r>
          </w:p>
        </w:tc>
        <w:tc>
          <w:tcPr>
            <w:tcW w:w="2561" w:type="dxa"/>
            <w:tcBorders>
              <w:bottom w:val="single" w:sz="4" w:space="0" w:color="000000"/>
            </w:tcBorders>
          </w:tcPr>
          <w:p w:rsidR="00194060" w:rsidRDefault="00F75F9A">
            <w:pPr>
              <w:pStyle w:val="TableParagraph"/>
              <w:ind w:right="115"/>
              <w:jc w:val="right"/>
            </w:pPr>
            <w:r>
              <w:rPr>
                <w:w w:val="105"/>
              </w:rPr>
              <w:t>(0.32, 0.33)</w:t>
            </w:r>
          </w:p>
        </w:tc>
      </w:tr>
    </w:tbl>
    <w:p w:rsidR="00194060" w:rsidRDefault="00194060">
      <w:pPr>
        <w:jc w:val="right"/>
        <w:sectPr w:rsidR="00194060">
          <w:pgSz w:w="12240" w:h="15840"/>
          <w:pgMar w:top="1500" w:right="0" w:bottom="1600" w:left="1320" w:header="0" w:footer="1404" w:gutter="0"/>
          <w:cols w:space="720"/>
        </w:sectPr>
      </w:pPr>
    </w:p>
    <w:p w:rsidR="00194060" w:rsidRDefault="00F75F9A">
      <w:pPr>
        <w:pStyle w:val="Heading1"/>
        <w:numPr>
          <w:ilvl w:val="0"/>
          <w:numId w:val="5"/>
        </w:numPr>
        <w:tabs>
          <w:tab w:val="left" w:pos="604"/>
          <w:tab w:val="left" w:pos="605"/>
        </w:tabs>
        <w:ind w:hanging="484"/>
      </w:pPr>
      <w:bookmarkStart w:id="11" w:name="_TOC_250002"/>
      <w:bookmarkEnd w:id="11"/>
      <w:r>
        <w:rPr>
          <w:w w:val="115"/>
        </w:rPr>
        <w:lastRenderedPageBreak/>
        <w:t>Discussion</w:t>
      </w:r>
    </w:p>
    <w:p w:rsidR="00194060" w:rsidRDefault="00194060">
      <w:pPr>
        <w:pStyle w:val="BodyText"/>
        <w:spacing w:before="3"/>
        <w:rPr>
          <w:b/>
          <w:sz w:val="24"/>
        </w:rPr>
      </w:pPr>
    </w:p>
    <w:p w:rsidR="00194060" w:rsidRDefault="00F75F9A">
      <w:pPr>
        <w:pStyle w:val="BodyText"/>
        <w:spacing w:line="312" w:lineRule="auto"/>
        <w:ind w:left="120" w:right="1437"/>
        <w:jc w:val="both"/>
      </w:pPr>
      <w:r>
        <w:rPr>
          <w:w w:val="110"/>
        </w:rPr>
        <w:t>This</w:t>
      </w:r>
      <w:r>
        <w:rPr>
          <w:spacing w:val="-25"/>
          <w:w w:val="110"/>
        </w:rPr>
        <w:t xml:space="preserve"> </w:t>
      </w:r>
      <w:r>
        <w:rPr>
          <w:w w:val="110"/>
        </w:rPr>
        <w:t>initial</w:t>
      </w:r>
      <w:r>
        <w:rPr>
          <w:spacing w:val="-25"/>
          <w:w w:val="110"/>
        </w:rPr>
        <w:t xml:space="preserve"> </w:t>
      </w:r>
      <w:r>
        <w:rPr>
          <w:w w:val="110"/>
        </w:rPr>
        <w:t>project</w:t>
      </w:r>
      <w:r>
        <w:rPr>
          <w:spacing w:val="-25"/>
          <w:w w:val="110"/>
        </w:rPr>
        <w:t xml:space="preserve"> </w:t>
      </w:r>
      <w:r>
        <w:rPr>
          <w:w w:val="110"/>
        </w:rPr>
        <w:t>has</w:t>
      </w:r>
      <w:r>
        <w:rPr>
          <w:spacing w:val="-24"/>
          <w:w w:val="110"/>
        </w:rPr>
        <w:t xml:space="preserve"> </w:t>
      </w:r>
      <w:r>
        <w:rPr>
          <w:w w:val="110"/>
        </w:rPr>
        <w:t>laid</w:t>
      </w:r>
      <w:r>
        <w:rPr>
          <w:spacing w:val="-24"/>
          <w:w w:val="110"/>
        </w:rPr>
        <w:t xml:space="preserve"> </w:t>
      </w:r>
      <w:r>
        <w:rPr>
          <w:w w:val="110"/>
        </w:rPr>
        <w:t>important</w:t>
      </w:r>
      <w:r>
        <w:rPr>
          <w:spacing w:val="-24"/>
          <w:w w:val="110"/>
        </w:rPr>
        <w:t xml:space="preserve"> </w:t>
      </w:r>
      <w:r>
        <w:rPr>
          <w:w w:val="110"/>
        </w:rPr>
        <w:t>groundwork</w:t>
      </w:r>
      <w:r>
        <w:rPr>
          <w:spacing w:val="-25"/>
          <w:w w:val="110"/>
        </w:rPr>
        <w:t xml:space="preserve"> </w:t>
      </w:r>
      <w:r>
        <w:rPr>
          <w:w w:val="110"/>
        </w:rPr>
        <w:t>for</w:t>
      </w:r>
      <w:r>
        <w:rPr>
          <w:spacing w:val="-24"/>
          <w:w w:val="110"/>
        </w:rPr>
        <w:t xml:space="preserve"> </w:t>
      </w:r>
      <w:r>
        <w:rPr>
          <w:w w:val="110"/>
        </w:rPr>
        <w:t>understanding</w:t>
      </w:r>
      <w:r>
        <w:rPr>
          <w:spacing w:val="-24"/>
          <w:w w:val="110"/>
        </w:rPr>
        <w:t xml:space="preserve"> </w:t>
      </w:r>
      <w:r>
        <w:rPr>
          <w:w w:val="110"/>
        </w:rPr>
        <w:t>soldier</w:t>
      </w:r>
      <w:r>
        <w:rPr>
          <w:spacing w:val="-25"/>
          <w:w w:val="110"/>
        </w:rPr>
        <w:t xml:space="preserve"> </w:t>
      </w:r>
      <w:r>
        <w:rPr>
          <w:w w:val="110"/>
        </w:rPr>
        <w:t>behavior</w:t>
      </w:r>
      <w:r>
        <w:rPr>
          <w:spacing w:val="-24"/>
          <w:w w:val="110"/>
        </w:rPr>
        <w:t xml:space="preserve"> </w:t>
      </w:r>
      <w:r>
        <w:rPr>
          <w:spacing w:val="-3"/>
          <w:w w:val="110"/>
        </w:rPr>
        <w:t>by</w:t>
      </w:r>
      <w:r>
        <w:rPr>
          <w:spacing w:val="-24"/>
          <w:w w:val="110"/>
        </w:rPr>
        <w:t xml:space="preserve"> </w:t>
      </w:r>
      <w:r>
        <w:rPr>
          <w:w w:val="110"/>
        </w:rPr>
        <w:t>amassing</w:t>
      </w:r>
      <w:r>
        <w:rPr>
          <w:spacing w:val="-25"/>
          <w:w w:val="110"/>
        </w:rPr>
        <w:t xml:space="preserve"> </w:t>
      </w:r>
      <w:r>
        <w:rPr>
          <w:w w:val="110"/>
        </w:rPr>
        <w:t xml:space="preserve">a </w:t>
      </w:r>
      <w:r>
        <w:rPr>
          <w:spacing w:val="-4"/>
          <w:w w:val="110"/>
        </w:rPr>
        <w:t>vast</w:t>
      </w:r>
      <w:r>
        <w:rPr>
          <w:spacing w:val="-32"/>
          <w:w w:val="110"/>
        </w:rPr>
        <w:t xml:space="preserve"> </w:t>
      </w:r>
      <w:r>
        <w:rPr>
          <w:w w:val="110"/>
        </w:rPr>
        <w:t>collection</w:t>
      </w:r>
      <w:r>
        <w:rPr>
          <w:spacing w:val="-31"/>
          <w:w w:val="110"/>
        </w:rPr>
        <w:t xml:space="preserve"> </w:t>
      </w:r>
      <w:r>
        <w:rPr>
          <w:w w:val="110"/>
        </w:rPr>
        <w:t>of</w:t>
      </w:r>
      <w:r>
        <w:rPr>
          <w:spacing w:val="-31"/>
          <w:w w:val="110"/>
        </w:rPr>
        <w:t xml:space="preserve"> </w:t>
      </w:r>
      <w:r>
        <w:rPr>
          <w:w w:val="110"/>
        </w:rPr>
        <w:t>DoD</w:t>
      </w:r>
      <w:r>
        <w:rPr>
          <w:spacing w:val="-32"/>
          <w:w w:val="110"/>
        </w:rPr>
        <w:t xml:space="preserve"> </w:t>
      </w:r>
      <w:r>
        <w:rPr>
          <w:w w:val="110"/>
        </w:rPr>
        <w:t>and</w:t>
      </w:r>
      <w:r>
        <w:rPr>
          <w:spacing w:val="-31"/>
          <w:w w:val="110"/>
        </w:rPr>
        <w:t xml:space="preserve"> </w:t>
      </w:r>
      <w:r>
        <w:rPr>
          <w:w w:val="110"/>
        </w:rPr>
        <w:t>open</w:t>
      </w:r>
      <w:r>
        <w:rPr>
          <w:spacing w:val="-31"/>
          <w:w w:val="110"/>
        </w:rPr>
        <w:t xml:space="preserve"> </w:t>
      </w:r>
      <w:r>
        <w:rPr>
          <w:w w:val="110"/>
        </w:rPr>
        <w:t>data</w:t>
      </w:r>
      <w:r>
        <w:rPr>
          <w:spacing w:val="-31"/>
          <w:w w:val="110"/>
        </w:rPr>
        <w:t xml:space="preserve"> </w:t>
      </w:r>
      <w:r>
        <w:rPr>
          <w:w w:val="110"/>
        </w:rPr>
        <w:t>sources</w:t>
      </w:r>
      <w:r>
        <w:rPr>
          <w:spacing w:val="-32"/>
          <w:w w:val="110"/>
        </w:rPr>
        <w:t xml:space="preserve"> </w:t>
      </w:r>
      <w:r>
        <w:rPr>
          <w:w w:val="110"/>
        </w:rPr>
        <w:t>covering</w:t>
      </w:r>
      <w:r>
        <w:rPr>
          <w:spacing w:val="-30"/>
          <w:w w:val="110"/>
        </w:rPr>
        <w:t xml:space="preserve"> </w:t>
      </w:r>
      <w:r>
        <w:rPr>
          <w:w w:val="110"/>
        </w:rPr>
        <w:t>a</w:t>
      </w:r>
      <w:r>
        <w:rPr>
          <w:spacing w:val="-32"/>
          <w:w w:val="110"/>
        </w:rPr>
        <w:t xml:space="preserve"> </w:t>
      </w:r>
      <w:r>
        <w:rPr>
          <w:w w:val="110"/>
        </w:rPr>
        <w:t>15</w:t>
      </w:r>
      <w:r>
        <w:rPr>
          <w:spacing w:val="-31"/>
          <w:w w:val="110"/>
        </w:rPr>
        <w:t xml:space="preserve"> </w:t>
      </w:r>
      <w:r>
        <w:rPr>
          <w:w w:val="110"/>
        </w:rPr>
        <w:t>year</w:t>
      </w:r>
      <w:r>
        <w:rPr>
          <w:spacing w:val="-31"/>
          <w:w w:val="110"/>
        </w:rPr>
        <w:t xml:space="preserve"> </w:t>
      </w:r>
      <w:r>
        <w:rPr>
          <w:w w:val="110"/>
        </w:rPr>
        <w:t>period</w:t>
      </w:r>
      <w:r>
        <w:rPr>
          <w:spacing w:val="-31"/>
          <w:w w:val="110"/>
        </w:rPr>
        <w:t xml:space="preserve"> </w:t>
      </w:r>
      <w:r>
        <w:rPr>
          <w:w w:val="110"/>
        </w:rPr>
        <w:t>(2001-2015).</w:t>
      </w:r>
      <w:r>
        <w:rPr>
          <w:spacing w:val="-9"/>
          <w:w w:val="110"/>
        </w:rPr>
        <w:t xml:space="preserve"> </w:t>
      </w:r>
      <w:r>
        <w:rPr>
          <w:w w:val="110"/>
        </w:rPr>
        <w:t>In</w:t>
      </w:r>
      <w:r>
        <w:rPr>
          <w:spacing w:val="-31"/>
          <w:w w:val="110"/>
        </w:rPr>
        <w:t xml:space="preserve"> </w:t>
      </w:r>
      <w:r>
        <w:rPr>
          <w:w w:val="110"/>
        </w:rPr>
        <w:t>addition,</w:t>
      </w:r>
      <w:r>
        <w:rPr>
          <w:spacing w:val="-28"/>
          <w:w w:val="110"/>
        </w:rPr>
        <w:t xml:space="preserve"> </w:t>
      </w:r>
      <w:r>
        <w:rPr>
          <w:w w:val="110"/>
        </w:rPr>
        <w:t>this effort</w:t>
      </w:r>
      <w:r>
        <w:rPr>
          <w:spacing w:val="-26"/>
          <w:w w:val="110"/>
        </w:rPr>
        <w:t xml:space="preserve"> </w:t>
      </w:r>
      <w:r>
        <w:rPr>
          <w:w w:val="110"/>
        </w:rPr>
        <w:t>has</w:t>
      </w:r>
      <w:r>
        <w:rPr>
          <w:spacing w:val="-25"/>
          <w:w w:val="110"/>
        </w:rPr>
        <w:t xml:space="preserve"> </w:t>
      </w:r>
      <w:r>
        <w:rPr>
          <w:w w:val="110"/>
        </w:rPr>
        <w:t>also</w:t>
      </w:r>
      <w:r>
        <w:rPr>
          <w:spacing w:val="-26"/>
          <w:w w:val="110"/>
        </w:rPr>
        <w:t xml:space="preserve"> </w:t>
      </w:r>
      <w:r>
        <w:rPr>
          <w:w w:val="110"/>
        </w:rPr>
        <w:t>been</w:t>
      </w:r>
      <w:r>
        <w:rPr>
          <w:spacing w:val="-26"/>
          <w:w w:val="110"/>
        </w:rPr>
        <w:t xml:space="preserve"> </w:t>
      </w:r>
      <w:r>
        <w:rPr>
          <w:w w:val="110"/>
        </w:rPr>
        <w:t>instrumental</w:t>
      </w:r>
      <w:r>
        <w:rPr>
          <w:spacing w:val="-25"/>
          <w:w w:val="110"/>
        </w:rPr>
        <w:t xml:space="preserve"> </w:t>
      </w:r>
      <w:r>
        <w:rPr>
          <w:w w:val="110"/>
        </w:rPr>
        <w:t>in</w:t>
      </w:r>
      <w:r>
        <w:rPr>
          <w:spacing w:val="-26"/>
          <w:w w:val="110"/>
        </w:rPr>
        <w:t xml:space="preserve"> </w:t>
      </w:r>
      <w:r>
        <w:rPr>
          <w:w w:val="110"/>
        </w:rPr>
        <w:t>developing</w:t>
      </w:r>
      <w:r>
        <w:rPr>
          <w:spacing w:val="-25"/>
          <w:w w:val="110"/>
        </w:rPr>
        <w:t xml:space="preserve"> </w:t>
      </w:r>
      <w:r>
        <w:rPr>
          <w:w w:val="110"/>
        </w:rPr>
        <w:t>a</w:t>
      </w:r>
      <w:r>
        <w:rPr>
          <w:spacing w:val="-26"/>
          <w:w w:val="110"/>
        </w:rPr>
        <w:t xml:space="preserve"> </w:t>
      </w:r>
      <w:r>
        <w:rPr>
          <w:w w:val="110"/>
        </w:rPr>
        <w:t>Bayesian</w:t>
      </w:r>
      <w:r>
        <w:rPr>
          <w:spacing w:val="-25"/>
          <w:w w:val="110"/>
        </w:rPr>
        <w:t xml:space="preserve"> </w:t>
      </w:r>
      <w:r>
        <w:rPr>
          <w:w w:val="110"/>
        </w:rPr>
        <w:t>analysis</w:t>
      </w:r>
      <w:r>
        <w:rPr>
          <w:spacing w:val="-26"/>
          <w:w w:val="110"/>
        </w:rPr>
        <w:t xml:space="preserve"> </w:t>
      </w:r>
      <w:r>
        <w:rPr>
          <w:w w:val="110"/>
        </w:rPr>
        <w:t>approach</w:t>
      </w:r>
      <w:r>
        <w:rPr>
          <w:spacing w:val="-25"/>
          <w:w w:val="110"/>
        </w:rPr>
        <w:t xml:space="preserve"> </w:t>
      </w:r>
      <w:r>
        <w:rPr>
          <w:w w:val="110"/>
        </w:rPr>
        <w:t>suitable</w:t>
      </w:r>
      <w:r>
        <w:rPr>
          <w:spacing w:val="-26"/>
          <w:w w:val="110"/>
        </w:rPr>
        <w:t xml:space="preserve"> </w:t>
      </w:r>
      <w:r>
        <w:rPr>
          <w:w w:val="110"/>
        </w:rPr>
        <w:t>for</w:t>
      </w:r>
      <w:r>
        <w:rPr>
          <w:spacing w:val="-25"/>
          <w:w w:val="110"/>
        </w:rPr>
        <w:t xml:space="preserve"> </w:t>
      </w:r>
      <w:r>
        <w:rPr>
          <w:w w:val="110"/>
        </w:rPr>
        <w:t xml:space="preserve">leveraging this volume and </w:t>
      </w:r>
      <w:r>
        <w:rPr>
          <w:spacing w:val="-3"/>
          <w:w w:val="110"/>
        </w:rPr>
        <w:t xml:space="preserve">variety </w:t>
      </w:r>
      <w:r>
        <w:rPr>
          <w:w w:val="110"/>
        </w:rPr>
        <w:t>of data to shed new light on a long-studied problem:</w:t>
      </w:r>
      <w:r>
        <w:rPr>
          <w:spacing w:val="48"/>
          <w:w w:val="110"/>
        </w:rPr>
        <w:t xml:space="preserve"> </w:t>
      </w:r>
      <w:r>
        <w:rPr>
          <w:w w:val="110"/>
        </w:rPr>
        <w:t>attrition.</w:t>
      </w:r>
    </w:p>
    <w:p w:rsidR="00194060" w:rsidRDefault="00F75F9A">
      <w:pPr>
        <w:pStyle w:val="BodyText"/>
        <w:spacing w:line="312" w:lineRule="auto"/>
        <w:ind w:left="120" w:right="1435" w:firstLine="338"/>
        <w:jc w:val="both"/>
      </w:pPr>
      <w:r>
        <w:rPr>
          <w:w w:val="105"/>
        </w:rPr>
        <w:t xml:space="preserve">The effort required to put this in place </w:t>
      </w:r>
      <w:r>
        <w:rPr>
          <w:spacing w:val="-3"/>
          <w:w w:val="105"/>
        </w:rPr>
        <w:t xml:space="preserve">was </w:t>
      </w:r>
      <w:r>
        <w:rPr>
          <w:w w:val="105"/>
        </w:rPr>
        <w:t>substantial. It required searching out new data  sources and coordinating with the Army Analytics Group’s Research Facilitation Lab to streamline numerous processes (e.g.  accessing the person data environment (PDE), ingesting new data into   the</w:t>
      </w:r>
      <w:r>
        <w:rPr>
          <w:spacing w:val="19"/>
          <w:w w:val="105"/>
        </w:rPr>
        <w:t xml:space="preserve"> </w:t>
      </w:r>
      <w:r>
        <w:rPr>
          <w:w w:val="105"/>
        </w:rPr>
        <w:t>PDE,</w:t>
      </w:r>
      <w:r>
        <w:rPr>
          <w:spacing w:val="21"/>
          <w:w w:val="105"/>
        </w:rPr>
        <w:t xml:space="preserve"> </w:t>
      </w:r>
      <w:r>
        <w:rPr>
          <w:spacing w:val="-3"/>
          <w:w w:val="105"/>
        </w:rPr>
        <w:t>approval</w:t>
      </w:r>
      <w:r>
        <w:rPr>
          <w:spacing w:val="19"/>
          <w:w w:val="105"/>
        </w:rPr>
        <w:t xml:space="preserve"> </w:t>
      </w:r>
      <w:r>
        <w:rPr>
          <w:w w:val="105"/>
        </w:rPr>
        <w:t>processes,</w:t>
      </w:r>
      <w:r>
        <w:rPr>
          <w:spacing w:val="20"/>
          <w:w w:val="105"/>
        </w:rPr>
        <w:t xml:space="preserve"> </w:t>
      </w:r>
      <w:r>
        <w:rPr>
          <w:w w:val="105"/>
        </w:rPr>
        <w:t>adding</w:t>
      </w:r>
      <w:r>
        <w:rPr>
          <w:spacing w:val="20"/>
          <w:w w:val="105"/>
        </w:rPr>
        <w:t xml:space="preserve"> </w:t>
      </w:r>
      <w:r>
        <w:rPr>
          <w:w w:val="105"/>
        </w:rPr>
        <w:t>software).</w:t>
      </w:r>
      <w:r>
        <w:rPr>
          <w:spacing w:val="46"/>
          <w:w w:val="105"/>
        </w:rPr>
        <w:t xml:space="preserve"> </w:t>
      </w:r>
      <w:r>
        <w:rPr>
          <w:w w:val="105"/>
        </w:rPr>
        <w:t>See</w:t>
      </w:r>
      <w:r>
        <w:rPr>
          <w:spacing w:val="20"/>
          <w:w w:val="105"/>
        </w:rPr>
        <w:t xml:space="preserve"> </w:t>
      </w:r>
      <w:r>
        <w:rPr>
          <w:w w:val="105"/>
        </w:rPr>
        <w:t>Appendix</w:t>
      </w:r>
      <w:r>
        <w:rPr>
          <w:spacing w:val="19"/>
          <w:w w:val="105"/>
        </w:rPr>
        <w:t xml:space="preserve"> </w:t>
      </w:r>
      <w:r>
        <w:rPr>
          <w:w w:val="105"/>
        </w:rPr>
        <w:t>A</w:t>
      </w:r>
      <w:r>
        <w:rPr>
          <w:spacing w:val="20"/>
          <w:w w:val="105"/>
        </w:rPr>
        <w:t xml:space="preserve"> </w:t>
      </w:r>
      <w:r>
        <w:rPr>
          <w:w w:val="105"/>
        </w:rPr>
        <w:t>of</w:t>
      </w:r>
      <w:r>
        <w:rPr>
          <w:spacing w:val="19"/>
          <w:w w:val="105"/>
        </w:rPr>
        <w:t xml:space="preserve"> </w:t>
      </w:r>
      <w:r>
        <w:rPr>
          <w:w w:val="105"/>
        </w:rPr>
        <w:t>this</w:t>
      </w:r>
      <w:r>
        <w:rPr>
          <w:spacing w:val="20"/>
          <w:w w:val="105"/>
        </w:rPr>
        <w:t xml:space="preserve"> </w:t>
      </w:r>
      <w:r>
        <w:rPr>
          <w:w w:val="105"/>
        </w:rPr>
        <w:t>paper</w:t>
      </w:r>
      <w:r>
        <w:rPr>
          <w:spacing w:val="20"/>
          <w:w w:val="105"/>
        </w:rPr>
        <w:t xml:space="preserve"> </w:t>
      </w:r>
      <w:r>
        <w:rPr>
          <w:w w:val="105"/>
        </w:rPr>
        <w:t>for</w:t>
      </w:r>
      <w:r>
        <w:rPr>
          <w:spacing w:val="19"/>
          <w:w w:val="105"/>
        </w:rPr>
        <w:t xml:space="preserve"> </w:t>
      </w:r>
      <w:r>
        <w:rPr>
          <w:w w:val="105"/>
        </w:rPr>
        <w:t>more</w:t>
      </w:r>
      <w:r>
        <w:rPr>
          <w:spacing w:val="20"/>
          <w:w w:val="105"/>
        </w:rPr>
        <w:t xml:space="preserve"> </w:t>
      </w:r>
      <w:r>
        <w:rPr>
          <w:w w:val="105"/>
        </w:rPr>
        <w:t>detail.</w:t>
      </w:r>
    </w:p>
    <w:p w:rsidR="00194060" w:rsidRDefault="00F75F9A">
      <w:pPr>
        <w:pStyle w:val="BodyText"/>
        <w:spacing w:line="312" w:lineRule="auto"/>
        <w:ind w:left="120" w:right="1436" w:firstLine="338"/>
        <w:jc w:val="both"/>
      </w:pPr>
      <w:r>
        <w:rPr>
          <w:w w:val="105"/>
        </w:rPr>
        <w:t>The attrition modeling and analysis based on these amassed data sources has proven to be effective. The work points to how such data sources (and accompanying statistical analyses) can provide insight over long time horizons that compliment findings traditionally derived from survey- based analysis.</w:t>
      </w:r>
    </w:p>
    <w:p w:rsidR="00194060" w:rsidRDefault="00194060">
      <w:pPr>
        <w:pStyle w:val="BodyText"/>
        <w:spacing w:before="1"/>
        <w:rPr>
          <w:sz w:val="25"/>
        </w:rPr>
      </w:pPr>
    </w:p>
    <w:p w:rsidR="00194060" w:rsidRDefault="00F75F9A">
      <w:pPr>
        <w:pStyle w:val="Heading2"/>
        <w:numPr>
          <w:ilvl w:val="1"/>
          <w:numId w:val="5"/>
        </w:numPr>
        <w:tabs>
          <w:tab w:val="left" w:pos="732"/>
          <w:tab w:val="left" w:pos="733"/>
        </w:tabs>
        <w:ind w:hanging="612"/>
      </w:pPr>
      <w:r>
        <w:rPr>
          <w:spacing w:val="-4"/>
          <w:w w:val="115"/>
        </w:rPr>
        <w:t xml:space="preserve">Future </w:t>
      </w:r>
      <w:r>
        <w:rPr>
          <w:w w:val="115"/>
        </w:rPr>
        <w:t>Analyses and Potential</w:t>
      </w:r>
      <w:r>
        <w:rPr>
          <w:spacing w:val="16"/>
          <w:w w:val="115"/>
        </w:rPr>
        <w:t xml:space="preserve"> </w:t>
      </w:r>
      <w:r>
        <w:rPr>
          <w:w w:val="115"/>
        </w:rPr>
        <w:t>Applications</w:t>
      </w:r>
    </w:p>
    <w:p w:rsidR="00194060" w:rsidRDefault="00F75F9A">
      <w:pPr>
        <w:pStyle w:val="BodyText"/>
        <w:spacing w:before="213" w:line="312" w:lineRule="auto"/>
        <w:ind w:left="120" w:right="1438"/>
        <w:jc w:val="both"/>
      </w:pPr>
      <w:r>
        <w:rPr>
          <w:w w:val="110"/>
        </w:rPr>
        <w:t>The initial success of this effort points to opportunities to push the modeling results beyond this initial</w:t>
      </w:r>
      <w:r>
        <w:rPr>
          <w:spacing w:val="-19"/>
          <w:w w:val="110"/>
        </w:rPr>
        <w:t xml:space="preserve"> </w:t>
      </w:r>
      <w:r>
        <w:rPr>
          <w:w w:val="110"/>
        </w:rPr>
        <w:t>case-study</w:t>
      </w:r>
      <w:r>
        <w:rPr>
          <w:spacing w:val="-19"/>
          <w:w w:val="110"/>
        </w:rPr>
        <w:t xml:space="preserve"> </w:t>
      </w:r>
      <w:r>
        <w:rPr>
          <w:w w:val="110"/>
        </w:rPr>
        <w:t>on</w:t>
      </w:r>
      <w:r>
        <w:rPr>
          <w:spacing w:val="-19"/>
          <w:w w:val="110"/>
        </w:rPr>
        <w:t xml:space="preserve"> </w:t>
      </w:r>
      <w:r>
        <w:rPr>
          <w:w w:val="110"/>
        </w:rPr>
        <w:t>attrition.</w:t>
      </w:r>
      <w:r>
        <w:rPr>
          <w:spacing w:val="9"/>
          <w:w w:val="110"/>
        </w:rPr>
        <w:t xml:space="preserve"> </w:t>
      </w:r>
      <w:r>
        <w:rPr>
          <w:w w:val="110"/>
        </w:rPr>
        <w:t>Exactly</w:t>
      </w:r>
      <w:r>
        <w:rPr>
          <w:spacing w:val="-18"/>
          <w:w w:val="110"/>
        </w:rPr>
        <w:t xml:space="preserve"> </w:t>
      </w:r>
      <w:r>
        <w:rPr>
          <w:w w:val="110"/>
        </w:rPr>
        <w:t>what</w:t>
      </w:r>
      <w:r>
        <w:rPr>
          <w:spacing w:val="-19"/>
          <w:w w:val="110"/>
        </w:rPr>
        <w:t xml:space="preserve"> </w:t>
      </w:r>
      <w:r>
        <w:rPr>
          <w:w w:val="110"/>
        </w:rPr>
        <w:t>is</w:t>
      </w:r>
      <w:r>
        <w:rPr>
          <w:spacing w:val="-18"/>
          <w:w w:val="110"/>
        </w:rPr>
        <w:t xml:space="preserve"> </w:t>
      </w:r>
      <w:r>
        <w:rPr>
          <w:w w:val="110"/>
        </w:rPr>
        <w:t>possible</w:t>
      </w:r>
      <w:r>
        <w:rPr>
          <w:spacing w:val="-20"/>
          <w:w w:val="110"/>
        </w:rPr>
        <w:t xml:space="preserve"> </w:t>
      </w:r>
      <w:r>
        <w:rPr>
          <w:w w:val="110"/>
        </w:rPr>
        <w:t>depends</w:t>
      </w:r>
      <w:r>
        <w:rPr>
          <w:spacing w:val="-18"/>
          <w:w w:val="110"/>
        </w:rPr>
        <w:t xml:space="preserve"> </w:t>
      </w:r>
      <w:r>
        <w:rPr>
          <w:w w:val="110"/>
        </w:rPr>
        <w:t>on</w:t>
      </w:r>
      <w:r>
        <w:rPr>
          <w:spacing w:val="-19"/>
          <w:w w:val="110"/>
        </w:rPr>
        <w:t xml:space="preserve"> </w:t>
      </w:r>
      <w:r>
        <w:rPr>
          <w:w w:val="110"/>
        </w:rPr>
        <w:t>what</w:t>
      </w:r>
      <w:r>
        <w:rPr>
          <w:spacing w:val="-19"/>
          <w:w w:val="110"/>
        </w:rPr>
        <w:t xml:space="preserve"> </w:t>
      </w:r>
      <w:r>
        <w:rPr>
          <w:w w:val="110"/>
        </w:rPr>
        <w:t>data</w:t>
      </w:r>
      <w:r>
        <w:rPr>
          <w:spacing w:val="-19"/>
          <w:w w:val="110"/>
        </w:rPr>
        <w:t xml:space="preserve"> </w:t>
      </w:r>
      <w:r>
        <w:rPr>
          <w:spacing w:val="-3"/>
          <w:w w:val="110"/>
        </w:rPr>
        <w:t>may</w:t>
      </w:r>
      <w:r>
        <w:rPr>
          <w:spacing w:val="-18"/>
          <w:w w:val="110"/>
        </w:rPr>
        <w:t xml:space="preserve"> </w:t>
      </w:r>
      <w:r>
        <w:rPr>
          <w:w w:val="110"/>
        </w:rPr>
        <w:t>become</w:t>
      </w:r>
      <w:r>
        <w:rPr>
          <w:spacing w:val="-19"/>
          <w:w w:val="110"/>
        </w:rPr>
        <w:t xml:space="preserve"> </w:t>
      </w:r>
      <w:r>
        <w:rPr>
          <w:spacing w:val="-3"/>
          <w:w w:val="110"/>
        </w:rPr>
        <w:t xml:space="preserve">available </w:t>
      </w:r>
      <w:r>
        <w:rPr>
          <w:w w:val="110"/>
        </w:rPr>
        <w:t xml:space="preserve">in the future. Here </w:t>
      </w:r>
      <w:r>
        <w:rPr>
          <w:spacing w:val="-4"/>
          <w:w w:val="110"/>
        </w:rPr>
        <w:t xml:space="preserve">we </w:t>
      </w:r>
      <w:r>
        <w:rPr>
          <w:w w:val="110"/>
        </w:rPr>
        <w:t xml:space="preserve">consider analyses that could </w:t>
      </w:r>
      <w:r>
        <w:rPr>
          <w:spacing w:val="3"/>
          <w:w w:val="110"/>
        </w:rPr>
        <w:t xml:space="preserve">be </w:t>
      </w:r>
      <w:r>
        <w:rPr>
          <w:w w:val="110"/>
        </w:rPr>
        <w:t xml:space="preserve">carried out with the existing data </w:t>
      </w:r>
      <w:r>
        <w:rPr>
          <w:spacing w:val="-3"/>
          <w:w w:val="110"/>
        </w:rPr>
        <w:t xml:space="preserve">available </w:t>
      </w:r>
      <w:r>
        <w:rPr>
          <w:w w:val="110"/>
        </w:rPr>
        <w:t>in the PDE, and analyses that would require either higher quality versions of the current data, or additional data</w:t>
      </w:r>
      <w:r>
        <w:rPr>
          <w:spacing w:val="22"/>
          <w:w w:val="110"/>
        </w:rPr>
        <w:t xml:space="preserve"> </w:t>
      </w:r>
      <w:r>
        <w:rPr>
          <w:w w:val="110"/>
        </w:rPr>
        <w:t>sources.</w:t>
      </w:r>
    </w:p>
    <w:p w:rsidR="00194060" w:rsidRDefault="00F75F9A">
      <w:pPr>
        <w:pStyle w:val="BodyText"/>
        <w:spacing w:line="252" w:lineRule="exact"/>
        <w:ind w:left="458"/>
      </w:pPr>
      <w:r>
        <w:rPr>
          <w:w w:val="110"/>
        </w:rPr>
        <w:t>Using the currently available data, potential directions to extend this work include:</w:t>
      </w:r>
    </w:p>
    <w:p w:rsidR="00194060" w:rsidRDefault="00194060">
      <w:pPr>
        <w:pStyle w:val="BodyText"/>
        <w:spacing w:before="4"/>
        <w:rPr>
          <w:sz w:val="19"/>
        </w:rPr>
      </w:pPr>
    </w:p>
    <w:p w:rsidR="00194060" w:rsidRDefault="00F75F9A">
      <w:pPr>
        <w:pStyle w:val="ListParagraph"/>
        <w:numPr>
          <w:ilvl w:val="2"/>
          <w:numId w:val="5"/>
        </w:numPr>
        <w:tabs>
          <w:tab w:val="left" w:pos="666"/>
        </w:tabs>
      </w:pPr>
      <w:r>
        <w:rPr>
          <w:w w:val="105"/>
        </w:rPr>
        <w:t>assessing</w:t>
      </w:r>
      <w:r>
        <w:rPr>
          <w:spacing w:val="14"/>
          <w:w w:val="105"/>
        </w:rPr>
        <w:t xml:space="preserve"> </w:t>
      </w:r>
      <w:r>
        <w:rPr>
          <w:w w:val="105"/>
        </w:rPr>
        <w:t>the</w:t>
      </w:r>
      <w:r>
        <w:rPr>
          <w:spacing w:val="16"/>
          <w:w w:val="105"/>
        </w:rPr>
        <w:t xml:space="preserve"> </w:t>
      </w:r>
      <w:r>
        <w:rPr>
          <w:w w:val="105"/>
        </w:rPr>
        <w:t>impact</w:t>
      </w:r>
      <w:r>
        <w:rPr>
          <w:spacing w:val="15"/>
          <w:w w:val="105"/>
        </w:rPr>
        <w:t xml:space="preserve"> </w:t>
      </w:r>
      <w:r>
        <w:rPr>
          <w:w w:val="105"/>
        </w:rPr>
        <w:t>of</w:t>
      </w:r>
      <w:r>
        <w:rPr>
          <w:spacing w:val="15"/>
          <w:w w:val="105"/>
        </w:rPr>
        <w:t xml:space="preserve"> </w:t>
      </w:r>
      <w:r>
        <w:rPr>
          <w:w w:val="105"/>
        </w:rPr>
        <w:t>MOS</w:t>
      </w:r>
      <w:r>
        <w:rPr>
          <w:spacing w:val="16"/>
          <w:w w:val="105"/>
        </w:rPr>
        <w:t xml:space="preserve"> </w:t>
      </w:r>
      <w:r>
        <w:rPr>
          <w:w w:val="105"/>
        </w:rPr>
        <w:t>on</w:t>
      </w:r>
      <w:r>
        <w:rPr>
          <w:spacing w:val="15"/>
          <w:w w:val="105"/>
        </w:rPr>
        <w:t xml:space="preserve"> </w:t>
      </w:r>
      <w:r>
        <w:rPr>
          <w:w w:val="105"/>
        </w:rPr>
        <w:t>attrition;</w:t>
      </w:r>
    </w:p>
    <w:p w:rsidR="00194060" w:rsidRDefault="00F75F9A">
      <w:pPr>
        <w:pStyle w:val="ListParagraph"/>
        <w:numPr>
          <w:ilvl w:val="2"/>
          <w:numId w:val="5"/>
        </w:numPr>
        <w:tabs>
          <w:tab w:val="left" w:pos="666"/>
        </w:tabs>
        <w:spacing w:before="241" w:line="312" w:lineRule="auto"/>
        <w:ind w:right="1439"/>
      </w:pPr>
      <w:r>
        <w:rPr>
          <w:w w:val="110"/>
        </w:rPr>
        <w:t xml:space="preserve">extending the model to handle attrition </w:t>
      </w:r>
      <w:r>
        <w:rPr>
          <w:spacing w:val="-3"/>
          <w:w w:val="110"/>
        </w:rPr>
        <w:t xml:space="preserve">events </w:t>
      </w:r>
      <w:r>
        <w:rPr>
          <w:w w:val="110"/>
        </w:rPr>
        <w:t>beyond the initial enlistment term of the Soldier;</w:t>
      </w:r>
      <w:r>
        <w:rPr>
          <w:spacing w:val="11"/>
          <w:w w:val="110"/>
        </w:rPr>
        <w:t xml:space="preserve"> </w:t>
      </w:r>
      <w:r>
        <w:rPr>
          <w:w w:val="110"/>
        </w:rPr>
        <w:t>and</w:t>
      </w:r>
    </w:p>
    <w:p w:rsidR="00194060" w:rsidRDefault="00F75F9A">
      <w:pPr>
        <w:pStyle w:val="ListParagraph"/>
        <w:numPr>
          <w:ilvl w:val="2"/>
          <w:numId w:val="5"/>
        </w:numPr>
        <w:tabs>
          <w:tab w:val="left" w:pos="666"/>
        </w:tabs>
        <w:spacing w:before="166" w:line="312" w:lineRule="auto"/>
        <w:ind w:right="1439"/>
      </w:pPr>
      <w:r>
        <w:rPr>
          <w:w w:val="110"/>
        </w:rPr>
        <w:t>considering</w:t>
      </w:r>
      <w:r>
        <w:rPr>
          <w:spacing w:val="-7"/>
          <w:w w:val="110"/>
        </w:rPr>
        <w:t xml:space="preserve"> </w:t>
      </w:r>
      <w:r>
        <w:rPr>
          <w:w w:val="110"/>
        </w:rPr>
        <w:t>what</w:t>
      </w:r>
      <w:r>
        <w:rPr>
          <w:spacing w:val="-6"/>
          <w:w w:val="110"/>
        </w:rPr>
        <w:t xml:space="preserve"> </w:t>
      </w:r>
      <w:r>
        <w:rPr>
          <w:w w:val="110"/>
        </w:rPr>
        <w:t>factors</w:t>
      </w:r>
      <w:r>
        <w:rPr>
          <w:spacing w:val="-6"/>
          <w:w w:val="110"/>
        </w:rPr>
        <w:t xml:space="preserve"> </w:t>
      </w:r>
      <w:r>
        <w:rPr>
          <w:w w:val="110"/>
        </w:rPr>
        <w:t>affect</w:t>
      </w:r>
      <w:r>
        <w:rPr>
          <w:spacing w:val="-6"/>
          <w:w w:val="110"/>
        </w:rPr>
        <w:t xml:space="preserve"> </w:t>
      </w:r>
      <w:r>
        <w:rPr>
          <w:w w:val="110"/>
        </w:rPr>
        <w:t>a</w:t>
      </w:r>
      <w:r>
        <w:rPr>
          <w:spacing w:val="-6"/>
          <w:w w:val="110"/>
        </w:rPr>
        <w:t xml:space="preserve"> </w:t>
      </w:r>
      <w:r>
        <w:rPr>
          <w:w w:val="110"/>
        </w:rPr>
        <w:t>Soldier’s</w:t>
      </w:r>
      <w:r>
        <w:rPr>
          <w:spacing w:val="-7"/>
          <w:w w:val="110"/>
        </w:rPr>
        <w:t xml:space="preserve"> </w:t>
      </w:r>
      <w:r>
        <w:rPr>
          <w:w w:val="110"/>
        </w:rPr>
        <w:t>decision</w:t>
      </w:r>
      <w:r>
        <w:rPr>
          <w:spacing w:val="-6"/>
          <w:w w:val="110"/>
        </w:rPr>
        <w:t xml:space="preserve"> </w:t>
      </w:r>
      <w:r>
        <w:rPr>
          <w:w w:val="110"/>
        </w:rPr>
        <w:t>to</w:t>
      </w:r>
      <w:r>
        <w:rPr>
          <w:spacing w:val="-6"/>
          <w:w w:val="110"/>
        </w:rPr>
        <w:t xml:space="preserve"> </w:t>
      </w:r>
      <w:r>
        <w:rPr>
          <w:w w:val="110"/>
        </w:rPr>
        <w:t>reenlist</w:t>
      </w:r>
      <w:r>
        <w:rPr>
          <w:spacing w:val="-6"/>
          <w:w w:val="110"/>
        </w:rPr>
        <w:t xml:space="preserve"> </w:t>
      </w:r>
      <w:r>
        <w:rPr>
          <w:w w:val="110"/>
        </w:rPr>
        <w:t>or</w:t>
      </w:r>
      <w:r>
        <w:rPr>
          <w:spacing w:val="-6"/>
          <w:w w:val="110"/>
        </w:rPr>
        <w:t xml:space="preserve"> </w:t>
      </w:r>
      <w:r>
        <w:rPr>
          <w:w w:val="110"/>
        </w:rPr>
        <w:t>not</w:t>
      </w:r>
      <w:r>
        <w:rPr>
          <w:spacing w:val="-6"/>
          <w:w w:val="110"/>
        </w:rPr>
        <w:t xml:space="preserve"> </w:t>
      </w:r>
      <w:r>
        <w:rPr>
          <w:w w:val="110"/>
        </w:rPr>
        <w:t>at</w:t>
      </w:r>
      <w:r>
        <w:rPr>
          <w:spacing w:val="-7"/>
          <w:w w:val="110"/>
        </w:rPr>
        <w:t xml:space="preserve"> </w:t>
      </w:r>
      <w:r>
        <w:rPr>
          <w:w w:val="110"/>
        </w:rPr>
        <w:t>the</w:t>
      </w:r>
      <w:r>
        <w:rPr>
          <w:spacing w:val="-6"/>
          <w:w w:val="110"/>
        </w:rPr>
        <w:t xml:space="preserve"> </w:t>
      </w:r>
      <w:r>
        <w:rPr>
          <w:w w:val="110"/>
        </w:rPr>
        <w:t>end</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enlist- ment</w:t>
      </w:r>
      <w:r>
        <w:rPr>
          <w:spacing w:val="12"/>
          <w:w w:val="110"/>
        </w:rPr>
        <w:t xml:space="preserve"> </w:t>
      </w:r>
      <w:r>
        <w:rPr>
          <w:w w:val="110"/>
        </w:rPr>
        <w:t>term.</w:t>
      </w:r>
    </w:p>
    <w:p w:rsidR="00194060" w:rsidRDefault="00F75F9A">
      <w:pPr>
        <w:pStyle w:val="BodyText"/>
        <w:spacing w:before="148" w:line="312" w:lineRule="auto"/>
        <w:ind w:left="120" w:right="1436"/>
        <w:jc w:val="both"/>
      </w:pPr>
      <w:r>
        <w:rPr>
          <w:w w:val="105"/>
        </w:rPr>
        <w:t xml:space="preserve">Such efforts will likely provide a richer understanding of what factors affect attrition and a Soldiers decision to reenlist in the </w:t>
      </w:r>
      <w:r>
        <w:rPr>
          <w:spacing w:val="-5"/>
          <w:w w:val="105"/>
        </w:rPr>
        <w:t xml:space="preserve">Army.  </w:t>
      </w:r>
      <w:r>
        <w:rPr>
          <w:w w:val="105"/>
        </w:rPr>
        <w:t xml:space="preserve">In particular, there </w:t>
      </w:r>
      <w:r>
        <w:rPr>
          <w:spacing w:val="-3"/>
          <w:w w:val="105"/>
        </w:rPr>
        <w:t xml:space="preserve">may  </w:t>
      </w:r>
      <w:r>
        <w:rPr>
          <w:spacing w:val="3"/>
          <w:w w:val="105"/>
        </w:rPr>
        <w:t xml:space="preserve">be </w:t>
      </w:r>
      <w:r>
        <w:rPr>
          <w:w w:val="105"/>
        </w:rPr>
        <w:t>individual “career trajectories” that    are</w:t>
      </w:r>
      <w:r>
        <w:rPr>
          <w:spacing w:val="19"/>
          <w:w w:val="105"/>
        </w:rPr>
        <w:t xml:space="preserve"> </w:t>
      </w:r>
      <w:r>
        <w:rPr>
          <w:w w:val="105"/>
        </w:rPr>
        <w:t>associated</w:t>
      </w:r>
      <w:r>
        <w:rPr>
          <w:spacing w:val="20"/>
          <w:w w:val="105"/>
        </w:rPr>
        <w:t xml:space="preserve"> </w:t>
      </w:r>
      <w:r>
        <w:rPr>
          <w:w w:val="105"/>
        </w:rPr>
        <w:t>with</w:t>
      </w:r>
      <w:r>
        <w:rPr>
          <w:spacing w:val="19"/>
          <w:w w:val="105"/>
        </w:rPr>
        <w:t xml:space="preserve"> </w:t>
      </w:r>
      <w:r>
        <w:rPr>
          <w:w w:val="105"/>
        </w:rPr>
        <w:t>positive</w:t>
      </w:r>
      <w:r>
        <w:rPr>
          <w:spacing w:val="20"/>
          <w:w w:val="105"/>
        </w:rPr>
        <w:t xml:space="preserve"> </w:t>
      </w:r>
      <w:r>
        <w:rPr>
          <w:w w:val="105"/>
        </w:rPr>
        <w:t>and</w:t>
      </w:r>
      <w:r>
        <w:rPr>
          <w:spacing w:val="19"/>
          <w:w w:val="105"/>
        </w:rPr>
        <w:t xml:space="preserve"> </w:t>
      </w:r>
      <w:r>
        <w:rPr>
          <w:w w:val="105"/>
        </w:rPr>
        <w:t>negative</w:t>
      </w:r>
      <w:r>
        <w:rPr>
          <w:spacing w:val="20"/>
          <w:w w:val="105"/>
        </w:rPr>
        <w:t xml:space="preserve"> </w:t>
      </w:r>
      <w:r>
        <w:rPr>
          <w:w w:val="105"/>
        </w:rPr>
        <w:t>attrition/reenlistment</w:t>
      </w:r>
      <w:r>
        <w:rPr>
          <w:spacing w:val="19"/>
          <w:w w:val="105"/>
        </w:rPr>
        <w:t xml:space="preserve"> </w:t>
      </w:r>
      <w:r>
        <w:rPr>
          <w:w w:val="105"/>
        </w:rPr>
        <w:t>outcomes.</w:t>
      </w:r>
    </w:p>
    <w:p w:rsidR="00194060" w:rsidRDefault="00F75F9A">
      <w:pPr>
        <w:pStyle w:val="BodyText"/>
        <w:spacing w:line="312" w:lineRule="auto"/>
        <w:ind w:left="120" w:right="1438" w:firstLine="338"/>
        <w:jc w:val="both"/>
      </w:pPr>
      <w:r>
        <w:rPr>
          <w:w w:val="110"/>
        </w:rPr>
        <w:t>Moving</w:t>
      </w:r>
      <w:r>
        <w:rPr>
          <w:spacing w:val="-19"/>
          <w:w w:val="110"/>
        </w:rPr>
        <w:t xml:space="preserve"> </w:t>
      </w:r>
      <w:r>
        <w:rPr>
          <w:w w:val="110"/>
        </w:rPr>
        <w:t>beyond</w:t>
      </w:r>
      <w:r>
        <w:rPr>
          <w:spacing w:val="-19"/>
          <w:w w:val="110"/>
        </w:rPr>
        <w:t xml:space="preserve"> </w:t>
      </w:r>
      <w:r>
        <w:rPr>
          <w:w w:val="110"/>
        </w:rPr>
        <w:t>attrition</w:t>
      </w:r>
      <w:r>
        <w:rPr>
          <w:spacing w:val="-19"/>
          <w:w w:val="110"/>
        </w:rPr>
        <w:t xml:space="preserve"> </w:t>
      </w:r>
      <w:r>
        <w:rPr>
          <w:w w:val="110"/>
        </w:rPr>
        <w:t>as</w:t>
      </w:r>
      <w:r>
        <w:rPr>
          <w:spacing w:val="-19"/>
          <w:w w:val="110"/>
        </w:rPr>
        <w:t xml:space="preserve"> </w:t>
      </w:r>
      <w:r>
        <w:rPr>
          <w:w w:val="110"/>
        </w:rPr>
        <w:t>an</w:t>
      </w:r>
      <w:r>
        <w:rPr>
          <w:spacing w:val="-19"/>
          <w:w w:val="110"/>
        </w:rPr>
        <w:t xml:space="preserve"> </w:t>
      </w:r>
      <w:r>
        <w:rPr>
          <w:w w:val="110"/>
        </w:rPr>
        <w:t>outcome,</w:t>
      </w:r>
      <w:r>
        <w:rPr>
          <w:spacing w:val="-18"/>
          <w:w w:val="110"/>
        </w:rPr>
        <w:t xml:space="preserve"> </w:t>
      </w:r>
      <w:r>
        <w:rPr>
          <w:w w:val="110"/>
        </w:rPr>
        <w:t>it</w:t>
      </w:r>
      <w:r>
        <w:rPr>
          <w:spacing w:val="-19"/>
          <w:w w:val="110"/>
        </w:rPr>
        <w:t xml:space="preserve"> </w:t>
      </w:r>
      <w:r>
        <w:rPr>
          <w:w w:val="110"/>
        </w:rPr>
        <w:t>would</w:t>
      </w:r>
      <w:r>
        <w:rPr>
          <w:spacing w:val="-19"/>
          <w:w w:val="110"/>
        </w:rPr>
        <w:t xml:space="preserve"> </w:t>
      </w:r>
      <w:r>
        <w:rPr>
          <w:w w:val="110"/>
        </w:rPr>
        <w:t>likely</w:t>
      </w:r>
      <w:r>
        <w:rPr>
          <w:spacing w:val="-19"/>
          <w:w w:val="110"/>
        </w:rPr>
        <w:t xml:space="preserve"> </w:t>
      </w:r>
      <w:r>
        <w:rPr>
          <w:spacing w:val="3"/>
          <w:w w:val="110"/>
        </w:rPr>
        <w:t>be</w:t>
      </w:r>
      <w:r>
        <w:rPr>
          <w:spacing w:val="-19"/>
          <w:w w:val="110"/>
        </w:rPr>
        <w:t xml:space="preserve"> </w:t>
      </w:r>
      <w:r>
        <w:rPr>
          <w:w w:val="110"/>
        </w:rPr>
        <w:t>possible</w:t>
      </w:r>
      <w:r>
        <w:rPr>
          <w:spacing w:val="-18"/>
          <w:w w:val="110"/>
        </w:rPr>
        <w:t xml:space="preserve"> </w:t>
      </w:r>
      <w:r>
        <w:rPr>
          <w:w w:val="110"/>
        </w:rPr>
        <w:t>to</w:t>
      </w:r>
      <w:r>
        <w:rPr>
          <w:spacing w:val="-19"/>
          <w:w w:val="110"/>
        </w:rPr>
        <w:t xml:space="preserve"> </w:t>
      </w:r>
      <w:r>
        <w:rPr>
          <w:w w:val="110"/>
        </w:rPr>
        <w:t>identify</w:t>
      </w:r>
      <w:r>
        <w:rPr>
          <w:spacing w:val="-19"/>
          <w:w w:val="110"/>
        </w:rPr>
        <w:t xml:space="preserve"> </w:t>
      </w:r>
      <w:r>
        <w:rPr>
          <w:w w:val="110"/>
        </w:rPr>
        <w:t>more</w:t>
      </w:r>
      <w:r>
        <w:rPr>
          <w:spacing w:val="-19"/>
          <w:w w:val="110"/>
        </w:rPr>
        <w:t xml:space="preserve"> </w:t>
      </w:r>
      <w:r>
        <w:rPr>
          <w:w w:val="110"/>
        </w:rPr>
        <w:t>meaningful outcomes</w:t>
      </w:r>
      <w:r>
        <w:rPr>
          <w:spacing w:val="-23"/>
          <w:w w:val="110"/>
        </w:rPr>
        <w:t xml:space="preserve"> </w:t>
      </w:r>
      <w:r>
        <w:rPr>
          <w:w w:val="110"/>
        </w:rPr>
        <w:t>regarding</w:t>
      </w:r>
      <w:r>
        <w:rPr>
          <w:spacing w:val="-23"/>
          <w:w w:val="110"/>
        </w:rPr>
        <w:t xml:space="preserve"> </w:t>
      </w:r>
      <w:r>
        <w:rPr>
          <w:w w:val="110"/>
        </w:rPr>
        <w:t>a</w:t>
      </w:r>
      <w:r>
        <w:rPr>
          <w:spacing w:val="-23"/>
          <w:w w:val="110"/>
        </w:rPr>
        <w:t xml:space="preserve"> </w:t>
      </w:r>
      <w:r>
        <w:rPr>
          <w:w w:val="110"/>
        </w:rPr>
        <w:t>Soldier’s</w:t>
      </w:r>
      <w:r>
        <w:rPr>
          <w:spacing w:val="-23"/>
          <w:w w:val="110"/>
        </w:rPr>
        <w:t xml:space="preserve"> </w:t>
      </w:r>
      <w:r>
        <w:rPr>
          <w:w w:val="110"/>
        </w:rPr>
        <w:t>career</w:t>
      </w:r>
      <w:r>
        <w:rPr>
          <w:spacing w:val="-23"/>
          <w:w w:val="110"/>
        </w:rPr>
        <w:t xml:space="preserve"> </w:t>
      </w:r>
      <w:r>
        <w:rPr>
          <w:w w:val="110"/>
        </w:rPr>
        <w:t>success.</w:t>
      </w:r>
      <w:r>
        <w:rPr>
          <w:spacing w:val="-9"/>
          <w:w w:val="110"/>
        </w:rPr>
        <w:t xml:space="preserve"> </w:t>
      </w:r>
      <w:r>
        <w:rPr>
          <w:w w:val="110"/>
        </w:rPr>
        <w:t>Such</w:t>
      </w:r>
      <w:r>
        <w:rPr>
          <w:spacing w:val="-23"/>
          <w:w w:val="110"/>
        </w:rPr>
        <w:t xml:space="preserve"> </w:t>
      </w:r>
      <w:r>
        <w:rPr>
          <w:w w:val="110"/>
        </w:rPr>
        <w:t>a</w:t>
      </w:r>
      <w:r>
        <w:rPr>
          <w:spacing w:val="-23"/>
          <w:w w:val="110"/>
        </w:rPr>
        <w:t xml:space="preserve"> </w:t>
      </w:r>
      <w:r>
        <w:rPr>
          <w:w w:val="110"/>
        </w:rPr>
        <w:t>success</w:t>
      </w:r>
      <w:r>
        <w:rPr>
          <w:spacing w:val="-22"/>
          <w:w w:val="110"/>
        </w:rPr>
        <w:t xml:space="preserve"> </w:t>
      </w:r>
      <w:r>
        <w:rPr>
          <w:w w:val="110"/>
        </w:rPr>
        <w:t>scale</w:t>
      </w:r>
      <w:r>
        <w:rPr>
          <w:spacing w:val="-23"/>
          <w:w w:val="110"/>
        </w:rPr>
        <w:t xml:space="preserve"> </w:t>
      </w:r>
      <w:r>
        <w:rPr>
          <w:w w:val="110"/>
        </w:rPr>
        <w:t>might</w:t>
      </w:r>
      <w:r>
        <w:rPr>
          <w:spacing w:val="-23"/>
          <w:w w:val="110"/>
        </w:rPr>
        <w:t xml:space="preserve"> </w:t>
      </w:r>
      <w:r>
        <w:rPr>
          <w:w w:val="110"/>
        </w:rPr>
        <w:t>include</w:t>
      </w:r>
      <w:r>
        <w:rPr>
          <w:spacing w:val="-23"/>
          <w:w w:val="110"/>
        </w:rPr>
        <w:t xml:space="preserve"> </w:t>
      </w:r>
      <w:r>
        <w:rPr>
          <w:w w:val="110"/>
        </w:rPr>
        <w:t>measures</w:t>
      </w:r>
      <w:r>
        <w:rPr>
          <w:spacing w:val="-23"/>
          <w:w w:val="110"/>
        </w:rPr>
        <w:t xml:space="preserve"> </w:t>
      </w:r>
      <w:r>
        <w:rPr>
          <w:w w:val="110"/>
        </w:rPr>
        <w:t>of</w:t>
      </w:r>
      <w:r>
        <w:rPr>
          <w:spacing w:val="-23"/>
          <w:w w:val="110"/>
        </w:rPr>
        <w:t xml:space="preserve"> </w:t>
      </w:r>
      <w:r>
        <w:rPr>
          <w:w w:val="110"/>
        </w:rPr>
        <w:t>skill growth,</w:t>
      </w:r>
      <w:r>
        <w:rPr>
          <w:spacing w:val="-18"/>
          <w:w w:val="110"/>
        </w:rPr>
        <w:t xml:space="preserve"> </w:t>
      </w:r>
      <w:r>
        <w:rPr>
          <w:w w:val="110"/>
        </w:rPr>
        <w:t>promotion</w:t>
      </w:r>
      <w:r>
        <w:rPr>
          <w:spacing w:val="-20"/>
          <w:w w:val="110"/>
        </w:rPr>
        <w:t xml:space="preserve"> </w:t>
      </w:r>
      <w:r>
        <w:rPr>
          <w:w w:val="110"/>
        </w:rPr>
        <w:t>and</w:t>
      </w:r>
      <w:r>
        <w:rPr>
          <w:spacing w:val="-20"/>
          <w:w w:val="110"/>
        </w:rPr>
        <w:t xml:space="preserve"> </w:t>
      </w:r>
      <w:r>
        <w:rPr>
          <w:w w:val="110"/>
        </w:rPr>
        <w:t>advancement,</w:t>
      </w:r>
      <w:r>
        <w:rPr>
          <w:spacing w:val="-18"/>
          <w:w w:val="110"/>
        </w:rPr>
        <w:t xml:space="preserve"> </w:t>
      </w:r>
      <w:r>
        <w:rPr>
          <w:w w:val="110"/>
        </w:rPr>
        <w:t>or</w:t>
      </w:r>
      <w:r>
        <w:rPr>
          <w:spacing w:val="-19"/>
          <w:w w:val="110"/>
        </w:rPr>
        <w:t xml:space="preserve"> </w:t>
      </w:r>
      <w:r>
        <w:rPr>
          <w:w w:val="110"/>
        </w:rPr>
        <w:t>completion</w:t>
      </w:r>
      <w:r>
        <w:rPr>
          <w:spacing w:val="-20"/>
          <w:w w:val="110"/>
        </w:rPr>
        <w:t xml:space="preserve"> </w:t>
      </w:r>
      <w:r>
        <w:rPr>
          <w:w w:val="110"/>
        </w:rPr>
        <w:t>of</w:t>
      </w:r>
      <w:r>
        <w:rPr>
          <w:spacing w:val="-20"/>
          <w:w w:val="110"/>
        </w:rPr>
        <w:t xml:space="preserve"> </w:t>
      </w:r>
      <w:r>
        <w:rPr>
          <w:w w:val="110"/>
        </w:rPr>
        <w:t>tasks</w:t>
      </w:r>
      <w:r>
        <w:rPr>
          <w:spacing w:val="-20"/>
          <w:w w:val="110"/>
        </w:rPr>
        <w:t xml:space="preserve"> </w:t>
      </w:r>
      <w:r>
        <w:rPr>
          <w:w w:val="110"/>
        </w:rPr>
        <w:t>or</w:t>
      </w:r>
      <w:r>
        <w:rPr>
          <w:spacing w:val="-20"/>
          <w:w w:val="110"/>
        </w:rPr>
        <w:t xml:space="preserve"> </w:t>
      </w:r>
      <w:r>
        <w:rPr>
          <w:w w:val="110"/>
        </w:rPr>
        <w:t>missions</w:t>
      </w:r>
      <w:r>
        <w:rPr>
          <w:spacing w:val="-19"/>
          <w:w w:val="110"/>
        </w:rPr>
        <w:t xml:space="preserve"> </w:t>
      </w:r>
      <w:r>
        <w:rPr>
          <w:w w:val="110"/>
        </w:rPr>
        <w:t>that</w:t>
      </w:r>
      <w:r>
        <w:rPr>
          <w:spacing w:val="-20"/>
          <w:w w:val="110"/>
        </w:rPr>
        <w:t xml:space="preserve"> </w:t>
      </w:r>
      <w:r>
        <w:rPr>
          <w:w w:val="110"/>
        </w:rPr>
        <w:t>are</w:t>
      </w:r>
      <w:r>
        <w:rPr>
          <w:spacing w:val="-20"/>
          <w:w w:val="110"/>
        </w:rPr>
        <w:t xml:space="preserve"> </w:t>
      </w:r>
      <w:r>
        <w:rPr>
          <w:w w:val="110"/>
        </w:rPr>
        <w:t>deemed</w:t>
      </w:r>
      <w:r>
        <w:rPr>
          <w:spacing w:val="-20"/>
          <w:w w:val="110"/>
        </w:rPr>
        <w:t xml:space="preserve"> </w:t>
      </w:r>
      <w:r>
        <w:rPr>
          <w:w w:val="110"/>
        </w:rPr>
        <w:t xml:space="preserve">important to the </w:t>
      </w:r>
      <w:r>
        <w:rPr>
          <w:spacing w:val="-5"/>
          <w:w w:val="110"/>
        </w:rPr>
        <w:t xml:space="preserve">Army. </w:t>
      </w:r>
      <w:r>
        <w:rPr>
          <w:w w:val="110"/>
        </w:rPr>
        <w:t xml:space="preserve">Such a success score could then </w:t>
      </w:r>
      <w:r>
        <w:rPr>
          <w:spacing w:val="3"/>
          <w:w w:val="110"/>
        </w:rPr>
        <w:t xml:space="preserve">be </w:t>
      </w:r>
      <w:r>
        <w:rPr>
          <w:w w:val="110"/>
        </w:rPr>
        <w:t>analyzed using a statistical approach similar to what</w:t>
      </w:r>
      <w:r>
        <w:rPr>
          <w:spacing w:val="-19"/>
          <w:w w:val="110"/>
        </w:rPr>
        <w:t xml:space="preserve"> </w:t>
      </w:r>
      <w:r>
        <w:rPr>
          <w:w w:val="110"/>
        </w:rPr>
        <w:t>was</w:t>
      </w:r>
      <w:r>
        <w:rPr>
          <w:spacing w:val="-18"/>
          <w:w w:val="110"/>
        </w:rPr>
        <w:t xml:space="preserve"> </w:t>
      </w:r>
      <w:r>
        <w:rPr>
          <w:w w:val="110"/>
        </w:rPr>
        <w:t>developed</w:t>
      </w:r>
      <w:r>
        <w:rPr>
          <w:spacing w:val="-18"/>
          <w:w w:val="110"/>
        </w:rPr>
        <w:t xml:space="preserve"> </w:t>
      </w:r>
      <w:r>
        <w:rPr>
          <w:w w:val="110"/>
        </w:rPr>
        <w:t>on</w:t>
      </w:r>
      <w:r>
        <w:rPr>
          <w:spacing w:val="-18"/>
          <w:w w:val="110"/>
        </w:rPr>
        <w:t xml:space="preserve"> </w:t>
      </w:r>
      <w:r>
        <w:rPr>
          <w:w w:val="110"/>
        </w:rPr>
        <w:t>this</w:t>
      </w:r>
      <w:r>
        <w:rPr>
          <w:spacing w:val="-17"/>
          <w:w w:val="110"/>
        </w:rPr>
        <w:t xml:space="preserve"> </w:t>
      </w:r>
      <w:r>
        <w:rPr>
          <w:w w:val="110"/>
        </w:rPr>
        <w:t>project.</w:t>
      </w:r>
      <w:r>
        <w:rPr>
          <w:spacing w:val="11"/>
          <w:w w:val="110"/>
        </w:rPr>
        <w:t xml:space="preserve"> </w:t>
      </w:r>
      <w:r>
        <w:rPr>
          <w:w w:val="110"/>
        </w:rPr>
        <w:t>With</w:t>
      </w:r>
      <w:r>
        <w:rPr>
          <w:spacing w:val="-18"/>
          <w:w w:val="110"/>
        </w:rPr>
        <w:t xml:space="preserve"> </w:t>
      </w:r>
      <w:r>
        <w:rPr>
          <w:w w:val="110"/>
        </w:rPr>
        <w:t>such</w:t>
      </w:r>
      <w:r>
        <w:rPr>
          <w:spacing w:val="-18"/>
          <w:w w:val="110"/>
        </w:rPr>
        <w:t xml:space="preserve"> </w:t>
      </w:r>
      <w:r>
        <w:rPr>
          <w:w w:val="110"/>
        </w:rPr>
        <w:t>an</w:t>
      </w:r>
      <w:r>
        <w:rPr>
          <w:spacing w:val="-18"/>
          <w:w w:val="110"/>
        </w:rPr>
        <w:t xml:space="preserve"> </w:t>
      </w:r>
      <w:r>
        <w:rPr>
          <w:w w:val="110"/>
        </w:rPr>
        <w:t>approach</w:t>
      </w:r>
      <w:r>
        <w:rPr>
          <w:spacing w:val="-18"/>
          <w:w w:val="110"/>
        </w:rPr>
        <w:t xml:space="preserve"> </w:t>
      </w:r>
      <w:r>
        <w:rPr>
          <w:w w:val="110"/>
        </w:rPr>
        <w:t>there</w:t>
      </w:r>
      <w:r>
        <w:rPr>
          <w:spacing w:val="-18"/>
          <w:w w:val="110"/>
        </w:rPr>
        <w:t xml:space="preserve"> </w:t>
      </w:r>
      <w:r>
        <w:rPr>
          <w:w w:val="110"/>
        </w:rPr>
        <w:t>is</w:t>
      </w:r>
      <w:r>
        <w:rPr>
          <w:spacing w:val="-17"/>
          <w:w w:val="110"/>
        </w:rPr>
        <w:t xml:space="preserve"> </w:t>
      </w:r>
      <w:r>
        <w:rPr>
          <w:w w:val="110"/>
        </w:rPr>
        <w:t>opportunity</w:t>
      </w:r>
      <w:r>
        <w:rPr>
          <w:spacing w:val="-19"/>
          <w:w w:val="110"/>
        </w:rPr>
        <w:t xml:space="preserve"> </w:t>
      </w:r>
      <w:r>
        <w:rPr>
          <w:w w:val="110"/>
        </w:rPr>
        <w:t>to</w:t>
      </w:r>
      <w:r>
        <w:rPr>
          <w:spacing w:val="-18"/>
          <w:w w:val="110"/>
        </w:rPr>
        <w:t xml:space="preserve"> </w:t>
      </w:r>
      <w:r>
        <w:rPr>
          <w:w w:val="110"/>
        </w:rPr>
        <w:t>identify</w:t>
      </w:r>
      <w:r>
        <w:rPr>
          <w:spacing w:val="-18"/>
          <w:w w:val="110"/>
        </w:rPr>
        <w:t xml:space="preserve"> </w:t>
      </w:r>
      <w:r>
        <w:rPr>
          <w:w w:val="110"/>
        </w:rPr>
        <w:t>training and</w:t>
      </w:r>
      <w:r>
        <w:rPr>
          <w:spacing w:val="-30"/>
          <w:w w:val="110"/>
        </w:rPr>
        <w:t xml:space="preserve"> </w:t>
      </w:r>
      <w:r>
        <w:rPr>
          <w:w w:val="110"/>
        </w:rPr>
        <w:t>experience</w:t>
      </w:r>
      <w:r>
        <w:rPr>
          <w:spacing w:val="-30"/>
          <w:w w:val="110"/>
        </w:rPr>
        <w:t xml:space="preserve"> </w:t>
      </w:r>
      <w:r>
        <w:rPr>
          <w:w w:val="110"/>
        </w:rPr>
        <w:t>that</w:t>
      </w:r>
      <w:r>
        <w:rPr>
          <w:spacing w:val="-29"/>
          <w:w w:val="110"/>
        </w:rPr>
        <w:t xml:space="preserve"> </w:t>
      </w:r>
      <w:r>
        <w:rPr>
          <w:w w:val="110"/>
        </w:rPr>
        <w:t>is</w:t>
      </w:r>
      <w:r>
        <w:rPr>
          <w:spacing w:val="-30"/>
          <w:w w:val="110"/>
        </w:rPr>
        <w:t xml:space="preserve"> </w:t>
      </w:r>
      <w:r>
        <w:rPr>
          <w:w w:val="110"/>
        </w:rPr>
        <w:t>common</w:t>
      </w:r>
      <w:r>
        <w:rPr>
          <w:spacing w:val="-30"/>
          <w:w w:val="110"/>
        </w:rPr>
        <w:t xml:space="preserve"> </w:t>
      </w:r>
      <w:r>
        <w:rPr>
          <w:w w:val="110"/>
        </w:rPr>
        <w:t>to</w:t>
      </w:r>
      <w:r>
        <w:rPr>
          <w:spacing w:val="-29"/>
          <w:w w:val="110"/>
        </w:rPr>
        <w:t xml:space="preserve"> </w:t>
      </w:r>
      <w:r>
        <w:rPr>
          <w:w w:val="110"/>
        </w:rPr>
        <w:t>more</w:t>
      </w:r>
      <w:r>
        <w:rPr>
          <w:spacing w:val="-30"/>
          <w:w w:val="110"/>
        </w:rPr>
        <w:t xml:space="preserve"> </w:t>
      </w:r>
      <w:r>
        <w:rPr>
          <w:w w:val="110"/>
        </w:rPr>
        <w:t>successful</w:t>
      </w:r>
      <w:r>
        <w:rPr>
          <w:spacing w:val="-30"/>
          <w:w w:val="110"/>
        </w:rPr>
        <w:t xml:space="preserve"> </w:t>
      </w:r>
      <w:r>
        <w:rPr>
          <w:w w:val="110"/>
        </w:rPr>
        <w:t>Soldiers.</w:t>
      </w:r>
      <w:r>
        <w:rPr>
          <w:spacing w:val="-10"/>
          <w:w w:val="110"/>
        </w:rPr>
        <w:t xml:space="preserve"> </w:t>
      </w:r>
      <w:r>
        <w:rPr>
          <w:w w:val="110"/>
        </w:rPr>
        <w:t>Analysis</w:t>
      </w:r>
      <w:r>
        <w:rPr>
          <w:spacing w:val="-30"/>
          <w:w w:val="110"/>
        </w:rPr>
        <w:t xml:space="preserve"> </w:t>
      </w:r>
      <w:r>
        <w:rPr>
          <w:w w:val="110"/>
        </w:rPr>
        <w:t>methods</w:t>
      </w:r>
      <w:r>
        <w:rPr>
          <w:spacing w:val="-30"/>
          <w:w w:val="110"/>
        </w:rPr>
        <w:t xml:space="preserve"> </w:t>
      </w:r>
      <w:r>
        <w:rPr>
          <w:w w:val="110"/>
        </w:rPr>
        <w:t>recently</w:t>
      </w:r>
      <w:r>
        <w:rPr>
          <w:spacing w:val="-29"/>
          <w:w w:val="110"/>
        </w:rPr>
        <w:t xml:space="preserve"> </w:t>
      </w:r>
      <w:r>
        <w:rPr>
          <w:w w:val="110"/>
        </w:rPr>
        <w:t>developed</w:t>
      </w:r>
      <w:r>
        <w:rPr>
          <w:spacing w:val="-29"/>
          <w:w w:val="110"/>
        </w:rPr>
        <w:t xml:space="preserve"> </w:t>
      </w:r>
      <w:r>
        <w:rPr>
          <w:w w:val="110"/>
        </w:rPr>
        <w:t>to</w:t>
      </w:r>
    </w:p>
    <w:p w:rsidR="00194060" w:rsidRDefault="00194060">
      <w:pPr>
        <w:spacing w:line="312" w:lineRule="auto"/>
        <w:jc w:val="both"/>
        <w:sectPr w:rsidR="00194060">
          <w:pgSz w:w="12240" w:h="15840"/>
          <w:pgMar w:top="1360" w:right="0" w:bottom="1600" w:left="1320" w:header="0" w:footer="1404" w:gutter="0"/>
          <w:cols w:space="720"/>
        </w:sectPr>
      </w:pPr>
    </w:p>
    <w:p w:rsidR="00194060" w:rsidRDefault="00F75F9A">
      <w:pPr>
        <w:pStyle w:val="BodyText"/>
        <w:spacing w:before="33" w:line="312" w:lineRule="auto"/>
        <w:ind w:left="120" w:right="1536"/>
      </w:pPr>
      <w:r>
        <w:rPr>
          <w:w w:val="105"/>
        </w:rPr>
        <w:lastRenderedPageBreak/>
        <w:t>assess the impact of individual athletes on profession sports teams might find relevance and utility  in addressing the effectiveness of individual</w:t>
      </w:r>
      <w:r>
        <w:rPr>
          <w:spacing w:val="24"/>
          <w:w w:val="105"/>
        </w:rPr>
        <w:t xml:space="preserve"> </w:t>
      </w:r>
      <w:r>
        <w:rPr>
          <w:w w:val="105"/>
        </w:rPr>
        <w:t>Soldiers.</w:t>
      </w:r>
    </w:p>
    <w:p w:rsidR="00194060" w:rsidRDefault="00194060">
      <w:pPr>
        <w:pStyle w:val="BodyText"/>
        <w:spacing w:before="6"/>
        <w:rPr>
          <w:sz w:val="26"/>
        </w:rPr>
      </w:pPr>
    </w:p>
    <w:p w:rsidR="00194060" w:rsidRDefault="00F75F9A">
      <w:pPr>
        <w:pStyle w:val="Heading3"/>
        <w:numPr>
          <w:ilvl w:val="2"/>
          <w:numId w:val="4"/>
        </w:numPr>
        <w:tabs>
          <w:tab w:val="left" w:pos="886"/>
          <w:tab w:val="left" w:pos="887"/>
        </w:tabs>
        <w:ind w:hanging="766"/>
      </w:pPr>
      <w:r>
        <w:rPr>
          <w:w w:val="115"/>
        </w:rPr>
        <w:t>Using Higher Resolution Individual</w:t>
      </w:r>
      <w:r>
        <w:rPr>
          <w:spacing w:val="16"/>
          <w:w w:val="115"/>
        </w:rPr>
        <w:t xml:space="preserve"> </w:t>
      </w:r>
      <w:r>
        <w:rPr>
          <w:w w:val="115"/>
        </w:rPr>
        <w:t>Data</w:t>
      </w:r>
    </w:p>
    <w:p w:rsidR="00194060" w:rsidRDefault="00194060">
      <w:pPr>
        <w:pStyle w:val="BodyText"/>
        <w:spacing w:before="10"/>
        <w:rPr>
          <w:b/>
          <w:sz w:val="18"/>
        </w:rPr>
      </w:pPr>
    </w:p>
    <w:p w:rsidR="00194060" w:rsidRDefault="00F75F9A">
      <w:pPr>
        <w:pStyle w:val="BodyText"/>
        <w:spacing w:line="312" w:lineRule="auto"/>
        <w:ind w:left="120" w:right="1437"/>
      </w:pPr>
      <w:r>
        <w:rPr>
          <w:w w:val="110"/>
        </w:rPr>
        <w:t>More broadly, the concept of combining very detailed individual transaction data with available data sources has the potential to provide insights at the individual and group levels.</w:t>
      </w:r>
    </w:p>
    <w:p w:rsidR="00194060" w:rsidRDefault="00F75F9A">
      <w:pPr>
        <w:pStyle w:val="BodyText"/>
        <w:spacing w:line="312" w:lineRule="auto"/>
        <w:ind w:left="120" w:right="1435" w:firstLine="338"/>
        <w:jc w:val="both"/>
      </w:pPr>
      <w:r>
        <w:rPr>
          <w:spacing w:val="-3"/>
          <w:w w:val="105"/>
        </w:rPr>
        <w:t xml:space="preserve">Currently, </w:t>
      </w:r>
      <w:r>
        <w:rPr>
          <w:w w:val="105"/>
        </w:rPr>
        <w:t xml:space="preserve">only broad, county-level economic indicators and crude well-being measures (e.g. Army Physical Fitness </w:t>
      </w:r>
      <w:r>
        <w:rPr>
          <w:spacing w:val="-5"/>
          <w:w w:val="105"/>
        </w:rPr>
        <w:t xml:space="preserve">Test  </w:t>
      </w:r>
      <w:r>
        <w:rPr>
          <w:w w:val="105"/>
        </w:rPr>
        <w:t xml:space="preserve">score) are </w:t>
      </w:r>
      <w:r>
        <w:rPr>
          <w:spacing w:val="-3"/>
          <w:w w:val="105"/>
        </w:rPr>
        <w:t xml:space="preserve">available  </w:t>
      </w:r>
      <w:r>
        <w:rPr>
          <w:w w:val="105"/>
        </w:rPr>
        <w:t xml:space="preserve">in the current data sources.  More detailed insight  to an individual Soldier’s choices regarding attrition or reenlistment could very well </w:t>
      </w:r>
      <w:r>
        <w:rPr>
          <w:spacing w:val="3"/>
          <w:w w:val="105"/>
        </w:rPr>
        <w:t xml:space="preserve">be </w:t>
      </w:r>
      <w:r>
        <w:rPr>
          <w:w w:val="105"/>
        </w:rPr>
        <w:t xml:space="preserve">a function   of his/her personal situation regarding health, finances, social life, etc.  There is a potential wealth   of individualized information that could better inform such studies. This might include electronic transactions, data from health apps or wearables, registration data from recreational sports leagues, etc.   While the details of obtaining such data could </w:t>
      </w:r>
      <w:r>
        <w:rPr>
          <w:spacing w:val="3"/>
          <w:w w:val="105"/>
        </w:rPr>
        <w:t xml:space="preserve">be </w:t>
      </w:r>
      <w:r>
        <w:rPr>
          <w:w w:val="105"/>
        </w:rPr>
        <w:t>obtained is not obvious,  such data does   exist, and would certainly give an individualized picture of important factors regarding Soldier satisfaction.</w:t>
      </w:r>
    </w:p>
    <w:p w:rsidR="00194060" w:rsidRDefault="00194060">
      <w:pPr>
        <w:pStyle w:val="BodyText"/>
        <w:spacing w:before="4"/>
        <w:rPr>
          <w:sz w:val="26"/>
        </w:rPr>
      </w:pPr>
    </w:p>
    <w:p w:rsidR="00194060" w:rsidRDefault="00F75F9A">
      <w:pPr>
        <w:pStyle w:val="Heading3"/>
        <w:numPr>
          <w:ilvl w:val="2"/>
          <w:numId w:val="4"/>
        </w:numPr>
        <w:tabs>
          <w:tab w:val="left" w:pos="886"/>
          <w:tab w:val="left" w:pos="887"/>
        </w:tabs>
        <w:spacing w:before="1"/>
        <w:ind w:hanging="766"/>
      </w:pPr>
      <w:r>
        <w:rPr>
          <w:w w:val="115"/>
        </w:rPr>
        <w:t>Improved Understanding of Group</w:t>
      </w:r>
      <w:r>
        <w:rPr>
          <w:spacing w:val="13"/>
          <w:w w:val="115"/>
        </w:rPr>
        <w:t xml:space="preserve"> </w:t>
      </w:r>
      <w:r>
        <w:rPr>
          <w:w w:val="115"/>
        </w:rPr>
        <w:t>Dynamics</w:t>
      </w:r>
    </w:p>
    <w:p w:rsidR="00194060" w:rsidRDefault="00194060">
      <w:pPr>
        <w:pStyle w:val="BodyText"/>
        <w:spacing w:before="9"/>
        <w:rPr>
          <w:b/>
          <w:sz w:val="18"/>
        </w:rPr>
      </w:pPr>
    </w:p>
    <w:p w:rsidR="00194060" w:rsidRDefault="00F75F9A">
      <w:pPr>
        <w:pStyle w:val="BodyText"/>
        <w:spacing w:line="312" w:lineRule="auto"/>
        <w:ind w:left="120" w:right="1436"/>
        <w:jc w:val="both"/>
      </w:pPr>
      <w:r>
        <w:rPr>
          <w:w w:val="105"/>
        </w:rPr>
        <w:t xml:space="preserve">A second thrust of future analyses could focus on team/group effects,  as well as effects asso-    ciated with team/group leadership. This research has not made a concerted effort to detail squad/team/unit grouping for each Soldier at each timepoint, nor has it identified leaders of these different groupings. While it is not clear such resolution exists in the currently </w:t>
      </w:r>
      <w:r>
        <w:rPr>
          <w:spacing w:val="-3"/>
          <w:w w:val="105"/>
        </w:rPr>
        <w:t xml:space="preserve">available </w:t>
      </w:r>
      <w:r>
        <w:rPr>
          <w:w w:val="105"/>
        </w:rPr>
        <w:t xml:space="preserve">data source, data detailing group associations could provide insight on a number of interesting questions. </w:t>
      </w:r>
      <w:r>
        <w:rPr>
          <w:spacing w:val="-6"/>
          <w:w w:val="105"/>
        </w:rPr>
        <w:t xml:space="preserve">For </w:t>
      </w:r>
      <w:r>
        <w:rPr>
          <w:w w:val="105"/>
        </w:rPr>
        <w:t>example</w:t>
      </w:r>
    </w:p>
    <w:p w:rsidR="00194060" w:rsidRDefault="00F75F9A">
      <w:pPr>
        <w:pStyle w:val="ListParagraph"/>
        <w:numPr>
          <w:ilvl w:val="3"/>
          <w:numId w:val="4"/>
        </w:numPr>
        <w:tabs>
          <w:tab w:val="left" w:pos="666"/>
        </w:tabs>
        <w:spacing w:before="178" w:line="312" w:lineRule="auto"/>
        <w:ind w:right="1439"/>
      </w:pPr>
      <w:r>
        <w:rPr>
          <w:w w:val="105"/>
        </w:rPr>
        <w:t xml:space="preserve">Do </w:t>
      </w:r>
      <w:r>
        <w:rPr>
          <w:spacing w:val="-3"/>
          <w:w w:val="105"/>
        </w:rPr>
        <w:t xml:space="preserve">we </w:t>
      </w:r>
      <w:r>
        <w:rPr>
          <w:w w:val="105"/>
        </w:rPr>
        <w:t>see dependence within groupings regarding attrition or reenlistment decisions? If so, which</w:t>
      </w:r>
      <w:r>
        <w:rPr>
          <w:spacing w:val="14"/>
          <w:w w:val="105"/>
        </w:rPr>
        <w:t xml:space="preserve"> </w:t>
      </w:r>
      <w:r>
        <w:rPr>
          <w:w w:val="105"/>
        </w:rPr>
        <w:t>groupings?</w:t>
      </w:r>
    </w:p>
    <w:p w:rsidR="00194060" w:rsidRDefault="00F75F9A">
      <w:pPr>
        <w:pStyle w:val="ListParagraph"/>
        <w:numPr>
          <w:ilvl w:val="3"/>
          <w:numId w:val="4"/>
        </w:numPr>
        <w:tabs>
          <w:tab w:val="left" w:pos="666"/>
        </w:tabs>
        <w:spacing w:before="178" w:line="312" w:lineRule="auto"/>
        <w:ind w:right="1441"/>
      </w:pPr>
      <w:r>
        <w:rPr>
          <w:spacing w:val="-10"/>
          <w:w w:val="110"/>
        </w:rPr>
        <w:t xml:space="preserve">To </w:t>
      </w:r>
      <w:r>
        <w:rPr>
          <w:w w:val="110"/>
        </w:rPr>
        <w:t>what degree is the attrition rate within a group associated with the attributes of the individual Soldiers that make up the</w:t>
      </w:r>
      <w:r>
        <w:rPr>
          <w:spacing w:val="2"/>
          <w:w w:val="110"/>
        </w:rPr>
        <w:t xml:space="preserve"> </w:t>
      </w:r>
      <w:r>
        <w:rPr>
          <w:w w:val="110"/>
        </w:rPr>
        <w:t>group?</w:t>
      </w:r>
    </w:p>
    <w:p w:rsidR="00194060" w:rsidRDefault="00F75F9A">
      <w:pPr>
        <w:pStyle w:val="ListParagraph"/>
        <w:numPr>
          <w:ilvl w:val="3"/>
          <w:numId w:val="4"/>
        </w:numPr>
        <w:tabs>
          <w:tab w:val="left" w:pos="666"/>
        </w:tabs>
        <w:spacing w:before="178"/>
      </w:pPr>
      <w:r>
        <w:rPr>
          <w:spacing w:val="-10"/>
          <w:w w:val="110"/>
        </w:rPr>
        <w:t xml:space="preserve">To </w:t>
      </w:r>
      <w:r>
        <w:rPr>
          <w:w w:val="110"/>
        </w:rPr>
        <w:t>what degree is the attrition rate within a group associated with the leader of that</w:t>
      </w:r>
      <w:r>
        <w:rPr>
          <w:spacing w:val="55"/>
          <w:w w:val="110"/>
        </w:rPr>
        <w:t xml:space="preserve"> </w:t>
      </w:r>
      <w:r>
        <w:rPr>
          <w:w w:val="110"/>
        </w:rPr>
        <w:t>group?</w:t>
      </w:r>
    </w:p>
    <w:p w:rsidR="00194060" w:rsidRDefault="00194060">
      <w:pPr>
        <w:pStyle w:val="BodyText"/>
        <w:spacing w:before="2"/>
      </w:pPr>
    </w:p>
    <w:p w:rsidR="00194060" w:rsidRDefault="00F75F9A">
      <w:pPr>
        <w:pStyle w:val="BodyText"/>
        <w:spacing w:line="312" w:lineRule="auto"/>
        <w:ind w:left="120" w:right="1362"/>
      </w:pPr>
      <w:r>
        <w:rPr>
          <w:w w:val="105"/>
        </w:rPr>
        <w:t>Such investigations will need reliable information regarding the networks and groupings of individual soldiers, and will also need accurate information regarding leadership of these groupings.</w:t>
      </w:r>
    </w:p>
    <w:p w:rsidR="00194060" w:rsidRDefault="00194060">
      <w:pPr>
        <w:pStyle w:val="BodyText"/>
        <w:spacing w:before="3"/>
        <w:rPr>
          <w:sz w:val="26"/>
        </w:rPr>
      </w:pPr>
    </w:p>
    <w:p w:rsidR="00194060" w:rsidRDefault="00F75F9A">
      <w:pPr>
        <w:pStyle w:val="Heading1"/>
        <w:spacing w:before="0"/>
        <w:ind w:firstLine="0"/>
      </w:pPr>
      <w:r>
        <w:rPr>
          <w:w w:val="115"/>
        </w:rPr>
        <w:t>References</w:t>
      </w:r>
    </w:p>
    <w:p w:rsidR="00194060" w:rsidRDefault="00F75F9A">
      <w:pPr>
        <w:pStyle w:val="BodyText"/>
        <w:spacing w:before="221" w:line="256" w:lineRule="auto"/>
        <w:ind w:left="338" w:right="1437" w:hanging="219"/>
      </w:pPr>
      <w:r>
        <w:rPr>
          <w:w w:val="105"/>
        </w:rPr>
        <w:t xml:space="preserve">Abelson, M. A. and Baysinger, B. D. (1984). Optimal and dysfunctional turnover: Toward an organizational level model. </w:t>
      </w:r>
      <w:r>
        <w:rPr>
          <w:i/>
          <w:w w:val="105"/>
        </w:rPr>
        <w:t>Academy of management Review</w:t>
      </w:r>
      <w:r>
        <w:rPr>
          <w:w w:val="105"/>
        </w:rPr>
        <w:t>, 9(2):331–341.</w:t>
      </w:r>
    </w:p>
    <w:p w:rsidR="00194060" w:rsidRDefault="00194060">
      <w:pPr>
        <w:spacing w:line="256" w:lineRule="auto"/>
        <w:sectPr w:rsidR="00194060">
          <w:pgSz w:w="12240" w:h="15840"/>
          <w:pgMar w:top="1420" w:right="0" w:bottom="1600" w:left="1320" w:header="0" w:footer="1404" w:gutter="0"/>
          <w:cols w:space="720"/>
        </w:sectPr>
      </w:pPr>
    </w:p>
    <w:p w:rsidR="00194060" w:rsidRDefault="00F75F9A">
      <w:pPr>
        <w:pStyle w:val="BodyText"/>
        <w:spacing w:before="33" w:line="256" w:lineRule="auto"/>
        <w:ind w:left="338" w:right="1438" w:hanging="219"/>
        <w:jc w:val="both"/>
      </w:pPr>
      <w:r>
        <w:rPr>
          <w:w w:val="105"/>
        </w:rPr>
        <w:lastRenderedPageBreak/>
        <w:t xml:space="preserve">Adams, C. J., Hough, H., Proeschold-Bell, R. J., </w:t>
      </w:r>
      <w:r>
        <w:rPr>
          <w:spacing w:val="-5"/>
          <w:w w:val="105"/>
        </w:rPr>
        <w:t xml:space="preserve">Yao,  </w:t>
      </w:r>
      <w:r>
        <w:rPr>
          <w:w w:val="105"/>
        </w:rPr>
        <w:t xml:space="preserve">J., and Kolkin, M. (2017).  Clergy burnout:   A comparison study with other helping professions. </w:t>
      </w:r>
      <w:r>
        <w:rPr>
          <w:i/>
          <w:w w:val="105"/>
        </w:rPr>
        <w:t>Pastoral Psychology</w:t>
      </w:r>
      <w:r>
        <w:rPr>
          <w:w w:val="105"/>
        </w:rPr>
        <w:t>,</w:t>
      </w:r>
      <w:r>
        <w:rPr>
          <w:spacing w:val="14"/>
          <w:w w:val="105"/>
        </w:rPr>
        <w:t xml:space="preserve"> </w:t>
      </w:r>
      <w:r>
        <w:rPr>
          <w:w w:val="105"/>
        </w:rPr>
        <w:t>66(2):147–175.</w:t>
      </w:r>
    </w:p>
    <w:p w:rsidR="00194060" w:rsidRDefault="00F75F9A">
      <w:pPr>
        <w:pStyle w:val="BodyText"/>
        <w:spacing w:before="178"/>
        <w:ind w:left="119"/>
      </w:pPr>
      <w:r>
        <w:rPr>
          <w:w w:val="105"/>
        </w:rPr>
        <w:t>Allen, D. (1999). Desire to finish college:  An empirical link between motivation and persistence.</w:t>
      </w:r>
    </w:p>
    <w:p w:rsidR="00194060" w:rsidRDefault="00F75F9A">
      <w:pPr>
        <w:spacing w:before="18"/>
        <w:ind w:left="338"/>
      </w:pPr>
      <w:r>
        <w:rPr>
          <w:i/>
          <w:w w:val="105"/>
        </w:rPr>
        <w:t>Research in higher education</w:t>
      </w:r>
      <w:r>
        <w:rPr>
          <w:w w:val="105"/>
        </w:rPr>
        <w:t>, 40(4):461–485.</w:t>
      </w:r>
    </w:p>
    <w:p w:rsidR="00194060" w:rsidRDefault="00F75F9A">
      <w:pPr>
        <w:pStyle w:val="BodyText"/>
        <w:spacing w:before="196" w:line="256" w:lineRule="auto"/>
        <w:ind w:left="338" w:right="1437" w:hanging="219"/>
        <w:jc w:val="both"/>
      </w:pPr>
      <w:r>
        <w:rPr>
          <w:w w:val="105"/>
        </w:rPr>
        <w:t xml:space="preserve">Allen, D. G., </w:t>
      </w:r>
      <w:r>
        <w:rPr>
          <w:spacing w:val="-3"/>
          <w:w w:val="105"/>
        </w:rPr>
        <w:t xml:space="preserve">Weeks, </w:t>
      </w:r>
      <w:r>
        <w:rPr>
          <w:w w:val="105"/>
        </w:rPr>
        <w:t xml:space="preserve">K. </w:t>
      </w:r>
      <w:r>
        <w:rPr>
          <w:spacing w:val="-7"/>
          <w:w w:val="105"/>
        </w:rPr>
        <w:t xml:space="preserve">P., </w:t>
      </w:r>
      <w:r>
        <w:rPr>
          <w:w w:val="105"/>
        </w:rPr>
        <w:t xml:space="preserve">and Moffitt, K. R. (2005). </w:t>
      </w:r>
      <w:r>
        <w:rPr>
          <w:spacing w:val="-4"/>
          <w:w w:val="105"/>
        </w:rPr>
        <w:t xml:space="preserve">Turnover </w:t>
      </w:r>
      <w:r>
        <w:rPr>
          <w:w w:val="105"/>
        </w:rPr>
        <w:t xml:space="preserve">intentions and voluntary turnover:  the moderating roles of self-monitoring, locus of control, proactive personality, and risk aversion. </w:t>
      </w:r>
      <w:r>
        <w:rPr>
          <w:i/>
          <w:w w:val="105"/>
        </w:rPr>
        <w:t>Journal of Applied Psychology</w:t>
      </w:r>
      <w:r>
        <w:rPr>
          <w:w w:val="105"/>
        </w:rPr>
        <w:t>,</w:t>
      </w:r>
      <w:r>
        <w:rPr>
          <w:spacing w:val="12"/>
          <w:w w:val="105"/>
        </w:rPr>
        <w:t xml:space="preserve"> </w:t>
      </w:r>
      <w:r>
        <w:rPr>
          <w:w w:val="105"/>
        </w:rPr>
        <w:t>90(5):980.</w:t>
      </w:r>
    </w:p>
    <w:p w:rsidR="00194060" w:rsidRDefault="00F75F9A">
      <w:pPr>
        <w:spacing w:before="178" w:line="256" w:lineRule="auto"/>
        <w:ind w:left="338" w:right="1438" w:hanging="219"/>
        <w:jc w:val="both"/>
      </w:pPr>
      <w:r>
        <w:rPr>
          <w:w w:val="105"/>
        </w:rPr>
        <w:t xml:space="preserve">Allensworth, E. M. and Easton, J. Q. (2005). </w:t>
      </w:r>
      <w:r>
        <w:rPr>
          <w:i/>
          <w:w w:val="105"/>
        </w:rPr>
        <w:t>The On-Track Indicator as a Predictor of High School Graduation</w:t>
      </w:r>
      <w:r>
        <w:rPr>
          <w:w w:val="105"/>
        </w:rPr>
        <w:t>. Consortium on Chicago School Research, University of Chicago.</w:t>
      </w:r>
    </w:p>
    <w:p w:rsidR="00194060" w:rsidRDefault="00F75F9A">
      <w:pPr>
        <w:pStyle w:val="BodyText"/>
        <w:spacing w:before="178" w:line="256" w:lineRule="auto"/>
        <w:ind w:left="338" w:right="1439" w:hanging="219"/>
        <w:jc w:val="both"/>
      </w:pPr>
      <w:r>
        <w:rPr>
          <w:w w:val="110"/>
        </w:rPr>
        <w:t xml:space="preserve">Asch, B. J., Heaton, </w:t>
      </w:r>
      <w:r>
        <w:rPr>
          <w:spacing w:val="-6"/>
          <w:w w:val="110"/>
        </w:rPr>
        <w:t xml:space="preserve">P., </w:t>
      </w:r>
      <w:r>
        <w:rPr>
          <w:w w:val="110"/>
        </w:rPr>
        <w:t xml:space="preserve">Hosek, J., Martorell, F., Simon, C., and </w:t>
      </w:r>
      <w:r>
        <w:rPr>
          <w:spacing w:val="-3"/>
          <w:w w:val="110"/>
        </w:rPr>
        <w:t xml:space="preserve">Warner, </w:t>
      </w:r>
      <w:r>
        <w:rPr>
          <w:w w:val="110"/>
        </w:rPr>
        <w:t>J. T. (2010). Cash</w:t>
      </w:r>
      <w:r>
        <w:rPr>
          <w:spacing w:val="-39"/>
          <w:w w:val="110"/>
        </w:rPr>
        <w:t xml:space="preserve"> </w:t>
      </w:r>
      <w:r>
        <w:rPr>
          <w:w w:val="110"/>
        </w:rPr>
        <w:t xml:space="preserve">incen- tives and military enlistment, attrition, and reenlistment. </w:t>
      </w:r>
      <w:r>
        <w:rPr>
          <w:spacing w:val="-3"/>
          <w:w w:val="110"/>
        </w:rPr>
        <w:t xml:space="preserve">Technical </w:t>
      </w:r>
      <w:r>
        <w:rPr>
          <w:w w:val="110"/>
        </w:rPr>
        <w:t>report, RAND</w:t>
      </w:r>
      <w:r>
        <w:rPr>
          <w:spacing w:val="-26"/>
          <w:w w:val="110"/>
        </w:rPr>
        <w:t xml:space="preserve"> </w:t>
      </w:r>
      <w:r>
        <w:rPr>
          <w:spacing w:val="-3"/>
          <w:w w:val="110"/>
        </w:rPr>
        <w:t xml:space="preserve">NATIONAL </w:t>
      </w:r>
      <w:r>
        <w:rPr>
          <w:w w:val="110"/>
        </w:rPr>
        <w:t xml:space="preserve">DEFENSE RESEARCH INST </w:t>
      </w:r>
      <w:r>
        <w:rPr>
          <w:spacing w:val="-4"/>
          <w:w w:val="110"/>
        </w:rPr>
        <w:t xml:space="preserve">SANTA </w:t>
      </w:r>
      <w:r>
        <w:rPr>
          <w:w w:val="110"/>
        </w:rPr>
        <w:t>MONICA</w:t>
      </w:r>
      <w:r>
        <w:rPr>
          <w:spacing w:val="45"/>
          <w:w w:val="110"/>
        </w:rPr>
        <w:t xml:space="preserve"> </w:t>
      </w:r>
      <w:r>
        <w:rPr>
          <w:w w:val="110"/>
        </w:rPr>
        <w:t>CA.</w:t>
      </w:r>
    </w:p>
    <w:p w:rsidR="00194060" w:rsidRDefault="00F75F9A">
      <w:pPr>
        <w:spacing w:before="178" w:line="256" w:lineRule="auto"/>
        <w:ind w:left="338" w:right="1437" w:hanging="219"/>
        <w:jc w:val="both"/>
      </w:pPr>
      <w:r>
        <w:rPr>
          <w:w w:val="110"/>
        </w:rPr>
        <w:t xml:space="preserve">Asch, B. J., Mattock, M. G., and Hosek, J. (2013). </w:t>
      </w:r>
      <w:r>
        <w:rPr>
          <w:i/>
          <w:w w:val="110"/>
        </w:rPr>
        <w:t xml:space="preserve">A New </w:t>
      </w:r>
      <w:r>
        <w:rPr>
          <w:i/>
          <w:spacing w:val="-8"/>
          <w:w w:val="110"/>
        </w:rPr>
        <w:t xml:space="preserve">Tool </w:t>
      </w:r>
      <w:r>
        <w:rPr>
          <w:i/>
          <w:w w:val="110"/>
        </w:rPr>
        <w:t xml:space="preserve">for Assessing </w:t>
      </w:r>
      <w:r>
        <w:rPr>
          <w:i/>
          <w:spacing w:val="-3"/>
          <w:w w:val="110"/>
        </w:rPr>
        <w:t xml:space="preserve">Workforce </w:t>
      </w:r>
      <w:r>
        <w:rPr>
          <w:i/>
          <w:w w:val="110"/>
        </w:rPr>
        <w:t>Manage- ment Policies Over Time</w:t>
      </w:r>
      <w:r>
        <w:rPr>
          <w:w w:val="110"/>
        </w:rPr>
        <w:t>. Rand Corporation.</w:t>
      </w:r>
    </w:p>
    <w:p w:rsidR="00194060" w:rsidRDefault="00F75F9A">
      <w:pPr>
        <w:pStyle w:val="BodyText"/>
        <w:spacing w:before="178" w:line="256" w:lineRule="auto"/>
        <w:ind w:left="338" w:right="1439" w:hanging="219"/>
        <w:jc w:val="both"/>
      </w:pPr>
      <w:r>
        <w:rPr>
          <w:w w:val="110"/>
        </w:rPr>
        <w:t>Asch, B. J., Romley, J. A., and Totten, M. E. (2005). The quality of personnel in the enlisted ranks. Technical report, DTIC Document.</w:t>
      </w:r>
    </w:p>
    <w:p w:rsidR="00194060" w:rsidRDefault="00F75F9A">
      <w:pPr>
        <w:pStyle w:val="BodyText"/>
        <w:spacing w:before="177" w:line="256" w:lineRule="auto"/>
        <w:ind w:left="338" w:right="1438" w:hanging="219"/>
        <w:jc w:val="both"/>
      </w:pPr>
      <w:r>
        <w:rPr>
          <w:w w:val="105"/>
        </w:rPr>
        <w:t xml:space="preserve">Bauer, T. N., Erdogan, B., Liden, R. C., and </w:t>
      </w:r>
      <w:r>
        <w:rPr>
          <w:spacing w:val="-5"/>
          <w:w w:val="105"/>
        </w:rPr>
        <w:t xml:space="preserve">Wayne, </w:t>
      </w:r>
      <w:r>
        <w:rPr>
          <w:w w:val="105"/>
        </w:rPr>
        <w:t xml:space="preserve">S. J. (2006). A longitudinal study of the moderating role of extraversion: Leader-member exchange, performance, and turnover during  new executive development. </w:t>
      </w:r>
      <w:r>
        <w:rPr>
          <w:i/>
          <w:w w:val="105"/>
        </w:rPr>
        <w:t>Journal of Applied Psychology</w:t>
      </w:r>
      <w:r>
        <w:rPr>
          <w:w w:val="105"/>
        </w:rPr>
        <w:t>,</w:t>
      </w:r>
      <w:r>
        <w:rPr>
          <w:spacing w:val="11"/>
          <w:w w:val="105"/>
        </w:rPr>
        <w:t xml:space="preserve"> </w:t>
      </w:r>
      <w:r>
        <w:rPr>
          <w:w w:val="105"/>
        </w:rPr>
        <w:t>91(2):298.</w:t>
      </w:r>
    </w:p>
    <w:p w:rsidR="00194060" w:rsidRDefault="00F75F9A">
      <w:pPr>
        <w:spacing w:before="178" w:line="256" w:lineRule="auto"/>
        <w:ind w:left="338" w:right="1437" w:hanging="219"/>
        <w:jc w:val="both"/>
      </w:pPr>
      <w:r>
        <w:rPr>
          <w:w w:val="110"/>
        </w:rPr>
        <w:t>Bean,</w:t>
      </w:r>
      <w:r>
        <w:rPr>
          <w:spacing w:val="-24"/>
          <w:w w:val="110"/>
        </w:rPr>
        <w:t xml:space="preserve"> </w:t>
      </w:r>
      <w:r>
        <w:rPr>
          <w:w w:val="110"/>
        </w:rPr>
        <w:t>J.</w:t>
      </w:r>
      <w:r>
        <w:rPr>
          <w:spacing w:val="-25"/>
          <w:w w:val="110"/>
        </w:rPr>
        <w:t xml:space="preserve"> </w:t>
      </w:r>
      <w:r>
        <w:rPr>
          <w:spacing w:val="-10"/>
          <w:w w:val="110"/>
        </w:rPr>
        <w:t>P.</w:t>
      </w:r>
      <w:r>
        <w:rPr>
          <w:spacing w:val="-26"/>
          <w:w w:val="110"/>
        </w:rPr>
        <w:t xml:space="preserve"> </w:t>
      </w:r>
      <w:r>
        <w:rPr>
          <w:w w:val="110"/>
        </w:rPr>
        <w:t>(1985).</w:t>
      </w:r>
      <w:r>
        <w:rPr>
          <w:spacing w:val="-18"/>
          <w:w w:val="110"/>
        </w:rPr>
        <w:t xml:space="preserve"> </w:t>
      </w:r>
      <w:r>
        <w:rPr>
          <w:w w:val="110"/>
        </w:rPr>
        <w:t>Interaction</w:t>
      </w:r>
      <w:r>
        <w:rPr>
          <w:spacing w:val="-26"/>
          <w:w w:val="110"/>
        </w:rPr>
        <w:t xml:space="preserve"> </w:t>
      </w:r>
      <w:r>
        <w:rPr>
          <w:w w:val="110"/>
        </w:rPr>
        <w:t>effects</w:t>
      </w:r>
      <w:r>
        <w:rPr>
          <w:spacing w:val="-25"/>
          <w:w w:val="110"/>
        </w:rPr>
        <w:t xml:space="preserve"> </w:t>
      </w:r>
      <w:r>
        <w:rPr>
          <w:w w:val="110"/>
        </w:rPr>
        <w:t>based</w:t>
      </w:r>
      <w:r>
        <w:rPr>
          <w:spacing w:val="-25"/>
          <w:w w:val="110"/>
        </w:rPr>
        <w:t xml:space="preserve"> </w:t>
      </w:r>
      <w:r>
        <w:rPr>
          <w:w w:val="110"/>
        </w:rPr>
        <w:t>on</w:t>
      </w:r>
      <w:r>
        <w:rPr>
          <w:spacing w:val="-27"/>
          <w:w w:val="110"/>
        </w:rPr>
        <w:t xml:space="preserve"> </w:t>
      </w:r>
      <w:r>
        <w:rPr>
          <w:w w:val="110"/>
        </w:rPr>
        <w:t>class</w:t>
      </w:r>
      <w:r>
        <w:rPr>
          <w:spacing w:val="-25"/>
          <w:w w:val="110"/>
        </w:rPr>
        <w:t xml:space="preserve"> </w:t>
      </w:r>
      <w:r>
        <w:rPr>
          <w:w w:val="110"/>
        </w:rPr>
        <w:t>level</w:t>
      </w:r>
      <w:r>
        <w:rPr>
          <w:spacing w:val="-25"/>
          <w:w w:val="110"/>
        </w:rPr>
        <w:t xml:space="preserve"> </w:t>
      </w:r>
      <w:r>
        <w:rPr>
          <w:w w:val="110"/>
        </w:rPr>
        <w:t>in</w:t>
      </w:r>
      <w:r>
        <w:rPr>
          <w:spacing w:val="-26"/>
          <w:w w:val="110"/>
        </w:rPr>
        <w:t xml:space="preserve"> </w:t>
      </w:r>
      <w:r>
        <w:rPr>
          <w:w w:val="110"/>
        </w:rPr>
        <w:t>an</w:t>
      </w:r>
      <w:r>
        <w:rPr>
          <w:spacing w:val="-26"/>
          <w:w w:val="110"/>
        </w:rPr>
        <w:t xml:space="preserve"> </w:t>
      </w:r>
      <w:r>
        <w:rPr>
          <w:w w:val="110"/>
        </w:rPr>
        <w:t>explanatory</w:t>
      </w:r>
      <w:r>
        <w:rPr>
          <w:spacing w:val="-27"/>
          <w:w w:val="110"/>
        </w:rPr>
        <w:t xml:space="preserve"> </w:t>
      </w:r>
      <w:r>
        <w:rPr>
          <w:w w:val="110"/>
        </w:rPr>
        <w:t>model</w:t>
      </w:r>
      <w:r>
        <w:rPr>
          <w:spacing w:val="-25"/>
          <w:w w:val="110"/>
        </w:rPr>
        <w:t xml:space="preserve"> </w:t>
      </w:r>
      <w:r>
        <w:rPr>
          <w:w w:val="110"/>
        </w:rPr>
        <w:t>of</w:t>
      </w:r>
      <w:r>
        <w:rPr>
          <w:spacing w:val="-26"/>
          <w:w w:val="110"/>
        </w:rPr>
        <w:t xml:space="preserve"> </w:t>
      </w:r>
      <w:r>
        <w:rPr>
          <w:w w:val="110"/>
        </w:rPr>
        <w:t>college</w:t>
      </w:r>
      <w:r>
        <w:rPr>
          <w:spacing w:val="-25"/>
          <w:w w:val="110"/>
        </w:rPr>
        <w:t xml:space="preserve"> </w:t>
      </w:r>
      <w:r>
        <w:rPr>
          <w:w w:val="110"/>
        </w:rPr>
        <w:t xml:space="preserve">student dropout syndrome. </w:t>
      </w:r>
      <w:r>
        <w:rPr>
          <w:i/>
          <w:spacing w:val="-3"/>
          <w:w w:val="110"/>
        </w:rPr>
        <w:t xml:space="preserve">American educational </w:t>
      </w:r>
      <w:r>
        <w:rPr>
          <w:i/>
          <w:spacing w:val="-5"/>
          <w:w w:val="110"/>
        </w:rPr>
        <w:t xml:space="preserve">research </w:t>
      </w:r>
      <w:r>
        <w:rPr>
          <w:i/>
          <w:w w:val="110"/>
        </w:rPr>
        <w:t>journal</w:t>
      </w:r>
      <w:r>
        <w:rPr>
          <w:w w:val="110"/>
        </w:rPr>
        <w:t>,</w:t>
      </w:r>
      <w:r>
        <w:rPr>
          <w:spacing w:val="17"/>
          <w:w w:val="110"/>
        </w:rPr>
        <w:t xml:space="preserve"> </w:t>
      </w:r>
      <w:r>
        <w:rPr>
          <w:w w:val="110"/>
        </w:rPr>
        <w:t>22(1):35–64.</w:t>
      </w:r>
    </w:p>
    <w:p w:rsidR="00194060" w:rsidRDefault="00F75F9A">
      <w:pPr>
        <w:pStyle w:val="BodyText"/>
        <w:spacing w:before="178" w:line="256" w:lineRule="auto"/>
        <w:ind w:left="338" w:right="1438" w:hanging="219"/>
        <w:jc w:val="both"/>
      </w:pPr>
      <w:r>
        <w:rPr>
          <w:w w:val="105"/>
        </w:rPr>
        <w:t xml:space="preserve">Bentein, K., Vandenberghe, C., Vandenberg, R., and Stinglhamber, F. (2005). The role of change in the relationship between commitment and turnover: a latent growth modeling approach. </w:t>
      </w:r>
      <w:r>
        <w:rPr>
          <w:i/>
          <w:w w:val="105"/>
        </w:rPr>
        <w:t>Journal  of Applied Psychology</w:t>
      </w:r>
      <w:r>
        <w:rPr>
          <w:w w:val="105"/>
        </w:rPr>
        <w:t>,</w:t>
      </w:r>
      <w:r>
        <w:rPr>
          <w:spacing w:val="51"/>
          <w:w w:val="105"/>
        </w:rPr>
        <w:t xml:space="preserve"> </w:t>
      </w:r>
      <w:r>
        <w:rPr>
          <w:w w:val="105"/>
        </w:rPr>
        <w:t>90(3):468.</w:t>
      </w:r>
    </w:p>
    <w:p w:rsidR="00194060" w:rsidRDefault="00F75F9A">
      <w:pPr>
        <w:pStyle w:val="BodyText"/>
        <w:spacing w:before="178" w:line="256" w:lineRule="auto"/>
        <w:ind w:left="338" w:right="1438" w:hanging="219"/>
        <w:jc w:val="both"/>
      </w:pPr>
      <w:r>
        <w:rPr>
          <w:w w:val="105"/>
        </w:rPr>
        <w:t>Bergiel, E., Nguyen, V., Taylor, G., and Clenney, B. (2014). Human resource practices, job em- beddedness, and voluntary turnover.</w:t>
      </w:r>
    </w:p>
    <w:p w:rsidR="00194060" w:rsidRDefault="00F75F9A">
      <w:pPr>
        <w:pStyle w:val="BodyText"/>
        <w:spacing w:before="178" w:line="256" w:lineRule="auto"/>
        <w:ind w:left="338" w:right="1437" w:hanging="219"/>
        <w:jc w:val="both"/>
      </w:pPr>
      <w:r>
        <w:rPr>
          <w:w w:val="110"/>
        </w:rPr>
        <w:t>Besag,</w:t>
      </w:r>
      <w:r>
        <w:rPr>
          <w:spacing w:val="-10"/>
          <w:w w:val="110"/>
        </w:rPr>
        <w:t xml:space="preserve"> </w:t>
      </w:r>
      <w:r>
        <w:rPr>
          <w:w w:val="110"/>
        </w:rPr>
        <w:t>J.,</w:t>
      </w:r>
      <w:r>
        <w:rPr>
          <w:spacing w:val="-8"/>
          <w:w w:val="110"/>
        </w:rPr>
        <w:t xml:space="preserve"> </w:t>
      </w:r>
      <w:r>
        <w:rPr>
          <w:w w:val="110"/>
        </w:rPr>
        <w:t>Green,</w:t>
      </w:r>
      <w:r>
        <w:rPr>
          <w:spacing w:val="-9"/>
          <w:w w:val="110"/>
        </w:rPr>
        <w:t xml:space="preserve"> </w:t>
      </w:r>
      <w:r>
        <w:rPr>
          <w:spacing w:val="-6"/>
          <w:w w:val="110"/>
        </w:rPr>
        <w:t>P.,</w:t>
      </w:r>
      <w:r>
        <w:rPr>
          <w:spacing w:val="-9"/>
          <w:w w:val="110"/>
        </w:rPr>
        <w:t xml:space="preserve"> </w:t>
      </w:r>
      <w:r>
        <w:rPr>
          <w:w w:val="110"/>
        </w:rPr>
        <w:t>Higdon,</w:t>
      </w:r>
      <w:r>
        <w:rPr>
          <w:spacing w:val="-9"/>
          <w:w w:val="110"/>
        </w:rPr>
        <w:t xml:space="preserve"> </w:t>
      </w:r>
      <w:r>
        <w:rPr>
          <w:w w:val="110"/>
        </w:rPr>
        <w:t>D.,</w:t>
      </w:r>
      <w:r>
        <w:rPr>
          <w:spacing w:val="-9"/>
          <w:w w:val="110"/>
        </w:rPr>
        <w:t xml:space="preserve"> </w:t>
      </w:r>
      <w:r>
        <w:rPr>
          <w:w w:val="110"/>
        </w:rPr>
        <w:t>and</w:t>
      </w:r>
      <w:r>
        <w:rPr>
          <w:spacing w:val="-9"/>
          <w:w w:val="110"/>
        </w:rPr>
        <w:t xml:space="preserve"> </w:t>
      </w:r>
      <w:r>
        <w:rPr>
          <w:w w:val="110"/>
        </w:rPr>
        <w:t>Mengersen,</w:t>
      </w:r>
      <w:r>
        <w:rPr>
          <w:spacing w:val="-9"/>
          <w:w w:val="110"/>
        </w:rPr>
        <w:t xml:space="preserve"> </w:t>
      </w:r>
      <w:r>
        <w:rPr>
          <w:w w:val="110"/>
        </w:rPr>
        <w:t>K.</w:t>
      </w:r>
      <w:r>
        <w:rPr>
          <w:spacing w:val="-9"/>
          <w:w w:val="110"/>
        </w:rPr>
        <w:t xml:space="preserve"> </w:t>
      </w:r>
      <w:r>
        <w:rPr>
          <w:w w:val="110"/>
        </w:rPr>
        <w:t>(1995).</w:t>
      </w:r>
      <w:r>
        <w:rPr>
          <w:spacing w:val="7"/>
          <w:w w:val="110"/>
        </w:rPr>
        <w:t xml:space="preserve"> </w:t>
      </w:r>
      <w:r>
        <w:rPr>
          <w:w w:val="110"/>
        </w:rPr>
        <w:t>Bayesian</w:t>
      </w:r>
      <w:r>
        <w:rPr>
          <w:spacing w:val="-9"/>
          <w:w w:val="110"/>
        </w:rPr>
        <w:t xml:space="preserve"> </w:t>
      </w:r>
      <w:r>
        <w:rPr>
          <w:w w:val="110"/>
        </w:rPr>
        <w:t>computation</w:t>
      </w:r>
      <w:r>
        <w:rPr>
          <w:spacing w:val="-9"/>
          <w:w w:val="110"/>
        </w:rPr>
        <w:t xml:space="preserve"> </w:t>
      </w:r>
      <w:r>
        <w:rPr>
          <w:w w:val="110"/>
        </w:rPr>
        <w:t>and</w:t>
      </w:r>
      <w:r>
        <w:rPr>
          <w:spacing w:val="-10"/>
          <w:w w:val="110"/>
        </w:rPr>
        <w:t xml:space="preserve"> </w:t>
      </w:r>
      <w:r>
        <w:rPr>
          <w:w w:val="110"/>
        </w:rPr>
        <w:t xml:space="preserve">stochastic systems. </w:t>
      </w:r>
      <w:r>
        <w:rPr>
          <w:i/>
          <w:w w:val="110"/>
        </w:rPr>
        <w:t>Statistical Science</w:t>
      </w:r>
      <w:r>
        <w:rPr>
          <w:w w:val="110"/>
        </w:rPr>
        <w:t>, pages</w:t>
      </w:r>
      <w:r>
        <w:rPr>
          <w:spacing w:val="7"/>
          <w:w w:val="110"/>
        </w:rPr>
        <w:t xml:space="preserve"> </w:t>
      </w:r>
      <w:r>
        <w:rPr>
          <w:w w:val="110"/>
        </w:rPr>
        <w:t>3–41.</w:t>
      </w:r>
    </w:p>
    <w:p w:rsidR="00194060" w:rsidRDefault="00F75F9A">
      <w:pPr>
        <w:pStyle w:val="BodyText"/>
        <w:spacing w:before="178" w:line="256" w:lineRule="auto"/>
        <w:ind w:left="338" w:right="1439" w:hanging="219"/>
        <w:jc w:val="both"/>
      </w:pPr>
      <w:r>
        <w:rPr>
          <w:w w:val="110"/>
        </w:rPr>
        <w:t xml:space="preserve">Borman, G. D. and Dowling, N. M. (2008). Teacher attrition and retention: A meta-analytic and narrative review of the research. </w:t>
      </w:r>
      <w:r>
        <w:rPr>
          <w:i/>
          <w:w w:val="110"/>
        </w:rPr>
        <w:t>Review of educational research</w:t>
      </w:r>
      <w:r>
        <w:rPr>
          <w:w w:val="110"/>
        </w:rPr>
        <w:t>, 78(3):367–409.</w:t>
      </w:r>
    </w:p>
    <w:p w:rsidR="00194060" w:rsidRDefault="00F75F9A">
      <w:pPr>
        <w:spacing w:before="178" w:line="256" w:lineRule="auto"/>
        <w:ind w:left="338" w:right="1436" w:hanging="219"/>
        <w:jc w:val="both"/>
      </w:pPr>
      <w:r>
        <w:rPr>
          <w:w w:val="105"/>
        </w:rPr>
        <w:t xml:space="preserve">Brooks, S., Gelman, A., Jones, G., and Meng, X.-L. (2011). </w:t>
      </w:r>
      <w:r>
        <w:rPr>
          <w:i/>
          <w:w w:val="105"/>
        </w:rPr>
        <w:t>Handbook of Markov Chain Monte Carlo</w:t>
      </w:r>
      <w:r>
        <w:rPr>
          <w:w w:val="105"/>
        </w:rPr>
        <w:t>. CRC press.</w:t>
      </w:r>
    </w:p>
    <w:p w:rsidR="00194060" w:rsidRDefault="00F75F9A">
      <w:pPr>
        <w:pStyle w:val="BodyText"/>
        <w:spacing w:before="178" w:line="256" w:lineRule="auto"/>
        <w:ind w:left="338" w:right="1440" w:hanging="219"/>
        <w:jc w:val="both"/>
      </w:pPr>
      <w:r>
        <w:rPr>
          <w:w w:val="105"/>
        </w:rPr>
        <w:t>Buddin, R. (1988). Trends in attrition of high-quality military recruits. Technical report, RAND CORP SANTA MONICA CA.</w:t>
      </w:r>
    </w:p>
    <w:p w:rsidR="00194060" w:rsidRDefault="00F75F9A">
      <w:pPr>
        <w:pStyle w:val="BodyText"/>
        <w:spacing w:before="178" w:line="256" w:lineRule="auto"/>
        <w:ind w:left="338" w:right="1437" w:hanging="219"/>
        <w:jc w:val="both"/>
      </w:pPr>
      <w:r>
        <w:rPr>
          <w:w w:val="110"/>
        </w:rPr>
        <w:t>Buddin, R. J. (2005). Success of first-term soldiers. the effects of recruiting practices and recruit characteristics. Technical report, DTIC Document.</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pStyle w:val="BodyText"/>
        <w:spacing w:before="33" w:line="256" w:lineRule="auto"/>
        <w:ind w:left="338" w:right="1440" w:hanging="219"/>
        <w:jc w:val="both"/>
      </w:pPr>
      <w:r>
        <w:rPr>
          <w:w w:val="105"/>
        </w:rPr>
        <w:lastRenderedPageBreak/>
        <w:t>Burkhauser, S., Hanser, L. M., and Hardison, C. M. (2014). Elements of success: How type of sec- ondary education credential helps predict enlistee attrition. Technical report, RAND NATIONAL DEFENSE RESEARCH INST SANTA MONICA CA.</w:t>
      </w:r>
    </w:p>
    <w:p w:rsidR="00194060" w:rsidRDefault="00F75F9A">
      <w:pPr>
        <w:pStyle w:val="BodyText"/>
        <w:spacing w:before="181" w:line="256" w:lineRule="auto"/>
        <w:ind w:left="338" w:right="1438" w:hanging="219"/>
        <w:jc w:val="both"/>
      </w:pPr>
      <w:r>
        <w:rPr>
          <w:w w:val="105"/>
        </w:rPr>
        <w:t xml:space="preserve">Cabrera, A. F., Nora, A., and Castaneda, M. B. (1993). College persistence: Structural equations modeling test of an integrated model of student retention. </w:t>
      </w:r>
      <w:r>
        <w:rPr>
          <w:i/>
          <w:w w:val="105"/>
        </w:rPr>
        <w:t>Journal of Higher Education</w:t>
      </w:r>
      <w:r>
        <w:rPr>
          <w:w w:val="105"/>
        </w:rPr>
        <w:t>, pages 123–139.</w:t>
      </w:r>
    </w:p>
    <w:p w:rsidR="00194060" w:rsidRDefault="00F75F9A">
      <w:pPr>
        <w:spacing w:before="180"/>
        <w:ind w:left="120"/>
      </w:pPr>
      <w:r>
        <w:rPr>
          <w:w w:val="105"/>
        </w:rPr>
        <w:t xml:space="preserve">Casella, G. and Berger, R. L. (2002). </w:t>
      </w:r>
      <w:r>
        <w:rPr>
          <w:i/>
          <w:w w:val="105"/>
        </w:rPr>
        <w:t>Statistical inference</w:t>
      </w:r>
      <w:r>
        <w:rPr>
          <w:w w:val="105"/>
        </w:rPr>
        <w:t>, volume 2. Duxbury Pacific Grove, CA.</w:t>
      </w:r>
    </w:p>
    <w:p w:rsidR="00194060" w:rsidRDefault="00F75F9A">
      <w:pPr>
        <w:pStyle w:val="BodyText"/>
        <w:spacing w:before="197" w:line="256" w:lineRule="auto"/>
        <w:ind w:left="338" w:right="1438" w:hanging="219"/>
        <w:jc w:val="both"/>
      </w:pPr>
      <w:r>
        <w:rPr>
          <w:w w:val="105"/>
        </w:rPr>
        <w:t xml:space="preserve">Cotton, J. L. and Tuttle, J. M. (1986). Employee turnover: A meta-analysis and review with implications for research. </w:t>
      </w:r>
      <w:r>
        <w:rPr>
          <w:i/>
          <w:w w:val="105"/>
        </w:rPr>
        <w:t>Academy of Management Review</w:t>
      </w:r>
      <w:r>
        <w:rPr>
          <w:w w:val="105"/>
        </w:rPr>
        <w:t>, 11(1):55–70.</w:t>
      </w:r>
    </w:p>
    <w:p w:rsidR="00194060" w:rsidRDefault="00F75F9A">
      <w:pPr>
        <w:spacing w:before="180" w:line="256" w:lineRule="auto"/>
        <w:ind w:left="338" w:right="1438" w:hanging="219"/>
        <w:jc w:val="both"/>
      </w:pPr>
      <w:r>
        <w:rPr>
          <w:w w:val="105"/>
        </w:rPr>
        <w:t xml:space="preserve">Council, N. R. et al. (2011). </w:t>
      </w:r>
      <w:r>
        <w:rPr>
          <w:i/>
          <w:w w:val="105"/>
        </w:rPr>
        <w:t>High school dropout, graduation, and completion rates: Better data, better measures, better decisions</w:t>
      </w:r>
      <w:r>
        <w:rPr>
          <w:w w:val="105"/>
        </w:rPr>
        <w:t>. National Academies Press.</w:t>
      </w:r>
    </w:p>
    <w:p w:rsidR="00194060" w:rsidRDefault="00F75F9A">
      <w:pPr>
        <w:spacing w:before="180" w:line="256" w:lineRule="auto"/>
        <w:ind w:left="338" w:right="1438" w:hanging="219"/>
        <w:jc w:val="both"/>
      </w:pPr>
      <w:r>
        <w:rPr>
          <w:w w:val="105"/>
        </w:rPr>
        <w:t xml:space="preserve">Cox, D. R. (1972). Regression models and life-tables (with discussions). </w:t>
      </w:r>
      <w:r>
        <w:rPr>
          <w:i/>
          <w:w w:val="105"/>
        </w:rPr>
        <w:t>Journal of the Royal Statistical Society (Series B)</w:t>
      </w:r>
      <w:r>
        <w:rPr>
          <w:w w:val="105"/>
        </w:rPr>
        <w:t>, 34:187–220.</w:t>
      </w:r>
    </w:p>
    <w:p w:rsidR="00194060" w:rsidRDefault="00F75F9A">
      <w:pPr>
        <w:pStyle w:val="BodyText"/>
        <w:spacing w:before="180" w:line="256" w:lineRule="auto"/>
        <w:ind w:left="338" w:right="1438" w:hanging="219"/>
        <w:jc w:val="both"/>
      </w:pPr>
      <w:r>
        <w:rPr>
          <w:w w:val="105"/>
        </w:rPr>
        <w:t xml:space="preserve">Croan, G. M., </w:t>
      </w:r>
      <w:r>
        <w:rPr>
          <w:spacing w:val="-3"/>
          <w:w w:val="105"/>
        </w:rPr>
        <w:t xml:space="preserve">Bowen, </w:t>
      </w:r>
      <w:r>
        <w:rPr>
          <w:w w:val="105"/>
        </w:rPr>
        <w:t xml:space="preserve">G. L., </w:t>
      </w:r>
      <w:r>
        <w:rPr>
          <w:spacing w:val="-5"/>
          <w:w w:val="105"/>
        </w:rPr>
        <w:t xml:space="preserve">Farkas,  </w:t>
      </w:r>
      <w:r>
        <w:rPr>
          <w:w w:val="105"/>
        </w:rPr>
        <w:t xml:space="preserve">G., Glickman, A., Orthner, D., Nogami, G. Y., Gade, </w:t>
      </w:r>
      <w:r>
        <w:rPr>
          <w:spacing w:val="-10"/>
          <w:w w:val="105"/>
        </w:rPr>
        <w:t xml:space="preserve">P.  </w:t>
      </w:r>
      <w:r>
        <w:rPr>
          <w:w w:val="105"/>
        </w:rPr>
        <w:t xml:space="preserve">A.,  and </w:t>
      </w:r>
      <w:r>
        <w:rPr>
          <w:spacing w:val="-4"/>
          <w:w w:val="105"/>
        </w:rPr>
        <w:t xml:space="preserve">Tremble </w:t>
      </w:r>
      <w:r>
        <w:rPr>
          <w:w w:val="105"/>
        </w:rPr>
        <w:t xml:space="preserve">Jr, T. R. (1990). Career decision-making and the military family: </w:t>
      </w:r>
      <w:r>
        <w:rPr>
          <w:spacing w:val="-6"/>
          <w:w w:val="105"/>
        </w:rPr>
        <w:t xml:space="preserve">Toward </w:t>
      </w:r>
      <w:r>
        <w:rPr>
          <w:w w:val="105"/>
        </w:rPr>
        <w:t xml:space="preserve">a com- prehensive model. </w:t>
      </w:r>
      <w:r>
        <w:rPr>
          <w:spacing w:val="-3"/>
          <w:w w:val="105"/>
        </w:rPr>
        <w:t xml:space="preserve">Technical </w:t>
      </w:r>
      <w:r>
        <w:rPr>
          <w:w w:val="105"/>
        </w:rPr>
        <w:t>report, DTIC</w:t>
      </w:r>
      <w:r>
        <w:rPr>
          <w:spacing w:val="-6"/>
          <w:w w:val="105"/>
        </w:rPr>
        <w:t xml:space="preserve"> </w:t>
      </w:r>
      <w:r>
        <w:rPr>
          <w:w w:val="105"/>
        </w:rPr>
        <w:t>Document.</w:t>
      </w:r>
    </w:p>
    <w:p w:rsidR="00194060" w:rsidRDefault="00F75F9A">
      <w:pPr>
        <w:pStyle w:val="BodyText"/>
        <w:spacing w:before="180" w:line="256" w:lineRule="auto"/>
        <w:ind w:left="338" w:right="1438" w:hanging="219"/>
        <w:jc w:val="both"/>
      </w:pPr>
      <w:r>
        <w:rPr>
          <w:w w:val="105"/>
        </w:rPr>
        <w:t xml:space="preserve">Davis, P. R., Trevor, C. O., and Feng, J. (2015). Creating a more quit-friendly national workforce? individual layoff history and voluntary turnover. </w:t>
      </w:r>
      <w:r>
        <w:rPr>
          <w:i/>
          <w:w w:val="105"/>
        </w:rPr>
        <w:t>Journal of Applied Psychology</w:t>
      </w:r>
      <w:r>
        <w:rPr>
          <w:w w:val="105"/>
        </w:rPr>
        <w:t>, 100(5):1434.</w:t>
      </w:r>
    </w:p>
    <w:p w:rsidR="00194060" w:rsidRDefault="00F75F9A">
      <w:pPr>
        <w:pStyle w:val="BodyText"/>
        <w:spacing w:before="180" w:line="256" w:lineRule="auto"/>
        <w:ind w:left="338" w:right="1437" w:hanging="219"/>
        <w:jc w:val="both"/>
      </w:pPr>
      <w:r>
        <w:rPr>
          <w:w w:val="105"/>
        </w:rPr>
        <w:t>DoD (2012). Report of the eleventh quadrennial review of military compensation. Technical report, Department of Defense, Main Report. 1417, RefID: 3-80904F8.</w:t>
      </w:r>
    </w:p>
    <w:p w:rsidR="00194060" w:rsidRDefault="00F75F9A">
      <w:pPr>
        <w:pStyle w:val="BodyText"/>
        <w:spacing w:before="180" w:line="256" w:lineRule="auto"/>
        <w:ind w:left="338" w:right="1438" w:hanging="219"/>
        <w:jc w:val="both"/>
      </w:pPr>
      <w:r>
        <w:rPr>
          <w:w w:val="107"/>
        </w:rPr>
        <w:t>Du</w:t>
      </w:r>
      <w:r>
        <w:rPr>
          <w:spacing w:val="-6"/>
          <w:w w:val="107"/>
        </w:rPr>
        <w:t>p</w:t>
      </w:r>
      <w:r>
        <w:rPr>
          <w:spacing w:val="-103"/>
          <w:w w:val="148"/>
        </w:rPr>
        <w:t>´</w:t>
      </w:r>
      <w:r>
        <w:rPr>
          <w:w w:val="106"/>
        </w:rPr>
        <w:t>e</w:t>
      </w:r>
      <w:r>
        <w:rPr>
          <w:spacing w:val="-7"/>
          <w:w w:val="106"/>
        </w:rPr>
        <w:t>r</w:t>
      </w:r>
      <w:r>
        <w:rPr>
          <w:spacing w:val="-103"/>
          <w:w w:val="148"/>
        </w:rPr>
        <w:t>´</w:t>
      </w:r>
      <w:r>
        <w:rPr>
          <w:w w:val="103"/>
        </w:rPr>
        <w:t>e,</w:t>
      </w:r>
      <w:r>
        <w:rPr>
          <w:spacing w:val="4"/>
        </w:rPr>
        <w:t xml:space="preserve"> </w:t>
      </w:r>
      <w:r>
        <w:rPr>
          <w:w w:val="105"/>
        </w:rPr>
        <w:t>V.,</w:t>
      </w:r>
      <w:r>
        <w:rPr>
          <w:spacing w:val="4"/>
        </w:rPr>
        <w:t xml:space="preserve"> </w:t>
      </w:r>
      <w:r>
        <w:rPr>
          <w:w w:val="101"/>
        </w:rPr>
        <w:t>Le</w:t>
      </w:r>
      <w:r>
        <w:rPr>
          <w:spacing w:val="-7"/>
          <w:w w:val="101"/>
        </w:rPr>
        <w:t>v</w:t>
      </w:r>
      <w:r>
        <w:rPr>
          <w:w w:val="104"/>
        </w:rPr>
        <w:t>e</w:t>
      </w:r>
      <w:r>
        <w:rPr>
          <w:spacing w:val="-7"/>
          <w:w w:val="104"/>
        </w:rPr>
        <w:t>n</w:t>
      </w:r>
      <w:r>
        <w:rPr>
          <w:w w:val="113"/>
        </w:rPr>
        <w:t>thal,</w:t>
      </w:r>
      <w:r>
        <w:rPr>
          <w:spacing w:val="4"/>
        </w:rPr>
        <w:t xml:space="preserve"> </w:t>
      </w:r>
      <w:r>
        <w:rPr>
          <w:w w:val="113"/>
        </w:rPr>
        <w:t>T.,</w:t>
      </w:r>
      <w:r>
        <w:rPr>
          <w:spacing w:val="4"/>
        </w:rPr>
        <w:t xml:space="preserve"> </w:t>
      </w:r>
      <w:r>
        <w:rPr>
          <w:w w:val="104"/>
        </w:rPr>
        <w:t>Dion,</w:t>
      </w:r>
      <w:r>
        <w:rPr>
          <w:spacing w:val="4"/>
        </w:rPr>
        <w:t xml:space="preserve"> </w:t>
      </w:r>
      <w:r>
        <w:rPr>
          <w:w w:val="110"/>
        </w:rPr>
        <w:t>E.,</w:t>
      </w:r>
      <w:r>
        <w:rPr>
          <w:spacing w:val="4"/>
        </w:rPr>
        <w:t xml:space="preserve"> </w:t>
      </w:r>
      <w:r>
        <w:rPr>
          <w:w w:val="105"/>
        </w:rPr>
        <w:t>Crosn</w:t>
      </w:r>
      <w:r>
        <w:rPr>
          <w:spacing w:val="5"/>
          <w:w w:val="105"/>
        </w:rPr>
        <w:t>o</w:t>
      </w:r>
      <w:r>
        <w:rPr>
          <w:w w:val="99"/>
        </w:rPr>
        <w:t>e</w:t>
      </w:r>
      <w:r>
        <w:rPr>
          <w:w w:val="109"/>
        </w:rPr>
        <w:t>,</w:t>
      </w:r>
      <w:r>
        <w:rPr>
          <w:spacing w:val="4"/>
        </w:rPr>
        <w:t xml:space="preserve"> </w:t>
      </w:r>
      <w:r>
        <w:rPr>
          <w:w w:val="109"/>
        </w:rPr>
        <w:t>R.,</w:t>
      </w:r>
      <w:r>
        <w:rPr>
          <w:spacing w:val="4"/>
        </w:rPr>
        <w:t xml:space="preserve"> </w:t>
      </w:r>
      <w:r>
        <w:rPr>
          <w:w w:val="104"/>
        </w:rPr>
        <w:t>Ar</w:t>
      </w:r>
      <w:r>
        <w:rPr>
          <w:spacing w:val="-6"/>
          <w:w w:val="104"/>
        </w:rPr>
        <w:t>c</w:t>
      </w:r>
      <w:r>
        <w:rPr>
          <w:w w:val="108"/>
        </w:rPr>
        <w:t>ha</w:t>
      </w:r>
      <w:r>
        <w:rPr>
          <w:spacing w:val="-6"/>
          <w:w w:val="108"/>
        </w:rPr>
        <w:t>m</w:t>
      </w:r>
      <w:r>
        <w:rPr>
          <w:w w:val="112"/>
        </w:rPr>
        <w:t>bault,</w:t>
      </w:r>
      <w:r>
        <w:rPr>
          <w:spacing w:val="4"/>
        </w:rPr>
        <w:t xml:space="preserve"> </w:t>
      </w:r>
      <w:r>
        <w:rPr>
          <w:w w:val="108"/>
        </w:rPr>
        <w:t>I.,</w:t>
      </w:r>
      <w:r>
        <w:rPr>
          <w:spacing w:val="4"/>
        </w:rPr>
        <w:t xml:space="preserve"> </w:t>
      </w:r>
      <w:r>
        <w:rPr>
          <w:w w:val="110"/>
        </w:rPr>
        <w:t>and</w:t>
      </w:r>
      <w:r>
        <w:rPr>
          <w:spacing w:val="1"/>
        </w:rPr>
        <w:t xml:space="preserve"> </w:t>
      </w:r>
      <w:r>
        <w:rPr>
          <w:w w:val="108"/>
        </w:rPr>
        <w:t>Janosz,</w:t>
      </w:r>
      <w:r>
        <w:rPr>
          <w:spacing w:val="4"/>
        </w:rPr>
        <w:t xml:space="preserve"> </w:t>
      </w:r>
      <w:r>
        <w:rPr>
          <w:w w:val="103"/>
        </w:rPr>
        <w:t>M.</w:t>
      </w:r>
      <w:r>
        <w:rPr>
          <w:spacing w:val="1"/>
        </w:rPr>
        <w:t xml:space="preserve"> </w:t>
      </w:r>
      <w:r>
        <w:rPr>
          <w:w w:val="103"/>
        </w:rPr>
        <w:t>(2015).</w:t>
      </w:r>
      <w:r>
        <w:rPr>
          <w:spacing w:val="14"/>
        </w:rPr>
        <w:t xml:space="preserve"> </w:t>
      </w:r>
      <w:r>
        <w:rPr>
          <w:w w:val="106"/>
        </w:rPr>
        <w:t>Stresso</w:t>
      </w:r>
      <w:r>
        <w:rPr>
          <w:spacing w:val="-1"/>
          <w:w w:val="106"/>
        </w:rPr>
        <w:t>r</w:t>
      </w:r>
      <w:r>
        <w:t xml:space="preserve">s </w:t>
      </w:r>
      <w:r>
        <w:rPr>
          <w:w w:val="110"/>
        </w:rPr>
        <w:t>and</w:t>
      </w:r>
      <w:r>
        <w:rPr>
          <w:spacing w:val="-7"/>
          <w:w w:val="110"/>
        </w:rPr>
        <w:t xml:space="preserve"> </w:t>
      </w:r>
      <w:r>
        <w:rPr>
          <w:w w:val="110"/>
        </w:rPr>
        <w:t>turning</w:t>
      </w:r>
      <w:r>
        <w:rPr>
          <w:spacing w:val="-7"/>
          <w:w w:val="110"/>
        </w:rPr>
        <w:t xml:space="preserve"> </w:t>
      </w:r>
      <w:r>
        <w:rPr>
          <w:w w:val="110"/>
        </w:rPr>
        <w:t>points</w:t>
      </w:r>
      <w:r>
        <w:rPr>
          <w:spacing w:val="-6"/>
          <w:w w:val="110"/>
        </w:rPr>
        <w:t xml:space="preserve"> </w:t>
      </w:r>
      <w:r>
        <w:rPr>
          <w:w w:val="110"/>
        </w:rPr>
        <w:t>in</w:t>
      </w:r>
      <w:r>
        <w:rPr>
          <w:spacing w:val="-7"/>
          <w:w w:val="110"/>
        </w:rPr>
        <w:t xml:space="preserve"> </w:t>
      </w:r>
      <w:r>
        <w:rPr>
          <w:w w:val="110"/>
        </w:rPr>
        <w:t>high</w:t>
      </w:r>
      <w:r>
        <w:rPr>
          <w:spacing w:val="-6"/>
          <w:w w:val="110"/>
        </w:rPr>
        <w:t xml:space="preserve"> </w:t>
      </w:r>
      <w:r>
        <w:rPr>
          <w:w w:val="110"/>
        </w:rPr>
        <w:t>school</w:t>
      </w:r>
      <w:r>
        <w:rPr>
          <w:spacing w:val="-7"/>
          <w:w w:val="110"/>
        </w:rPr>
        <w:t xml:space="preserve"> </w:t>
      </w:r>
      <w:r>
        <w:rPr>
          <w:w w:val="110"/>
        </w:rPr>
        <w:t>and</w:t>
      </w:r>
      <w:r>
        <w:rPr>
          <w:spacing w:val="-7"/>
          <w:w w:val="110"/>
        </w:rPr>
        <w:t xml:space="preserve"> </w:t>
      </w:r>
      <w:r>
        <w:rPr>
          <w:w w:val="110"/>
        </w:rPr>
        <w:t>dropout:</w:t>
      </w:r>
      <w:r>
        <w:rPr>
          <w:spacing w:val="13"/>
          <w:w w:val="110"/>
        </w:rPr>
        <w:t xml:space="preserve"> </w:t>
      </w:r>
      <w:r>
        <w:rPr>
          <w:w w:val="110"/>
        </w:rPr>
        <w:t>A</w:t>
      </w:r>
      <w:r>
        <w:rPr>
          <w:spacing w:val="-6"/>
          <w:w w:val="110"/>
        </w:rPr>
        <w:t xml:space="preserve"> </w:t>
      </w:r>
      <w:r>
        <w:rPr>
          <w:w w:val="110"/>
        </w:rPr>
        <w:t>stress</w:t>
      </w:r>
      <w:r>
        <w:rPr>
          <w:spacing w:val="-7"/>
          <w:w w:val="110"/>
        </w:rPr>
        <w:t xml:space="preserve"> </w:t>
      </w:r>
      <w:r>
        <w:rPr>
          <w:w w:val="110"/>
        </w:rPr>
        <w:t>process,</w:t>
      </w:r>
      <w:r>
        <w:rPr>
          <w:spacing w:val="-6"/>
          <w:w w:val="110"/>
        </w:rPr>
        <w:t xml:space="preserve"> </w:t>
      </w:r>
      <w:r>
        <w:rPr>
          <w:w w:val="110"/>
        </w:rPr>
        <w:t>life</w:t>
      </w:r>
      <w:r>
        <w:rPr>
          <w:spacing w:val="-6"/>
          <w:w w:val="110"/>
        </w:rPr>
        <w:t xml:space="preserve"> </w:t>
      </w:r>
      <w:r>
        <w:rPr>
          <w:w w:val="110"/>
        </w:rPr>
        <w:t>course</w:t>
      </w:r>
      <w:r>
        <w:rPr>
          <w:spacing w:val="-7"/>
          <w:w w:val="110"/>
        </w:rPr>
        <w:t xml:space="preserve"> </w:t>
      </w:r>
      <w:r>
        <w:rPr>
          <w:w w:val="110"/>
        </w:rPr>
        <w:t>framework.</w:t>
      </w:r>
      <w:r>
        <w:rPr>
          <w:spacing w:val="16"/>
          <w:w w:val="110"/>
        </w:rPr>
        <w:t xml:space="preserve"> </w:t>
      </w:r>
      <w:r>
        <w:rPr>
          <w:i/>
          <w:w w:val="110"/>
        </w:rPr>
        <w:t xml:space="preserve">Review of Educational </w:t>
      </w:r>
      <w:r>
        <w:rPr>
          <w:i/>
          <w:spacing w:val="-4"/>
          <w:w w:val="110"/>
        </w:rPr>
        <w:t>Research</w:t>
      </w:r>
      <w:r>
        <w:rPr>
          <w:spacing w:val="-4"/>
          <w:w w:val="110"/>
        </w:rPr>
        <w:t>,</w:t>
      </w:r>
      <w:r>
        <w:rPr>
          <w:spacing w:val="36"/>
          <w:w w:val="110"/>
        </w:rPr>
        <w:t xml:space="preserve"> </w:t>
      </w:r>
      <w:r>
        <w:rPr>
          <w:w w:val="110"/>
        </w:rPr>
        <w:t>85(4):591–629.</w:t>
      </w:r>
    </w:p>
    <w:p w:rsidR="00194060" w:rsidRDefault="00F75F9A">
      <w:pPr>
        <w:pStyle w:val="BodyText"/>
        <w:spacing w:before="180" w:line="256" w:lineRule="auto"/>
        <w:ind w:left="338" w:right="1438" w:hanging="219"/>
        <w:jc w:val="both"/>
      </w:pPr>
      <w:r>
        <w:rPr>
          <w:w w:val="110"/>
        </w:rPr>
        <w:t xml:space="preserve">Ellingson, J. E., Tews, M. J., and Dachner, A. M. (2016). Constituent attachment and voluntary turnover in low-wage/low-skill service work. </w:t>
      </w:r>
      <w:r>
        <w:rPr>
          <w:i/>
          <w:w w:val="110"/>
        </w:rPr>
        <w:t>Journal of Applied Psychology</w:t>
      </w:r>
      <w:r>
        <w:rPr>
          <w:w w:val="110"/>
        </w:rPr>
        <w:t>, 101(1):129.</w:t>
      </w:r>
    </w:p>
    <w:p w:rsidR="00194060" w:rsidRDefault="00F75F9A">
      <w:pPr>
        <w:pStyle w:val="BodyText"/>
        <w:spacing w:before="180" w:line="256" w:lineRule="auto"/>
        <w:ind w:left="338" w:right="1439" w:hanging="219"/>
        <w:jc w:val="both"/>
      </w:pPr>
      <w:r>
        <w:rPr>
          <w:w w:val="105"/>
        </w:rPr>
        <w:t xml:space="preserve">Englert, D. R., Hunter, C. L., and Sweeney, B. J. (2003). Mental health evaluations of us air force basic military training and technical training students. </w:t>
      </w:r>
      <w:r>
        <w:rPr>
          <w:i/>
          <w:w w:val="105"/>
        </w:rPr>
        <w:t>Military medicine</w:t>
      </w:r>
      <w:r>
        <w:rPr>
          <w:w w:val="105"/>
        </w:rPr>
        <w:t>, 168(11):904–910.</w:t>
      </w:r>
    </w:p>
    <w:p w:rsidR="00194060" w:rsidRDefault="00F75F9A">
      <w:pPr>
        <w:pStyle w:val="BodyText"/>
        <w:spacing w:before="180" w:line="256" w:lineRule="auto"/>
        <w:ind w:left="338" w:right="1436" w:hanging="219"/>
        <w:jc w:val="both"/>
      </w:pPr>
      <w:r>
        <w:rPr>
          <w:w w:val="105"/>
        </w:rPr>
        <w:t xml:space="preserve">Flores, M. A. and Day, C. (2006). Contexts which shape and reshape new teachers’ identities: A multi-perspective study. </w:t>
      </w:r>
      <w:r>
        <w:rPr>
          <w:i/>
          <w:w w:val="105"/>
        </w:rPr>
        <w:t>Teaching and teacher education</w:t>
      </w:r>
      <w:r>
        <w:rPr>
          <w:w w:val="105"/>
        </w:rPr>
        <w:t>, 22(2):219–232.</w:t>
      </w:r>
    </w:p>
    <w:p w:rsidR="00194060" w:rsidRDefault="00F75F9A">
      <w:pPr>
        <w:spacing w:before="180" w:line="256" w:lineRule="auto"/>
        <w:ind w:left="338" w:right="1438" w:hanging="219"/>
        <w:jc w:val="both"/>
      </w:pPr>
      <w:r>
        <w:rPr>
          <w:w w:val="105"/>
        </w:rPr>
        <w:t xml:space="preserve">Freudenberger, H. J. (1975). The staff burn-out syndrome in alternative institutions. </w:t>
      </w:r>
      <w:r>
        <w:rPr>
          <w:i/>
          <w:w w:val="105"/>
        </w:rPr>
        <w:t>Psychotherapy: Theory, Research &amp; Practice</w:t>
      </w:r>
      <w:r>
        <w:rPr>
          <w:w w:val="105"/>
        </w:rPr>
        <w:t>, 12(1):73.</w:t>
      </w:r>
    </w:p>
    <w:p w:rsidR="00194060" w:rsidRDefault="00F75F9A">
      <w:pPr>
        <w:pStyle w:val="BodyText"/>
        <w:spacing w:before="180" w:line="256" w:lineRule="auto"/>
        <w:ind w:left="338" w:right="1438" w:hanging="219"/>
        <w:jc w:val="both"/>
      </w:pPr>
      <w:r>
        <w:rPr>
          <w:w w:val="105"/>
        </w:rPr>
        <w:t xml:space="preserve">Garcia, S. M., Ortman, B. V., and Burnett, D. G. (2015).  Mental health diagnoses and attrition        in air force recruits. </w:t>
      </w:r>
      <w:r>
        <w:rPr>
          <w:i/>
          <w:w w:val="105"/>
        </w:rPr>
        <w:t>Military medicine</w:t>
      </w:r>
      <w:r>
        <w:rPr>
          <w:w w:val="105"/>
        </w:rPr>
        <w:t>,</w:t>
      </w:r>
      <w:r>
        <w:rPr>
          <w:spacing w:val="-3"/>
          <w:w w:val="105"/>
        </w:rPr>
        <w:t xml:space="preserve"> </w:t>
      </w:r>
      <w:r>
        <w:rPr>
          <w:w w:val="105"/>
        </w:rPr>
        <w:t>180(4):436–444.</w:t>
      </w:r>
    </w:p>
    <w:p w:rsidR="00194060" w:rsidRDefault="00F75F9A">
      <w:pPr>
        <w:pStyle w:val="BodyText"/>
        <w:spacing w:before="180" w:line="256" w:lineRule="auto"/>
        <w:ind w:left="338" w:right="1438" w:hanging="219"/>
        <w:jc w:val="both"/>
      </w:pPr>
      <w:r>
        <w:rPr>
          <w:w w:val="110"/>
        </w:rPr>
        <w:t xml:space="preserve">Gibson, J. L., </w:t>
      </w:r>
      <w:r>
        <w:rPr>
          <w:spacing w:val="-3"/>
          <w:w w:val="110"/>
        </w:rPr>
        <w:t xml:space="preserve">Hackenbracht, </w:t>
      </w:r>
      <w:r>
        <w:rPr>
          <w:w w:val="110"/>
        </w:rPr>
        <w:t xml:space="preserve">J., and </w:t>
      </w:r>
      <w:r>
        <w:rPr>
          <w:spacing w:val="-4"/>
          <w:w w:val="110"/>
        </w:rPr>
        <w:t xml:space="preserve">Tremble, </w:t>
      </w:r>
      <w:r>
        <w:rPr>
          <w:w w:val="110"/>
        </w:rPr>
        <w:t xml:space="preserve">T. R. (2014). An </w:t>
      </w:r>
      <w:r>
        <w:rPr>
          <w:spacing w:val="-3"/>
          <w:w w:val="110"/>
        </w:rPr>
        <w:t xml:space="preserve">event </w:t>
      </w:r>
      <w:r>
        <w:rPr>
          <w:w w:val="110"/>
        </w:rPr>
        <w:t>history analysis of</w:t>
      </w:r>
      <w:r>
        <w:rPr>
          <w:spacing w:val="-19"/>
          <w:w w:val="110"/>
        </w:rPr>
        <w:t xml:space="preserve"> </w:t>
      </w:r>
      <w:r>
        <w:rPr>
          <w:w w:val="110"/>
        </w:rPr>
        <w:t xml:space="preserve">first-term soldier attrition. </w:t>
      </w:r>
      <w:r>
        <w:rPr>
          <w:i/>
          <w:w w:val="110"/>
        </w:rPr>
        <w:t>Military Psychology</w:t>
      </w:r>
      <w:r>
        <w:rPr>
          <w:w w:val="110"/>
        </w:rPr>
        <w:t>,</w:t>
      </w:r>
      <w:r>
        <w:rPr>
          <w:spacing w:val="5"/>
          <w:w w:val="110"/>
        </w:rPr>
        <w:t xml:space="preserve"> </w:t>
      </w:r>
      <w:r>
        <w:rPr>
          <w:w w:val="110"/>
        </w:rPr>
        <w:t>26(1):55.</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spacing w:before="33"/>
        <w:ind w:left="120"/>
      </w:pPr>
      <w:r>
        <w:rPr>
          <w:w w:val="105"/>
        </w:rPr>
        <w:lastRenderedPageBreak/>
        <w:t xml:space="preserve">Gilks, W. R., Richardson, S., and Spiegelhalter, D. (1995). </w:t>
      </w:r>
      <w:r>
        <w:rPr>
          <w:i/>
          <w:w w:val="105"/>
        </w:rPr>
        <w:t>Markov chain Monte Carlo in practice</w:t>
      </w:r>
      <w:r>
        <w:rPr>
          <w:w w:val="105"/>
        </w:rPr>
        <w:t>.</w:t>
      </w:r>
    </w:p>
    <w:p w:rsidR="00194060" w:rsidRDefault="00F75F9A">
      <w:pPr>
        <w:pStyle w:val="BodyText"/>
        <w:spacing w:before="18"/>
        <w:ind w:left="338"/>
      </w:pPr>
      <w:r>
        <w:rPr>
          <w:w w:val="105"/>
        </w:rPr>
        <w:t>CRC press.</w:t>
      </w:r>
    </w:p>
    <w:p w:rsidR="00194060" w:rsidRDefault="00F75F9A">
      <w:pPr>
        <w:pStyle w:val="BodyText"/>
        <w:spacing w:before="181"/>
        <w:ind w:left="120"/>
      </w:pPr>
      <w:r>
        <w:rPr>
          <w:w w:val="105"/>
        </w:rPr>
        <w:t>Hawkins, S. A., Sullivan, K. S., Schuyler, A. C., Keeling, M., Kintzle, S., Lester, P. B., and Castro,</w:t>
      </w:r>
    </w:p>
    <w:p w:rsidR="00194060" w:rsidRDefault="00F75F9A">
      <w:pPr>
        <w:spacing w:before="18" w:line="256" w:lineRule="auto"/>
        <w:ind w:left="338" w:right="1438"/>
        <w:jc w:val="both"/>
      </w:pPr>
      <w:r>
        <w:rPr>
          <w:w w:val="105"/>
        </w:rPr>
        <w:t xml:space="preserve">C. A. (2017). Thinking big about research on military families. </w:t>
      </w:r>
      <w:r>
        <w:rPr>
          <w:i/>
          <w:w w:val="105"/>
        </w:rPr>
        <w:t>Military Behavioral Health</w:t>
      </w:r>
      <w:r>
        <w:rPr>
          <w:w w:val="105"/>
        </w:rPr>
        <w:t>, 5(4):335–345.</w:t>
      </w:r>
    </w:p>
    <w:p w:rsidR="00194060" w:rsidRDefault="00F75F9A">
      <w:pPr>
        <w:pStyle w:val="BodyText"/>
        <w:spacing w:before="164" w:line="256" w:lineRule="auto"/>
        <w:ind w:left="338" w:right="1438" w:hanging="219"/>
        <w:jc w:val="both"/>
      </w:pPr>
      <w:r>
        <w:rPr>
          <w:w w:val="105"/>
        </w:rPr>
        <w:t xml:space="preserve">Hesford, J. W., Malina, M. A., and Pizzini, M. (2016). Turnover and unit-level financial perfor- mance: An analysis of the costs and benefits of voluntary and involuntary turnover in unskilled jobs. In </w:t>
      </w:r>
      <w:r>
        <w:rPr>
          <w:i/>
          <w:w w:val="105"/>
        </w:rPr>
        <w:t>Advances in Management Accounting</w:t>
      </w:r>
      <w:r>
        <w:rPr>
          <w:w w:val="105"/>
        </w:rPr>
        <w:t>, pages 35–65. Emerald Group Publishing Limited.</w:t>
      </w:r>
    </w:p>
    <w:p w:rsidR="00194060" w:rsidRDefault="00F75F9A">
      <w:pPr>
        <w:pStyle w:val="BodyText"/>
        <w:spacing w:before="163" w:line="256" w:lineRule="auto"/>
        <w:ind w:left="338" w:right="1438" w:hanging="219"/>
        <w:jc w:val="both"/>
      </w:pPr>
      <w:r>
        <w:rPr>
          <w:w w:val="105"/>
        </w:rPr>
        <w:t xml:space="preserve">Hoge, C. W., Auchterlonie, J. L., and Milliken, C. S. (2006). Mental health problems, use of mental health services, and attrition from military service after returning from deployment to iraq or afghanistan. </w:t>
      </w:r>
      <w:r>
        <w:rPr>
          <w:i/>
          <w:w w:val="105"/>
        </w:rPr>
        <w:t>Jama</w:t>
      </w:r>
      <w:r>
        <w:rPr>
          <w:w w:val="105"/>
        </w:rPr>
        <w:t>, 295(9):1023–1032.</w:t>
      </w:r>
    </w:p>
    <w:p w:rsidR="00194060" w:rsidRDefault="00F75F9A">
      <w:pPr>
        <w:pStyle w:val="BodyText"/>
        <w:spacing w:before="164"/>
        <w:ind w:left="120"/>
      </w:pPr>
      <w:r>
        <w:rPr>
          <w:w w:val="110"/>
        </w:rPr>
        <w:t>Hoge, C. W., Lesikar, S. E., Guevara, R., Lange, J., Brundage, J. F., Engel Jr, C. C., Messer,</w:t>
      </w:r>
    </w:p>
    <w:p w:rsidR="00194060" w:rsidRDefault="00F75F9A">
      <w:pPr>
        <w:pStyle w:val="BodyText"/>
        <w:spacing w:before="18" w:line="256" w:lineRule="auto"/>
        <w:ind w:left="338" w:right="1438"/>
        <w:jc w:val="both"/>
      </w:pPr>
      <w:r>
        <w:rPr>
          <w:w w:val="105"/>
        </w:rPr>
        <w:t xml:space="preserve">S. C., and Orman, D. T. (2002). Mental disorders among us military personnel in the 1990s: association with high levels of health care utilization and early military attrition.  </w:t>
      </w:r>
      <w:r>
        <w:rPr>
          <w:i/>
          <w:spacing w:val="-3"/>
          <w:w w:val="105"/>
        </w:rPr>
        <w:t xml:space="preserve">American </w:t>
      </w:r>
      <w:r>
        <w:rPr>
          <w:i/>
          <w:w w:val="105"/>
        </w:rPr>
        <w:t>Journal of Psychiatry</w:t>
      </w:r>
      <w:r>
        <w:rPr>
          <w:w w:val="105"/>
        </w:rPr>
        <w:t>,</w:t>
      </w:r>
      <w:r>
        <w:rPr>
          <w:spacing w:val="51"/>
          <w:w w:val="105"/>
        </w:rPr>
        <w:t xml:space="preserve"> </w:t>
      </w:r>
      <w:r>
        <w:rPr>
          <w:w w:val="105"/>
        </w:rPr>
        <w:t>159(9):1576–1583.</w:t>
      </w:r>
    </w:p>
    <w:p w:rsidR="00194060" w:rsidRDefault="00F75F9A">
      <w:pPr>
        <w:pStyle w:val="BodyText"/>
        <w:spacing w:before="164" w:line="256" w:lineRule="auto"/>
        <w:ind w:left="338" w:right="1438" w:hanging="219"/>
        <w:jc w:val="both"/>
      </w:pPr>
      <w:r>
        <w:rPr>
          <w:w w:val="105"/>
        </w:rPr>
        <w:t xml:space="preserve">Holtom, B. C. and Inderrieden, E. J. (2006). Integrating the unfolding model and job embeddedness model to better understand voluntary turnover. </w:t>
      </w:r>
      <w:r>
        <w:rPr>
          <w:i/>
          <w:w w:val="105"/>
        </w:rPr>
        <w:t>Journal of Managerial Issues</w:t>
      </w:r>
      <w:r>
        <w:rPr>
          <w:w w:val="105"/>
        </w:rPr>
        <w:t>, pages</w:t>
      </w:r>
      <w:r>
        <w:rPr>
          <w:spacing w:val="55"/>
          <w:w w:val="105"/>
        </w:rPr>
        <w:t xml:space="preserve"> </w:t>
      </w:r>
      <w:r>
        <w:rPr>
          <w:w w:val="105"/>
        </w:rPr>
        <w:t>435–452.</w:t>
      </w:r>
    </w:p>
    <w:p w:rsidR="00194060" w:rsidRDefault="00F75F9A">
      <w:pPr>
        <w:pStyle w:val="BodyText"/>
        <w:spacing w:before="163" w:line="256" w:lineRule="auto"/>
        <w:ind w:left="338" w:right="1437" w:hanging="219"/>
        <w:jc w:val="both"/>
      </w:pPr>
      <w:r>
        <w:rPr>
          <w:w w:val="105"/>
        </w:rPr>
        <w:t xml:space="preserve">Holtom, B. C., Mitchell, T. R., Lee, T. W., and Eberly, M. B. (2008). 5 turnover and retention research: a glance at the past, a closer review of the present, and a venture into the future. </w:t>
      </w:r>
      <w:r>
        <w:rPr>
          <w:i/>
          <w:w w:val="105"/>
        </w:rPr>
        <w:t>The Academy of Management Annals</w:t>
      </w:r>
      <w:r>
        <w:rPr>
          <w:w w:val="105"/>
        </w:rPr>
        <w:t>, 2(1).</w:t>
      </w:r>
    </w:p>
    <w:p w:rsidR="00194060" w:rsidRDefault="00F75F9A">
      <w:pPr>
        <w:spacing w:before="164" w:line="256" w:lineRule="auto"/>
        <w:ind w:left="338" w:right="1437" w:hanging="219"/>
        <w:jc w:val="both"/>
      </w:pPr>
      <w:r>
        <w:rPr>
          <w:w w:val="110"/>
        </w:rPr>
        <w:t xml:space="preserve">Holtom, B. C., Mitchell, T. R., Lee, T. W., and Inderrieden, E. J. (2005). Shocks as causes of turnover: What they are and how organizations can manage them. </w:t>
      </w:r>
      <w:r>
        <w:rPr>
          <w:i/>
          <w:w w:val="110"/>
        </w:rPr>
        <w:t>Human Resource Manage- ment: Published in Cooperation with the School of Business Administration, The University of Michigan and in alliance with the Society of Human Resources Management</w:t>
      </w:r>
      <w:r>
        <w:rPr>
          <w:w w:val="110"/>
        </w:rPr>
        <w:t>, 44(3):337–352.</w:t>
      </w:r>
    </w:p>
    <w:p w:rsidR="00194060" w:rsidRDefault="00F75F9A">
      <w:pPr>
        <w:pStyle w:val="BodyText"/>
        <w:spacing w:before="164" w:line="256" w:lineRule="auto"/>
        <w:ind w:left="338" w:right="1438" w:hanging="219"/>
        <w:jc w:val="both"/>
      </w:pPr>
      <w:r>
        <w:rPr>
          <w:w w:val="105"/>
        </w:rPr>
        <w:t xml:space="preserve">Holtom, B. C., Tidd, S. T., Mitchell, T. R., and Lee, T. W. (2013). A demonstration of the importance of temporal considerations in the prediction of newcomer turnover. </w:t>
      </w:r>
      <w:r>
        <w:rPr>
          <w:i/>
          <w:w w:val="105"/>
        </w:rPr>
        <w:t>Human Relations</w:t>
      </w:r>
      <w:r>
        <w:rPr>
          <w:w w:val="105"/>
        </w:rPr>
        <w:t>, 66(10):1337–1352.</w:t>
      </w:r>
    </w:p>
    <w:p w:rsidR="00194060" w:rsidRDefault="00F75F9A">
      <w:pPr>
        <w:spacing w:before="164" w:line="256" w:lineRule="auto"/>
        <w:ind w:left="338" w:right="1437" w:hanging="219"/>
        <w:jc w:val="both"/>
      </w:pPr>
      <w:r>
        <w:rPr>
          <w:w w:val="110"/>
        </w:rPr>
        <w:t xml:space="preserve">Ibrahim, J. G., Chen, M.-H., and Sinha, D. (2005). </w:t>
      </w:r>
      <w:r>
        <w:rPr>
          <w:i/>
          <w:w w:val="110"/>
        </w:rPr>
        <w:t>Bayesian Survival Analysis</w:t>
      </w:r>
      <w:r>
        <w:rPr>
          <w:w w:val="110"/>
        </w:rPr>
        <w:t>. Wiley Online Library.</w:t>
      </w:r>
    </w:p>
    <w:p w:rsidR="00194060" w:rsidRDefault="00F75F9A">
      <w:pPr>
        <w:pStyle w:val="BodyText"/>
        <w:spacing w:before="163" w:line="256" w:lineRule="auto"/>
        <w:ind w:left="338" w:right="1439" w:hanging="219"/>
        <w:jc w:val="both"/>
      </w:pPr>
      <w:r>
        <w:rPr>
          <w:w w:val="105"/>
        </w:rPr>
        <w:t xml:space="preserve">Jennings, E. and Babin, N. (2007).  Annotated bibliography:  Research on enlisted attrition in the    us </w:t>
      </w:r>
      <w:r>
        <w:rPr>
          <w:spacing w:val="-5"/>
          <w:w w:val="105"/>
        </w:rPr>
        <w:t xml:space="preserve">army. </w:t>
      </w:r>
      <w:r>
        <w:rPr>
          <w:spacing w:val="-3"/>
          <w:w w:val="105"/>
        </w:rPr>
        <w:t xml:space="preserve">Technical </w:t>
      </w:r>
      <w:r>
        <w:rPr>
          <w:w w:val="105"/>
        </w:rPr>
        <w:t>report, DTIC</w:t>
      </w:r>
      <w:r>
        <w:rPr>
          <w:spacing w:val="6"/>
          <w:w w:val="105"/>
        </w:rPr>
        <w:t xml:space="preserve"> </w:t>
      </w:r>
      <w:r>
        <w:rPr>
          <w:w w:val="105"/>
        </w:rPr>
        <w:t>Document.</w:t>
      </w:r>
    </w:p>
    <w:p w:rsidR="00194060" w:rsidRDefault="00F75F9A">
      <w:pPr>
        <w:pStyle w:val="BodyText"/>
        <w:spacing w:before="164" w:line="256" w:lineRule="auto"/>
        <w:ind w:left="338" w:right="1437" w:hanging="219"/>
        <w:jc w:val="both"/>
      </w:pPr>
      <w:r>
        <w:rPr>
          <w:w w:val="105"/>
        </w:rPr>
        <w:t xml:space="preserve">Jiang,  K.,  Liu,  D.,  </w:t>
      </w:r>
      <w:r>
        <w:rPr>
          <w:spacing w:val="-4"/>
          <w:w w:val="105"/>
        </w:rPr>
        <w:t xml:space="preserve">McKay,  </w:t>
      </w:r>
      <w:r>
        <w:rPr>
          <w:spacing w:val="-10"/>
          <w:w w:val="105"/>
        </w:rPr>
        <w:t xml:space="preserve">P.  </w:t>
      </w:r>
      <w:r>
        <w:rPr>
          <w:w w:val="105"/>
        </w:rPr>
        <w:t xml:space="preserve">F.,  Lee,  T. W.,  and Mitchell,  T. R. (2012).  When and how is   job embeddedness predictive of turnover? a meta-analytic investigation. </w:t>
      </w:r>
      <w:r>
        <w:rPr>
          <w:i/>
          <w:w w:val="105"/>
        </w:rPr>
        <w:t>Journal of Applied Psychology</w:t>
      </w:r>
      <w:r>
        <w:rPr>
          <w:w w:val="105"/>
        </w:rPr>
        <w:t>,</w:t>
      </w:r>
      <w:r>
        <w:rPr>
          <w:spacing w:val="13"/>
          <w:w w:val="105"/>
        </w:rPr>
        <w:t xml:space="preserve"> </w:t>
      </w:r>
      <w:r>
        <w:rPr>
          <w:w w:val="105"/>
        </w:rPr>
        <w:t>97(5):1077.</w:t>
      </w:r>
    </w:p>
    <w:p w:rsidR="00194060" w:rsidRDefault="00F75F9A">
      <w:pPr>
        <w:pStyle w:val="BodyText"/>
        <w:spacing w:before="163" w:line="256" w:lineRule="auto"/>
        <w:ind w:left="338" w:right="1438" w:hanging="219"/>
        <w:jc w:val="both"/>
      </w:pPr>
      <w:r>
        <w:rPr>
          <w:w w:val="105"/>
        </w:rPr>
        <w:t xml:space="preserve">Kammeyer-Mueller, J. D., Wanberg, C. R., Glomb, T. M., and Ahlburg, D. (2005). The role of temporal shifts in turnover processes: it’s about time. </w:t>
      </w:r>
      <w:r>
        <w:rPr>
          <w:i/>
          <w:w w:val="105"/>
        </w:rPr>
        <w:t>Journal of Applied Psychology</w:t>
      </w:r>
      <w:r>
        <w:rPr>
          <w:w w:val="105"/>
        </w:rPr>
        <w:t>, 90(4):644.</w:t>
      </w:r>
    </w:p>
    <w:p w:rsidR="00194060" w:rsidRDefault="00F75F9A">
      <w:pPr>
        <w:pStyle w:val="BodyText"/>
        <w:spacing w:before="164" w:line="256" w:lineRule="auto"/>
        <w:ind w:left="338" w:right="1438" w:hanging="219"/>
        <w:jc w:val="both"/>
      </w:pPr>
      <w:r>
        <w:rPr>
          <w:w w:val="110"/>
        </w:rPr>
        <w:t>Keating,</w:t>
      </w:r>
      <w:r>
        <w:rPr>
          <w:spacing w:val="-23"/>
          <w:w w:val="110"/>
        </w:rPr>
        <w:t xml:space="preserve"> </w:t>
      </w:r>
      <w:r>
        <w:rPr>
          <w:w w:val="110"/>
        </w:rPr>
        <w:t>E.</w:t>
      </w:r>
      <w:r>
        <w:rPr>
          <w:spacing w:val="-27"/>
          <w:w w:val="110"/>
        </w:rPr>
        <w:t xml:space="preserve"> </w:t>
      </w:r>
      <w:r>
        <w:rPr>
          <w:w w:val="110"/>
        </w:rPr>
        <w:t>G.,</w:t>
      </w:r>
      <w:r>
        <w:rPr>
          <w:spacing w:val="-23"/>
          <w:w w:val="110"/>
        </w:rPr>
        <w:t xml:space="preserve"> </w:t>
      </w:r>
      <w:r>
        <w:rPr>
          <w:spacing w:val="-3"/>
          <w:w w:val="110"/>
        </w:rPr>
        <w:t>Massey,</w:t>
      </w:r>
      <w:r>
        <w:rPr>
          <w:spacing w:val="-23"/>
          <w:w w:val="110"/>
        </w:rPr>
        <w:t xml:space="preserve"> </w:t>
      </w:r>
      <w:r>
        <w:rPr>
          <w:w w:val="110"/>
        </w:rPr>
        <w:t>H.</w:t>
      </w:r>
      <w:r>
        <w:rPr>
          <w:spacing w:val="-26"/>
          <w:w w:val="110"/>
        </w:rPr>
        <w:t xml:space="preserve"> </w:t>
      </w:r>
      <w:r>
        <w:rPr>
          <w:w w:val="110"/>
        </w:rPr>
        <w:t>G.,</w:t>
      </w:r>
      <w:r>
        <w:rPr>
          <w:spacing w:val="-23"/>
          <w:w w:val="110"/>
        </w:rPr>
        <w:t xml:space="preserve"> </w:t>
      </w:r>
      <w:r>
        <w:rPr>
          <w:w w:val="110"/>
        </w:rPr>
        <w:t>Mele,</w:t>
      </w:r>
      <w:r>
        <w:rPr>
          <w:spacing w:val="-23"/>
          <w:w w:val="110"/>
        </w:rPr>
        <w:t xml:space="preserve"> </w:t>
      </w:r>
      <w:r>
        <w:rPr>
          <w:w w:val="110"/>
        </w:rPr>
        <w:t>J.</w:t>
      </w:r>
      <w:r>
        <w:rPr>
          <w:spacing w:val="-27"/>
          <w:w w:val="110"/>
        </w:rPr>
        <w:t xml:space="preserve"> </w:t>
      </w:r>
      <w:r>
        <w:rPr>
          <w:w w:val="110"/>
        </w:rPr>
        <w:t>D.,</w:t>
      </w:r>
      <w:r>
        <w:rPr>
          <w:spacing w:val="-23"/>
          <w:w w:val="110"/>
        </w:rPr>
        <w:t xml:space="preserve"> </w:t>
      </w:r>
      <w:r>
        <w:rPr>
          <w:w w:val="110"/>
        </w:rPr>
        <w:t>and</w:t>
      </w:r>
      <w:r>
        <w:rPr>
          <w:spacing w:val="-26"/>
          <w:w w:val="110"/>
        </w:rPr>
        <w:t xml:space="preserve"> </w:t>
      </w:r>
      <w:r>
        <w:rPr>
          <w:w w:val="110"/>
        </w:rPr>
        <w:t>Mundell,</w:t>
      </w:r>
      <w:r>
        <w:rPr>
          <w:spacing w:val="-23"/>
          <w:w w:val="110"/>
        </w:rPr>
        <w:t xml:space="preserve"> </w:t>
      </w:r>
      <w:r>
        <w:rPr>
          <w:w w:val="110"/>
        </w:rPr>
        <w:t>B.</w:t>
      </w:r>
      <w:r>
        <w:rPr>
          <w:spacing w:val="-27"/>
          <w:w w:val="110"/>
        </w:rPr>
        <w:t xml:space="preserve"> </w:t>
      </w:r>
      <w:r>
        <w:rPr>
          <w:w w:val="110"/>
        </w:rPr>
        <w:t>F.</w:t>
      </w:r>
      <w:r>
        <w:rPr>
          <w:spacing w:val="-26"/>
          <w:w w:val="110"/>
        </w:rPr>
        <w:t xml:space="preserve"> </w:t>
      </w:r>
      <w:r>
        <w:rPr>
          <w:w w:val="110"/>
        </w:rPr>
        <w:t>(2010).</w:t>
      </w:r>
      <w:r>
        <w:rPr>
          <w:spacing w:val="-20"/>
          <w:w w:val="110"/>
        </w:rPr>
        <w:t xml:space="preserve"> </w:t>
      </w:r>
      <w:r>
        <w:rPr>
          <w:w w:val="110"/>
        </w:rPr>
        <w:t>An</w:t>
      </w:r>
      <w:r>
        <w:rPr>
          <w:spacing w:val="-27"/>
          <w:w w:val="110"/>
        </w:rPr>
        <w:t xml:space="preserve"> </w:t>
      </w:r>
      <w:r>
        <w:rPr>
          <w:w w:val="110"/>
        </w:rPr>
        <w:t>analysis</w:t>
      </w:r>
      <w:r>
        <w:rPr>
          <w:spacing w:val="-26"/>
          <w:w w:val="110"/>
        </w:rPr>
        <w:t xml:space="preserve"> </w:t>
      </w:r>
      <w:r>
        <w:rPr>
          <w:w w:val="110"/>
        </w:rPr>
        <w:t>of</w:t>
      </w:r>
      <w:r>
        <w:rPr>
          <w:spacing w:val="-27"/>
          <w:w w:val="110"/>
        </w:rPr>
        <w:t xml:space="preserve"> </w:t>
      </w:r>
      <w:r>
        <w:rPr>
          <w:w w:val="110"/>
        </w:rPr>
        <w:t>the</w:t>
      </w:r>
      <w:r>
        <w:rPr>
          <w:spacing w:val="-26"/>
          <w:w w:val="110"/>
        </w:rPr>
        <w:t xml:space="preserve"> </w:t>
      </w:r>
      <w:r>
        <w:rPr>
          <w:w w:val="110"/>
        </w:rPr>
        <w:t>populations of</w:t>
      </w:r>
      <w:r>
        <w:rPr>
          <w:spacing w:val="-8"/>
          <w:w w:val="110"/>
        </w:rPr>
        <w:t xml:space="preserve"> </w:t>
      </w:r>
      <w:r>
        <w:rPr>
          <w:w w:val="110"/>
        </w:rPr>
        <w:t>the</w:t>
      </w:r>
      <w:r>
        <w:rPr>
          <w:spacing w:val="-7"/>
          <w:w w:val="110"/>
        </w:rPr>
        <w:t xml:space="preserve"> </w:t>
      </w:r>
      <w:r>
        <w:rPr>
          <w:w w:val="110"/>
        </w:rPr>
        <w:t>air</w:t>
      </w:r>
      <w:r>
        <w:rPr>
          <w:spacing w:val="-7"/>
          <w:w w:val="110"/>
        </w:rPr>
        <w:t xml:space="preserve"> </w:t>
      </w:r>
      <w:r>
        <w:rPr>
          <w:w w:val="110"/>
        </w:rPr>
        <w:t>force’s</w:t>
      </w:r>
      <w:r>
        <w:rPr>
          <w:spacing w:val="-8"/>
          <w:w w:val="110"/>
        </w:rPr>
        <w:t xml:space="preserve"> </w:t>
      </w:r>
      <w:r>
        <w:rPr>
          <w:w w:val="110"/>
        </w:rPr>
        <w:t>medical</w:t>
      </w:r>
      <w:r>
        <w:rPr>
          <w:spacing w:val="-7"/>
          <w:w w:val="110"/>
        </w:rPr>
        <w:t xml:space="preserve"> </w:t>
      </w:r>
      <w:r>
        <w:rPr>
          <w:w w:val="110"/>
        </w:rPr>
        <w:t>and</w:t>
      </w:r>
      <w:r>
        <w:rPr>
          <w:spacing w:val="-8"/>
          <w:w w:val="110"/>
        </w:rPr>
        <w:t xml:space="preserve"> </w:t>
      </w:r>
      <w:r>
        <w:rPr>
          <w:w w:val="110"/>
        </w:rPr>
        <w:t>professional</w:t>
      </w:r>
      <w:r>
        <w:rPr>
          <w:spacing w:val="-7"/>
          <w:w w:val="110"/>
        </w:rPr>
        <w:t xml:space="preserve"> </w:t>
      </w:r>
      <w:r>
        <w:rPr>
          <w:w w:val="110"/>
        </w:rPr>
        <w:t>officer</w:t>
      </w:r>
      <w:r>
        <w:rPr>
          <w:spacing w:val="-8"/>
          <w:w w:val="110"/>
        </w:rPr>
        <w:t xml:space="preserve"> </w:t>
      </w:r>
      <w:r>
        <w:rPr>
          <w:w w:val="110"/>
        </w:rPr>
        <w:t>corps.</w:t>
      </w:r>
      <w:r>
        <w:rPr>
          <w:spacing w:val="10"/>
          <w:w w:val="110"/>
        </w:rPr>
        <w:t xml:space="preserve"> </w:t>
      </w:r>
      <w:r>
        <w:rPr>
          <w:spacing w:val="-3"/>
          <w:w w:val="110"/>
        </w:rPr>
        <w:t>Technical</w:t>
      </w:r>
      <w:r>
        <w:rPr>
          <w:spacing w:val="-7"/>
          <w:w w:val="110"/>
        </w:rPr>
        <w:t xml:space="preserve"> </w:t>
      </w:r>
      <w:r>
        <w:rPr>
          <w:w w:val="110"/>
        </w:rPr>
        <w:t>report,</w:t>
      </w:r>
      <w:r>
        <w:rPr>
          <w:spacing w:val="-8"/>
          <w:w w:val="110"/>
        </w:rPr>
        <w:t xml:space="preserve"> </w:t>
      </w:r>
      <w:r>
        <w:rPr>
          <w:w w:val="110"/>
        </w:rPr>
        <w:t>DTIC</w:t>
      </w:r>
      <w:r>
        <w:rPr>
          <w:spacing w:val="-7"/>
          <w:w w:val="110"/>
        </w:rPr>
        <w:t xml:space="preserve"> </w:t>
      </w:r>
      <w:r>
        <w:rPr>
          <w:w w:val="110"/>
        </w:rPr>
        <w:t>Document.</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pStyle w:val="BodyText"/>
        <w:spacing w:before="33" w:line="256" w:lineRule="auto"/>
        <w:ind w:left="338" w:right="1438" w:hanging="219"/>
        <w:jc w:val="both"/>
      </w:pPr>
      <w:r>
        <w:rPr>
          <w:w w:val="110"/>
        </w:rPr>
        <w:lastRenderedPageBreak/>
        <w:t>Keller, S., Korkmaz, G., Orr, M., Schroeder, A., and Shipp, S. (2017). The evolution of data quality: Understanding the transdisciplinary origins of data quality concepts and approaches.</w:t>
      </w:r>
    </w:p>
    <w:p w:rsidR="00194060" w:rsidRDefault="00F75F9A">
      <w:pPr>
        <w:pStyle w:val="BodyText"/>
        <w:spacing w:before="172" w:line="256" w:lineRule="auto"/>
        <w:ind w:left="338" w:right="1439" w:hanging="219"/>
        <w:jc w:val="both"/>
      </w:pPr>
      <w:r>
        <w:rPr>
          <w:w w:val="110"/>
        </w:rPr>
        <w:t>King,</w:t>
      </w:r>
      <w:r>
        <w:rPr>
          <w:spacing w:val="-15"/>
          <w:w w:val="110"/>
        </w:rPr>
        <w:t xml:space="preserve"> </w:t>
      </w:r>
      <w:r>
        <w:rPr>
          <w:w w:val="110"/>
        </w:rPr>
        <w:t>A.</w:t>
      </w:r>
      <w:r>
        <w:rPr>
          <w:spacing w:val="-14"/>
          <w:w w:val="110"/>
        </w:rPr>
        <w:t xml:space="preserve"> </w:t>
      </w:r>
      <w:r>
        <w:rPr>
          <w:w w:val="110"/>
        </w:rPr>
        <w:t>J.</w:t>
      </w:r>
      <w:r>
        <w:rPr>
          <w:spacing w:val="-15"/>
          <w:w w:val="110"/>
        </w:rPr>
        <w:t xml:space="preserve"> </w:t>
      </w:r>
      <w:r>
        <w:rPr>
          <w:w w:val="110"/>
        </w:rPr>
        <w:t>(2014).</w:t>
      </w:r>
      <w:r>
        <w:rPr>
          <w:spacing w:val="-1"/>
          <w:w w:val="110"/>
        </w:rPr>
        <w:t xml:space="preserve"> </w:t>
      </w:r>
      <w:r>
        <w:rPr>
          <w:w w:val="110"/>
        </w:rPr>
        <w:t>Bayesian</w:t>
      </w:r>
      <w:r>
        <w:rPr>
          <w:spacing w:val="-15"/>
          <w:w w:val="110"/>
        </w:rPr>
        <w:t xml:space="preserve"> </w:t>
      </w:r>
      <w:r>
        <w:rPr>
          <w:spacing w:val="-3"/>
          <w:w w:val="110"/>
        </w:rPr>
        <w:t>event</w:t>
      </w:r>
      <w:r>
        <w:rPr>
          <w:spacing w:val="-15"/>
          <w:w w:val="110"/>
        </w:rPr>
        <w:t xml:space="preserve"> </w:t>
      </w:r>
      <w:r>
        <w:rPr>
          <w:w w:val="110"/>
        </w:rPr>
        <w:t>history</w:t>
      </w:r>
      <w:r>
        <w:rPr>
          <w:spacing w:val="-14"/>
          <w:w w:val="110"/>
        </w:rPr>
        <w:t xml:space="preserve"> </w:t>
      </w:r>
      <w:r>
        <w:rPr>
          <w:w w:val="110"/>
        </w:rPr>
        <w:t>analysis</w:t>
      </w:r>
      <w:r>
        <w:rPr>
          <w:spacing w:val="-15"/>
          <w:w w:val="110"/>
        </w:rPr>
        <w:t xml:space="preserve"> </w:t>
      </w:r>
      <w:r>
        <w:rPr>
          <w:w w:val="110"/>
        </w:rPr>
        <w:t>with</w:t>
      </w:r>
      <w:r>
        <w:rPr>
          <w:spacing w:val="-15"/>
          <w:w w:val="110"/>
        </w:rPr>
        <w:t xml:space="preserve"> </w:t>
      </w:r>
      <w:r>
        <w:rPr>
          <w:w w:val="110"/>
        </w:rPr>
        <w:t>applications</w:t>
      </w:r>
      <w:r>
        <w:rPr>
          <w:spacing w:val="-15"/>
          <w:w w:val="110"/>
        </w:rPr>
        <w:t xml:space="preserve"> </w:t>
      </w:r>
      <w:r>
        <w:rPr>
          <w:w w:val="110"/>
        </w:rPr>
        <w:t>to</w:t>
      </w:r>
      <w:r>
        <w:rPr>
          <w:spacing w:val="-15"/>
          <w:w w:val="110"/>
        </w:rPr>
        <w:t xml:space="preserve"> </w:t>
      </w:r>
      <w:r>
        <w:rPr>
          <w:w w:val="110"/>
        </w:rPr>
        <w:t>recurrent</w:t>
      </w:r>
      <w:r>
        <w:rPr>
          <w:spacing w:val="-14"/>
          <w:w w:val="110"/>
        </w:rPr>
        <w:t xml:space="preserve"> </w:t>
      </w:r>
      <w:r>
        <w:rPr>
          <w:w w:val="110"/>
        </w:rPr>
        <w:t>episodes</w:t>
      </w:r>
      <w:r>
        <w:rPr>
          <w:spacing w:val="-15"/>
          <w:w w:val="110"/>
        </w:rPr>
        <w:t xml:space="preserve"> </w:t>
      </w:r>
      <w:r>
        <w:rPr>
          <w:w w:val="110"/>
        </w:rPr>
        <w:t>of</w:t>
      </w:r>
      <w:r>
        <w:rPr>
          <w:spacing w:val="-15"/>
          <w:w w:val="110"/>
        </w:rPr>
        <w:t xml:space="preserve"> </w:t>
      </w:r>
      <w:r>
        <w:rPr>
          <w:w w:val="110"/>
        </w:rPr>
        <w:t>illicit drug use. Ph.D. Thesis, Department of Biostatistics, University of California Los</w:t>
      </w:r>
      <w:r>
        <w:rPr>
          <w:spacing w:val="-26"/>
          <w:w w:val="110"/>
        </w:rPr>
        <w:t xml:space="preserve"> </w:t>
      </w:r>
      <w:r>
        <w:rPr>
          <w:w w:val="110"/>
        </w:rPr>
        <w:t>Angeles.</w:t>
      </w:r>
    </w:p>
    <w:p w:rsidR="00194060" w:rsidRDefault="00F75F9A">
      <w:pPr>
        <w:spacing w:before="171"/>
        <w:ind w:left="120"/>
      </w:pPr>
      <w:r>
        <w:rPr>
          <w:w w:val="105"/>
        </w:rPr>
        <w:t xml:space="preserve">King, A. J. (2017). </w:t>
      </w:r>
      <w:r>
        <w:rPr>
          <w:i/>
          <w:w w:val="105"/>
        </w:rPr>
        <w:t>brea: Bayesian Recurrent Event Analysis</w:t>
      </w:r>
      <w:r>
        <w:rPr>
          <w:w w:val="105"/>
        </w:rPr>
        <w:t>. R package version 0.2.0.</w:t>
      </w:r>
    </w:p>
    <w:p w:rsidR="00194060" w:rsidRDefault="00F75F9A">
      <w:pPr>
        <w:pStyle w:val="BodyText"/>
        <w:spacing w:before="188" w:line="256" w:lineRule="auto"/>
        <w:ind w:left="338" w:right="1437" w:hanging="219"/>
        <w:jc w:val="both"/>
      </w:pPr>
      <w:r>
        <w:rPr>
          <w:w w:val="110"/>
        </w:rPr>
        <w:t>Knapik, J. J., Jones, B. H., Hauret, K., Darakjy, S., and Piskator, E. (2004). A review of the literature on attrition from the military services: Risk factors for attrition and strategies to reduce attrition. Technical report, DTIC Document.</w:t>
      </w:r>
    </w:p>
    <w:p w:rsidR="00194060" w:rsidRDefault="00F75F9A">
      <w:pPr>
        <w:pStyle w:val="BodyText"/>
        <w:spacing w:before="172"/>
        <w:ind w:left="120"/>
      </w:pPr>
      <w:r>
        <w:rPr>
          <w:w w:val="105"/>
        </w:rPr>
        <w:t>Kubisiak, U. C., Lentz, E., Horgen, K. E., Bryant, R. H., Connell, P. W., Tuttle, M. D., Borman,</w:t>
      </w:r>
    </w:p>
    <w:p w:rsidR="00194060" w:rsidRDefault="00F75F9A">
      <w:pPr>
        <w:pStyle w:val="BodyText"/>
        <w:spacing w:before="18" w:line="256" w:lineRule="auto"/>
        <w:ind w:left="338" w:right="1437"/>
      </w:pPr>
      <w:r>
        <w:rPr>
          <w:w w:val="110"/>
        </w:rPr>
        <w:t xml:space="preserve">W. C., </w:t>
      </w:r>
      <w:r>
        <w:rPr>
          <w:spacing w:val="-4"/>
          <w:w w:val="110"/>
        </w:rPr>
        <w:t xml:space="preserve">Young, </w:t>
      </w:r>
      <w:r>
        <w:rPr>
          <w:w w:val="110"/>
        </w:rPr>
        <w:t xml:space="preserve">M. C., and Morath, R. (2009). Review of interventions for reducing enlisted attrition in the us military: An update. </w:t>
      </w:r>
      <w:r>
        <w:rPr>
          <w:spacing w:val="-3"/>
          <w:w w:val="110"/>
        </w:rPr>
        <w:t xml:space="preserve">Technical </w:t>
      </w:r>
      <w:r>
        <w:rPr>
          <w:w w:val="110"/>
        </w:rPr>
        <w:t>report, DTIC</w:t>
      </w:r>
      <w:r>
        <w:rPr>
          <w:spacing w:val="34"/>
          <w:w w:val="110"/>
        </w:rPr>
        <w:t xml:space="preserve"> </w:t>
      </w:r>
      <w:r>
        <w:rPr>
          <w:w w:val="110"/>
        </w:rPr>
        <w:t>Document.</w:t>
      </w:r>
    </w:p>
    <w:p w:rsidR="00194060" w:rsidRDefault="00F75F9A">
      <w:pPr>
        <w:spacing w:before="171" w:line="256" w:lineRule="auto"/>
        <w:ind w:left="338" w:right="1438" w:hanging="219"/>
        <w:jc w:val="both"/>
      </w:pPr>
      <w:r>
        <w:rPr>
          <w:w w:val="105"/>
        </w:rPr>
        <w:t xml:space="preserve">Kuh, G. D., Kinzie, J., </w:t>
      </w:r>
      <w:r>
        <w:rPr>
          <w:spacing w:val="-4"/>
          <w:w w:val="105"/>
        </w:rPr>
        <w:t xml:space="preserve">Buckley, </w:t>
      </w:r>
      <w:r>
        <w:rPr>
          <w:w w:val="105"/>
        </w:rPr>
        <w:t xml:space="preserve">J. A., Bridges, B. K., and Hayek, J. C. (2006). What matters to student success: A review of the literature. In </w:t>
      </w:r>
      <w:r>
        <w:rPr>
          <w:i/>
          <w:w w:val="105"/>
        </w:rPr>
        <w:t xml:space="preserve">Commissioned </w:t>
      </w:r>
      <w:r>
        <w:rPr>
          <w:i/>
          <w:spacing w:val="-4"/>
          <w:w w:val="105"/>
        </w:rPr>
        <w:t xml:space="preserve">report  </w:t>
      </w:r>
      <w:r>
        <w:rPr>
          <w:i/>
          <w:w w:val="105"/>
        </w:rPr>
        <w:t xml:space="preserve">for the national symposium  on </w:t>
      </w:r>
      <w:r>
        <w:rPr>
          <w:i/>
          <w:spacing w:val="-3"/>
          <w:w w:val="105"/>
        </w:rPr>
        <w:t xml:space="preserve">postsecondary </w:t>
      </w:r>
      <w:r>
        <w:rPr>
          <w:i/>
          <w:w w:val="105"/>
        </w:rPr>
        <w:t xml:space="preserve">student </w:t>
      </w:r>
      <w:r>
        <w:rPr>
          <w:i/>
          <w:spacing w:val="-3"/>
          <w:w w:val="105"/>
        </w:rPr>
        <w:t xml:space="preserve">success: Spearheading </w:t>
      </w:r>
      <w:r>
        <w:rPr>
          <w:i/>
          <w:w w:val="105"/>
        </w:rPr>
        <w:t>a dialog on student</w:t>
      </w:r>
      <w:r>
        <w:rPr>
          <w:i/>
          <w:spacing w:val="33"/>
          <w:w w:val="105"/>
        </w:rPr>
        <w:t xml:space="preserve"> </w:t>
      </w:r>
      <w:r>
        <w:rPr>
          <w:i/>
          <w:spacing w:val="-3"/>
          <w:w w:val="105"/>
        </w:rPr>
        <w:t>success</w:t>
      </w:r>
      <w:r>
        <w:rPr>
          <w:spacing w:val="-3"/>
          <w:w w:val="105"/>
        </w:rPr>
        <w:t>.</w:t>
      </w:r>
    </w:p>
    <w:p w:rsidR="00194060" w:rsidRDefault="00F75F9A">
      <w:pPr>
        <w:pStyle w:val="BodyText"/>
        <w:spacing w:before="171" w:line="256" w:lineRule="auto"/>
        <w:ind w:left="338" w:right="1439" w:hanging="219"/>
        <w:jc w:val="both"/>
      </w:pPr>
      <w:r>
        <w:rPr>
          <w:w w:val="105"/>
        </w:rPr>
        <w:t xml:space="preserve">Larson, G. E., Highfill-McRoy, R. M., and Booth-Kewley, S. (2008). Psychiatric diagnoses in historic and contemporary military cohorts: Combat deployment and the healthy warrior effect. </w:t>
      </w:r>
      <w:r>
        <w:rPr>
          <w:i/>
          <w:w w:val="105"/>
        </w:rPr>
        <w:t>American Journal of Epidemiology</w:t>
      </w:r>
      <w:r>
        <w:rPr>
          <w:w w:val="105"/>
        </w:rPr>
        <w:t>, 167(11):1269–1276.</w:t>
      </w:r>
    </w:p>
    <w:p w:rsidR="00194060" w:rsidRDefault="00F75F9A">
      <w:pPr>
        <w:pStyle w:val="BodyText"/>
        <w:spacing w:before="172" w:line="256" w:lineRule="auto"/>
        <w:ind w:left="338" w:right="1438" w:hanging="219"/>
        <w:jc w:val="both"/>
      </w:pPr>
      <w:r>
        <w:rPr>
          <w:w w:val="110"/>
        </w:rPr>
        <w:t>Laurence,</w:t>
      </w:r>
      <w:r>
        <w:rPr>
          <w:spacing w:val="-19"/>
          <w:w w:val="110"/>
        </w:rPr>
        <w:t xml:space="preserve"> </w:t>
      </w:r>
      <w:r>
        <w:rPr>
          <w:w w:val="110"/>
        </w:rPr>
        <w:t>J.</w:t>
      </w:r>
      <w:r>
        <w:rPr>
          <w:spacing w:val="-21"/>
          <w:w w:val="110"/>
        </w:rPr>
        <w:t xml:space="preserve"> </w:t>
      </w:r>
      <w:r>
        <w:rPr>
          <w:w w:val="110"/>
        </w:rPr>
        <w:t>H.,</w:t>
      </w:r>
      <w:r>
        <w:rPr>
          <w:spacing w:val="-18"/>
          <w:w w:val="110"/>
        </w:rPr>
        <w:t xml:space="preserve"> </w:t>
      </w:r>
      <w:r>
        <w:rPr>
          <w:w w:val="110"/>
        </w:rPr>
        <w:t>Naughton,</w:t>
      </w:r>
      <w:r>
        <w:rPr>
          <w:spacing w:val="-18"/>
          <w:w w:val="110"/>
        </w:rPr>
        <w:t xml:space="preserve"> </w:t>
      </w:r>
      <w:r>
        <w:rPr>
          <w:w w:val="110"/>
        </w:rPr>
        <w:t>J.,</w:t>
      </w:r>
      <w:r>
        <w:rPr>
          <w:spacing w:val="-18"/>
          <w:w w:val="110"/>
        </w:rPr>
        <w:t xml:space="preserve"> </w:t>
      </w:r>
      <w:r>
        <w:rPr>
          <w:w w:val="110"/>
        </w:rPr>
        <w:t>and</w:t>
      </w:r>
      <w:r>
        <w:rPr>
          <w:spacing w:val="-21"/>
          <w:w w:val="110"/>
        </w:rPr>
        <w:t xml:space="preserve"> </w:t>
      </w:r>
      <w:r>
        <w:rPr>
          <w:w w:val="110"/>
        </w:rPr>
        <w:t>Harris,</w:t>
      </w:r>
      <w:r>
        <w:rPr>
          <w:spacing w:val="-19"/>
          <w:w w:val="110"/>
        </w:rPr>
        <w:t xml:space="preserve"> </w:t>
      </w:r>
      <w:r>
        <w:rPr>
          <w:w w:val="110"/>
        </w:rPr>
        <w:t>D.</w:t>
      </w:r>
      <w:r>
        <w:rPr>
          <w:spacing w:val="-21"/>
          <w:w w:val="110"/>
        </w:rPr>
        <w:t xml:space="preserve"> </w:t>
      </w:r>
      <w:r>
        <w:rPr>
          <w:w w:val="110"/>
        </w:rPr>
        <w:t>A.</w:t>
      </w:r>
      <w:r>
        <w:rPr>
          <w:spacing w:val="-21"/>
          <w:w w:val="110"/>
        </w:rPr>
        <w:t xml:space="preserve"> </w:t>
      </w:r>
      <w:r>
        <w:rPr>
          <w:w w:val="110"/>
        </w:rPr>
        <w:t>(1996).</w:t>
      </w:r>
      <w:r>
        <w:rPr>
          <w:spacing w:val="-12"/>
          <w:w w:val="110"/>
        </w:rPr>
        <w:t xml:space="preserve"> </w:t>
      </w:r>
      <w:r>
        <w:rPr>
          <w:w w:val="110"/>
        </w:rPr>
        <w:t>Attrition</w:t>
      </w:r>
      <w:r>
        <w:rPr>
          <w:spacing w:val="-21"/>
          <w:w w:val="110"/>
        </w:rPr>
        <w:t xml:space="preserve"> </w:t>
      </w:r>
      <w:r>
        <w:rPr>
          <w:w w:val="110"/>
        </w:rPr>
        <w:t>revisited:</w:t>
      </w:r>
      <w:r>
        <w:rPr>
          <w:spacing w:val="4"/>
          <w:w w:val="110"/>
        </w:rPr>
        <w:t xml:space="preserve"> </w:t>
      </w:r>
      <w:r>
        <w:rPr>
          <w:w w:val="110"/>
        </w:rPr>
        <w:t>Identifying</w:t>
      </w:r>
      <w:r>
        <w:rPr>
          <w:spacing w:val="-21"/>
          <w:w w:val="110"/>
        </w:rPr>
        <w:t xml:space="preserve"> </w:t>
      </w:r>
      <w:r>
        <w:rPr>
          <w:w w:val="110"/>
        </w:rPr>
        <w:t>the</w:t>
      </w:r>
      <w:r>
        <w:rPr>
          <w:spacing w:val="-21"/>
          <w:w w:val="110"/>
        </w:rPr>
        <w:t xml:space="preserve"> </w:t>
      </w:r>
      <w:r>
        <w:rPr>
          <w:w w:val="110"/>
        </w:rPr>
        <w:t xml:space="preserve">problem and its solutions. </w:t>
      </w:r>
      <w:r>
        <w:rPr>
          <w:spacing w:val="-3"/>
          <w:w w:val="110"/>
        </w:rPr>
        <w:t xml:space="preserve">Technical </w:t>
      </w:r>
      <w:r>
        <w:rPr>
          <w:w w:val="110"/>
        </w:rPr>
        <w:t>report, DTIC</w:t>
      </w:r>
      <w:r>
        <w:rPr>
          <w:spacing w:val="28"/>
          <w:w w:val="110"/>
        </w:rPr>
        <w:t xml:space="preserve"> </w:t>
      </w:r>
      <w:r>
        <w:rPr>
          <w:w w:val="110"/>
        </w:rPr>
        <w:t>Document.</w:t>
      </w:r>
    </w:p>
    <w:p w:rsidR="00194060" w:rsidRDefault="00F75F9A">
      <w:pPr>
        <w:pStyle w:val="BodyText"/>
        <w:spacing w:before="171" w:line="256" w:lineRule="auto"/>
        <w:ind w:left="338" w:right="1440" w:hanging="219"/>
        <w:jc w:val="both"/>
      </w:pPr>
      <w:r>
        <w:rPr>
          <w:w w:val="105"/>
        </w:rPr>
        <w:t xml:space="preserve">Lee, T. W. and Mitchell, T. R. (1994). An alternative approach: The unfolding model of voluntary employee turnover. </w:t>
      </w:r>
      <w:r>
        <w:rPr>
          <w:i/>
          <w:w w:val="105"/>
        </w:rPr>
        <w:t>Academy of Management Review</w:t>
      </w:r>
      <w:r>
        <w:rPr>
          <w:w w:val="105"/>
        </w:rPr>
        <w:t>, 19(1):51–89.</w:t>
      </w:r>
    </w:p>
    <w:p w:rsidR="00194060" w:rsidRDefault="00F75F9A">
      <w:pPr>
        <w:pStyle w:val="BodyText"/>
        <w:spacing w:before="171" w:line="256" w:lineRule="auto"/>
        <w:ind w:left="338" w:right="1438" w:hanging="219"/>
        <w:jc w:val="both"/>
      </w:pPr>
      <w:r>
        <w:rPr>
          <w:w w:val="105"/>
        </w:rPr>
        <w:t xml:space="preserve">Lee, T. W., Mitchell, T. R., Holtom, B. C., McDaneil, L. S., and Hill, J. W. (1999). The unfolding model of voluntary turnover: A replication and extension. </w:t>
      </w:r>
      <w:r>
        <w:rPr>
          <w:i/>
          <w:w w:val="105"/>
        </w:rPr>
        <w:t>Academy of Management journal</w:t>
      </w:r>
      <w:r>
        <w:rPr>
          <w:w w:val="105"/>
        </w:rPr>
        <w:t>, 42(4):450–462.</w:t>
      </w:r>
    </w:p>
    <w:p w:rsidR="00194060" w:rsidRDefault="00F75F9A">
      <w:pPr>
        <w:pStyle w:val="BodyText"/>
        <w:spacing w:before="171" w:line="256" w:lineRule="auto"/>
        <w:ind w:left="338" w:right="1441" w:hanging="219"/>
        <w:jc w:val="both"/>
      </w:pPr>
      <w:r>
        <w:rPr>
          <w:w w:val="105"/>
        </w:rPr>
        <w:t xml:space="preserve">Lee, T. W., Mitchell, T. R., Sablynski, C. J., Burton, J. </w:t>
      </w:r>
      <w:r>
        <w:rPr>
          <w:spacing w:val="-6"/>
          <w:w w:val="105"/>
        </w:rPr>
        <w:t xml:space="preserve">P.,  </w:t>
      </w:r>
      <w:r>
        <w:rPr>
          <w:w w:val="105"/>
        </w:rPr>
        <w:t xml:space="preserve">and Holtom, B. C. (2004).  The effects   of job embeddedness on organizational citizenship, job performance, volitional absences, and voluntary turnover. </w:t>
      </w:r>
      <w:r>
        <w:rPr>
          <w:i/>
          <w:spacing w:val="-4"/>
          <w:w w:val="105"/>
        </w:rPr>
        <w:t xml:space="preserve">Academy </w:t>
      </w:r>
      <w:r>
        <w:rPr>
          <w:i/>
          <w:w w:val="105"/>
        </w:rPr>
        <w:t>of Management Journal</w:t>
      </w:r>
      <w:r>
        <w:rPr>
          <w:w w:val="105"/>
        </w:rPr>
        <w:t>,</w:t>
      </w:r>
      <w:r>
        <w:rPr>
          <w:spacing w:val="26"/>
          <w:w w:val="105"/>
        </w:rPr>
        <w:t xml:space="preserve"> </w:t>
      </w:r>
      <w:r>
        <w:rPr>
          <w:w w:val="105"/>
        </w:rPr>
        <w:t>47(5):711–722.</w:t>
      </w:r>
    </w:p>
    <w:p w:rsidR="00194060" w:rsidRDefault="00F75F9A">
      <w:pPr>
        <w:pStyle w:val="BodyText"/>
        <w:spacing w:before="172" w:line="256" w:lineRule="auto"/>
        <w:ind w:left="338" w:right="1438" w:hanging="219"/>
        <w:jc w:val="both"/>
      </w:pPr>
      <w:r>
        <w:rPr>
          <w:w w:val="105"/>
        </w:rPr>
        <w:t xml:space="preserve">Liu, D., Mitchell, T. R., Lee, T. W., Holtom, B. C., and Hinkin, T. R. (2012). When employees are out of step with coworkers: How job satisfaction trajectory and dispersion influence individual- and unit-level voluntary turnover. </w:t>
      </w:r>
      <w:r>
        <w:rPr>
          <w:i/>
          <w:w w:val="105"/>
        </w:rPr>
        <w:t>Academy of Management Journal</w:t>
      </w:r>
      <w:r>
        <w:rPr>
          <w:w w:val="105"/>
        </w:rPr>
        <w:t>, 55(6):1360–1380.</w:t>
      </w:r>
    </w:p>
    <w:p w:rsidR="00194060" w:rsidRDefault="00F75F9A">
      <w:pPr>
        <w:pStyle w:val="BodyText"/>
        <w:spacing w:before="171" w:line="256" w:lineRule="auto"/>
        <w:ind w:left="338" w:right="1436" w:hanging="219"/>
        <w:jc w:val="both"/>
      </w:pPr>
      <w:r>
        <w:rPr>
          <w:w w:val="110"/>
        </w:rPr>
        <w:t xml:space="preserve">Maertz Jr, C. </w:t>
      </w:r>
      <w:r>
        <w:rPr>
          <w:spacing w:val="-10"/>
          <w:w w:val="110"/>
        </w:rPr>
        <w:t xml:space="preserve">P. </w:t>
      </w:r>
      <w:r>
        <w:rPr>
          <w:w w:val="110"/>
        </w:rPr>
        <w:t xml:space="preserve">and Campion, M. A. (2004). Profiles in quitting: Integrating process and content turnover </w:t>
      </w:r>
      <w:r>
        <w:rPr>
          <w:spacing w:val="-3"/>
          <w:w w:val="110"/>
        </w:rPr>
        <w:t xml:space="preserve">theory. </w:t>
      </w:r>
      <w:r>
        <w:rPr>
          <w:i/>
          <w:spacing w:val="-4"/>
          <w:w w:val="110"/>
        </w:rPr>
        <w:t xml:space="preserve">Academy </w:t>
      </w:r>
      <w:r>
        <w:rPr>
          <w:i/>
          <w:w w:val="110"/>
        </w:rPr>
        <w:t>of Management Journal</w:t>
      </w:r>
      <w:r>
        <w:rPr>
          <w:w w:val="110"/>
        </w:rPr>
        <w:t>, 47(4):566–582.</w:t>
      </w:r>
    </w:p>
    <w:p w:rsidR="00194060" w:rsidRDefault="00F75F9A">
      <w:pPr>
        <w:spacing w:before="172" w:line="256" w:lineRule="auto"/>
        <w:ind w:left="338" w:right="1439" w:hanging="219"/>
        <w:jc w:val="both"/>
      </w:pPr>
      <w:r>
        <w:rPr>
          <w:w w:val="105"/>
        </w:rPr>
        <w:t xml:space="preserve">Mallol, C. M., Holtom, B. C., and Lee, T. W. (2007). Job embeddedness in a culturally diverse environment. </w:t>
      </w:r>
      <w:r>
        <w:rPr>
          <w:i/>
          <w:w w:val="105"/>
        </w:rPr>
        <w:t>Journal of Business and Psychology</w:t>
      </w:r>
      <w:r>
        <w:rPr>
          <w:w w:val="105"/>
        </w:rPr>
        <w:t>, 22(1):35–44.</w:t>
      </w:r>
    </w:p>
    <w:p w:rsidR="00194060" w:rsidRDefault="00F75F9A">
      <w:pPr>
        <w:pStyle w:val="BodyText"/>
        <w:spacing w:before="171"/>
        <w:ind w:left="119"/>
      </w:pPr>
      <w:r>
        <w:rPr>
          <w:w w:val="105"/>
        </w:rPr>
        <w:t>Manacapilli, T., Matthies, C. F., Miller, L. W., Howe, P., Perez, P., Hardison, C. M., Massey,</w:t>
      </w:r>
    </w:p>
    <w:p w:rsidR="00194060" w:rsidRDefault="00F75F9A">
      <w:pPr>
        <w:pStyle w:val="BodyText"/>
        <w:spacing w:before="18" w:line="256" w:lineRule="auto"/>
        <w:ind w:left="338" w:right="1536"/>
      </w:pPr>
      <w:r>
        <w:rPr>
          <w:w w:val="105"/>
        </w:rPr>
        <w:t xml:space="preserve">H. G., Greenberg, J., </w:t>
      </w:r>
      <w:r>
        <w:rPr>
          <w:spacing w:val="-3"/>
          <w:w w:val="105"/>
        </w:rPr>
        <w:t xml:space="preserve">Beighley, </w:t>
      </w:r>
      <w:r>
        <w:rPr>
          <w:w w:val="105"/>
        </w:rPr>
        <w:t xml:space="preserve">C.,  and Sims,  C. S. (2012).  Reducing attrition in selected air  force training pipelines. </w:t>
      </w:r>
      <w:r>
        <w:rPr>
          <w:spacing w:val="-3"/>
          <w:w w:val="105"/>
        </w:rPr>
        <w:t xml:space="preserve">Technical </w:t>
      </w:r>
      <w:r>
        <w:rPr>
          <w:w w:val="105"/>
        </w:rPr>
        <w:t>report, DTIC</w:t>
      </w:r>
      <w:r>
        <w:rPr>
          <w:spacing w:val="14"/>
          <w:w w:val="105"/>
        </w:rPr>
        <w:t xml:space="preserve"> </w:t>
      </w:r>
      <w:r>
        <w:rPr>
          <w:w w:val="105"/>
        </w:rPr>
        <w:t>Document.</w:t>
      </w:r>
    </w:p>
    <w:p w:rsidR="00194060" w:rsidRDefault="00194060">
      <w:pPr>
        <w:spacing w:line="256" w:lineRule="auto"/>
        <w:sectPr w:rsidR="00194060">
          <w:pgSz w:w="12240" w:h="15840"/>
          <w:pgMar w:top="1420" w:right="0" w:bottom="1600" w:left="1320" w:header="0" w:footer="1404" w:gutter="0"/>
          <w:cols w:space="720"/>
        </w:sectPr>
      </w:pPr>
    </w:p>
    <w:p w:rsidR="00194060" w:rsidRDefault="00F75F9A">
      <w:pPr>
        <w:spacing w:before="33" w:line="427" w:lineRule="auto"/>
        <w:ind w:left="120" w:right="1437"/>
      </w:pPr>
      <w:r>
        <w:rPr>
          <w:w w:val="105"/>
        </w:rPr>
        <w:lastRenderedPageBreak/>
        <w:t xml:space="preserve">Maslach, C. (1998). A multidimensional theory of burnout. </w:t>
      </w:r>
      <w:r>
        <w:rPr>
          <w:i/>
          <w:w w:val="105"/>
        </w:rPr>
        <w:t>Theories of organizational stress</w:t>
      </w:r>
      <w:r>
        <w:rPr>
          <w:w w:val="105"/>
        </w:rPr>
        <w:t xml:space="preserve">, 68. Maslach, C. (2003). </w:t>
      </w:r>
      <w:r>
        <w:rPr>
          <w:i/>
          <w:w w:val="105"/>
        </w:rPr>
        <w:t>Burnout: The cost of caring</w:t>
      </w:r>
      <w:r>
        <w:rPr>
          <w:w w:val="105"/>
        </w:rPr>
        <w:t>. Ishk.</w:t>
      </w:r>
    </w:p>
    <w:p w:rsidR="00194060" w:rsidRDefault="00F75F9A">
      <w:pPr>
        <w:spacing w:before="1" w:line="256" w:lineRule="auto"/>
        <w:ind w:left="338" w:right="1438" w:hanging="219"/>
        <w:jc w:val="both"/>
      </w:pPr>
      <w:r>
        <w:rPr>
          <w:w w:val="105"/>
        </w:rPr>
        <w:t xml:space="preserve">Maslach, C., Schaufeli, W. B., and Leiter, M. P. (2001). Job burnout. </w:t>
      </w:r>
      <w:r>
        <w:rPr>
          <w:i/>
          <w:w w:val="105"/>
        </w:rPr>
        <w:t>Annual review of psychology</w:t>
      </w:r>
      <w:r>
        <w:rPr>
          <w:w w:val="105"/>
        </w:rPr>
        <w:t>, 52(1):397–422.</w:t>
      </w:r>
    </w:p>
    <w:p w:rsidR="00194060" w:rsidRDefault="00F75F9A">
      <w:pPr>
        <w:spacing w:before="179" w:line="256" w:lineRule="auto"/>
        <w:ind w:left="338" w:right="1438" w:hanging="219"/>
        <w:jc w:val="both"/>
      </w:pPr>
      <w:r>
        <w:rPr>
          <w:w w:val="110"/>
        </w:rPr>
        <w:t xml:space="preserve">Mattock, M. G. and Arkes, J. (2007). </w:t>
      </w:r>
      <w:r>
        <w:rPr>
          <w:i/>
          <w:w w:val="110"/>
        </w:rPr>
        <w:t xml:space="preserve">The Dynamic Retention </w:t>
      </w:r>
      <w:r>
        <w:rPr>
          <w:i/>
          <w:spacing w:val="-3"/>
          <w:w w:val="110"/>
        </w:rPr>
        <w:t xml:space="preserve">Model </w:t>
      </w:r>
      <w:r>
        <w:rPr>
          <w:i/>
          <w:w w:val="110"/>
        </w:rPr>
        <w:t xml:space="preserve">for Air </w:t>
      </w:r>
      <w:r>
        <w:rPr>
          <w:i/>
          <w:spacing w:val="-9"/>
          <w:w w:val="110"/>
        </w:rPr>
        <w:t xml:space="preserve">Force </w:t>
      </w:r>
      <w:r>
        <w:rPr>
          <w:i/>
          <w:w w:val="110"/>
        </w:rPr>
        <w:t>Officers: New Estimates</w:t>
      </w:r>
      <w:r>
        <w:rPr>
          <w:i/>
          <w:spacing w:val="-8"/>
          <w:w w:val="110"/>
        </w:rPr>
        <w:t xml:space="preserve"> </w:t>
      </w:r>
      <w:r>
        <w:rPr>
          <w:i/>
          <w:w w:val="110"/>
        </w:rPr>
        <w:t>and</w:t>
      </w:r>
      <w:r>
        <w:rPr>
          <w:i/>
          <w:spacing w:val="-6"/>
          <w:w w:val="110"/>
        </w:rPr>
        <w:t xml:space="preserve"> </w:t>
      </w:r>
      <w:r>
        <w:rPr>
          <w:i/>
          <w:w w:val="110"/>
        </w:rPr>
        <w:t>Policy</w:t>
      </w:r>
      <w:r>
        <w:rPr>
          <w:i/>
          <w:spacing w:val="-7"/>
          <w:w w:val="110"/>
        </w:rPr>
        <w:t xml:space="preserve"> </w:t>
      </w:r>
      <w:r>
        <w:rPr>
          <w:i/>
          <w:w w:val="110"/>
        </w:rPr>
        <w:t>Simulations</w:t>
      </w:r>
      <w:r>
        <w:rPr>
          <w:i/>
          <w:spacing w:val="-7"/>
          <w:w w:val="110"/>
        </w:rPr>
        <w:t xml:space="preserve"> </w:t>
      </w:r>
      <w:r>
        <w:rPr>
          <w:i/>
          <w:w w:val="110"/>
        </w:rPr>
        <w:t>of</w:t>
      </w:r>
      <w:r>
        <w:rPr>
          <w:i/>
          <w:spacing w:val="-7"/>
          <w:w w:val="110"/>
        </w:rPr>
        <w:t xml:space="preserve"> </w:t>
      </w:r>
      <w:r>
        <w:rPr>
          <w:i/>
          <w:w w:val="110"/>
        </w:rPr>
        <w:t>the</w:t>
      </w:r>
      <w:r>
        <w:rPr>
          <w:i/>
          <w:spacing w:val="-6"/>
          <w:w w:val="110"/>
        </w:rPr>
        <w:t xml:space="preserve"> </w:t>
      </w:r>
      <w:r>
        <w:rPr>
          <w:i/>
          <w:w w:val="110"/>
        </w:rPr>
        <w:t>Aviator</w:t>
      </w:r>
      <w:r>
        <w:rPr>
          <w:i/>
          <w:spacing w:val="-7"/>
          <w:w w:val="110"/>
        </w:rPr>
        <w:t xml:space="preserve"> </w:t>
      </w:r>
      <w:r>
        <w:rPr>
          <w:i/>
          <w:w w:val="110"/>
        </w:rPr>
        <w:t>Continuation</w:t>
      </w:r>
      <w:r>
        <w:rPr>
          <w:i/>
          <w:spacing w:val="-6"/>
          <w:w w:val="110"/>
        </w:rPr>
        <w:t xml:space="preserve"> </w:t>
      </w:r>
      <w:r>
        <w:rPr>
          <w:i/>
          <w:w w:val="110"/>
        </w:rPr>
        <w:t>Pay</w:t>
      </w:r>
      <w:r>
        <w:rPr>
          <w:i/>
          <w:spacing w:val="-7"/>
          <w:w w:val="110"/>
        </w:rPr>
        <w:t xml:space="preserve"> </w:t>
      </w:r>
      <w:r>
        <w:rPr>
          <w:i/>
          <w:spacing w:val="-5"/>
          <w:w w:val="110"/>
        </w:rPr>
        <w:t>Program</w:t>
      </w:r>
      <w:r>
        <w:rPr>
          <w:spacing w:val="-5"/>
          <w:w w:val="110"/>
        </w:rPr>
        <w:t>,</w:t>
      </w:r>
      <w:r>
        <w:rPr>
          <w:spacing w:val="-11"/>
          <w:w w:val="110"/>
        </w:rPr>
        <w:t xml:space="preserve"> </w:t>
      </w:r>
      <w:r>
        <w:rPr>
          <w:w w:val="110"/>
        </w:rPr>
        <w:t>volume</w:t>
      </w:r>
      <w:r>
        <w:rPr>
          <w:spacing w:val="-10"/>
          <w:w w:val="110"/>
        </w:rPr>
        <w:t xml:space="preserve"> </w:t>
      </w:r>
      <w:r>
        <w:rPr>
          <w:w w:val="110"/>
        </w:rPr>
        <w:t>470.</w:t>
      </w:r>
      <w:r>
        <w:rPr>
          <w:spacing w:val="5"/>
          <w:w w:val="110"/>
        </w:rPr>
        <w:t xml:space="preserve"> </w:t>
      </w:r>
      <w:r>
        <w:rPr>
          <w:w w:val="110"/>
        </w:rPr>
        <w:t>Rand Corporation.</w:t>
      </w:r>
    </w:p>
    <w:p w:rsidR="00194060" w:rsidRDefault="00F75F9A">
      <w:pPr>
        <w:spacing w:before="181"/>
        <w:ind w:left="120"/>
      </w:pPr>
      <w:r>
        <w:rPr>
          <w:w w:val="105"/>
        </w:rPr>
        <w:t xml:space="preserve">McCullagh, P. and Nelder, J. A. (1989). </w:t>
      </w:r>
      <w:r>
        <w:rPr>
          <w:i/>
          <w:w w:val="105"/>
        </w:rPr>
        <w:t>Generalized Linear Models</w:t>
      </w:r>
      <w:r>
        <w:rPr>
          <w:w w:val="105"/>
        </w:rPr>
        <w:t>, volume 37. CRC Press.</w:t>
      </w:r>
    </w:p>
    <w:p w:rsidR="00194060" w:rsidRDefault="00F75F9A">
      <w:pPr>
        <w:pStyle w:val="BodyText"/>
        <w:spacing w:before="197" w:line="256" w:lineRule="auto"/>
        <w:ind w:left="338" w:right="1438" w:hanging="219"/>
        <w:jc w:val="both"/>
      </w:pPr>
      <w:r>
        <w:rPr>
          <w:w w:val="105"/>
        </w:rPr>
        <w:t xml:space="preserve">Mitchell, T. R., Holtom, B. C., Lee, T. W.,  Sablynski,  C. J., and Erez, M. (2001).  Why people  stay: Using job embeddedness to predict voluntary turnover. </w:t>
      </w:r>
      <w:r>
        <w:rPr>
          <w:i/>
          <w:spacing w:val="-4"/>
          <w:w w:val="105"/>
        </w:rPr>
        <w:t xml:space="preserve">Academy </w:t>
      </w:r>
      <w:r>
        <w:rPr>
          <w:i/>
          <w:w w:val="105"/>
        </w:rPr>
        <w:t>of management journal</w:t>
      </w:r>
      <w:r>
        <w:rPr>
          <w:w w:val="105"/>
        </w:rPr>
        <w:t>, 44(6):1102–1121.</w:t>
      </w:r>
    </w:p>
    <w:p w:rsidR="00194060" w:rsidRDefault="00F75F9A">
      <w:pPr>
        <w:pStyle w:val="BodyText"/>
        <w:spacing w:before="180" w:line="256" w:lineRule="auto"/>
        <w:ind w:left="338" w:right="1438" w:hanging="219"/>
        <w:jc w:val="both"/>
      </w:pPr>
      <w:r>
        <w:rPr>
          <w:w w:val="105"/>
        </w:rPr>
        <w:t xml:space="preserve">Mitchell, T. R. and Lee, T. W. (2001). The unfolding model of voluntary turnover and job em- beddedness: Foundations for a comprehensive theory of attachment. </w:t>
      </w:r>
      <w:r>
        <w:rPr>
          <w:i/>
          <w:w w:val="105"/>
        </w:rPr>
        <w:t>Research in organizational behavior</w:t>
      </w:r>
      <w:r>
        <w:rPr>
          <w:w w:val="105"/>
        </w:rPr>
        <w:t>, 23:189–246.</w:t>
      </w:r>
    </w:p>
    <w:p w:rsidR="00194060" w:rsidRDefault="00F75F9A">
      <w:pPr>
        <w:spacing w:before="180" w:line="256" w:lineRule="auto"/>
        <w:ind w:left="338" w:right="1437" w:hanging="219"/>
        <w:jc w:val="both"/>
      </w:pPr>
      <w:r>
        <w:rPr>
          <w:w w:val="105"/>
        </w:rPr>
        <w:t xml:space="preserve">Morrell, K., Loan-Clarke, J., and Wilkinson, A. (2001). </w:t>
      </w:r>
      <w:r>
        <w:rPr>
          <w:spacing w:val="-3"/>
          <w:w w:val="105"/>
        </w:rPr>
        <w:t xml:space="preserve">Unweaving </w:t>
      </w:r>
      <w:r>
        <w:rPr>
          <w:w w:val="105"/>
        </w:rPr>
        <w:t xml:space="preserve">leaving: The use of models in  the management of employee turnover. </w:t>
      </w:r>
      <w:r>
        <w:rPr>
          <w:i/>
          <w:w w:val="105"/>
        </w:rPr>
        <w:t>International Journal of Management Reviews</w:t>
      </w:r>
      <w:r>
        <w:rPr>
          <w:w w:val="105"/>
        </w:rPr>
        <w:t>, 3(3):219– 244.</w:t>
      </w:r>
    </w:p>
    <w:p w:rsidR="00194060" w:rsidRDefault="00F75F9A">
      <w:pPr>
        <w:pStyle w:val="BodyText"/>
        <w:spacing w:before="181" w:line="256" w:lineRule="auto"/>
        <w:ind w:left="338" w:right="1437" w:hanging="219"/>
        <w:jc w:val="both"/>
      </w:pPr>
      <w:r>
        <w:rPr>
          <w:w w:val="105"/>
        </w:rPr>
        <w:t xml:space="preserve">Mossholder, K. W., Settoon, R. P., and Henagan, S. C. (2005). A relational perspective on turnover: Examining structural, attitudinal, and behavioral predictors. </w:t>
      </w:r>
      <w:r>
        <w:rPr>
          <w:i/>
          <w:w w:val="105"/>
        </w:rPr>
        <w:t>Academy of Management Journal</w:t>
      </w:r>
      <w:r>
        <w:rPr>
          <w:w w:val="105"/>
        </w:rPr>
        <w:t>, 48(4):607–618.</w:t>
      </w:r>
    </w:p>
    <w:p w:rsidR="00194060" w:rsidRDefault="00F75F9A">
      <w:pPr>
        <w:pStyle w:val="BodyText"/>
        <w:spacing w:before="180" w:line="256" w:lineRule="auto"/>
        <w:ind w:left="338" w:right="1437" w:hanging="219"/>
        <w:jc w:val="both"/>
      </w:pPr>
      <w:r>
        <w:rPr>
          <w:w w:val="105"/>
        </w:rPr>
        <w:t xml:space="preserve">Niebuhr, D. W., Gubata, M. E., Oetting, A. A., Weber, N. S., Feng, X., and Cowan, D. N. (2013). Personality assessment questionnaire as a pre-accession screen for risk of mental disorders and early attrition in us army recruits. </w:t>
      </w:r>
      <w:r>
        <w:rPr>
          <w:i/>
          <w:w w:val="105"/>
        </w:rPr>
        <w:t>Psychological services</w:t>
      </w:r>
      <w:r>
        <w:rPr>
          <w:w w:val="105"/>
        </w:rPr>
        <w:t>, 10(4):378.</w:t>
      </w:r>
    </w:p>
    <w:p w:rsidR="00194060" w:rsidRDefault="00F75F9A">
      <w:pPr>
        <w:pStyle w:val="BodyText"/>
        <w:spacing w:before="180" w:line="256" w:lineRule="auto"/>
        <w:ind w:left="338" w:right="1438" w:hanging="219"/>
        <w:jc w:val="both"/>
      </w:pPr>
      <w:r>
        <w:rPr>
          <w:w w:val="105"/>
        </w:rPr>
        <w:t xml:space="preserve">Niebuhr, D. W., Scott, C. T., Li, Y., Bedno, S. A., Han, W., and Powers, T. E. (2009). Preaccession fitness and body composition as predictors of attrition in us army recruits. </w:t>
      </w:r>
      <w:r>
        <w:rPr>
          <w:i/>
          <w:w w:val="105"/>
        </w:rPr>
        <w:t>Military medicine</w:t>
      </w:r>
      <w:r>
        <w:rPr>
          <w:w w:val="105"/>
        </w:rPr>
        <w:t>, 174(7):695–701.</w:t>
      </w:r>
    </w:p>
    <w:p w:rsidR="00194060" w:rsidRDefault="00F75F9A">
      <w:pPr>
        <w:pStyle w:val="BodyText"/>
        <w:spacing w:before="180"/>
        <w:ind w:left="120"/>
      </w:pPr>
      <w:r>
        <w:rPr>
          <w:w w:val="110"/>
        </w:rPr>
        <w:t>Niebuhr, D. W., Scott, C. T., Powers, T. E., Li, Y., Han, W., Millikan, A. M., and Krauss,</w:t>
      </w:r>
    </w:p>
    <w:p w:rsidR="00194060" w:rsidRDefault="00F75F9A">
      <w:pPr>
        <w:pStyle w:val="BodyText"/>
        <w:spacing w:before="18" w:line="256" w:lineRule="auto"/>
        <w:ind w:left="338" w:right="1437"/>
      </w:pPr>
      <w:r>
        <w:rPr>
          <w:w w:val="105"/>
        </w:rPr>
        <w:t xml:space="preserve">M. R. (2008). Assessment of recruit motivation and strength study: preaccession physical fitness assessment predicts early attrition. </w:t>
      </w:r>
      <w:r>
        <w:rPr>
          <w:i/>
          <w:w w:val="105"/>
        </w:rPr>
        <w:t>Military Medicine</w:t>
      </w:r>
      <w:r>
        <w:rPr>
          <w:w w:val="105"/>
        </w:rPr>
        <w:t>, 173(6):555–562.</w:t>
      </w:r>
    </w:p>
    <w:p w:rsidR="00194060" w:rsidRDefault="00F75F9A">
      <w:pPr>
        <w:pStyle w:val="BodyText"/>
        <w:spacing w:before="180" w:line="256" w:lineRule="auto"/>
        <w:ind w:left="338" w:right="1438" w:hanging="219"/>
        <w:jc w:val="both"/>
      </w:pPr>
      <w:r>
        <w:rPr>
          <w:w w:val="105"/>
        </w:rPr>
        <w:t xml:space="preserve">Panaccio, A., Vandenberghe, C., and Ben Ayed, A. K. (2014).  The role of negative affectivity in  the relationships between pay satisfaction, affective and continuance commitment and voluntary turnover: A moderated mediation model. </w:t>
      </w:r>
      <w:r>
        <w:rPr>
          <w:i/>
          <w:w w:val="105"/>
        </w:rPr>
        <w:t>Human relations</w:t>
      </w:r>
      <w:r>
        <w:rPr>
          <w:w w:val="105"/>
        </w:rPr>
        <w:t>,</w:t>
      </w:r>
      <w:r>
        <w:rPr>
          <w:spacing w:val="-13"/>
          <w:w w:val="105"/>
        </w:rPr>
        <w:t xml:space="preserve"> </w:t>
      </w:r>
      <w:r>
        <w:rPr>
          <w:w w:val="105"/>
        </w:rPr>
        <w:t>67(7):821–848.</w:t>
      </w:r>
    </w:p>
    <w:p w:rsidR="00194060" w:rsidRDefault="00F75F9A">
      <w:pPr>
        <w:pStyle w:val="BodyText"/>
        <w:spacing w:before="180" w:line="256" w:lineRule="auto"/>
        <w:ind w:left="338" w:right="1437" w:hanging="219"/>
        <w:jc w:val="both"/>
      </w:pPr>
      <w:r>
        <w:rPr>
          <w:w w:val="110"/>
        </w:rPr>
        <w:t>Peltokorpi,</w:t>
      </w:r>
      <w:r>
        <w:rPr>
          <w:spacing w:val="-12"/>
          <w:w w:val="110"/>
        </w:rPr>
        <w:t xml:space="preserve"> </w:t>
      </w:r>
      <w:r>
        <w:rPr>
          <w:w w:val="110"/>
        </w:rPr>
        <w:t>V.,</w:t>
      </w:r>
      <w:r>
        <w:rPr>
          <w:spacing w:val="-11"/>
          <w:w w:val="110"/>
        </w:rPr>
        <w:t xml:space="preserve"> </w:t>
      </w:r>
      <w:r>
        <w:rPr>
          <w:w w:val="110"/>
        </w:rPr>
        <w:t>Allen,</w:t>
      </w:r>
      <w:r>
        <w:rPr>
          <w:spacing w:val="-11"/>
          <w:w w:val="110"/>
        </w:rPr>
        <w:t xml:space="preserve"> </w:t>
      </w:r>
      <w:r>
        <w:rPr>
          <w:w w:val="110"/>
        </w:rPr>
        <w:t>D.</w:t>
      </w:r>
      <w:r>
        <w:rPr>
          <w:spacing w:val="-12"/>
          <w:w w:val="110"/>
        </w:rPr>
        <w:t xml:space="preserve"> </w:t>
      </w:r>
      <w:r>
        <w:rPr>
          <w:w w:val="110"/>
        </w:rPr>
        <w:t>G.,</w:t>
      </w:r>
      <w:r>
        <w:rPr>
          <w:spacing w:val="-11"/>
          <w:w w:val="110"/>
        </w:rPr>
        <w:t xml:space="preserve"> </w:t>
      </w:r>
      <w:r>
        <w:rPr>
          <w:w w:val="110"/>
        </w:rPr>
        <w:t>and</w:t>
      </w:r>
      <w:r>
        <w:rPr>
          <w:spacing w:val="-11"/>
          <w:w w:val="110"/>
        </w:rPr>
        <w:t xml:space="preserve"> </w:t>
      </w:r>
      <w:r>
        <w:rPr>
          <w:w w:val="110"/>
        </w:rPr>
        <w:t>Froese,</w:t>
      </w:r>
      <w:r>
        <w:rPr>
          <w:spacing w:val="-11"/>
          <w:w w:val="110"/>
        </w:rPr>
        <w:t xml:space="preserve"> </w:t>
      </w:r>
      <w:r>
        <w:rPr>
          <w:w w:val="110"/>
        </w:rPr>
        <w:t>F.</w:t>
      </w:r>
      <w:r>
        <w:rPr>
          <w:spacing w:val="-12"/>
          <w:w w:val="110"/>
        </w:rPr>
        <w:t xml:space="preserve"> </w:t>
      </w:r>
      <w:r>
        <w:rPr>
          <w:w w:val="110"/>
        </w:rPr>
        <w:t>(2015).</w:t>
      </w:r>
      <w:r>
        <w:rPr>
          <w:spacing w:val="5"/>
          <w:w w:val="110"/>
        </w:rPr>
        <w:t xml:space="preserve"> </w:t>
      </w:r>
      <w:r>
        <w:rPr>
          <w:w w:val="110"/>
        </w:rPr>
        <w:t>Organizational</w:t>
      </w:r>
      <w:r>
        <w:rPr>
          <w:spacing w:val="-12"/>
          <w:w w:val="110"/>
        </w:rPr>
        <w:t xml:space="preserve"> </w:t>
      </w:r>
      <w:r>
        <w:rPr>
          <w:w w:val="110"/>
        </w:rPr>
        <w:t>embeddedness,</w:t>
      </w:r>
      <w:r>
        <w:rPr>
          <w:spacing w:val="-11"/>
          <w:w w:val="110"/>
        </w:rPr>
        <w:t xml:space="preserve"> </w:t>
      </w:r>
      <w:r>
        <w:rPr>
          <w:w w:val="110"/>
        </w:rPr>
        <w:t>turnover</w:t>
      </w:r>
      <w:r>
        <w:rPr>
          <w:spacing w:val="-11"/>
          <w:w w:val="110"/>
        </w:rPr>
        <w:t xml:space="preserve"> </w:t>
      </w:r>
      <w:r>
        <w:rPr>
          <w:w w:val="110"/>
        </w:rPr>
        <w:t>inten- tions,</w:t>
      </w:r>
      <w:r>
        <w:rPr>
          <w:spacing w:val="-9"/>
          <w:w w:val="110"/>
        </w:rPr>
        <w:t xml:space="preserve"> </w:t>
      </w:r>
      <w:r>
        <w:rPr>
          <w:w w:val="110"/>
        </w:rPr>
        <w:t>and</w:t>
      </w:r>
      <w:r>
        <w:rPr>
          <w:spacing w:val="-11"/>
          <w:w w:val="110"/>
        </w:rPr>
        <w:t xml:space="preserve"> </w:t>
      </w:r>
      <w:r>
        <w:rPr>
          <w:w w:val="110"/>
        </w:rPr>
        <w:t>voluntary</w:t>
      </w:r>
      <w:r>
        <w:rPr>
          <w:spacing w:val="-10"/>
          <w:w w:val="110"/>
        </w:rPr>
        <w:t xml:space="preserve"> </w:t>
      </w:r>
      <w:r>
        <w:rPr>
          <w:w w:val="110"/>
        </w:rPr>
        <w:t>turnover:</w:t>
      </w:r>
      <w:r>
        <w:rPr>
          <w:spacing w:val="10"/>
          <w:w w:val="110"/>
        </w:rPr>
        <w:t xml:space="preserve"> </w:t>
      </w:r>
      <w:r>
        <w:rPr>
          <w:w w:val="110"/>
        </w:rPr>
        <w:t>The</w:t>
      </w:r>
      <w:r>
        <w:rPr>
          <w:spacing w:val="-11"/>
          <w:w w:val="110"/>
        </w:rPr>
        <w:t xml:space="preserve"> </w:t>
      </w:r>
      <w:r>
        <w:rPr>
          <w:w w:val="110"/>
        </w:rPr>
        <w:t>moderating</w:t>
      </w:r>
      <w:r>
        <w:rPr>
          <w:spacing w:val="-10"/>
          <w:w w:val="110"/>
        </w:rPr>
        <w:t xml:space="preserve"> </w:t>
      </w:r>
      <w:r>
        <w:rPr>
          <w:w w:val="110"/>
        </w:rPr>
        <w:t>effects</w:t>
      </w:r>
      <w:r>
        <w:rPr>
          <w:spacing w:val="-10"/>
          <w:w w:val="110"/>
        </w:rPr>
        <w:t xml:space="preserve"> </w:t>
      </w:r>
      <w:r>
        <w:rPr>
          <w:w w:val="110"/>
        </w:rPr>
        <w:t>of</w:t>
      </w:r>
      <w:r>
        <w:rPr>
          <w:spacing w:val="-10"/>
          <w:w w:val="110"/>
        </w:rPr>
        <w:t xml:space="preserve"> </w:t>
      </w:r>
      <w:r>
        <w:rPr>
          <w:w w:val="110"/>
        </w:rPr>
        <w:t>employee</w:t>
      </w:r>
      <w:r>
        <w:rPr>
          <w:spacing w:val="-11"/>
          <w:w w:val="110"/>
        </w:rPr>
        <w:t xml:space="preserve"> </w:t>
      </w:r>
      <w:r>
        <w:rPr>
          <w:w w:val="110"/>
        </w:rPr>
        <w:t>demographic</w:t>
      </w:r>
      <w:r>
        <w:rPr>
          <w:spacing w:val="-10"/>
          <w:w w:val="110"/>
        </w:rPr>
        <w:t xml:space="preserve"> </w:t>
      </w:r>
      <w:r>
        <w:rPr>
          <w:w w:val="110"/>
        </w:rPr>
        <w:t xml:space="preserve">characteristics and </w:t>
      </w:r>
      <w:r>
        <w:rPr>
          <w:spacing w:val="-3"/>
          <w:w w:val="110"/>
        </w:rPr>
        <w:t xml:space="preserve">value </w:t>
      </w:r>
      <w:r>
        <w:rPr>
          <w:w w:val="110"/>
        </w:rPr>
        <w:t xml:space="preserve">orientations. </w:t>
      </w:r>
      <w:r>
        <w:rPr>
          <w:i/>
          <w:w w:val="110"/>
        </w:rPr>
        <w:t>Journal of Organizational Behavior</w:t>
      </w:r>
      <w:r>
        <w:rPr>
          <w:w w:val="110"/>
        </w:rPr>
        <w:t>,</w:t>
      </w:r>
      <w:r>
        <w:rPr>
          <w:spacing w:val="-5"/>
          <w:w w:val="110"/>
        </w:rPr>
        <w:t xml:space="preserve"> </w:t>
      </w:r>
      <w:r>
        <w:rPr>
          <w:w w:val="110"/>
        </w:rPr>
        <w:t>36(2):292–312.</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pStyle w:val="BodyText"/>
        <w:spacing w:before="33" w:line="256" w:lineRule="auto"/>
        <w:ind w:left="338" w:right="1440" w:hanging="219"/>
        <w:jc w:val="both"/>
      </w:pPr>
      <w:r>
        <w:rPr>
          <w:w w:val="105"/>
        </w:rPr>
        <w:lastRenderedPageBreak/>
        <w:t xml:space="preserve">Podsakoff, N. </w:t>
      </w:r>
      <w:r>
        <w:rPr>
          <w:spacing w:val="-7"/>
          <w:w w:val="105"/>
        </w:rPr>
        <w:t xml:space="preserve">P., </w:t>
      </w:r>
      <w:r>
        <w:rPr>
          <w:w w:val="105"/>
        </w:rPr>
        <w:t xml:space="preserve">LePine, J. A., and LePine, M. A. (2007). Differential challenge stressor-hindrance stressor relationships with job attitudes, turnover intentions, turnover, and withdrawal behavior:    a meta-analysis. </w:t>
      </w:r>
      <w:r>
        <w:rPr>
          <w:i/>
          <w:w w:val="105"/>
        </w:rPr>
        <w:t>Journal of applied psychology</w:t>
      </w:r>
      <w:r>
        <w:rPr>
          <w:w w:val="105"/>
        </w:rPr>
        <w:t>,</w:t>
      </w:r>
      <w:r>
        <w:rPr>
          <w:spacing w:val="4"/>
          <w:w w:val="105"/>
        </w:rPr>
        <w:t xml:space="preserve"> </w:t>
      </w:r>
      <w:r>
        <w:rPr>
          <w:w w:val="105"/>
        </w:rPr>
        <w:t>92(2):438.</w:t>
      </w:r>
    </w:p>
    <w:p w:rsidR="00194060" w:rsidRDefault="00F75F9A">
      <w:pPr>
        <w:pStyle w:val="BodyText"/>
        <w:spacing w:before="181" w:line="256" w:lineRule="auto"/>
        <w:ind w:left="338" w:right="1437" w:hanging="219"/>
        <w:jc w:val="both"/>
      </w:pPr>
      <w:r>
        <w:rPr>
          <w:w w:val="105"/>
        </w:rPr>
        <w:t xml:space="preserve">Purba, D. E., Oostrom, J. K., Born, M. </w:t>
      </w:r>
      <w:r>
        <w:rPr>
          <w:spacing w:val="-7"/>
          <w:w w:val="105"/>
        </w:rPr>
        <w:t xml:space="preserve">P., </w:t>
      </w:r>
      <w:r>
        <w:rPr>
          <w:w w:val="105"/>
        </w:rPr>
        <w:t xml:space="preserve">and </w:t>
      </w:r>
      <w:r>
        <w:rPr>
          <w:spacing w:val="-5"/>
          <w:w w:val="105"/>
        </w:rPr>
        <w:t xml:space="preserve">van </w:t>
      </w:r>
      <w:r>
        <w:rPr>
          <w:w w:val="105"/>
        </w:rPr>
        <w:t xml:space="preserve">der Molen, H. T. (2016). The relationships between trust in supervisor, turnover intentions, and voluntary turnover: </w:t>
      </w:r>
      <w:r>
        <w:rPr>
          <w:spacing w:val="-3"/>
          <w:w w:val="105"/>
        </w:rPr>
        <w:t xml:space="preserve">Testing </w:t>
      </w:r>
      <w:r>
        <w:rPr>
          <w:w w:val="105"/>
        </w:rPr>
        <w:t xml:space="preserve">the mediating effect of on-the-job embeddedness. </w:t>
      </w:r>
      <w:r>
        <w:rPr>
          <w:i/>
          <w:w w:val="105"/>
        </w:rPr>
        <w:t>Journal of Personnel Psychology</w:t>
      </w:r>
      <w:r>
        <w:rPr>
          <w:w w:val="105"/>
        </w:rPr>
        <w:t>,</w:t>
      </w:r>
      <w:r>
        <w:rPr>
          <w:spacing w:val="20"/>
          <w:w w:val="105"/>
        </w:rPr>
        <w:t xml:space="preserve"> </w:t>
      </w:r>
      <w:r>
        <w:rPr>
          <w:w w:val="105"/>
        </w:rPr>
        <w:t>15(4):174.</w:t>
      </w:r>
    </w:p>
    <w:p w:rsidR="00194060" w:rsidRDefault="00F75F9A">
      <w:pPr>
        <w:pStyle w:val="BodyText"/>
        <w:spacing w:before="180" w:line="256" w:lineRule="auto"/>
        <w:ind w:left="338" w:right="1440" w:hanging="219"/>
        <w:jc w:val="both"/>
      </w:pPr>
      <w:r>
        <w:rPr>
          <w:w w:val="105"/>
        </w:rPr>
        <w:t xml:space="preserve">Rafferty, A. E. and Griffin, M. A. (2006). Perceptions of organizational change: A stress and coping perspective. </w:t>
      </w:r>
      <w:r>
        <w:rPr>
          <w:i/>
          <w:w w:val="105"/>
        </w:rPr>
        <w:t>Journal of applied psychology</w:t>
      </w:r>
      <w:r>
        <w:rPr>
          <w:w w:val="105"/>
        </w:rPr>
        <w:t>, 91(5):1154.</w:t>
      </w:r>
    </w:p>
    <w:p w:rsidR="00194060" w:rsidRDefault="00F75F9A">
      <w:pPr>
        <w:pStyle w:val="BodyText"/>
        <w:spacing w:before="180" w:line="256" w:lineRule="auto"/>
        <w:ind w:left="338" w:right="1439" w:hanging="219"/>
        <w:jc w:val="both"/>
      </w:pPr>
      <w:r>
        <w:rPr>
          <w:w w:val="110"/>
        </w:rPr>
        <w:t>Regional Educational Laboratory (2011). Indicators of success/dropout k–12. Technical report, Regional Educational Laboratory, The University of North Carolina at Greensboro.</w:t>
      </w:r>
    </w:p>
    <w:p w:rsidR="00194060" w:rsidRDefault="00F75F9A">
      <w:pPr>
        <w:pStyle w:val="BodyText"/>
        <w:spacing w:before="180" w:line="256" w:lineRule="auto"/>
        <w:ind w:left="338" w:right="1440" w:hanging="219"/>
        <w:jc w:val="both"/>
      </w:pPr>
      <w:r>
        <w:rPr>
          <w:w w:val="105"/>
        </w:rPr>
        <w:t xml:space="preserve">Rumberger, R. W. and Lim, S. A. (2008).  Why students drop out of school:  A review of 25 years  of research. </w:t>
      </w:r>
      <w:r>
        <w:rPr>
          <w:spacing w:val="-3"/>
          <w:w w:val="105"/>
        </w:rPr>
        <w:t xml:space="preserve">Technical </w:t>
      </w:r>
      <w:r>
        <w:rPr>
          <w:w w:val="105"/>
        </w:rPr>
        <w:t>report, California Dropout Research Project</w:t>
      </w:r>
      <w:r>
        <w:rPr>
          <w:spacing w:val="8"/>
          <w:w w:val="105"/>
        </w:rPr>
        <w:t xml:space="preserve"> </w:t>
      </w:r>
      <w:r>
        <w:rPr>
          <w:w w:val="105"/>
        </w:rPr>
        <w:t>Report.</w:t>
      </w:r>
    </w:p>
    <w:p w:rsidR="00194060" w:rsidRDefault="00F75F9A">
      <w:pPr>
        <w:pStyle w:val="BodyText"/>
        <w:spacing w:before="180" w:line="256" w:lineRule="auto"/>
        <w:ind w:left="338" w:right="1438" w:hanging="219"/>
        <w:jc w:val="both"/>
      </w:pPr>
      <w:r>
        <w:rPr>
          <w:w w:val="110"/>
        </w:rPr>
        <w:t>Sanchez,</w:t>
      </w:r>
      <w:r>
        <w:rPr>
          <w:spacing w:val="-5"/>
          <w:w w:val="110"/>
        </w:rPr>
        <w:t xml:space="preserve"> </w:t>
      </w:r>
      <w:r>
        <w:rPr>
          <w:w w:val="110"/>
        </w:rPr>
        <w:t>R.</w:t>
      </w:r>
      <w:r>
        <w:rPr>
          <w:spacing w:val="-5"/>
          <w:w w:val="110"/>
        </w:rPr>
        <w:t xml:space="preserve"> </w:t>
      </w:r>
      <w:r>
        <w:rPr>
          <w:spacing w:val="-6"/>
          <w:w w:val="110"/>
        </w:rPr>
        <w:t>P.,</w:t>
      </w:r>
      <w:r>
        <w:rPr>
          <w:spacing w:val="-5"/>
          <w:w w:val="110"/>
        </w:rPr>
        <w:t xml:space="preserve"> Bray, </w:t>
      </w:r>
      <w:r>
        <w:rPr>
          <w:w w:val="110"/>
        </w:rPr>
        <w:t>R.</w:t>
      </w:r>
      <w:r>
        <w:rPr>
          <w:spacing w:val="-5"/>
          <w:w w:val="110"/>
        </w:rPr>
        <w:t xml:space="preserve"> </w:t>
      </w:r>
      <w:r>
        <w:rPr>
          <w:w w:val="110"/>
        </w:rPr>
        <w:t>M.,</w:t>
      </w:r>
      <w:r>
        <w:rPr>
          <w:spacing w:val="-5"/>
          <w:w w:val="110"/>
        </w:rPr>
        <w:t xml:space="preserve"> </w:t>
      </w:r>
      <w:r>
        <w:rPr>
          <w:w w:val="110"/>
        </w:rPr>
        <w:t>Vincus,</w:t>
      </w:r>
      <w:r>
        <w:rPr>
          <w:spacing w:val="-5"/>
          <w:w w:val="110"/>
        </w:rPr>
        <w:t xml:space="preserve"> </w:t>
      </w:r>
      <w:r>
        <w:rPr>
          <w:w w:val="110"/>
        </w:rPr>
        <w:t>A.</w:t>
      </w:r>
      <w:r>
        <w:rPr>
          <w:spacing w:val="-5"/>
          <w:w w:val="110"/>
        </w:rPr>
        <w:t xml:space="preserve"> </w:t>
      </w:r>
      <w:r>
        <w:rPr>
          <w:w w:val="110"/>
        </w:rPr>
        <w:t>A.,</w:t>
      </w:r>
      <w:r>
        <w:rPr>
          <w:spacing w:val="-5"/>
          <w:w w:val="110"/>
        </w:rPr>
        <w:t xml:space="preserve"> </w:t>
      </w:r>
      <w:r>
        <w:rPr>
          <w:w w:val="110"/>
        </w:rPr>
        <w:t>and</w:t>
      </w:r>
      <w:r>
        <w:rPr>
          <w:spacing w:val="-5"/>
          <w:w w:val="110"/>
        </w:rPr>
        <w:t xml:space="preserve"> </w:t>
      </w:r>
      <w:r>
        <w:rPr>
          <w:w w:val="110"/>
        </w:rPr>
        <w:t>Bann,</w:t>
      </w:r>
      <w:r>
        <w:rPr>
          <w:spacing w:val="-5"/>
          <w:w w:val="110"/>
        </w:rPr>
        <w:t xml:space="preserve"> </w:t>
      </w:r>
      <w:r>
        <w:rPr>
          <w:w w:val="110"/>
        </w:rPr>
        <w:t>C.</w:t>
      </w:r>
      <w:r>
        <w:rPr>
          <w:spacing w:val="-5"/>
          <w:w w:val="110"/>
        </w:rPr>
        <w:t xml:space="preserve"> </w:t>
      </w:r>
      <w:r>
        <w:rPr>
          <w:w w:val="110"/>
        </w:rPr>
        <w:t>M.</w:t>
      </w:r>
      <w:r>
        <w:rPr>
          <w:spacing w:val="-5"/>
          <w:w w:val="110"/>
        </w:rPr>
        <w:t xml:space="preserve"> </w:t>
      </w:r>
      <w:r>
        <w:rPr>
          <w:w w:val="110"/>
        </w:rPr>
        <w:t>(2004).</w:t>
      </w:r>
      <w:r>
        <w:rPr>
          <w:spacing w:val="12"/>
          <w:w w:val="110"/>
        </w:rPr>
        <w:t xml:space="preserve"> </w:t>
      </w:r>
      <w:r>
        <w:rPr>
          <w:w w:val="110"/>
        </w:rPr>
        <w:t>Predictors</w:t>
      </w:r>
      <w:r>
        <w:rPr>
          <w:spacing w:val="-5"/>
          <w:w w:val="110"/>
        </w:rPr>
        <w:t xml:space="preserve"> </w:t>
      </w:r>
      <w:r>
        <w:rPr>
          <w:w w:val="110"/>
        </w:rPr>
        <w:t>of</w:t>
      </w:r>
      <w:r>
        <w:rPr>
          <w:spacing w:val="-5"/>
          <w:w w:val="110"/>
        </w:rPr>
        <w:t xml:space="preserve"> </w:t>
      </w:r>
      <w:r>
        <w:rPr>
          <w:w w:val="110"/>
        </w:rPr>
        <w:t>job</w:t>
      </w:r>
      <w:r>
        <w:rPr>
          <w:spacing w:val="-4"/>
          <w:w w:val="110"/>
        </w:rPr>
        <w:t xml:space="preserve"> </w:t>
      </w:r>
      <w:r>
        <w:rPr>
          <w:w w:val="110"/>
        </w:rPr>
        <w:t>satisfaction among</w:t>
      </w:r>
      <w:r>
        <w:rPr>
          <w:spacing w:val="-26"/>
          <w:w w:val="110"/>
        </w:rPr>
        <w:t xml:space="preserve"> </w:t>
      </w:r>
      <w:r>
        <w:rPr>
          <w:w w:val="110"/>
        </w:rPr>
        <w:t>active</w:t>
      </w:r>
      <w:r>
        <w:rPr>
          <w:spacing w:val="-25"/>
          <w:w w:val="110"/>
        </w:rPr>
        <w:t xml:space="preserve"> </w:t>
      </w:r>
      <w:r>
        <w:rPr>
          <w:w w:val="110"/>
        </w:rPr>
        <w:t>duty</w:t>
      </w:r>
      <w:r>
        <w:rPr>
          <w:spacing w:val="-26"/>
          <w:w w:val="110"/>
        </w:rPr>
        <w:t xml:space="preserve"> </w:t>
      </w:r>
      <w:r>
        <w:rPr>
          <w:w w:val="110"/>
        </w:rPr>
        <w:t>and</w:t>
      </w:r>
      <w:r>
        <w:rPr>
          <w:spacing w:val="-25"/>
          <w:w w:val="110"/>
        </w:rPr>
        <w:t xml:space="preserve"> </w:t>
      </w:r>
      <w:r>
        <w:rPr>
          <w:w w:val="110"/>
        </w:rPr>
        <w:t>reserve/guard</w:t>
      </w:r>
      <w:r>
        <w:rPr>
          <w:spacing w:val="-26"/>
          <w:w w:val="110"/>
        </w:rPr>
        <w:t xml:space="preserve"> </w:t>
      </w:r>
      <w:r>
        <w:rPr>
          <w:w w:val="110"/>
        </w:rPr>
        <w:t>personnel</w:t>
      </w:r>
      <w:r>
        <w:rPr>
          <w:spacing w:val="-25"/>
          <w:w w:val="110"/>
        </w:rPr>
        <w:t xml:space="preserve"> </w:t>
      </w:r>
      <w:r>
        <w:rPr>
          <w:w w:val="110"/>
        </w:rPr>
        <w:t>in</w:t>
      </w:r>
      <w:r>
        <w:rPr>
          <w:spacing w:val="-25"/>
          <w:w w:val="110"/>
        </w:rPr>
        <w:t xml:space="preserve"> </w:t>
      </w:r>
      <w:r>
        <w:rPr>
          <w:w w:val="110"/>
        </w:rPr>
        <w:t>the</w:t>
      </w:r>
      <w:r>
        <w:rPr>
          <w:spacing w:val="-26"/>
          <w:w w:val="110"/>
        </w:rPr>
        <w:t xml:space="preserve"> </w:t>
      </w:r>
      <w:r>
        <w:rPr>
          <w:w w:val="110"/>
        </w:rPr>
        <w:t>us</w:t>
      </w:r>
      <w:r>
        <w:rPr>
          <w:spacing w:val="-25"/>
          <w:w w:val="110"/>
        </w:rPr>
        <w:t xml:space="preserve"> </w:t>
      </w:r>
      <w:r>
        <w:rPr>
          <w:spacing w:val="-3"/>
          <w:w w:val="110"/>
        </w:rPr>
        <w:t>military.</w:t>
      </w:r>
      <w:r>
        <w:rPr>
          <w:spacing w:val="-16"/>
          <w:w w:val="110"/>
        </w:rPr>
        <w:t xml:space="preserve"> </w:t>
      </w:r>
      <w:r>
        <w:rPr>
          <w:i/>
          <w:w w:val="110"/>
        </w:rPr>
        <w:t>Military</w:t>
      </w:r>
      <w:r>
        <w:rPr>
          <w:i/>
          <w:spacing w:val="-21"/>
          <w:w w:val="110"/>
        </w:rPr>
        <w:t xml:space="preserve"> </w:t>
      </w:r>
      <w:r>
        <w:rPr>
          <w:i/>
          <w:w w:val="110"/>
        </w:rPr>
        <w:t>Psychology</w:t>
      </w:r>
      <w:r>
        <w:rPr>
          <w:w w:val="110"/>
        </w:rPr>
        <w:t>,</w:t>
      </w:r>
      <w:r>
        <w:rPr>
          <w:spacing w:val="-23"/>
          <w:w w:val="110"/>
        </w:rPr>
        <w:t xml:space="preserve"> </w:t>
      </w:r>
      <w:r>
        <w:rPr>
          <w:w w:val="110"/>
        </w:rPr>
        <w:t>16(1):19– 35.</w:t>
      </w:r>
    </w:p>
    <w:p w:rsidR="00194060" w:rsidRDefault="00F75F9A">
      <w:pPr>
        <w:spacing w:before="180" w:line="256" w:lineRule="auto"/>
        <w:ind w:left="338" w:right="1438" w:hanging="219"/>
        <w:jc w:val="both"/>
      </w:pPr>
      <w:r>
        <w:rPr>
          <w:w w:val="105"/>
        </w:rPr>
        <w:t xml:space="preserve">Schaefer, L., Long, J. S., and Clandinin, D. J. (2012). Questioning the research on early career teacher attrition and retention. </w:t>
      </w:r>
      <w:r>
        <w:rPr>
          <w:i/>
          <w:w w:val="105"/>
        </w:rPr>
        <w:t>Alberta Journal of Educational Research</w:t>
      </w:r>
      <w:r>
        <w:rPr>
          <w:w w:val="105"/>
        </w:rPr>
        <w:t>, 58(1).</w:t>
      </w:r>
    </w:p>
    <w:p w:rsidR="00194060" w:rsidRDefault="00F75F9A">
      <w:pPr>
        <w:pStyle w:val="BodyText"/>
        <w:spacing w:before="180"/>
        <w:ind w:left="119"/>
      </w:pPr>
      <w:r>
        <w:rPr>
          <w:w w:val="105"/>
        </w:rPr>
        <w:t>Schaufeli, W. B., Leiter, M. P., and Maslach, C. (2009). Burnout: 35 years of research and practice.</w:t>
      </w:r>
    </w:p>
    <w:p w:rsidR="00194060" w:rsidRDefault="00F75F9A">
      <w:pPr>
        <w:spacing w:before="18"/>
        <w:ind w:left="338"/>
      </w:pPr>
      <w:r>
        <w:rPr>
          <w:i/>
          <w:w w:val="105"/>
        </w:rPr>
        <w:t>Career development international</w:t>
      </w:r>
      <w:r>
        <w:rPr>
          <w:w w:val="105"/>
        </w:rPr>
        <w:t>, 14(3):204–220.</w:t>
      </w:r>
    </w:p>
    <w:p w:rsidR="00194060" w:rsidRDefault="00F75F9A">
      <w:pPr>
        <w:pStyle w:val="BodyText"/>
        <w:spacing w:before="197" w:line="256" w:lineRule="auto"/>
        <w:ind w:left="338" w:right="1437" w:hanging="219"/>
        <w:jc w:val="both"/>
      </w:pPr>
      <w:r>
        <w:rPr>
          <w:w w:val="105"/>
        </w:rPr>
        <w:t xml:space="preserve">Schmidt, J. A., Willness, C. R., Jones, D. A., and Bourdage, J. S. (2018). Human resource management practices and voluntary turnover: A study of internal workforce and external labor market contingencies. </w:t>
      </w:r>
      <w:r>
        <w:rPr>
          <w:i/>
          <w:w w:val="105"/>
        </w:rPr>
        <w:t xml:space="preserve">The International Journal of Human </w:t>
      </w:r>
      <w:r>
        <w:rPr>
          <w:i/>
          <w:spacing w:val="-5"/>
          <w:w w:val="105"/>
        </w:rPr>
        <w:t xml:space="preserve">Resource </w:t>
      </w:r>
      <w:r>
        <w:rPr>
          <w:i/>
          <w:w w:val="105"/>
        </w:rPr>
        <w:t>Management</w:t>
      </w:r>
      <w:r>
        <w:rPr>
          <w:w w:val="105"/>
        </w:rPr>
        <w:t>, 29(3):571– 594.</w:t>
      </w:r>
    </w:p>
    <w:p w:rsidR="00194060" w:rsidRDefault="00F75F9A">
      <w:pPr>
        <w:pStyle w:val="BodyText"/>
        <w:spacing w:before="181" w:line="256" w:lineRule="auto"/>
        <w:ind w:left="338" w:right="1438" w:hanging="219"/>
        <w:jc w:val="both"/>
      </w:pPr>
      <w:r>
        <w:rPr>
          <w:w w:val="105"/>
        </w:rPr>
        <w:t xml:space="preserve">Schneider, R. J., Johnson, J. W., Cochran, C. C., Hezlett, S. A., </w:t>
      </w:r>
      <w:r>
        <w:rPr>
          <w:spacing w:val="-3"/>
          <w:w w:val="105"/>
        </w:rPr>
        <w:t xml:space="preserve">Foldes, </w:t>
      </w:r>
      <w:r>
        <w:rPr>
          <w:w w:val="105"/>
        </w:rPr>
        <w:t xml:space="preserve">H. J., and Ervin, K. S. (2011). Development and evaluation of a career continuance model for company grade officers in the united states </w:t>
      </w:r>
      <w:r>
        <w:rPr>
          <w:spacing w:val="-5"/>
          <w:w w:val="105"/>
        </w:rPr>
        <w:t xml:space="preserve">army. </w:t>
      </w:r>
      <w:r>
        <w:rPr>
          <w:spacing w:val="-3"/>
          <w:w w:val="105"/>
        </w:rPr>
        <w:t xml:space="preserve">Technical </w:t>
      </w:r>
      <w:r>
        <w:rPr>
          <w:w w:val="105"/>
        </w:rPr>
        <w:t>report, DTIC</w:t>
      </w:r>
      <w:r>
        <w:rPr>
          <w:spacing w:val="51"/>
          <w:w w:val="105"/>
        </w:rPr>
        <w:t xml:space="preserve"> </w:t>
      </w:r>
      <w:r>
        <w:rPr>
          <w:w w:val="105"/>
        </w:rPr>
        <w:t>Document.</w:t>
      </w:r>
    </w:p>
    <w:p w:rsidR="00194060" w:rsidRDefault="00F75F9A">
      <w:pPr>
        <w:pStyle w:val="BodyText"/>
        <w:spacing w:before="180" w:line="256" w:lineRule="auto"/>
        <w:ind w:left="338" w:right="1438" w:hanging="219"/>
        <w:jc w:val="both"/>
      </w:pPr>
      <w:r>
        <w:rPr>
          <w:w w:val="105"/>
        </w:rPr>
        <w:t xml:space="preserve">Segrest, S. L., Andrews, M. C., and Hurley-Hanson, A. E. (2015). Voluntary turnover typology utilizing the dispositional variables of core self-evaluation and negative affectivity. </w:t>
      </w:r>
      <w:r>
        <w:rPr>
          <w:i/>
          <w:w w:val="105"/>
        </w:rPr>
        <w:t>Journal of Behavioral Studies in Business</w:t>
      </w:r>
      <w:r>
        <w:rPr>
          <w:w w:val="105"/>
        </w:rPr>
        <w:t>, 8:1.</w:t>
      </w:r>
    </w:p>
    <w:p w:rsidR="00194060" w:rsidRDefault="00F75F9A">
      <w:pPr>
        <w:spacing w:before="180" w:line="256" w:lineRule="auto"/>
        <w:ind w:left="338" w:right="1438" w:hanging="219"/>
        <w:jc w:val="both"/>
      </w:pPr>
      <w:r>
        <w:rPr>
          <w:w w:val="105"/>
        </w:rPr>
        <w:t xml:space="preserve">Selden, S. C. and Sowa, J. E. (2015). Voluntary turnover in nonprofit human service organizations: The impact of high performance work practices. </w:t>
      </w:r>
      <w:r>
        <w:rPr>
          <w:i/>
          <w:w w:val="105"/>
        </w:rPr>
        <w:t>Human Service Organizations: Management, Leadership &amp; Governance</w:t>
      </w:r>
      <w:r>
        <w:rPr>
          <w:w w:val="105"/>
        </w:rPr>
        <w:t>, 39(3):182–207.</w:t>
      </w:r>
    </w:p>
    <w:p w:rsidR="00194060" w:rsidRDefault="00F75F9A">
      <w:pPr>
        <w:pStyle w:val="BodyText"/>
        <w:spacing w:before="180" w:line="256" w:lineRule="auto"/>
        <w:ind w:left="338" w:right="1436" w:hanging="219"/>
        <w:jc w:val="both"/>
      </w:pPr>
      <w:r>
        <w:rPr>
          <w:w w:val="105"/>
        </w:rPr>
        <w:t xml:space="preserve">Shaw, J. D., </w:t>
      </w:r>
      <w:r>
        <w:rPr>
          <w:spacing w:val="-3"/>
          <w:w w:val="105"/>
        </w:rPr>
        <w:t xml:space="preserve">Duffy, </w:t>
      </w:r>
      <w:r>
        <w:rPr>
          <w:w w:val="105"/>
        </w:rPr>
        <w:t xml:space="preserve">M. K., Johnson, J. L., and Lockhart, D. E. (2005a). </w:t>
      </w:r>
      <w:r>
        <w:rPr>
          <w:spacing w:val="-4"/>
          <w:w w:val="105"/>
        </w:rPr>
        <w:t xml:space="preserve">Turnover, </w:t>
      </w:r>
      <w:r>
        <w:rPr>
          <w:w w:val="105"/>
        </w:rPr>
        <w:t xml:space="preserve">social capital losses, and performance. </w:t>
      </w:r>
      <w:r>
        <w:rPr>
          <w:i/>
          <w:spacing w:val="-4"/>
          <w:w w:val="105"/>
        </w:rPr>
        <w:t xml:space="preserve">Academy </w:t>
      </w:r>
      <w:r>
        <w:rPr>
          <w:i/>
          <w:w w:val="105"/>
        </w:rPr>
        <w:t>of Management Journal</w:t>
      </w:r>
      <w:r>
        <w:rPr>
          <w:w w:val="105"/>
        </w:rPr>
        <w:t>,</w:t>
      </w:r>
      <w:r>
        <w:rPr>
          <w:spacing w:val="32"/>
          <w:w w:val="105"/>
        </w:rPr>
        <w:t xml:space="preserve"> </w:t>
      </w:r>
      <w:r>
        <w:rPr>
          <w:w w:val="105"/>
        </w:rPr>
        <w:t>48(4):594–606.</w:t>
      </w:r>
    </w:p>
    <w:p w:rsidR="00194060" w:rsidRDefault="00F75F9A">
      <w:pPr>
        <w:pStyle w:val="BodyText"/>
        <w:spacing w:before="180" w:line="256" w:lineRule="auto"/>
        <w:ind w:left="338" w:right="1438" w:hanging="219"/>
        <w:jc w:val="both"/>
      </w:pPr>
      <w:r>
        <w:rPr>
          <w:w w:val="105"/>
        </w:rPr>
        <w:t xml:space="preserve">Shaw, J. D., Gupta, N., and Delery, J. E. (2005b). Alternative conceptualizations of the relationship between voluntary turnover and organizational performance. </w:t>
      </w:r>
      <w:r>
        <w:rPr>
          <w:i/>
          <w:w w:val="105"/>
        </w:rPr>
        <w:t>Academy of management journal</w:t>
      </w:r>
      <w:r>
        <w:rPr>
          <w:w w:val="105"/>
        </w:rPr>
        <w:t>, 48(1):50–68.</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pStyle w:val="BodyText"/>
        <w:spacing w:before="33" w:line="256" w:lineRule="auto"/>
        <w:ind w:left="338" w:right="1436" w:hanging="219"/>
        <w:jc w:val="both"/>
      </w:pPr>
      <w:r>
        <w:rPr>
          <w:w w:val="105"/>
        </w:rPr>
        <w:lastRenderedPageBreak/>
        <w:t>Shipp, S., Lancaster, V., Keller, S., Pires, B., Molfino, E., Ziemer, K., Orr, M., Higdon, D., Goldstein, J., Korkmaz, G., and Schroeder, A. (2016). Attrition and retention - a review across selected disciplines. deliverable to us. army research institute. Technical report, Social Decision Analytics Laboratory, Bicomplexity Institute of Virginia Tech.</w:t>
      </w:r>
    </w:p>
    <w:p w:rsidR="00194060" w:rsidRDefault="00F75F9A">
      <w:pPr>
        <w:pStyle w:val="BodyText"/>
        <w:spacing w:before="172"/>
        <w:ind w:left="120"/>
      </w:pPr>
      <w:r>
        <w:rPr>
          <w:w w:val="105"/>
        </w:rPr>
        <w:t>Shirom, A. (2011). Job-related burnout: A review of major research foci and challenges.</w:t>
      </w:r>
    </w:p>
    <w:p w:rsidR="00194060" w:rsidRDefault="00F75F9A">
      <w:pPr>
        <w:pStyle w:val="BodyText"/>
        <w:spacing w:before="189" w:line="256" w:lineRule="auto"/>
        <w:ind w:left="338" w:right="1438" w:hanging="219"/>
        <w:jc w:val="both"/>
      </w:pPr>
      <w:r>
        <w:rPr>
          <w:w w:val="105"/>
        </w:rPr>
        <w:t xml:space="preserve">Spell, H. B., </w:t>
      </w:r>
      <w:r>
        <w:rPr>
          <w:spacing w:val="-7"/>
          <w:w w:val="105"/>
        </w:rPr>
        <w:t xml:space="preserve">Eby, </w:t>
      </w:r>
      <w:r>
        <w:rPr>
          <w:w w:val="105"/>
        </w:rPr>
        <w:t xml:space="preserve">L. T., and Vandenberg, R. J. (2014). Developmental climate: A cross-level analysis of voluntary turnover and job performance. </w:t>
      </w:r>
      <w:r>
        <w:rPr>
          <w:i/>
          <w:w w:val="105"/>
        </w:rPr>
        <w:t xml:space="preserve">Journal of </w:t>
      </w:r>
      <w:r>
        <w:rPr>
          <w:i/>
          <w:spacing w:val="-3"/>
          <w:w w:val="105"/>
        </w:rPr>
        <w:t xml:space="preserve">vocational </w:t>
      </w:r>
      <w:r>
        <w:rPr>
          <w:i/>
          <w:w w:val="105"/>
        </w:rPr>
        <w:t>behavior</w:t>
      </w:r>
      <w:r>
        <w:rPr>
          <w:w w:val="105"/>
        </w:rPr>
        <w:t>, 84(3):283– 292.</w:t>
      </w:r>
    </w:p>
    <w:p w:rsidR="00194060" w:rsidRDefault="00F75F9A">
      <w:pPr>
        <w:tabs>
          <w:tab w:val="left" w:pos="2198"/>
          <w:tab w:val="left" w:pos="4567"/>
        </w:tabs>
        <w:spacing w:before="171"/>
        <w:ind w:left="119"/>
      </w:pPr>
      <w:r>
        <w:rPr>
          <w:w w:val="105"/>
        </w:rPr>
        <w:t xml:space="preserve">Stearns, </w:t>
      </w:r>
      <w:r>
        <w:rPr>
          <w:spacing w:val="13"/>
          <w:w w:val="105"/>
        </w:rPr>
        <w:t xml:space="preserve"> </w:t>
      </w:r>
      <w:r>
        <w:rPr>
          <w:w w:val="105"/>
        </w:rPr>
        <w:t xml:space="preserve">E. </w:t>
      </w:r>
      <w:r>
        <w:rPr>
          <w:spacing w:val="3"/>
          <w:w w:val="105"/>
        </w:rPr>
        <w:t xml:space="preserve"> </w:t>
      </w:r>
      <w:r>
        <w:rPr>
          <w:w w:val="105"/>
        </w:rPr>
        <w:t>(2011).</w:t>
      </w:r>
      <w:r>
        <w:rPr>
          <w:w w:val="105"/>
        </w:rPr>
        <w:tab/>
        <w:t>High</w:t>
      </w:r>
      <w:r>
        <w:rPr>
          <w:spacing w:val="54"/>
          <w:w w:val="105"/>
        </w:rPr>
        <w:t xml:space="preserve"> </w:t>
      </w:r>
      <w:r>
        <w:rPr>
          <w:w w:val="105"/>
        </w:rPr>
        <w:t>school</w:t>
      </w:r>
      <w:r>
        <w:rPr>
          <w:spacing w:val="53"/>
          <w:w w:val="105"/>
        </w:rPr>
        <w:t xml:space="preserve"> </w:t>
      </w:r>
      <w:r>
        <w:rPr>
          <w:w w:val="105"/>
        </w:rPr>
        <w:t>dropouts.</w:t>
      </w:r>
      <w:r>
        <w:rPr>
          <w:w w:val="105"/>
        </w:rPr>
        <w:tab/>
        <w:t xml:space="preserve">In </w:t>
      </w:r>
      <w:r>
        <w:rPr>
          <w:i/>
          <w:w w:val="105"/>
        </w:rPr>
        <w:t xml:space="preserve">Encyclopedia of </w:t>
      </w:r>
      <w:r>
        <w:rPr>
          <w:i/>
          <w:spacing w:val="-4"/>
          <w:w w:val="105"/>
        </w:rPr>
        <w:t>Adolescence</w:t>
      </w:r>
      <w:r>
        <w:rPr>
          <w:spacing w:val="-4"/>
          <w:w w:val="105"/>
        </w:rPr>
        <w:t xml:space="preserve">, </w:t>
      </w:r>
      <w:r>
        <w:rPr>
          <w:w w:val="105"/>
        </w:rPr>
        <w:t>pages</w:t>
      </w:r>
      <w:r>
        <w:rPr>
          <w:spacing w:val="31"/>
          <w:w w:val="105"/>
        </w:rPr>
        <w:t xml:space="preserve"> </w:t>
      </w:r>
      <w:r>
        <w:rPr>
          <w:w w:val="105"/>
        </w:rPr>
        <w:t>1303–1308.</w:t>
      </w:r>
    </w:p>
    <w:p w:rsidR="00194060" w:rsidRDefault="00F75F9A">
      <w:pPr>
        <w:pStyle w:val="BodyText"/>
        <w:spacing w:before="18"/>
        <w:ind w:left="338"/>
      </w:pPr>
      <w:r>
        <w:rPr>
          <w:w w:val="105"/>
        </w:rPr>
        <w:t>Springer.</w:t>
      </w:r>
    </w:p>
    <w:p w:rsidR="00194060" w:rsidRDefault="00F75F9A">
      <w:pPr>
        <w:pStyle w:val="BodyText"/>
        <w:spacing w:before="189"/>
        <w:ind w:left="119"/>
      </w:pPr>
      <w:r>
        <w:rPr>
          <w:w w:val="105"/>
        </w:rPr>
        <w:t>Steel, R. P. (2002). Turnover theory at the empirical interface: Problems of fit and function.</w:t>
      </w:r>
    </w:p>
    <w:p w:rsidR="00194060" w:rsidRDefault="00F75F9A">
      <w:pPr>
        <w:spacing w:before="18"/>
        <w:ind w:left="338"/>
      </w:pPr>
      <w:r>
        <w:rPr>
          <w:i/>
          <w:w w:val="105"/>
        </w:rPr>
        <w:t>Academy of Management Review</w:t>
      </w:r>
      <w:r>
        <w:rPr>
          <w:w w:val="105"/>
        </w:rPr>
        <w:t>, 27(3):346–360.</w:t>
      </w:r>
    </w:p>
    <w:p w:rsidR="00194060" w:rsidRDefault="00F75F9A">
      <w:pPr>
        <w:pStyle w:val="BodyText"/>
        <w:spacing w:before="188" w:line="256" w:lineRule="auto"/>
        <w:ind w:left="338" w:right="1438" w:hanging="219"/>
        <w:jc w:val="both"/>
      </w:pPr>
      <w:r>
        <w:rPr>
          <w:w w:val="105"/>
        </w:rPr>
        <w:t xml:space="preserve">Sticha, </w:t>
      </w:r>
      <w:r>
        <w:rPr>
          <w:spacing w:val="-10"/>
          <w:w w:val="105"/>
        </w:rPr>
        <w:t xml:space="preserve">P. </w:t>
      </w:r>
      <w:r>
        <w:rPr>
          <w:w w:val="105"/>
        </w:rPr>
        <w:t xml:space="preserve">J., Dall,  T.  A.,  </w:t>
      </w:r>
      <w:r>
        <w:rPr>
          <w:spacing w:val="-4"/>
          <w:w w:val="105"/>
        </w:rPr>
        <w:t xml:space="preserve">Handy,  </w:t>
      </w:r>
      <w:r>
        <w:rPr>
          <w:w w:val="105"/>
        </w:rPr>
        <w:t xml:space="preserve">K.,  Espinosa,  J.,  and  Hogan,  </w:t>
      </w:r>
      <w:r>
        <w:rPr>
          <w:spacing w:val="-9"/>
          <w:w w:val="105"/>
        </w:rPr>
        <w:t xml:space="preserve">P.  </w:t>
      </w:r>
      <w:r>
        <w:rPr>
          <w:w w:val="105"/>
        </w:rPr>
        <w:t xml:space="preserve">F.  (2003).  Impact  of  the army continuing education system (aces) on soldier retention and performance: Data analyses. </w:t>
      </w:r>
      <w:r>
        <w:rPr>
          <w:spacing w:val="-3"/>
          <w:w w:val="105"/>
        </w:rPr>
        <w:t xml:space="preserve">Technical </w:t>
      </w:r>
      <w:r>
        <w:rPr>
          <w:w w:val="105"/>
        </w:rPr>
        <w:t>report, DTIC</w:t>
      </w:r>
      <w:r>
        <w:rPr>
          <w:spacing w:val="-5"/>
          <w:w w:val="105"/>
        </w:rPr>
        <w:t xml:space="preserve"> </w:t>
      </w:r>
      <w:r>
        <w:rPr>
          <w:w w:val="105"/>
        </w:rPr>
        <w:t>Document.</w:t>
      </w:r>
    </w:p>
    <w:p w:rsidR="00194060" w:rsidRDefault="00F75F9A">
      <w:pPr>
        <w:pStyle w:val="BodyText"/>
        <w:spacing w:before="172" w:line="256" w:lineRule="auto"/>
        <w:ind w:left="338" w:right="1439" w:hanging="219"/>
        <w:jc w:val="both"/>
      </w:pPr>
      <w:r>
        <w:rPr>
          <w:w w:val="105"/>
        </w:rPr>
        <w:t>Strickland, W. J. (2005). A longitudinal examination of first term attrition and reenlistment among fy1999 enlisted accessions. Technical report, DTIC Document.</w:t>
      </w:r>
    </w:p>
    <w:p w:rsidR="00194060" w:rsidRDefault="00F75F9A">
      <w:pPr>
        <w:pStyle w:val="BodyText"/>
        <w:spacing w:before="171" w:line="256" w:lineRule="auto"/>
        <w:ind w:left="338" w:right="1436" w:hanging="219"/>
        <w:jc w:val="both"/>
      </w:pPr>
      <w:r>
        <w:rPr>
          <w:w w:val="105"/>
        </w:rPr>
        <w:t xml:space="preserve">Sturman, M. C. and </w:t>
      </w:r>
      <w:r>
        <w:rPr>
          <w:spacing w:val="-4"/>
          <w:w w:val="105"/>
        </w:rPr>
        <w:t xml:space="preserve">Trevor,  </w:t>
      </w:r>
      <w:r>
        <w:rPr>
          <w:w w:val="105"/>
        </w:rPr>
        <w:t xml:space="preserve">C. O. (2001).  The implications of linking the dynamic performance  and turnover literatures. </w:t>
      </w:r>
      <w:r>
        <w:rPr>
          <w:i/>
          <w:w w:val="105"/>
        </w:rPr>
        <w:t>Journal of Applied Psychology</w:t>
      </w:r>
      <w:r>
        <w:rPr>
          <w:w w:val="105"/>
        </w:rPr>
        <w:t>,</w:t>
      </w:r>
      <w:r>
        <w:rPr>
          <w:spacing w:val="29"/>
          <w:w w:val="105"/>
        </w:rPr>
        <w:t xml:space="preserve"> </w:t>
      </w:r>
      <w:r>
        <w:rPr>
          <w:w w:val="105"/>
        </w:rPr>
        <w:t>86(4):684.</w:t>
      </w:r>
    </w:p>
    <w:p w:rsidR="00194060" w:rsidRDefault="00F75F9A">
      <w:pPr>
        <w:pStyle w:val="BodyText"/>
        <w:spacing w:before="171" w:line="256" w:lineRule="auto"/>
        <w:ind w:left="338" w:right="1437" w:hanging="219"/>
        <w:jc w:val="both"/>
      </w:pPr>
      <w:r>
        <w:rPr>
          <w:w w:val="105"/>
        </w:rPr>
        <w:t xml:space="preserve">Vie, L. L., Griffith, K. N., Scheier, L. M., Lester, P. B., and Seligman, M. E. (2013). The person- event data environment: leveraging big data for studies of psychological strengths in soldiers. </w:t>
      </w:r>
      <w:r>
        <w:rPr>
          <w:i/>
          <w:w w:val="105"/>
        </w:rPr>
        <w:t>Frontiers in psychology</w:t>
      </w:r>
      <w:r>
        <w:rPr>
          <w:w w:val="105"/>
        </w:rPr>
        <w:t>, 4:934.</w:t>
      </w:r>
    </w:p>
    <w:p w:rsidR="00194060" w:rsidRDefault="00F75F9A">
      <w:pPr>
        <w:pStyle w:val="BodyText"/>
        <w:spacing w:before="171" w:line="256" w:lineRule="auto"/>
        <w:ind w:left="338" w:right="1438" w:hanging="219"/>
        <w:jc w:val="both"/>
      </w:pPr>
      <w:r>
        <w:rPr>
          <w:w w:val="105"/>
        </w:rPr>
        <w:t xml:space="preserve">Vie, L. L., Scheier, L. M., Lester, </w:t>
      </w:r>
      <w:r>
        <w:rPr>
          <w:spacing w:val="-9"/>
          <w:w w:val="105"/>
        </w:rPr>
        <w:t xml:space="preserve">P.  </w:t>
      </w:r>
      <w:r>
        <w:rPr>
          <w:w w:val="105"/>
        </w:rPr>
        <w:t xml:space="preserve">B., Ho, T. E., Labarthe, D. R., and Seligman, M. E. (2015).  The us army person-event data environment: a military–civilian big data enterprise. </w:t>
      </w:r>
      <w:r>
        <w:rPr>
          <w:i/>
          <w:w w:val="105"/>
        </w:rPr>
        <w:t>Big data</w:t>
      </w:r>
      <w:r>
        <w:rPr>
          <w:w w:val="105"/>
        </w:rPr>
        <w:t>, 3(2):67–79.</w:t>
      </w:r>
    </w:p>
    <w:p w:rsidR="00194060" w:rsidRDefault="00F75F9A">
      <w:pPr>
        <w:pStyle w:val="BodyText"/>
        <w:spacing w:before="172" w:line="256" w:lineRule="auto"/>
        <w:ind w:left="338" w:right="1438" w:hanging="219"/>
        <w:jc w:val="both"/>
      </w:pPr>
      <w:r>
        <w:rPr>
          <w:spacing w:val="-3"/>
          <w:w w:val="105"/>
        </w:rPr>
        <w:t xml:space="preserve">Wanberg, </w:t>
      </w:r>
      <w:r>
        <w:rPr>
          <w:w w:val="105"/>
        </w:rPr>
        <w:t xml:space="preserve">C. R. and Banas, J. T. (2000). Predictors and outcomes of openness to changes in a reorganizing workplace. </w:t>
      </w:r>
      <w:r>
        <w:rPr>
          <w:i/>
          <w:w w:val="105"/>
        </w:rPr>
        <w:t>Journal of applied psychology</w:t>
      </w:r>
      <w:r>
        <w:rPr>
          <w:w w:val="105"/>
        </w:rPr>
        <w:t>,</w:t>
      </w:r>
      <w:r>
        <w:rPr>
          <w:spacing w:val="53"/>
          <w:w w:val="105"/>
        </w:rPr>
        <w:t xml:space="preserve"> </w:t>
      </w:r>
      <w:r>
        <w:rPr>
          <w:w w:val="105"/>
        </w:rPr>
        <w:t>85(1):132.</w:t>
      </w:r>
    </w:p>
    <w:p w:rsidR="00194060" w:rsidRDefault="00F75F9A">
      <w:pPr>
        <w:pStyle w:val="BodyText"/>
        <w:spacing w:before="171" w:line="256" w:lineRule="auto"/>
        <w:ind w:left="338" w:right="1437" w:hanging="219"/>
        <w:jc w:val="both"/>
      </w:pPr>
      <w:r>
        <w:rPr>
          <w:spacing w:val="-3"/>
          <w:w w:val="105"/>
        </w:rPr>
        <w:t xml:space="preserve">Weinberg,  </w:t>
      </w:r>
      <w:r>
        <w:rPr>
          <w:w w:val="105"/>
        </w:rPr>
        <w:t xml:space="preserve">S., Edwards, G., and Garove, W. (1983).  Burnout among employees of state residen-   tial facilities serving developmentally disabled persons. </w:t>
      </w:r>
      <w:r>
        <w:rPr>
          <w:i/>
          <w:w w:val="105"/>
        </w:rPr>
        <w:t xml:space="preserve">Children and </w:t>
      </w:r>
      <w:r>
        <w:rPr>
          <w:i/>
          <w:spacing w:val="-4"/>
          <w:w w:val="105"/>
        </w:rPr>
        <w:t xml:space="preserve">Youth </w:t>
      </w:r>
      <w:r>
        <w:rPr>
          <w:i/>
          <w:w w:val="105"/>
        </w:rPr>
        <w:t>Services Review</w:t>
      </w:r>
      <w:r>
        <w:rPr>
          <w:w w:val="105"/>
        </w:rPr>
        <w:t>, 5(6):239–253.</w:t>
      </w:r>
    </w:p>
    <w:p w:rsidR="00194060" w:rsidRDefault="00F75F9A">
      <w:pPr>
        <w:spacing w:before="171" w:line="256" w:lineRule="auto"/>
        <w:ind w:left="338" w:right="1438" w:hanging="219"/>
        <w:jc w:val="both"/>
      </w:pPr>
      <w:r>
        <w:rPr>
          <w:w w:val="105"/>
        </w:rPr>
        <w:t xml:space="preserve">Weiss, H. M., MacDermid, S. M., Strauss, R., Kurek, K. E., Le, B., and Robbins, D. (2003). Retention in the armed forces: Past approaches and new research directions. </w:t>
      </w:r>
      <w:r>
        <w:rPr>
          <w:i/>
          <w:w w:val="105"/>
        </w:rPr>
        <w:t>Military Family Research Institute, Purdue University</w:t>
      </w:r>
      <w:r>
        <w:rPr>
          <w:w w:val="105"/>
        </w:rPr>
        <w:t>.</w:t>
      </w:r>
    </w:p>
    <w:p w:rsidR="00194060" w:rsidRDefault="00F75F9A">
      <w:pPr>
        <w:pStyle w:val="BodyText"/>
        <w:spacing w:before="172" w:line="256" w:lineRule="auto"/>
        <w:ind w:left="338" w:right="1439" w:hanging="219"/>
        <w:jc w:val="both"/>
      </w:pPr>
      <w:r>
        <w:rPr>
          <w:w w:val="105"/>
        </w:rPr>
        <w:t xml:space="preserve">Weller, I., Holtom, B. C., Matiaske, W., and Mellewigt, T. (2009). Level and time effects of recruitment sources on early voluntary turnover. </w:t>
      </w:r>
      <w:r>
        <w:rPr>
          <w:i/>
          <w:w w:val="105"/>
        </w:rPr>
        <w:t>Journal of Applied Psychology</w:t>
      </w:r>
      <w:r>
        <w:rPr>
          <w:w w:val="105"/>
        </w:rPr>
        <w:t>, 94(5):1146.</w:t>
      </w:r>
    </w:p>
    <w:p w:rsidR="00194060" w:rsidRDefault="00F75F9A">
      <w:pPr>
        <w:spacing w:before="171" w:line="256" w:lineRule="auto"/>
        <w:ind w:left="338" w:right="1438" w:hanging="219"/>
        <w:jc w:val="both"/>
      </w:pPr>
      <w:r>
        <w:rPr>
          <w:w w:val="105"/>
        </w:rPr>
        <w:t xml:space="preserve">Wilcox, V. L. (2000). Burnout in military personnel. </w:t>
      </w:r>
      <w:r>
        <w:rPr>
          <w:i/>
          <w:w w:val="105"/>
        </w:rPr>
        <w:t>Military Psychiatry: Preparing in Peace for War</w:t>
      </w:r>
      <w:r>
        <w:rPr>
          <w:w w:val="105"/>
        </w:rPr>
        <w:t>, pages 31–50.</w:t>
      </w:r>
    </w:p>
    <w:p w:rsidR="00194060" w:rsidRDefault="00194060">
      <w:pPr>
        <w:spacing w:line="256" w:lineRule="auto"/>
        <w:jc w:val="both"/>
        <w:sectPr w:rsidR="00194060">
          <w:pgSz w:w="12240" w:h="15840"/>
          <w:pgMar w:top="1420" w:right="0" w:bottom="1600" w:left="1320" w:header="0" w:footer="1404" w:gutter="0"/>
          <w:cols w:space="720"/>
        </w:sectPr>
      </w:pPr>
    </w:p>
    <w:p w:rsidR="00194060" w:rsidRDefault="00F75F9A">
      <w:pPr>
        <w:spacing w:before="33" w:line="256" w:lineRule="auto"/>
        <w:ind w:left="338" w:right="1438" w:hanging="219"/>
        <w:jc w:val="both"/>
      </w:pPr>
      <w:r>
        <w:rPr>
          <w:w w:val="105"/>
        </w:rPr>
        <w:lastRenderedPageBreak/>
        <w:t xml:space="preserve">Wilson, A. L. G., Messer, S. C., and Hoge, C. W. (2009).  Us military mental health care utiliza-  tion and attrition prior to the wars in iraq and afghanistan. </w:t>
      </w:r>
      <w:r>
        <w:rPr>
          <w:i/>
          <w:w w:val="105"/>
        </w:rPr>
        <w:t>Social psychiatry and psychiatric epidemiology</w:t>
      </w:r>
      <w:r>
        <w:rPr>
          <w:w w:val="105"/>
        </w:rPr>
        <w:t>,</w:t>
      </w:r>
      <w:r>
        <w:rPr>
          <w:spacing w:val="13"/>
          <w:w w:val="105"/>
        </w:rPr>
        <w:t xml:space="preserve"> </w:t>
      </w:r>
      <w:r>
        <w:rPr>
          <w:w w:val="105"/>
        </w:rPr>
        <w:t>44(6):473–481.</w:t>
      </w:r>
    </w:p>
    <w:p w:rsidR="00194060" w:rsidRDefault="00F75F9A">
      <w:pPr>
        <w:pStyle w:val="BodyText"/>
        <w:spacing w:before="181" w:line="256" w:lineRule="auto"/>
        <w:ind w:left="338" w:right="1437" w:hanging="219"/>
        <w:jc w:val="both"/>
      </w:pPr>
      <w:r>
        <w:rPr>
          <w:w w:val="105"/>
        </w:rPr>
        <w:t xml:space="preserve">Wolfe, J., Turner, K., Caulfield, M., Newton, T. L., Melia, K., Martin, J., and Goldstein, J. (2005). Gender and trauma as predictors of military attrition: A study of marine corps recruits. </w:t>
      </w:r>
      <w:r>
        <w:rPr>
          <w:i/>
          <w:w w:val="105"/>
        </w:rPr>
        <w:t>Military Medicine</w:t>
      </w:r>
      <w:r>
        <w:rPr>
          <w:w w:val="105"/>
        </w:rPr>
        <w:t>, 170(12):1037–1043.</w:t>
      </w:r>
    </w:p>
    <w:p w:rsidR="00194060" w:rsidRDefault="00194060">
      <w:pPr>
        <w:pStyle w:val="BodyText"/>
      </w:pPr>
    </w:p>
    <w:p w:rsidR="00194060" w:rsidRDefault="00194060">
      <w:pPr>
        <w:pStyle w:val="BodyText"/>
      </w:pPr>
    </w:p>
    <w:p w:rsidR="00194060" w:rsidRDefault="00F75F9A">
      <w:pPr>
        <w:pStyle w:val="Heading1"/>
        <w:spacing w:before="171"/>
        <w:ind w:firstLine="0"/>
      </w:pPr>
      <w:r>
        <w:rPr>
          <w:w w:val="115"/>
        </w:rPr>
        <w:t>Appendix</w:t>
      </w:r>
    </w:p>
    <w:p w:rsidR="00194060" w:rsidRDefault="00194060">
      <w:pPr>
        <w:pStyle w:val="BodyText"/>
        <w:spacing w:before="7"/>
        <w:rPr>
          <w:b/>
          <w:sz w:val="28"/>
        </w:rPr>
      </w:pPr>
    </w:p>
    <w:p w:rsidR="00194060" w:rsidRDefault="00F75F9A">
      <w:pPr>
        <w:pStyle w:val="Heading1"/>
        <w:numPr>
          <w:ilvl w:val="0"/>
          <w:numId w:val="3"/>
        </w:numPr>
        <w:tabs>
          <w:tab w:val="left" w:pos="686"/>
          <w:tab w:val="left" w:pos="687"/>
        </w:tabs>
        <w:spacing w:before="0"/>
        <w:ind w:hanging="566"/>
      </w:pPr>
      <w:bookmarkStart w:id="12" w:name="_TOC_250001"/>
      <w:r>
        <w:rPr>
          <w:w w:val="120"/>
        </w:rPr>
        <w:t xml:space="preserve">Accessing and Using the </w:t>
      </w:r>
      <w:r>
        <w:rPr>
          <w:spacing w:val="-3"/>
          <w:w w:val="120"/>
        </w:rPr>
        <w:t xml:space="preserve">Person-event </w:t>
      </w:r>
      <w:r>
        <w:rPr>
          <w:w w:val="120"/>
        </w:rPr>
        <w:t>Data</w:t>
      </w:r>
      <w:r>
        <w:rPr>
          <w:spacing w:val="16"/>
          <w:w w:val="120"/>
        </w:rPr>
        <w:t xml:space="preserve"> </w:t>
      </w:r>
      <w:bookmarkEnd w:id="12"/>
      <w:r>
        <w:rPr>
          <w:w w:val="120"/>
        </w:rPr>
        <w:t>Environment</w:t>
      </w:r>
    </w:p>
    <w:p w:rsidR="00194060" w:rsidRDefault="00194060">
      <w:pPr>
        <w:pStyle w:val="BodyText"/>
        <w:spacing w:before="5"/>
        <w:rPr>
          <w:b/>
          <w:sz w:val="23"/>
        </w:rPr>
      </w:pPr>
    </w:p>
    <w:p w:rsidR="00194060" w:rsidRDefault="00F75F9A">
      <w:pPr>
        <w:pStyle w:val="Heading2"/>
        <w:numPr>
          <w:ilvl w:val="1"/>
          <w:numId w:val="3"/>
        </w:numPr>
        <w:tabs>
          <w:tab w:val="left" w:pos="801"/>
          <w:tab w:val="left" w:pos="802"/>
        </w:tabs>
        <w:ind w:hanging="681"/>
      </w:pPr>
      <w:r>
        <w:rPr>
          <w:w w:val="115"/>
        </w:rPr>
        <w:t>Overview</w:t>
      </w:r>
    </w:p>
    <w:p w:rsidR="00194060" w:rsidRDefault="00F75F9A">
      <w:pPr>
        <w:pStyle w:val="BodyText"/>
        <w:spacing w:before="212" w:line="312" w:lineRule="auto"/>
        <w:ind w:left="120" w:right="1435"/>
        <w:jc w:val="both"/>
      </w:pPr>
      <w:r>
        <w:rPr>
          <w:w w:val="105"/>
        </w:rPr>
        <w:t xml:space="preserve">The Person-event Data Environment (PDE) is a business intelligence platform in a cloud-based virtual data repository for housing data from the DOD and each of the military services (Vie et al., 2013, 2015). The PDE </w:t>
      </w:r>
      <w:r>
        <w:rPr>
          <w:spacing w:val="-3"/>
          <w:w w:val="105"/>
        </w:rPr>
        <w:t xml:space="preserve">was </w:t>
      </w:r>
      <w:r>
        <w:rPr>
          <w:w w:val="105"/>
        </w:rPr>
        <w:t xml:space="preserve">established in 2006 </w:t>
      </w:r>
      <w:r>
        <w:rPr>
          <w:spacing w:val="-3"/>
          <w:w w:val="105"/>
        </w:rPr>
        <w:t xml:space="preserve">by </w:t>
      </w:r>
      <w:r>
        <w:rPr>
          <w:w w:val="105"/>
        </w:rPr>
        <w:t xml:space="preserve">the U.S. Department of Defense and is managed </w:t>
      </w:r>
      <w:r>
        <w:rPr>
          <w:spacing w:val="-3"/>
          <w:w w:val="105"/>
        </w:rPr>
        <w:t xml:space="preserve">by </w:t>
      </w:r>
      <w:r>
        <w:rPr>
          <w:w w:val="105"/>
        </w:rPr>
        <w:t xml:space="preserve">the Department of the Army to facilitate research and analysis of issues and policies that affect the military workforce and their families (Hawkins et al., 2017). The PDE provides a repository for manpower, service, personnel, financial, behavioral health, and medical data that that researchers  can access remotely through a secure online process. In the PDE, a wide range of person-related  data can </w:t>
      </w:r>
      <w:r>
        <w:rPr>
          <w:spacing w:val="3"/>
          <w:w w:val="105"/>
        </w:rPr>
        <w:t xml:space="preserve">be </w:t>
      </w:r>
      <w:r>
        <w:rPr>
          <w:w w:val="105"/>
        </w:rPr>
        <w:t>accumulated, quality-controlled, de-identified to protect privacy information, shared,  and utilized for operational support and research. Using strong security protocols, the PDE encodes personally-identifiable information (PII), thereby providing an integrated solution to significantly enhance</w:t>
      </w:r>
      <w:r>
        <w:rPr>
          <w:spacing w:val="16"/>
          <w:w w:val="105"/>
        </w:rPr>
        <w:t xml:space="preserve"> </w:t>
      </w:r>
      <w:r>
        <w:rPr>
          <w:w w:val="105"/>
        </w:rPr>
        <w:t>access</w:t>
      </w:r>
      <w:r>
        <w:rPr>
          <w:spacing w:val="16"/>
          <w:w w:val="105"/>
        </w:rPr>
        <w:t xml:space="preserve"> </w:t>
      </w:r>
      <w:r>
        <w:rPr>
          <w:w w:val="105"/>
        </w:rPr>
        <w:t>to</w:t>
      </w:r>
      <w:r>
        <w:rPr>
          <w:spacing w:val="16"/>
          <w:w w:val="105"/>
        </w:rPr>
        <w:t xml:space="preserve"> </w:t>
      </w:r>
      <w:r>
        <w:rPr>
          <w:w w:val="105"/>
        </w:rPr>
        <w:t>manpower,</w:t>
      </w:r>
      <w:r>
        <w:rPr>
          <w:spacing w:val="16"/>
          <w:w w:val="105"/>
        </w:rPr>
        <w:t xml:space="preserve"> </w:t>
      </w:r>
      <w:r>
        <w:rPr>
          <w:w w:val="105"/>
        </w:rPr>
        <w:t>personnel,</w:t>
      </w:r>
      <w:r>
        <w:rPr>
          <w:spacing w:val="17"/>
          <w:w w:val="105"/>
        </w:rPr>
        <w:t xml:space="preserve"> </w:t>
      </w:r>
      <w:r>
        <w:rPr>
          <w:w w:val="105"/>
        </w:rPr>
        <w:t>and</w:t>
      </w:r>
      <w:r>
        <w:rPr>
          <w:spacing w:val="16"/>
          <w:w w:val="105"/>
        </w:rPr>
        <w:t xml:space="preserve"> </w:t>
      </w:r>
      <w:r>
        <w:rPr>
          <w:w w:val="105"/>
        </w:rPr>
        <w:t>medical</w:t>
      </w:r>
      <w:r>
        <w:rPr>
          <w:spacing w:val="17"/>
          <w:w w:val="105"/>
        </w:rPr>
        <w:t xml:space="preserve"> </w:t>
      </w:r>
      <w:r>
        <w:rPr>
          <w:w w:val="105"/>
        </w:rPr>
        <w:t>data</w:t>
      </w:r>
      <w:r>
        <w:rPr>
          <w:spacing w:val="17"/>
          <w:w w:val="105"/>
        </w:rPr>
        <w:t xml:space="preserve"> </w:t>
      </w:r>
      <w:r>
        <w:rPr>
          <w:w w:val="105"/>
        </w:rPr>
        <w:t>(Hawkins</w:t>
      </w:r>
      <w:r>
        <w:rPr>
          <w:spacing w:val="16"/>
          <w:w w:val="105"/>
        </w:rPr>
        <w:t xml:space="preserve"> </w:t>
      </w:r>
      <w:r>
        <w:rPr>
          <w:w w:val="105"/>
        </w:rPr>
        <w:t>et</w:t>
      </w:r>
      <w:r>
        <w:rPr>
          <w:spacing w:val="16"/>
          <w:w w:val="105"/>
        </w:rPr>
        <w:t xml:space="preserve"> </w:t>
      </w:r>
      <w:r>
        <w:rPr>
          <w:w w:val="105"/>
        </w:rPr>
        <w:t>al.,</w:t>
      </w:r>
      <w:r>
        <w:rPr>
          <w:spacing w:val="16"/>
          <w:w w:val="105"/>
        </w:rPr>
        <w:t xml:space="preserve"> </w:t>
      </w:r>
      <w:r>
        <w:rPr>
          <w:w w:val="105"/>
        </w:rPr>
        <w:t>2017).</w:t>
      </w:r>
    </w:p>
    <w:p w:rsidR="00194060" w:rsidRDefault="00F75F9A">
      <w:pPr>
        <w:pStyle w:val="BodyText"/>
        <w:spacing w:line="312" w:lineRule="auto"/>
        <w:ind w:left="120" w:right="1439" w:firstLine="338"/>
        <w:jc w:val="both"/>
      </w:pPr>
      <w:r>
        <w:rPr>
          <w:w w:val="110"/>
        </w:rPr>
        <w:t>The PDE Data Enclave is run by the Army Analytics Groups (AAG) Research Facilitation Laboratory (RFL) in Monterey, California. We meet biweekly with the RFL staff. Though these discussions, we identify and request access to data in the PDE</w:t>
      </w:r>
    </w:p>
    <w:p w:rsidR="00194060" w:rsidRDefault="00194060">
      <w:pPr>
        <w:pStyle w:val="BodyText"/>
        <w:spacing w:before="7"/>
        <w:rPr>
          <w:sz w:val="25"/>
        </w:rPr>
      </w:pPr>
    </w:p>
    <w:p w:rsidR="00194060" w:rsidRDefault="00F75F9A">
      <w:pPr>
        <w:pStyle w:val="Heading2"/>
        <w:numPr>
          <w:ilvl w:val="1"/>
          <w:numId w:val="3"/>
        </w:numPr>
        <w:tabs>
          <w:tab w:val="left" w:pos="801"/>
          <w:tab w:val="left" w:pos="802"/>
        </w:tabs>
        <w:ind w:hanging="681"/>
      </w:pPr>
      <w:r>
        <w:rPr>
          <w:w w:val="115"/>
        </w:rPr>
        <w:t>Gaining Access to the</w:t>
      </w:r>
      <w:r>
        <w:rPr>
          <w:spacing w:val="11"/>
          <w:w w:val="115"/>
        </w:rPr>
        <w:t xml:space="preserve"> </w:t>
      </w:r>
      <w:r>
        <w:rPr>
          <w:w w:val="115"/>
        </w:rPr>
        <w:t>PDE</w:t>
      </w:r>
    </w:p>
    <w:p w:rsidR="00194060" w:rsidRDefault="00F75F9A">
      <w:pPr>
        <w:pStyle w:val="BodyText"/>
        <w:spacing w:before="212" w:line="312" w:lineRule="auto"/>
        <w:ind w:left="120" w:right="1436"/>
        <w:jc w:val="both"/>
      </w:pPr>
      <w:r>
        <w:rPr>
          <w:w w:val="105"/>
        </w:rPr>
        <w:t xml:space="preserve">Access to these data in the PDE Data Enclave requires using a Common Access Card (CAC). All work is done on the PDE server. All members of the research team </w:t>
      </w:r>
      <w:r>
        <w:rPr>
          <w:spacing w:val="-3"/>
          <w:w w:val="105"/>
        </w:rPr>
        <w:t xml:space="preserve">have </w:t>
      </w:r>
      <w:r>
        <w:rPr>
          <w:w w:val="105"/>
        </w:rPr>
        <w:t xml:space="preserve">a </w:t>
      </w:r>
      <w:r>
        <w:rPr>
          <w:spacing w:val="-3"/>
          <w:w w:val="105"/>
        </w:rPr>
        <w:t xml:space="preserve">CAC </w:t>
      </w:r>
      <w:r>
        <w:rPr>
          <w:w w:val="105"/>
        </w:rPr>
        <w:t xml:space="preserve">and permission to conduct research in the PDE. Only aggregate results that are reviewed </w:t>
      </w:r>
      <w:r>
        <w:rPr>
          <w:spacing w:val="-3"/>
          <w:w w:val="105"/>
        </w:rPr>
        <w:t xml:space="preserve">by  </w:t>
      </w:r>
      <w:r>
        <w:rPr>
          <w:w w:val="105"/>
        </w:rPr>
        <w:t xml:space="preserve">PDE staff are allowed     to </w:t>
      </w:r>
      <w:r>
        <w:rPr>
          <w:spacing w:val="3"/>
          <w:w w:val="105"/>
        </w:rPr>
        <w:t xml:space="preserve">be </w:t>
      </w:r>
      <w:r>
        <w:rPr>
          <w:w w:val="105"/>
        </w:rPr>
        <w:t xml:space="preserve">downloaded for use in reports and publications. Obtaining a </w:t>
      </w:r>
      <w:r>
        <w:rPr>
          <w:spacing w:val="-3"/>
          <w:w w:val="105"/>
        </w:rPr>
        <w:t xml:space="preserve">CAC </w:t>
      </w:r>
      <w:r>
        <w:rPr>
          <w:w w:val="105"/>
        </w:rPr>
        <w:t xml:space="preserve">is somewhat challenging  and would not </w:t>
      </w:r>
      <w:r>
        <w:rPr>
          <w:spacing w:val="3"/>
          <w:w w:val="105"/>
        </w:rPr>
        <w:t xml:space="preserve">be </w:t>
      </w:r>
      <w:r>
        <w:rPr>
          <w:w w:val="105"/>
        </w:rPr>
        <w:t xml:space="preserve">possible without the assistance of </w:t>
      </w:r>
      <w:r>
        <w:rPr>
          <w:spacing w:val="-3"/>
          <w:w w:val="105"/>
        </w:rPr>
        <w:t xml:space="preserve">Valerie </w:t>
      </w:r>
      <w:r>
        <w:rPr>
          <w:w w:val="105"/>
        </w:rPr>
        <w:t xml:space="preserve">C. Rigoglioso, Management Services Officer, G1 US Army Research Institute, Research Support Unit. The length of time depends on prior clearances held </w:t>
      </w:r>
      <w:r>
        <w:rPr>
          <w:spacing w:val="-3"/>
          <w:w w:val="105"/>
        </w:rPr>
        <w:t xml:space="preserve">by </w:t>
      </w:r>
      <w:r>
        <w:rPr>
          <w:w w:val="105"/>
        </w:rPr>
        <w:t>the individual and</w:t>
      </w:r>
      <w:r>
        <w:rPr>
          <w:spacing w:val="56"/>
          <w:w w:val="105"/>
        </w:rPr>
        <w:t xml:space="preserve"> </w:t>
      </w:r>
      <w:r>
        <w:rPr>
          <w:w w:val="105"/>
        </w:rPr>
        <w:t>category:</w:t>
      </w:r>
    </w:p>
    <w:p w:rsidR="00194060" w:rsidRDefault="00F75F9A">
      <w:pPr>
        <w:pStyle w:val="ListParagraph"/>
        <w:numPr>
          <w:ilvl w:val="2"/>
          <w:numId w:val="3"/>
        </w:numPr>
        <w:tabs>
          <w:tab w:val="left" w:pos="666"/>
        </w:tabs>
        <w:spacing w:before="177"/>
      </w:pPr>
      <w:r>
        <w:rPr>
          <w:w w:val="105"/>
        </w:rPr>
        <w:t>Currently</w:t>
      </w:r>
      <w:r>
        <w:rPr>
          <w:spacing w:val="15"/>
          <w:w w:val="105"/>
        </w:rPr>
        <w:t xml:space="preserve"> </w:t>
      </w:r>
      <w:r>
        <w:rPr>
          <w:w w:val="105"/>
        </w:rPr>
        <w:t>or</w:t>
      </w:r>
      <w:r>
        <w:rPr>
          <w:spacing w:val="15"/>
          <w:w w:val="105"/>
        </w:rPr>
        <w:t xml:space="preserve"> </w:t>
      </w:r>
      <w:r>
        <w:rPr>
          <w:w w:val="105"/>
        </w:rPr>
        <w:t>recently</w:t>
      </w:r>
      <w:r>
        <w:rPr>
          <w:spacing w:val="15"/>
          <w:w w:val="105"/>
        </w:rPr>
        <w:t xml:space="preserve"> </w:t>
      </w:r>
      <w:r>
        <w:rPr>
          <w:w w:val="105"/>
        </w:rPr>
        <w:t>had</w:t>
      </w:r>
      <w:r>
        <w:rPr>
          <w:spacing w:val="16"/>
          <w:w w:val="105"/>
        </w:rPr>
        <w:t xml:space="preserve"> </w:t>
      </w:r>
      <w:r>
        <w:rPr>
          <w:w w:val="105"/>
        </w:rPr>
        <w:t>a</w:t>
      </w:r>
      <w:r>
        <w:rPr>
          <w:spacing w:val="15"/>
          <w:w w:val="105"/>
        </w:rPr>
        <w:t xml:space="preserve"> </w:t>
      </w:r>
      <w:r>
        <w:rPr>
          <w:w w:val="105"/>
        </w:rPr>
        <w:t>security</w:t>
      </w:r>
      <w:r>
        <w:rPr>
          <w:spacing w:val="15"/>
          <w:w w:val="105"/>
        </w:rPr>
        <w:t xml:space="preserve"> </w:t>
      </w:r>
      <w:r>
        <w:rPr>
          <w:w w:val="105"/>
        </w:rPr>
        <w:t>clearance</w:t>
      </w:r>
      <w:r>
        <w:rPr>
          <w:spacing w:val="15"/>
          <w:w w:val="105"/>
        </w:rPr>
        <w:t xml:space="preserve"> </w:t>
      </w:r>
      <w:r>
        <w:rPr>
          <w:w w:val="105"/>
        </w:rPr>
        <w:t>(5</w:t>
      </w:r>
      <w:r>
        <w:rPr>
          <w:spacing w:val="15"/>
          <w:w w:val="105"/>
        </w:rPr>
        <w:t xml:space="preserve"> </w:t>
      </w:r>
      <w:r>
        <w:rPr>
          <w:spacing w:val="2"/>
          <w:w w:val="105"/>
        </w:rPr>
        <w:t>staff):</w:t>
      </w:r>
      <w:r>
        <w:rPr>
          <w:spacing w:val="41"/>
          <w:w w:val="105"/>
        </w:rPr>
        <w:t xml:space="preserve"> </w:t>
      </w:r>
      <w:r>
        <w:rPr>
          <w:w w:val="105"/>
        </w:rPr>
        <w:t>60-75</w:t>
      </w:r>
      <w:r>
        <w:rPr>
          <w:spacing w:val="15"/>
          <w:w w:val="105"/>
        </w:rPr>
        <w:t xml:space="preserve"> </w:t>
      </w:r>
      <w:r>
        <w:rPr>
          <w:w w:val="105"/>
        </w:rPr>
        <w:t>days</w:t>
      </w:r>
    </w:p>
    <w:p w:rsidR="00194060" w:rsidRDefault="00194060">
      <w:pPr>
        <w:sectPr w:rsidR="00194060">
          <w:pgSz w:w="12240" w:h="15840"/>
          <w:pgMar w:top="1420" w:right="0" w:bottom="1600" w:left="1320" w:header="0" w:footer="1404" w:gutter="0"/>
          <w:cols w:space="720"/>
        </w:sectPr>
      </w:pPr>
    </w:p>
    <w:p w:rsidR="00194060" w:rsidRDefault="00F75F9A">
      <w:pPr>
        <w:pStyle w:val="ListParagraph"/>
        <w:numPr>
          <w:ilvl w:val="2"/>
          <w:numId w:val="3"/>
        </w:numPr>
        <w:tabs>
          <w:tab w:val="left" w:pos="666"/>
        </w:tabs>
        <w:spacing w:before="73"/>
      </w:pPr>
      <w:r>
        <w:rPr>
          <w:w w:val="105"/>
        </w:rPr>
        <w:lastRenderedPageBreak/>
        <w:t xml:space="preserve">No prior security clearances (7 </w:t>
      </w:r>
      <w:r>
        <w:rPr>
          <w:spacing w:val="2"/>
          <w:w w:val="105"/>
        </w:rPr>
        <w:t xml:space="preserve">staff): </w:t>
      </w:r>
      <w:r>
        <w:rPr>
          <w:w w:val="105"/>
        </w:rPr>
        <w:t>60-240</w:t>
      </w:r>
      <w:r>
        <w:rPr>
          <w:spacing w:val="4"/>
          <w:w w:val="105"/>
        </w:rPr>
        <w:t xml:space="preserve"> </w:t>
      </w:r>
      <w:r>
        <w:rPr>
          <w:w w:val="105"/>
        </w:rPr>
        <w:t>days</w:t>
      </w:r>
    </w:p>
    <w:p w:rsidR="00194060" w:rsidRDefault="00194060">
      <w:pPr>
        <w:pStyle w:val="BodyText"/>
      </w:pPr>
    </w:p>
    <w:p w:rsidR="00194060" w:rsidRDefault="00F75F9A">
      <w:pPr>
        <w:pStyle w:val="ListParagraph"/>
        <w:numPr>
          <w:ilvl w:val="2"/>
          <w:numId w:val="3"/>
        </w:numPr>
        <w:tabs>
          <w:tab w:val="left" w:pos="666"/>
        </w:tabs>
        <w:spacing w:before="1"/>
      </w:pPr>
      <w:r>
        <w:rPr>
          <w:spacing w:val="-3"/>
          <w:w w:val="105"/>
        </w:rPr>
        <w:t xml:space="preserve">Foreign </w:t>
      </w:r>
      <w:r>
        <w:rPr>
          <w:w w:val="105"/>
        </w:rPr>
        <w:t xml:space="preserve">national (1 </w:t>
      </w:r>
      <w:r>
        <w:rPr>
          <w:spacing w:val="2"/>
          <w:w w:val="105"/>
        </w:rPr>
        <w:t xml:space="preserve">staff): </w:t>
      </w:r>
      <w:r>
        <w:rPr>
          <w:w w:val="105"/>
        </w:rPr>
        <w:t>240</w:t>
      </w:r>
      <w:r>
        <w:rPr>
          <w:spacing w:val="-16"/>
          <w:w w:val="105"/>
        </w:rPr>
        <w:t xml:space="preserve"> </w:t>
      </w:r>
      <w:r>
        <w:rPr>
          <w:w w:val="105"/>
        </w:rPr>
        <w:t>days</w:t>
      </w:r>
    </w:p>
    <w:p w:rsidR="00194060" w:rsidRDefault="00194060">
      <w:pPr>
        <w:pStyle w:val="BodyText"/>
        <w:spacing w:before="1"/>
      </w:pPr>
    </w:p>
    <w:p w:rsidR="00194060" w:rsidRDefault="00F75F9A">
      <w:pPr>
        <w:pStyle w:val="ListParagraph"/>
        <w:numPr>
          <w:ilvl w:val="2"/>
          <w:numId w:val="3"/>
        </w:numPr>
        <w:tabs>
          <w:tab w:val="left" w:pos="666"/>
        </w:tabs>
      </w:pPr>
      <w:r>
        <w:rPr>
          <w:w w:val="105"/>
        </w:rPr>
        <w:t xml:space="preserve">Since </w:t>
      </w:r>
      <w:r>
        <w:rPr>
          <w:spacing w:val="-5"/>
          <w:w w:val="105"/>
        </w:rPr>
        <w:t xml:space="preserve">Fall </w:t>
      </w:r>
      <w:r>
        <w:rPr>
          <w:w w:val="105"/>
        </w:rPr>
        <w:t>2017, the timing is usually about 90</w:t>
      </w:r>
      <w:r>
        <w:rPr>
          <w:spacing w:val="27"/>
          <w:w w:val="105"/>
        </w:rPr>
        <w:t xml:space="preserve"> </w:t>
      </w:r>
      <w:r>
        <w:rPr>
          <w:w w:val="105"/>
        </w:rPr>
        <w:t>days</w:t>
      </w:r>
    </w:p>
    <w:p w:rsidR="00194060" w:rsidRDefault="00194060">
      <w:pPr>
        <w:pStyle w:val="BodyText"/>
        <w:spacing w:before="1"/>
      </w:pPr>
    </w:p>
    <w:p w:rsidR="00194060" w:rsidRDefault="00F75F9A">
      <w:pPr>
        <w:pStyle w:val="ListParagraph"/>
        <w:numPr>
          <w:ilvl w:val="2"/>
          <w:numId w:val="3"/>
        </w:numPr>
        <w:tabs>
          <w:tab w:val="left" w:pos="666"/>
        </w:tabs>
        <w:spacing w:line="312" w:lineRule="auto"/>
        <w:ind w:right="1437"/>
        <w:jc w:val="both"/>
      </w:pPr>
      <w:r>
        <w:rPr>
          <w:w w:val="105"/>
        </w:rPr>
        <w:t xml:space="preserve">New challenges </w:t>
      </w:r>
      <w:r>
        <w:rPr>
          <w:spacing w:val="-3"/>
          <w:w w:val="105"/>
        </w:rPr>
        <w:t xml:space="preserve">have </w:t>
      </w:r>
      <w:r>
        <w:rPr>
          <w:w w:val="105"/>
        </w:rPr>
        <w:t>occrred since Spring 2018. The Personnel Security Investigation Portal (PSIP) system has been down for extended periods of time. This has affected the length of  time for recent</w:t>
      </w:r>
      <w:r>
        <w:rPr>
          <w:spacing w:val="45"/>
          <w:w w:val="105"/>
        </w:rPr>
        <w:t xml:space="preserve"> </w:t>
      </w:r>
      <w:r>
        <w:rPr>
          <w:w w:val="105"/>
        </w:rPr>
        <w:t>applications.</w:t>
      </w:r>
    </w:p>
    <w:p w:rsidR="00194060" w:rsidRDefault="00F75F9A">
      <w:pPr>
        <w:pStyle w:val="BodyText"/>
        <w:spacing w:before="179" w:line="312" w:lineRule="auto"/>
        <w:ind w:left="120" w:right="1440" w:firstLine="338"/>
        <w:jc w:val="both"/>
      </w:pPr>
      <w:r>
        <w:rPr>
          <w:w w:val="110"/>
        </w:rPr>
        <w:t>Access also requires getting and maintaining Institutional Review Board (IRB) and US</w:t>
      </w:r>
      <w:r>
        <w:rPr>
          <w:spacing w:val="-35"/>
          <w:w w:val="110"/>
        </w:rPr>
        <w:t xml:space="preserve"> </w:t>
      </w:r>
      <w:r>
        <w:rPr>
          <w:w w:val="110"/>
        </w:rPr>
        <w:t>Army Research</w:t>
      </w:r>
      <w:r>
        <w:rPr>
          <w:spacing w:val="-31"/>
          <w:w w:val="110"/>
        </w:rPr>
        <w:t xml:space="preserve"> </w:t>
      </w:r>
      <w:r>
        <w:rPr>
          <w:w w:val="110"/>
        </w:rPr>
        <w:t>Institute</w:t>
      </w:r>
      <w:r>
        <w:rPr>
          <w:spacing w:val="-30"/>
          <w:w w:val="110"/>
        </w:rPr>
        <w:t xml:space="preserve"> </w:t>
      </w:r>
      <w:r>
        <w:rPr>
          <w:w w:val="110"/>
        </w:rPr>
        <w:t>Human</w:t>
      </w:r>
      <w:r>
        <w:rPr>
          <w:spacing w:val="-30"/>
          <w:w w:val="110"/>
        </w:rPr>
        <w:t xml:space="preserve"> </w:t>
      </w:r>
      <w:r>
        <w:rPr>
          <w:w w:val="110"/>
        </w:rPr>
        <w:t>Resources</w:t>
      </w:r>
      <w:r>
        <w:rPr>
          <w:spacing w:val="-31"/>
          <w:w w:val="110"/>
        </w:rPr>
        <w:t xml:space="preserve"> </w:t>
      </w:r>
      <w:r>
        <w:rPr>
          <w:w w:val="110"/>
        </w:rPr>
        <w:t>Protection</w:t>
      </w:r>
      <w:r>
        <w:rPr>
          <w:spacing w:val="-30"/>
          <w:w w:val="110"/>
        </w:rPr>
        <w:t xml:space="preserve"> </w:t>
      </w:r>
      <w:r>
        <w:rPr>
          <w:w w:val="110"/>
        </w:rPr>
        <w:t>Office</w:t>
      </w:r>
      <w:r>
        <w:rPr>
          <w:spacing w:val="-30"/>
          <w:w w:val="110"/>
        </w:rPr>
        <w:t xml:space="preserve"> </w:t>
      </w:r>
      <w:r>
        <w:rPr>
          <w:w w:val="110"/>
        </w:rPr>
        <w:t>(HRPO)</w:t>
      </w:r>
      <w:r>
        <w:rPr>
          <w:spacing w:val="-31"/>
          <w:w w:val="110"/>
        </w:rPr>
        <w:t xml:space="preserve"> </w:t>
      </w:r>
      <w:r>
        <w:rPr>
          <w:w w:val="110"/>
        </w:rPr>
        <w:t>approvals.</w:t>
      </w:r>
      <w:r>
        <w:rPr>
          <w:spacing w:val="-5"/>
          <w:w w:val="110"/>
        </w:rPr>
        <w:t xml:space="preserve"> </w:t>
      </w:r>
      <w:r>
        <w:rPr>
          <w:spacing w:val="-9"/>
          <w:w w:val="110"/>
        </w:rPr>
        <w:t>We</w:t>
      </w:r>
      <w:r>
        <w:rPr>
          <w:spacing w:val="-31"/>
          <w:w w:val="110"/>
        </w:rPr>
        <w:t xml:space="preserve"> </w:t>
      </w:r>
      <w:r>
        <w:rPr>
          <w:w w:val="110"/>
        </w:rPr>
        <w:t>updated</w:t>
      </w:r>
      <w:r>
        <w:rPr>
          <w:spacing w:val="-30"/>
          <w:w w:val="110"/>
        </w:rPr>
        <w:t xml:space="preserve"> </w:t>
      </w:r>
      <w:r>
        <w:rPr>
          <w:w w:val="110"/>
        </w:rPr>
        <w:t>the</w:t>
      </w:r>
      <w:r>
        <w:rPr>
          <w:spacing w:val="-30"/>
          <w:w w:val="110"/>
        </w:rPr>
        <w:t xml:space="preserve"> </w:t>
      </w:r>
      <w:r>
        <w:rPr>
          <w:w w:val="110"/>
        </w:rPr>
        <w:t xml:space="preserve">Virginia </w:t>
      </w:r>
      <w:r>
        <w:rPr>
          <w:spacing w:val="-7"/>
          <w:w w:val="110"/>
        </w:rPr>
        <w:t xml:space="preserve">Tech </w:t>
      </w:r>
      <w:r>
        <w:rPr>
          <w:w w:val="110"/>
        </w:rPr>
        <w:t>IRB, the US Army Research Institute HRPO, and the Army Analytics Group agreements</w:t>
      </w:r>
      <w:r>
        <w:rPr>
          <w:spacing w:val="-18"/>
          <w:w w:val="110"/>
        </w:rPr>
        <w:t xml:space="preserve"> </w:t>
      </w:r>
      <w:r>
        <w:rPr>
          <w:w w:val="110"/>
        </w:rPr>
        <w:t xml:space="preserve">to facilitate access to more sensitive data. The Virginia </w:t>
      </w:r>
      <w:r>
        <w:rPr>
          <w:spacing w:val="-7"/>
          <w:w w:val="110"/>
        </w:rPr>
        <w:t xml:space="preserve">Tech </w:t>
      </w:r>
      <w:r>
        <w:rPr>
          <w:w w:val="110"/>
        </w:rPr>
        <w:t>IRB approved the revised protocol on June</w:t>
      </w:r>
      <w:r>
        <w:rPr>
          <w:spacing w:val="-16"/>
          <w:w w:val="110"/>
        </w:rPr>
        <w:t xml:space="preserve"> </w:t>
      </w:r>
      <w:r>
        <w:rPr>
          <w:w w:val="110"/>
        </w:rPr>
        <w:t>14,</w:t>
      </w:r>
      <w:r>
        <w:rPr>
          <w:spacing w:val="-15"/>
          <w:w w:val="110"/>
        </w:rPr>
        <w:t xml:space="preserve"> </w:t>
      </w:r>
      <w:r>
        <w:rPr>
          <w:w w:val="110"/>
        </w:rPr>
        <w:t>2017,</w:t>
      </w:r>
      <w:r>
        <w:rPr>
          <w:spacing w:val="-14"/>
          <w:w w:val="110"/>
        </w:rPr>
        <w:t xml:space="preserve"> </w:t>
      </w:r>
      <w:r>
        <w:rPr>
          <w:w w:val="110"/>
        </w:rPr>
        <w:t>the</w:t>
      </w:r>
      <w:r>
        <w:rPr>
          <w:spacing w:val="-16"/>
          <w:w w:val="110"/>
        </w:rPr>
        <w:t xml:space="preserve"> </w:t>
      </w:r>
      <w:r>
        <w:rPr>
          <w:w w:val="110"/>
        </w:rPr>
        <w:t>U.S.</w:t>
      </w:r>
      <w:r>
        <w:rPr>
          <w:spacing w:val="-16"/>
          <w:w w:val="110"/>
        </w:rPr>
        <w:t xml:space="preserve"> </w:t>
      </w:r>
      <w:r>
        <w:rPr>
          <w:w w:val="110"/>
        </w:rPr>
        <w:t>ARI</w:t>
      </w:r>
      <w:r>
        <w:rPr>
          <w:spacing w:val="-16"/>
          <w:w w:val="110"/>
        </w:rPr>
        <w:t xml:space="preserve"> </w:t>
      </w:r>
      <w:r>
        <w:rPr>
          <w:w w:val="110"/>
        </w:rPr>
        <w:t>approved</w:t>
      </w:r>
      <w:r>
        <w:rPr>
          <w:spacing w:val="-16"/>
          <w:w w:val="110"/>
        </w:rPr>
        <w:t xml:space="preserve"> </w:t>
      </w:r>
      <w:r>
        <w:rPr>
          <w:w w:val="110"/>
        </w:rPr>
        <w:t>the</w:t>
      </w:r>
      <w:r>
        <w:rPr>
          <w:spacing w:val="-16"/>
          <w:w w:val="110"/>
        </w:rPr>
        <w:t xml:space="preserve"> </w:t>
      </w:r>
      <w:r>
        <w:rPr>
          <w:w w:val="110"/>
        </w:rPr>
        <w:t>HRPO</w:t>
      </w:r>
      <w:r>
        <w:rPr>
          <w:spacing w:val="-16"/>
          <w:w w:val="110"/>
        </w:rPr>
        <w:t xml:space="preserve"> </w:t>
      </w:r>
      <w:r>
        <w:rPr>
          <w:w w:val="110"/>
        </w:rPr>
        <w:t>on</w:t>
      </w:r>
      <w:r>
        <w:rPr>
          <w:spacing w:val="-16"/>
          <w:w w:val="110"/>
        </w:rPr>
        <w:t xml:space="preserve"> </w:t>
      </w:r>
      <w:r>
        <w:rPr>
          <w:w w:val="110"/>
        </w:rPr>
        <w:t>August</w:t>
      </w:r>
      <w:r>
        <w:rPr>
          <w:spacing w:val="-16"/>
          <w:w w:val="110"/>
        </w:rPr>
        <w:t xml:space="preserve"> </w:t>
      </w:r>
      <w:r>
        <w:rPr>
          <w:w w:val="110"/>
        </w:rPr>
        <w:t>25,</w:t>
      </w:r>
      <w:r>
        <w:rPr>
          <w:spacing w:val="-14"/>
          <w:w w:val="110"/>
        </w:rPr>
        <w:t xml:space="preserve"> </w:t>
      </w:r>
      <w:r>
        <w:rPr>
          <w:w w:val="110"/>
        </w:rPr>
        <w:t>2017,</w:t>
      </w:r>
      <w:r>
        <w:rPr>
          <w:spacing w:val="-15"/>
          <w:w w:val="110"/>
        </w:rPr>
        <w:t xml:space="preserve"> </w:t>
      </w:r>
      <w:r>
        <w:rPr>
          <w:w w:val="110"/>
        </w:rPr>
        <w:t>and</w:t>
      </w:r>
      <w:r>
        <w:rPr>
          <w:spacing w:val="-16"/>
          <w:w w:val="110"/>
        </w:rPr>
        <w:t xml:space="preserve"> </w:t>
      </w:r>
      <w:r>
        <w:rPr>
          <w:w w:val="110"/>
        </w:rPr>
        <w:t>Daniel</w:t>
      </w:r>
      <w:r>
        <w:rPr>
          <w:spacing w:val="-16"/>
          <w:w w:val="110"/>
        </w:rPr>
        <w:t xml:space="preserve"> </w:t>
      </w:r>
      <w:r>
        <w:rPr>
          <w:w w:val="110"/>
        </w:rPr>
        <w:t>Jensen,</w:t>
      </w:r>
      <w:r>
        <w:rPr>
          <w:spacing w:val="-14"/>
          <w:w w:val="110"/>
        </w:rPr>
        <w:t xml:space="preserve"> </w:t>
      </w:r>
      <w:r>
        <w:rPr>
          <w:w w:val="110"/>
        </w:rPr>
        <w:t xml:space="preserve">Director, Army Analytics Group, signed the Institutional Official Research </w:t>
      </w:r>
      <w:r>
        <w:rPr>
          <w:spacing w:val="-3"/>
          <w:w w:val="110"/>
        </w:rPr>
        <w:t xml:space="preserve">Approval </w:t>
      </w:r>
      <w:r>
        <w:rPr>
          <w:w w:val="110"/>
        </w:rPr>
        <w:t>on August 28, 2017. The</w:t>
      </w:r>
      <w:r>
        <w:rPr>
          <w:spacing w:val="5"/>
          <w:w w:val="110"/>
        </w:rPr>
        <w:t xml:space="preserve"> </w:t>
      </w:r>
      <w:r>
        <w:rPr>
          <w:w w:val="110"/>
        </w:rPr>
        <w:t>IRB</w:t>
      </w:r>
      <w:r>
        <w:rPr>
          <w:spacing w:val="5"/>
          <w:w w:val="110"/>
        </w:rPr>
        <w:t xml:space="preserve"> </w:t>
      </w:r>
      <w:r>
        <w:rPr>
          <w:spacing w:val="-3"/>
          <w:w w:val="110"/>
        </w:rPr>
        <w:t>was</w:t>
      </w:r>
      <w:r>
        <w:rPr>
          <w:spacing w:val="5"/>
          <w:w w:val="110"/>
        </w:rPr>
        <w:t xml:space="preserve"> </w:t>
      </w:r>
      <w:r>
        <w:rPr>
          <w:w w:val="110"/>
        </w:rPr>
        <w:t>updated</w:t>
      </w:r>
      <w:r>
        <w:rPr>
          <w:spacing w:val="5"/>
          <w:w w:val="110"/>
        </w:rPr>
        <w:t xml:space="preserve"> </w:t>
      </w:r>
      <w:r>
        <w:rPr>
          <w:w w:val="110"/>
        </w:rPr>
        <w:t>to</w:t>
      </w:r>
      <w:r>
        <w:rPr>
          <w:spacing w:val="7"/>
          <w:w w:val="110"/>
        </w:rPr>
        <w:t xml:space="preserve"> </w:t>
      </w:r>
      <w:r>
        <w:rPr>
          <w:w w:val="110"/>
        </w:rPr>
        <w:t>add</w:t>
      </w:r>
      <w:r>
        <w:rPr>
          <w:spacing w:val="5"/>
          <w:w w:val="110"/>
        </w:rPr>
        <w:t xml:space="preserve"> </w:t>
      </w:r>
      <w:r>
        <w:rPr>
          <w:w w:val="110"/>
        </w:rPr>
        <w:t>additional</w:t>
      </w:r>
      <w:r>
        <w:rPr>
          <w:spacing w:val="5"/>
          <w:w w:val="110"/>
        </w:rPr>
        <w:t xml:space="preserve"> </w:t>
      </w:r>
      <w:r>
        <w:rPr>
          <w:w w:val="110"/>
        </w:rPr>
        <w:t>staff</w:t>
      </w:r>
      <w:r>
        <w:rPr>
          <w:spacing w:val="5"/>
          <w:w w:val="110"/>
        </w:rPr>
        <w:t xml:space="preserve"> </w:t>
      </w:r>
      <w:r>
        <w:rPr>
          <w:w w:val="110"/>
        </w:rPr>
        <w:t>and</w:t>
      </w:r>
      <w:r>
        <w:rPr>
          <w:spacing w:val="5"/>
          <w:w w:val="110"/>
        </w:rPr>
        <w:t xml:space="preserve"> </w:t>
      </w:r>
      <w:r>
        <w:rPr>
          <w:spacing w:val="-3"/>
          <w:w w:val="110"/>
        </w:rPr>
        <w:t>was</w:t>
      </w:r>
      <w:r>
        <w:rPr>
          <w:spacing w:val="6"/>
          <w:w w:val="110"/>
        </w:rPr>
        <w:t xml:space="preserve"> </w:t>
      </w:r>
      <w:r>
        <w:rPr>
          <w:w w:val="110"/>
        </w:rPr>
        <w:t>approved</w:t>
      </w:r>
      <w:r>
        <w:rPr>
          <w:spacing w:val="5"/>
          <w:w w:val="110"/>
        </w:rPr>
        <w:t xml:space="preserve"> </w:t>
      </w:r>
      <w:r>
        <w:rPr>
          <w:w w:val="110"/>
        </w:rPr>
        <w:t>on</w:t>
      </w:r>
      <w:r>
        <w:rPr>
          <w:spacing w:val="5"/>
          <w:w w:val="110"/>
        </w:rPr>
        <w:t xml:space="preserve"> </w:t>
      </w:r>
      <w:r>
        <w:rPr>
          <w:w w:val="110"/>
        </w:rPr>
        <w:t>March</w:t>
      </w:r>
      <w:r>
        <w:rPr>
          <w:spacing w:val="6"/>
          <w:w w:val="110"/>
        </w:rPr>
        <w:t xml:space="preserve"> </w:t>
      </w:r>
      <w:r>
        <w:rPr>
          <w:w w:val="110"/>
        </w:rPr>
        <w:t>28,</w:t>
      </w:r>
      <w:r>
        <w:rPr>
          <w:spacing w:val="5"/>
          <w:w w:val="110"/>
        </w:rPr>
        <w:t xml:space="preserve"> </w:t>
      </w:r>
      <w:r>
        <w:rPr>
          <w:w w:val="110"/>
        </w:rPr>
        <w:t>2018.</w:t>
      </w:r>
    </w:p>
    <w:p w:rsidR="00194060" w:rsidRDefault="00F75F9A">
      <w:pPr>
        <w:pStyle w:val="BodyText"/>
        <w:spacing w:line="312" w:lineRule="auto"/>
        <w:ind w:left="120" w:right="1438" w:firstLine="338"/>
        <w:jc w:val="both"/>
      </w:pPr>
      <w:r>
        <w:rPr>
          <w:w w:val="105"/>
        </w:rPr>
        <w:t xml:space="preserve">Once CACs are obtained and the IRB and HRPO </w:t>
      </w:r>
      <w:r>
        <w:rPr>
          <w:spacing w:val="-3"/>
          <w:w w:val="105"/>
        </w:rPr>
        <w:t xml:space="preserve">approvals </w:t>
      </w:r>
      <w:r>
        <w:rPr>
          <w:w w:val="105"/>
        </w:rPr>
        <w:t xml:space="preserve">are received, the next step is gaining access to the PDE. The first step is completion of a mandatory one-hour training that provides an overview of the system. The RFL then sets the permission to allow individual access to the PDE. The second step is creating a user profile in the PDE and to create passwords to access Oracle.    This process initially took from January through August 2016 when three staff gained access. The remaining staff gained access during the </w:t>
      </w:r>
      <w:r>
        <w:rPr>
          <w:spacing w:val="-5"/>
          <w:w w:val="105"/>
        </w:rPr>
        <w:t xml:space="preserve">Fall </w:t>
      </w:r>
      <w:r>
        <w:rPr>
          <w:w w:val="105"/>
        </w:rPr>
        <w:t xml:space="preserve">of 2016. The primary challenge </w:t>
      </w:r>
      <w:r>
        <w:rPr>
          <w:spacing w:val="-3"/>
          <w:w w:val="105"/>
        </w:rPr>
        <w:t xml:space="preserve">was </w:t>
      </w:r>
      <w:r>
        <w:rPr>
          <w:w w:val="105"/>
        </w:rPr>
        <w:t>using MACs instead of</w:t>
      </w:r>
      <w:r>
        <w:rPr>
          <w:spacing w:val="29"/>
          <w:w w:val="105"/>
        </w:rPr>
        <w:t xml:space="preserve"> </w:t>
      </w:r>
      <w:r>
        <w:rPr>
          <w:w w:val="105"/>
        </w:rPr>
        <w:t>PCs.</w:t>
      </w:r>
    </w:p>
    <w:p w:rsidR="00194060" w:rsidRDefault="00F75F9A">
      <w:pPr>
        <w:pStyle w:val="BodyText"/>
        <w:spacing w:line="312" w:lineRule="auto"/>
        <w:ind w:left="120" w:right="1437" w:firstLine="338"/>
        <w:jc w:val="both"/>
      </w:pPr>
      <w:r>
        <w:rPr>
          <w:w w:val="105"/>
        </w:rPr>
        <w:t xml:space="preserve">Both SDAL and RFL are learning from each other in creating a useful environment for re- searchers within the PDE. RFL has implemented improvements, such as users can reset passwords  in the portal and use self-help protocols for unlocking accounts; data catalogs are improved; RAM and CPU processing are increased; and better metadata and codebooks are provided. </w:t>
      </w:r>
      <w:r>
        <w:rPr>
          <w:spacing w:val="-3"/>
          <w:w w:val="105"/>
        </w:rPr>
        <w:t xml:space="preserve">However, we </w:t>
      </w:r>
      <w:r>
        <w:rPr>
          <w:w w:val="105"/>
        </w:rPr>
        <w:t xml:space="preserve">still would like RFL to Implement single sign-in (not the current quadruple sign-in); to add </w:t>
      </w:r>
      <w:r>
        <w:rPr>
          <w:spacing w:val="-8"/>
          <w:w w:val="105"/>
        </w:rPr>
        <w:t xml:space="preserve">FAQs </w:t>
      </w:r>
      <w:r>
        <w:rPr>
          <w:w w:val="105"/>
        </w:rPr>
        <w:t xml:space="preserve">about rules for batch job submissions; to balance load across desktops; to </w:t>
      </w:r>
      <w:r>
        <w:rPr>
          <w:spacing w:val="-3"/>
          <w:w w:val="105"/>
        </w:rPr>
        <w:t xml:space="preserve">move </w:t>
      </w:r>
      <w:r>
        <w:rPr>
          <w:w w:val="105"/>
        </w:rPr>
        <w:t xml:space="preserve">computational servers from Windows to Redhat Linux when possible; to install </w:t>
      </w:r>
      <w:r>
        <w:rPr>
          <w:spacing w:val="-4"/>
          <w:w w:val="105"/>
        </w:rPr>
        <w:t xml:space="preserve">SPARK </w:t>
      </w:r>
      <w:r>
        <w:rPr>
          <w:w w:val="105"/>
        </w:rPr>
        <w:t>with HADOOP backend; and to install</w:t>
      </w:r>
      <w:r>
        <w:rPr>
          <w:spacing w:val="46"/>
          <w:w w:val="105"/>
        </w:rPr>
        <w:t xml:space="preserve"> </w:t>
      </w:r>
      <w:r>
        <w:rPr>
          <w:w w:val="105"/>
        </w:rPr>
        <w:t>Python.</w:t>
      </w:r>
    </w:p>
    <w:p w:rsidR="00194060" w:rsidRDefault="00194060">
      <w:pPr>
        <w:pStyle w:val="BodyText"/>
        <w:spacing w:before="5"/>
        <w:rPr>
          <w:sz w:val="25"/>
        </w:rPr>
      </w:pPr>
    </w:p>
    <w:p w:rsidR="00194060" w:rsidRDefault="00F75F9A">
      <w:pPr>
        <w:pStyle w:val="Heading2"/>
        <w:numPr>
          <w:ilvl w:val="1"/>
          <w:numId w:val="3"/>
        </w:numPr>
        <w:tabs>
          <w:tab w:val="left" w:pos="801"/>
          <w:tab w:val="left" w:pos="802"/>
        </w:tabs>
        <w:ind w:hanging="681"/>
      </w:pPr>
      <w:r>
        <w:rPr>
          <w:w w:val="115"/>
        </w:rPr>
        <w:t>The</w:t>
      </w:r>
      <w:r>
        <w:rPr>
          <w:spacing w:val="18"/>
          <w:w w:val="115"/>
        </w:rPr>
        <w:t xml:space="preserve"> </w:t>
      </w:r>
      <w:r>
        <w:rPr>
          <w:w w:val="115"/>
        </w:rPr>
        <w:t>process</w:t>
      </w:r>
      <w:r>
        <w:rPr>
          <w:spacing w:val="19"/>
          <w:w w:val="115"/>
        </w:rPr>
        <w:t xml:space="preserve"> </w:t>
      </w:r>
      <w:r>
        <w:rPr>
          <w:w w:val="115"/>
        </w:rPr>
        <w:t>of</w:t>
      </w:r>
      <w:r>
        <w:rPr>
          <w:spacing w:val="19"/>
          <w:w w:val="115"/>
        </w:rPr>
        <w:t xml:space="preserve"> </w:t>
      </w:r>
      <w:r>
        <w:rPr>
          <w:w w:val="115"/>
        </w:rPr>
        <w:t>adding</w:t>
      </w:r>
      <w:r>
        <w:rPr>
          <w:spacing w:val="19"/>
          <w:w w:val="115"/>
        </w:rPr>
        <w:t xml:space="preserve"> </w:t>
      </w:r>
      <w:r>
        <w:rPr>
          <w:w w:val="115"/>
        </w:rPr>
        <w:t>data</w:t>
      </w:r>
      <w:r>
        <w:rPr>
          <w:spacing w:val="19"/>
          <w:w w:val="115"/>
        </w:rPr>
        <w:t xml:space="preserve"> </w:t>
      </w:r>
      <w:r>
        <w:rPr>
          <w:w w:val="115"/>
        </w:rPr>
        <w:t>sources</w:t>
      </w:r>
      <w:r>
        <w:rPr>
          <w:spacing w:val="19"/>
          <w:w w:val="115"/>
        </w:rPr>
        <w:t xml:space="preserve"> </w:t>
      </w:r>
      <w:r>
        <w:rPr>
          <w:w w:val="115"/>
        </w:rPr>
        <w:t>to</w:t>
      </w:r>
      <w:r>
        <w:rPr>
          <w:spacing w:val="19"/>
          <w:w w:val="115"/>
        </w:rPr>
        <w:t xml:space="preserve"> </w:t>
      </w:r>
      <w:r>
        <w:rPr>
          <w:w w:val="115"/>
        </w:rPr>
        <w:t>the</w:t>
      </w:r>
      <w:r>
        <w:rPr>
          <w:spacing w:val="19"/>
          <w:w w:val="115"/>
        </w:rPr>
        <w:t xml:space="preserve"> </w:t>
      </w:r>
      <w:r>
        <w:rPr>
          <w:w w:val="115"/>
        </w:rPr>
        <w:t>PDE</w:t>
      </w:r>
    </w:p>
    <w:p w:rsidR="00194060" w:rsidRDefault="00F75F9A">
      <w:pPr>
        <w:pStyle w:val="BodyText"/>
        <w:spacing w:before="212" w:line="312" w:lineRule="auto"/>
        <w:ind w:left="120" w:right="1437"/>
      </w:pPr>
      <w:r>
        <w:rPr>
          <w:w w:val="105"/>
        </w:rPr>
        <w:t>SDAL works with the AAG RFL to identify and access data in the PDE. There are four types of requests:</w:t>
      </w:r>
    </w:p>
    <w:p w:rsidR="00194060" w:rsidRDefault="00F75F9A">
      <w:pPr>
        <w:pStyle w:val="ListParagraph"/>
        <w:numPr>
          <w:ilvl w:val="0"/>
          <w:numId w:val="2"/>
        </w:numPr>
        <w:tabs>
          <w:tab w:val="left" w:pos="666"/>
        </w:tabs>
        <w:spacing w:before="179" w:line="312" w:lineRule="auto"/>
        <w:ind w:right="1438"/>
      </w:pPr>
      <w:r>
        <w:rPr>
          <w:w w:val="110"/>
        </w:rPr>
        <w:t xml:space="preserve">Data are in the PDE and </w:t>
      </w:r>
      <w:r>
        <w:rPr>
          <w:spacing w:val="-4"/>
          <w:w w:val="110"/>
        </w:rPr>
        <w:t xml:space="preserve">we </w:t>
      </w:r>
      <w:r>
        <w:rPr>
          <w:w w:val="110"/>
        </w:rPr>
        <w:t xml:space="preserve">can request access to the data </w:t>
      </w:r>
      <w:r>
        <w:rPr>
          <w:spacing w:val="-3"/>
          <w:w w:val="110"/>
        </w:rPr>
        <w:t xml:space="preserve">directly. </w:t>
      </w:r>
      <w:r>
        <w:rPr>
          <w:spacing w:val="-10"/>
          <w:w w:val="110"/>
        </w:rPr>
        <w:t xml:space="preserve">We </w:t>
      </w:r>
      <w:r>
        <w:rPr>
          <w:w w:val="110"/>
        </w:rPr>
        <w:t xml:space="preserve">request access </w:t>
      </w:r>
      <w:r>
        <w:rPr>
          <w:spacing w:val="-3"/>
          <w:w w:val="110"/>
        </w:rPr>
        <w:t xml:space="preserve">by </w:t>
      </w:r>
      <w:r>
        <w:rPr>
          <w:w w:val="110"/>
        </w:rPr>
        <w:t xml:space="preserve">selecting the files and variables in the PDE using a system that allows the user to </w:t>
      </w:r>
      <w:r>
        <w:rPr>
          <w:spacing w:val="-3"/>
          <w:w w:val="110"/>
        </w:rPr>
        <w:t>check</w:t>
      </w:r>
      <w:r>
        <w:rPr>
          <w:spacing w:val="4"/>
          <w:w w:val="110"/>
        </w:rPr>
        <w:t xml:space="preserve"> </w:t>
      </w:r>
      <w:r>
        <w:rPr>
          <w:w w:val="110"/>
        </w:rPr>
        <w:t>the</w:t>
      </w:r>
    </w:p>
    <w:p w:rsidR="00194060" w:rsidRDefault="00194060">
      <w:pPr>
        <w:spacing w:line="312" w:lineRule="auto"/>
        <w:sectPr w:rsidR="00194060">
          <w:pgSz w:w="12240" w:h="15840"/>
          <w:pgMar w:top="1380" w:right="0" w:bottom="1600" w:left="1320" w:header="0" w:footer="1404" w:gutter="0"/>
          <w:cols w:space="720"/>
        </w:sectPr>
      </w:pPr>
    </w:p>
    <w:p w:rsidR="00194060" w:rsidRDefault="00F75F9A">
      <w:pPr>
        <w:pStyle w:val="BodyText"/>
        <w:spacing w:before="33" w:line="312" w:lineRule="auto"/>
        <w:ind w:left="665" w:right="1428"/>
      </w:pPr>
      <w:r>
        <w:rPr>
          <w:w w:val="110"/>
        </w:rPr>
        <w:lastRenderedPageBreak/>
        <w:t>desired</w:t>
      </w:r>
      <w:r>
        <w:rPr>
          <w:spacing w:val="-26"/>
          <w:w w:val="110"/>
        </w:rPr>
        <w:t xml:space="preserve"> </w:t>
      </w:r>
      <w:r>
        <w:rPr>
          <w:w w:val="110"/>
        </w:rPr>
        <w:t>files</w:t>
      </w:r>
      <w:r>
        <w:rPr>
          <w:spacing w:val="-26"/>
          <w:w w:val="110"/>
        </w:rPr>
        <w:t xml:space="preserve"> </w:t>
      </w:r>
      <w:r>
        <w:rPr>
          <w:w w:val="110"/>
        </w:rPr>
        <w:t>and</w:t>
      </w:r>
      <w:r>
        <w:rPr>
          <w:spacing w:val="-27"/>
          <w:w w:val="110"/>
        </w:rPr>
        <w:t xml:space="preserve"> </w:t>
      </w:r>
      <w:r>
        <w:rPr>
          <w:w w:val="110"/>
        </w:rPr>
        <w:t>variables.</w:t>
      </w:r>
      <w:r>
        <w:rPr>
          <w:spacing w:val="-8"/>
          <w:w w:val="110"/>
        </w:rPr>
        <w:t xml:space="preserve"> </w:t>
      </w:r>
      <w:r>
        <w:rPr>
          <w:w w:val="110"/>
        </w:rPr>
        <w:t>Examples</w:t>
      </w:r>
      <w:r>
        <w:rPr>
          <w:spacing w:val="-26"/>
          <w:w w:val="110"/>
        </w:rPr>
        <w:t xml:space="preserve"> </w:t>
      </w:r>
      <w:r>
        <w:rPr>
          <w:w w:val="110"/>
        </w:rPr>
        <w:t>of</w:t>
      </w:r>
      <w:r>
        <w:rPr>
          <w:spacing w:val="-27"/>
          <w:w w:val="110"/>
        </w:rPr>
        <w:t xml:space="preserve"> </w:t>
      </w:r>
      <w:r>
        <w:rPr>
          <w:w w:val="110"/>
        </w:rPr>
        <w:t>these</w:t>
      </w:r>
      <w:r>
        <w:rPr>
          <w:spacing w:val="-26"/>
          <w:w w:val="110"/>
        </w:rPr>
        <w:t xml:space="preserve"> </w:t>
      </w:r>
      <w:r>
        <w:rPr>
          <w:w w:val="110"/>
        </w:rPr>
        <w:t>files</w:t>
      </w:r>
      <w:r>
        <w:rPr>
          <w:spacing w:val="-26"/>
          <w:w w:val="110"/>
        </w:rPr>
        <w:t xml:space="preserve"> </w:t>
      </w:r>
      <w:r>
        <w:rPr>
          <w:w w:val="110"/>
        </w:rPr>
        <w:t>include</w:t>
      </w:r>
      <w:r>
        <w:rPr>
          <w:spacing w:val="-26"/>
          <w:w w:val="110"/>
        </w:rPr>
        <w:t xml:space="preserve"> </w:t>
      </w:r>
      <w:r>
        <w:rPr>
          <w:w w:val="110"/>
        </w:rPr>
        <w:t>the</w:t>
      </w:r>
      <w:r>
        <w:rPr>
          <w:spacing w:val="-25"/>
          <w:w w:val="110"/>
        </w:rPr>
        <w:t xml:space="preserve"> </w:t>
      </w:r>
      <w:r>
        <w:rPr>
          <w:w w:val="110"/>
        </w:rPr>
        <w:t>Active</w:t>
      </w:r>
      <w:r>
        <w:rPr>
          <w:spacing w:val="-26"/>
          <w:w w:val="110"/>
        </w:rPr>
        <w:t xml:space="preserve"> </w:t>
      </w:r>
      <w:r>
        <w:rPr>
          <w:w w:val="110"/>
        </w:rPr>
        <w:t>Duty</w:t>
      </w:r>
      <w:r>
        <w:rPr>
          <w:spacing w:val="-26"/>
          <w:w w:val="110"/>
        </w:rPr>
        <w:t xml:space="preserve"> </w:t>
      </w:r>
      <w:r>
        <w:rPr>
          <w:w w:val="110"/>
        </w:rPr>
        <w:t>Master</w:t>
      </w:r>
      <w:r>
        <w:rPr>
          <w:spacing w:val="-26"/>
          <w:w w:val="110"/>
        </w:rPr>
        <w:t xml:space="preserve"> </w:t>
      </w:r>
      <w:r>
        <w:rPr>
          <w:w w:val="110"/>
        </w:rPr>
        <w:t>file,</w:t>
      </w:r>
      <w:r>
        <w:rPr>
          <w:spacing w:val="-25"/>
          <w:w w:val="110"/>
        </w:rPr>
        <w:t xml:space="preserve"> </w:t>
      </w:r>
      <w:r>
        <w:rPr>
          <w:w w:val="110"/>
        </w:rPr>
        <w:t>Active Duty Transaction file, Analyst file, and the Military Awards</w:t>
      </w:r>
      <w:r>
        <w:rPr>
          <w:spacing w:val="1"/>
          <w:w w:val="110"/>
        </w:rPr>
        <w:t xml:space="preserve"> </w:t>
      </w:r>
      <w:r>
        <w:rPr>
          <w:w w:val="110"/>
        </w:rPr>
        <w:t>file.</w:t>
      </w:r>
    </w:p>
    <w:p w:rsidR="00194060" w:rsidRDefault="00F75F9A">
      <w:pPr>
        <w:pStyle w:val="ListParagraph"/>
        <w:numPr>
          <w:ilvl w:val="0"/>
          <w:numId w:val="2"/>
        </w:numPr>
        <w:tabs>
          <w:tab w:val="left" w:pos="666"/>
        </w:tabs>
        <w:spacing w:before="179" w:line="312" w:lineRule="auto"/>
        <w:ind w:right="1436"/>
        <w:jc w:val="both"/>
      </w:pPr>
      <w:r>
        <w:rPr>
          <w:w w:val="110"/>
        </w:rPr>
        <w:t xml:space="preserve">Data are in the PDE and </w:t>
      </w:r>
      <w:r>
        <w:rPr>
          <w:spacing w:val="-4"/>
          <w:w w:val="110"/>
        </w:rPr>
        <w:t xml:space="preserve">we </w:t>
      </w:r>
      <w:r>
        <w:rPr>
          <w:w w:val="110"/>
        </w:rPr>
        <w:t xml:space="preserve">must receive the data sponsors </w:t>
      </w:r>
      <w:r>
        <w:rPr>
          <w:spacing w:val="-3"/>
          <w:w w:val="110"/>
        </w:rPr>
        <w:t xml:space="preserve">approval </w:t>
      </w:r>
      <w:r>
        <w:rPr>
          <w:w w:val="110"/>
        </w:rPr>
        <w:t xml:space="preserve">to access the data. </w:t>
      </w:r>
      <w:r>
        <w:rPr>
          <w:spacing w:val="-10"/>
          <w:w w:val="110"/>
        </w:rPr>
        <w:t xml:space="preserve">We </w:t>
      </w:r>
      <w:r>
        <w:rPr>
          <w:w w:val="110"/>
        </w:rPr>
        <w:t>are</w:t>
      </w:r>
      <w:r>
        <w:rPr>
          <w:spacing w:val="-17"/>
          <w:w w:val="110"/>
        </w:rPr>
        <w:t xml:space="preserve"> </w:t>
      </w:r>
      <w:r>
        <w:rPr>
          <w:w w:val="110"/>
        </w:rPr>
        <w:t>required</w:t>
      </w:r>
      <w:r>
        <w:rPr>
          <w:spacing w:val="-17"/>
          <w:w w:val="110"/>
        </w:rPr>
        <w:t xml:space="preserve"> </w:t>
      </w:r>
      <w:r>
        <w:rPr>
          <w:w w:val="110"/>
        </w:rPr>
        <w:t>to</w:t>
      </w:r>
      <w:r>
        <w:rPr>
          <w:spacing w:val="-16"/>
          <w:w w:val="110"/>
        </w:rPr>
        <w:t xml:space="preserve"> </w:t>
      </w:r>
      <w:r>
        <w:rPr>
          <w:w w:val="110"/>
        </w:rPr>
        <w:t>submit</w:t>
      </w:r>
      <w:r>
        <w:rPr>
          <w:spacing w:val="-16"/>
          <w:w w:val="110"/>
        </w:rPr>
        <w:t xml:space="preserve"> </w:t>
      </w:r>
      <w:r>
        <w:rPr>
          <w:w w:val="110"/>
        </w:rPr>
        <w:t>a</w:t>
      </w:r>
      <w:r>
        <w:rPr>
          <w:spacing w:val="-17"/>
          <w:w w:val="110"/>
        </w:rPr>
        <w:t xml:space="preserve"> </w:t>
      </w:r>
      <w:r>
        <w:rPr>
          <w:w w:val="110"/>
        </w:rPr>
        <w:t>description</w:t>
      </w:r>
      <w:r>
        <w:rPr>
          <w:spacing w:val="-16"/>
          <w:w w:val="110"/>
        </w:rPr>
        <w:t xml:space="preserve"> </w:t>
      </w:r>
      <w:r>
        <w:rPr>
          <w:w w:val="110"/>
        </w:rPr>
        <w:t>of</w:t>
      </w:r>
      <w:r>
        <w:rPr>
          <w:spacing w:val="-17"/>
          <w:w w:val="110"/>
        </w:rPr>
        <w:t xml:space="preserve"> </w:t>
      </w:r>
      <w:r>
        <w:rPr>
          <w:w w:val="110"/>
        </w:rPr>
        <w:t>the</w:t>
      </w:r>
      <w:r>
        <w:rPr>
          <w:spacing w:val="-16"/>
          <w:w w:val="110"/>
        </w:rPr>
        <w:t xml:space="preserve"> </w:t>
      </w:r>
      <w:r>
        <w:rPr>
          <w:w w:val="110"/>
        </w:rPr>
        <w:t>overall</w:t>
      </w:r>
      <w:r>
        <w:rPr>
          <w:spacing w:val="-16"/>
          <w:w w:val="110"/>
        </w:rPr>
        <w:t xml:space="preserve"> </w:t>
      </w:r>
      <w:r>
        <w:rPr>
          <w:w w:val="110"/>
        </w:rPr>
        <w:t>project</w:t>
      </w:r>
      <w:r>
        <w:rPr>
          <w:spacing w:val="-16"/>
          <w:w w:val="110"/>
        </w:rPr>
        <w:t xml:space="preserve"> </w:t>
      </w:r>
      <w:r>
        <w:rPr>
          <w:w w:val="110"/>
        </w:rPr>
        <w:t>and</w:t>
      </w:r>
      <w:r>
        <w:rPr>
          <w:spacing w:val="-17"/>
          <w:w w:val="110"/>
        </w:rPr>
        <w:t xml:space="preserve"> </w:t>
      </w:r>
      <w:r>
        <w:rPr>
          <w:w w:val="110"/>
        </w:rPr>
        <w:t>the</w:t>
      </w:r>
      <w:r>
        <w:rPr>
          <w:spacing w:val="-17"/>
          <w:w w:val="110"/>
        </w:rPr>
        <w:t xml:space="preserve"> </w:t>
      </w:r>
      <w:r>
        <w:rPr>
          <w:w w:val="110"/>
        </w:rPr>
        <w:t>rationale</w:t>
      </w:r>
      <w:r>
        <w:rPr>
          <w:spacing w:val="-16"/>
          <w:w w:val="110"/>
        </w:rPr>
        <w:t xml:space="preserve"> </w:t>
      </w:r>
      <w:r>
        <w:rPr>
          <w:w w:val="110"/>
        </w:rPr>
        <w:t>for</w:t>
      </w:r>
      <w:r>
        <w:rPr>
          <w:spacing w:val="-16"/>
          <w:w w:val="110"/>
        </w:rPr>
        <w:t xml:space="preserve"> </w:t>
      </w:r>
      <w:r>
        <w:rPr>
          <w:w w:val="110"/>
        </w:rPr>
        <w:t>wanting</w:t>
      </w:r>
      <w:r>
        <w:rPr>
          <w:spacing w:val="-16"/>
          <w:w w:val="110"/>
        </w:rPr>
        <w:t xml:space="preserve"> </w:t>
      </w:r>
      <w:r>
        <w:rPr>
          <w:w w:val="110"/>
        </w:rPr>
        <w:t>access to</w:t>
      </w:r>
      <w:r>
        <w:rPr>
          <w:spacing w:val="-26"/>
          <w:w w:val="110"/>
        </w:rPr>
        <w:t xml:space="preserve"> </w:t>
      </w:r>
      <w:r>
        <w:rPr>
          <w:w w:val="110"/>
        </w:rPr>
        <w:t>the</w:t>
      </w:r>
      <w:r>
        <w:rPr>
          <w:spacing w:val="-26"/>
          <w:w w:val="110"/>
        </w:rPr>
        <w:t xml:space="preserve"> </w:t>
      </w:r>
      <w:r>
        <w:rPr>
          <w:w w:val="110"/>
        </w:rPr>
        <w:t>data.</w:t>
      </w:r>
      <w:r>
        <w:rPr>
          <w:spacing w:val="2"/>
          <w:w w:val="110"/>
        </w:rPr>
        <w:t xml:space="preserve"> </w:t>
      </w:r>
      <w:r>
        <w:rPr>
          <w:w w:val="110"/>
        </w:rPr>
        <w:t>Examples</w:t>
      </w:r>
      <w:r>
        <w:rPr>
          <w:spacing w:val="-25"/>
          <w:w w:val="110"/>
        </w:rPr>
        <w:t xml:space="preserve"> </w:t>
      </w:r>
      <w:r>
        <w:rPr>
          <w:w w:val="110"/>
        </w:rPr>
        <w:t>of</w:t>
      </w:r>
      <w:r>
        <w:rPr>
          <w:spacing w:val="-26"/>
          <w:w w:val="110"/>
        </w:rPr>
        <w:t xml:space="preserve"> </w:t>
      </w:r>
      <w:r>
        <w:rPr>
          <w:w w:val="110"/>
        </w:rPr>
        <w:t>these</w:t>
      </w:r>
      <w:r>
        <w:rPr>
          <w:spacing w:val="-25"/>
          <w:w w:val="110"/>
        </w:rPr>
        <w:t xml:space="preserve"> </w:t>
      </w:r>
      <w:r>
        <w:rPr>
          <w:w w:val="110"/>
        </w:rPr>
        <w:t>data</w:t>
      </w:r>
      <w:r>
        <w:rPr>
          <w:spacing w:val="-26"/>
          <w:w w:val="110"/>
        </w:rPr>
        <w:t xml:space="preserve"> </w:t>
      </w:r>
      <w:r>
        <w:rPr>
          <w:w w:val="110"/>
        </w:rPr>
        <w:t>sources</w:t>
      </w:r>
      <w:r>
        <w:rPr>
          <w:spacing w:val="-26"/>
          <w:w w:val="110"/>
        </w:rPr>
        <w:t xml:space="preserve"> </w:t>
      </w:r>
      <w:r>
        <w:rPr>
          <w:w w:val="110"/>
        </w:rPr>
        <w:t>include</w:t>
      </w:r>
      <w:r>
        <w:rPr>
          <w:spacing w:val="-25"/>
          <w:w w:val="110"/>
        </w:rPr>
        <w:t xml:space="preserve"> </w:t>
      </w:r>
      <w:r>
        <w:rPr>
          <w:w w:val="110"/>
        </w:rPr>
        <w:t>access</w:t>
      </w:r>
      <w:r>
        <w:rPr>
          <w:spacing w:val="-26"/>
          <w:w w:val="110"/>
        </w:rPr>
        <w:t xml:space="preserve"> </w:t>
      </w:r>
      <w:r>
        <w:rPr>
          <w:w w:val="110"/>
        </w:rPr>
        <w:t>to</w:t>
      </w:r>
      <w:r>
        <w:rPr>
          <w:spacing w:val="-25"/>
          <w:w w:val="110"/>
        </w:rPr>
        <w:t xml:space="preserve"> </w:t>
      </w:r>
      <w:r>
        <w:rPr>
          <w:w w:val="110"/>
        </w:rPr>
        <w:t>the</w:t>
      </w:r>
      <w:r>
        <w:rPr>
          <w:spacing w:val="-26"/>
          <w:w w:val="110"/>
        </w:rPr>
        <w:t xml:space="preserve"> </w:t>
      </w:r>
      <w:r>
        <w:rPr>
          <w:w w:val="110"/>
        </w:rPr>
        <w:t>Pre-During-Post</w:t>
      </w:r>
      <w:r>
        <w:rPr>
          <w:spacing w:val="-25"/>
          <w:w w:val="110"/>
        </w:rPr>
        <w:t xml:space="preserve"> </w:t>
      </w:r>
      <w:r>
        <w:rPr>
          <w:w w:val="110"/>
        </w:rPr>
        <w:t>Deployment Health</w:t>
      </w:r>
      <w:r>
        <w:rPr>
          <w:spacing w:val="-17"/>
          <w:w w:val="110"/>
        </w:rPr>
        <w:t xml:space="preserve"> </w:t>
      </w:r>
      <w:r>
        <w:rPr>
          <w:w w:val="110"/>
        </w:rPr>
        <w:t>files,</w:t>
      </w:r>
      <w:r>
        <w:rPr>
          <w:spacing w:val="-15"/>
          <w:w w:val="110"/>
        </w:rPr>
        <w:t xml:space="preserve"> </w:t>
      </w:r>
      <w:r>
        <w:rPr>
          <w:w w:val="110"/>
        </w:rPr>
        <w:t>the</w:t>
      </w:r>
      <w:r>
        <w:rPr>
          <w:spacing w:val="-16"/>
          <w:w w:val="110"/>
        </w:rPr>
        <w:t xml:space="preserve"> </w:t>
      </w:r>
      <w:r>
        <w:rPr>
          <w:w w:val="110"/>
        </w:rPr>
        <w:t>Defense</w:t>
      </w:r>
      <w:r>
        <w:rPr>
          <w:spacing w:val="-16"/>
          <w:w w:val="110"/>
        </w:rPr>
        <w:t xml:space="preserve"> </w:t>
      </w:r>
      <w:r>
        <w:rPr>
          <w:w w:val="110"/>
        </w:rPr>
        <w:t>Equal</w:t>
      </w:r>
      <w:r>
        <w:rPr>
          <w:spacing w:val="-16"/>
          <w:w w:val="110"/>
        </w:rPr>
        <w:t xml:space="preserve"> </w:t>
      </w:r>
      <w:r>
        <w:rPr>
          <w:w w:val="110"/>
        </w:rPr>
        <w:t>Opportunity</w:t>
      </w:r>
      <w:r>
        <w:rPr>
          <w:spacing w:val="-17"/>
          <w:w w:val="110"/>
        </w:rPr>
        <w:t xml:space="preserve"> </w:t>
      </w:r>
      <w:r>
        <w:rPr>
          <w:w w:val="110"/>
        </w:rPr>
        <w:t>Management</w:t>
      </w:r>
      <w:r>
        <w:rPr>
          <w:spacing w:val="-16"/>
          <w:w w:val="110"/>
        </w:rPr>
        <w:t xml:space="preserve"> </w:t>
      </w:r>
      <w:r>
        <w:rPr>
          <w:w w:val="110"/>
        </w:rPr>
        <w:t>Institute</w:t>
      </w:r>
      <w:r>
        <w:rPr>
          <w:spacing w:val="-16"/>
          <w:w w:val="110"/>
        </w:rPr>
        <w:t xml:space="preserve"> </w:t>
      </w:r>
      <w:r>
        <w:rPr>
          <w:w w:val="110"/>
        </w:rPr>
        <w:t>(DEOMI)</w:t>
      </w:r>
      <w:r>
        <w:rPr>
          <w:spacing w:val="-15"/>
          <w:w w:val="110"/>
        </w:rPr>
        <w:t xml:space="preserve"> </w:t>
      </w:r>
      <w:r>
        <w:rPr>
          <w:w w:val="110"/>
        </w:rPr>
        <w:t>Organizational Climate</w:t>
      </w:r>
      <w:r>
        <w:rPr>
          <w:spacing w:val="-25"/>
          <w:w w:val="110"/>
        </w:rPr>
        <w:t xml:space="preserve"> </w:t>
      </w:r>
      <w:r>
        <w:rPr>
          <w:w w:val="110"/>
        </w:rPr>
        <w:t>Survey</w:t>
      </w:r>
      <w:r>
        <w:rPr>
          <w:spacing w:val="-25"/>
          <w:w w:val="110"/>
        </w:rPr>
        <w:t xml:space="preserve"> </w:t>
      </w:r>
      <w:r>
        <w:rPr>
          <w:w w:val="110"/>
        </w:rPr>
        <w:t>(DEOCS),</w:t>
      </w:r>
      <w:r>
        <w:rPr>
          <w:spacing w:val="-24"/>
          <w:w w:val="110"/>
        </w:rPr>
        <w:t xml:space="preserve"> </w:t>
      </w:r>
      <w:r>
        <w:rPr>
          <w:w w:val="110"/>
        </w:rPr>
        <w:t>Soldier</w:t>
      </w:r>
      <w:r>
        <w:rPr>
          <w:spacing w:val="-24"/>
          <w:w w:val="110"/>
        </w:rPr>
        <w:t xml:space="preserve"> </w:t>
      </w:r>
      <w:r>
        <w:rPr>
          <w:w w:val="110"/>
        </w:rPr>
        <w:t>for</w:t>
      </w:r>
      <w:r>
        <w:rPr>
          <w:spacing w:val="-25"/>
          <w:w w:val="110"/>
        </w:rPr>
        <w:t xml:space="preserve"> </w:t>
      </w:r>
      <w:r>
        <w:rPr>
          <w:w w:val="110"/>
        </w:rPr>
        <w:t>Life,</w:t>
      </w:r>
      <w:r>
        <w:rPr>
          <w:spacing w:val="-23"/>
          <w:w w:val="110"/>
        </w:rPr>
        <w:t xml:space="preserve"> </w:t>
      </w:r>
      <w:r>
        <w:rPr>
          <w:w w:val="110"/>
        </w:rPr>
        <w:t>Millennium</w:t>
      </w:r>
      <w:r>
        <w:rPr>
          <w:spacing w:val="-25"/>
          <w:w w:val="110"/>
        </w:rPr>
        <w:t xml:space="preserve"> </w:t>
      </w:r>
      <w:r>
        <w:rPr>
          <w:w w:val="110"/>
        </w:rPr>
        <w:t>Cohort</w:t>
      </w:r>
      <w:r>
        <w:rPr>
          <w:spacing w:val="-24"/>
          <w:w w:val="110"/>
        </w:rPr>
        <w:t xml:space="preserve"> </w:t>
      </w:r>
      <w:r>
        <w:rPr>
          <w:w w:val="110"/>
        </w:rPr>
        <w:t>Survey</w:t>
      </w:r>
      <w:r>
        <w:rPr>
          <w:spacing w:val="-24"/>
          <w:w w:val="110"/>
        </w:rPr>
        <w:t xml:space="preserve"> </w:t>
      </w:r>
      <w:r>
        <w:rPr>
          <w:w w:val="110"/>
        </w:rPr>
        <w:t>(MilCo),</w:t>
      </w:r>
      <w:r>
        <w:rPr>
          <w:spacing w:val="-24"/>
          <w:w w:val="110"/>
        </w:rPr>
        <w:t xml:space="preserve"> </w:t>
      </w:r>
      <w:r>
        <w:rPr>
          <w:w w:val="110"/>
        </w:rPr>
        <w:t>and</w:t>
      </w:r>
      <w:r>
        <w:rPr>
          <w:spacing w:val="-25"/>
          <w:w w:val="110"/>
        </w:rPr>
        <w:t xml:space="preserve"> </w:t>
      </w:r>
      <w:r>
        <w:rPr>
          <w:spacing w:val="-3"/>
          <w:w w:val="110"/>
        </w:rPr>
        <w:t xml:space="preserve">Tailored </w:t>
      </w:r>
      <w:r>
        <w:rPr>
          <w:w w:val="110"/>
        </w:rPr>
        <w:t>Adaptive</w:t>
      </w:r>
      <w:r>
        <w:rPr>
          <w:spacing w:val="-21"/>
          <w:w w:val="110"/>
        </w:rPr>
        <w:t xml:space="preserve"> </w:t>
      </w:r>
      <w:r>
        <w:rPr>
          <w:w w:val="110"/>
        </w:rPr>
        <w:t>Personality</w:t>
      </w:r>
      <w:r>
        <w:rPr>
          <w:spacing w:val="-20"/>
          <w:w w:val="110"/>
        </w:rPr>
        <w:t xml:space="preserve"> </w:t>
      </w:r>
      <w:r>
        <w:rPr>
          <w:w w:val="110"/>
        </w:rPr>
        <w:t>Assessment</w:t>
      </w:r>
      <w:r>
        <w:rPr>
          <w:spacing w:val="-20"/>
          <w:w w:val="110"/>
        </w:rPr>
        <w:t xml:space="preserve"> </w:t>
      </w:r>
      <w:r>
        <w:rPr>
          <w:w w:val="110"/>
        </w:rPr>
        <w:t>System</w:t>
      </w:r>
      <w:r>
        <w:rPr>
          <w:spacing w:val="-20"/>
          <w:w w:val="110"/>
        </w:rPr>
        <w:t xml:space="preserve"> </w:t>
      </w:r>
      <w:r>
        <w:rPr>
          <w:spacing w:val="-5"/>
          <w:w w:val="110"/>
        </w:rPr>
        <w:t>(TAPAS).</w:t>
      </w:r>
      <w:r>
        <w:rPr>
          <w:spacing w:val="-20"/>
          <w:w w:val="110"/>
        </w:rPr>
        <w:t xml:space="preserve"> </w:t>
      </w:r>
      <w:r>
        <w:rPr>
          <w:w w:val="110"/>
        </w:rPr>
        <w:t>In</w:t>
      </w:r>
      <w:r>
        <w:rPr>
          <w:spacing w:val="-20"/>
          <w:w w:val="110"/>
        </w:rPr>
        <w:t xml:space="preserve"> </w:t>
      </w:r>
      <w:r>
        <w:rPr>
          <w:w w:val="110"/>
        </w:rPr>
        <w:t>some</w:t>
      </w:r>
      <w:r>
        <w:rPr>
          <w:spacing w:val="-20"/>
          <w:w w:val="110"/>
        </w:rPr>
        <w:t xml:space="preserve"> </w:t>
      </w:r>
      <w:r>
        <w:rPr>
          <w:w w:val="110"/>
        </w:rPr>
        <w:t>cases,</w:t>
      </w:r>
      <w:r>
        <w:rPr>
          <w:spacing w:val="-20"/>
          <w:w w:val="110"/>
        </w:rPr>
        <w:t xml:space="preserve"> </w:t>
      </w:r>
      <w:r>
        <w:rPr>
          <w:w w:val="110"/>
        </w:rPr>
        <w:t>the</w:t>
      </w:r>
      <w:r>
        <w:rPr>
          <w:spacing w:val="-20"/>
          <w:w w:val="110"/>
        </w:rPr>
        <w:t xml:space="preserve"> </w:t>
      </w:r>
      <w:r>
        <w:rPr>
          <w:w w:val="110"/>
        </w:rPr>
        <w:t>sponsor</w:t>
      </w:r>
      <w:r>
        <w:rPr>
          <w:spacing w:val="-20"/>
          <w:w w:val="110"/>
        </w:rPr>
        <w:t xml:space="preserve"> </w:t>
      </w:r>
      <w:r>
        <w:rPr>
          <w:w w:val="110"/>
        </w:rPr>
        <w:t>allows</w:t>
      </w:r>
      <w:r>
        <w:rPr>
          <w:spacing w:val="-21"/>
          <w:w w:val="110"/>
        </w:rPr>
        <w:t xml:space="preserve"> </w:t>
      </w:r>
      <w:r>
        <w:rPr>
          <w:w w:val="110"/>
        </w:rPr>
        <w:t>access to the data but not the demographics, greatly reducing the usefulness of the data. Examples include the Soldier for Life and DEOMI</w:t>
      </w:r>
      <w:r>
        <w:rPr>
          <w:spacing w:val="58"/>
          <w:w w:val="110"/>
        </w:rPr>
        <w:t xml:space="preserve"> </w:t>
      </w:r>
      <w:r>
        <w:rPr>
          <w:w w:val="110"/>
        </w:rPr>
        <w:t>information.</w:t>
      </w:r>
    </w:p>
    <w:p w:rsidR="00194060" w:rsidRDefault="00F75F9A">
      <w:pPr>
        <w:pStyle w:val="ListParagraph"/>
        <w:numPr>
          <w:ilvl w:val="0"/>
          <w:numId w:val="2"/>
        </w:numPr>
        <w:tabs>
          <w:tab w:val="left" w:pos="666"/>
        </w:tabs>
        <w:spacing w:before="178" w:line="312" w:lineRule="auto"/>
        <w:ind w:right="1437"/>
        <w:jc w:val="both"/>
      </w:pPr>
      <w:r>
        <w:rPr>
          <w:w w:val="105"/>
        </w:rPr>
        <w:t>Data are not in the PDE, requiring research and identification of the sponsor and person who can give permission to access and use the data in the PDE. Some data sources are discovered through the literature. A current example includes the Ethical Climate Assessment Survey (ECAS),</w:t>
      </w:r>
      <w:r>
        <w:rPr>
          <w:spacing w:val="14"/>
          <w:w w:val="105"/>
        </w:rPr>
        <w:t xml:space="preserve"> </w:t>
      </w:r>
      <w:r>
        <w:rPr>
          <w:w w:val="105"/>
        </w:rPr>
        <w:t>from</w:t>
      </w:r>
      <w:r>
        <w:rPr>
          <w:spacing w:val="15"/>
          <w:w w:val="105"/>
        </w:rPr>
        <w:t xml:space="preserve"> </w:t>
      </w:r>
      <w:r>
        <w:rPr>
          <w:w w:val="105"/>
        </w:rPr>
        <w:t>the</w:t>
      </w:r>
      <w:r>
        <w:rPr>
          <w:spacing w:val="16"/>
          <w:w w:val="105"/>
        </w:rPr>
        <w:t xml:space="preserve"> </w:t>
      </w:r>
      <w:r>
        <w:rPr>
          <w:w w:val="105"/>
        </w:rPr>
        <w:t>Office</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Chaplain.</w:t>
      </w:r>
    </w:p>
    <w:p w:rsidR="00194060" w:rsidRDefault="00F75F9A">
      <w:pPr>
        <w:pStyle w:val="ListParagraph"/>
        <w:numPr>
          <w:ilvl w:val="0"/>
          <w:numId w:val="2"/>
        </w:numPr>
        <w:tabs>
          <w:tab w:val="left" w:pos="666"/>
        </w:tabs>
        <w:spacing w:before="179" w:line="312" w:lineRule="auto"/>
        <w:ind w:right="1437"/>
        <w:jc w:val="both"/>
      </w:pPr>
      <w:r>
        <w:rPr>
          <w:w w:val="110"/>
        </w:rPr>
        <w:t>Data</w:t>
      </w:r>
      <w:r>
        <w:rPr>
          <w:spacing w:val="-16"/>
          <w:w w:val="110"/>
        </w:rPr>
        <w:t xml:space="preserve"> </w:t>
      </w:r>
      <w:r>
        <w:rPr>
          <w:w w:val="110"/>
        </w:rPr>
        <w:t>are</w:t>
      </w:r>
      <w:r>
        <w:rPr>
          <w:spacing w:val="-16"/>
          <w:w w:val="110"/>
        </w:rPr>
        <w:t xml:space="preserve"> </w:t>
      </w:r>
      <w:r>
        <w:rPr>
          <w:w w:val="110"/>
        </w:rPr>
        <w:t>not</w:t>
      </w:r>
      <w:r>
        <w:rPr>
          <w:spacing w:val="-16"/>
          <w:w w:val="110"/>
        </w:rPr>
        <w:t xml:space="preserve"> </w:t>
      </w:r>
      <w:r>
        <w:rPr>
          <w:w w:val="110"/>
        </w:rPr>
        <w:t>in</w:t>
      </w:r>
      <w:r>
        <w:rPr>
          <w:spacing w:val="-16"/>
          <w:w w:val="110"/>
        </w:rPr>
        <w:t xml:space="preserve"> </w:t>
      </w:r>
      <w:r>
        <w:rPr>
          <w:w w:val="110"/>
        </w:rPr>
        <w:t>the</w:t>
      </w:r>
      <w:r>
        <w:rPr>
          <w:spacing w:val="-15"/>
          <w:w w:val="110"/>
        </w:rPr>
        <w:t xml:space="preserve"> </w:t>
      </w:r>
      <w:r>
        <w:rPr>
          <w:w w:val="110"/>
        </w:rPr>
        <w:t>PDE</w:t>
      </w:r>
      <w:r>
        <w:rPr>
          <w:spacing w:val="-16"/>
          <w:w w:val="110"/>
        </w:rPr>
        <w:t xml:space="preserve"> </w:t>
      </w:r>
      <w:r>
        <w:rPr>
          <w:w w:val="110"/>
        </w:rPr>
        <w:t>but</w:t>
      </w:r>
      <w:r>
        <w:rPr>
          <w:spacing w:val="-15"/>
          <w:w w:val="110"/>
        </w:rPr>
        <w:t xml:space="preserve"> </w:t>
      </w:r>
      <w:r>
        <w:rPr>
          <w:w w:val="110"/>
        </w:rPr>
        <w:t>are</w:t>
      </w:r>
      <w:r>
        <w:rPr>
          <w:spacing w:val="-16"/>
          <w:w w:val="110"/>
        </w:rPr>
        <w:t xml:space="preserve"> </w:t>
      </w:r>
      <w:r>
        <w:rPr>
          <w:w w:val="110"/>
        </w:rPr>
        <w:t>publicly</w:t>
      </w:r>
      <w:r>
        <w:rPr>
          <w:spacing w:val="-16"/>
          <w:w w:val="110"/>
        </w:rPr>
        <w:t xml:space="preserve"> </w:t>
      </w:r>
      <w:r>
        <w:rPr>
          <w:w w:val="110"/>
        </w:rPr>
        <w:t>available,</w:t>
      </w:r>
      <w:r>
        <w:rPr>
          <w:spacing w:val="-13"/>
          <w:w w:val="110"/>
        </w:rPr>
        <w:t xml:space="preserve"> </w:t>
      </w:r>
      <w:r>
        <w:rPr>
          <w:w w:val="110"/>
        </w:rPr>
        <w:t>such</w:t>
      </w:r>
      <w:r>
        <w:rPr>
          <w:spacing w:val="-15"/>
          <w:w w:val="110"/>
        </w:rPr>
        <w:t xml:space="preserve"> </w:t>
      </w:r>
      <w:r>
        <w:rPr>
          <w:w w:val="110"/>
        </w:rPr>
        <w:t>as</w:t>
      </w:r>
      <w:r>
        <w:rPr>
          <w:spacing w:val="-16"/>
          <w:w w:val="110"/>
        </w:rPr>
        <w:t xml:space="preserve"> </w:t>
      </w:r>
      <w:r>
        <w:rPr>
          <w:w w:val="110"/>
        </w:rPr>
        <w:t>data</w:t>
      </w:r>
      <w:r>
        <w:rPr>
          <w:spacing w:val="-16"/>
          <w:w w:val="110"/>
        </w:rPr>
        <w:t xml:space="preserve"> </w:t>
      </w:r>
      <w:r>
        <w:rPr>
          <w:w w:val="110"/>
        </w:rPr>
        <w:t>from</w:t>
      </w:r>
      <w:r>
        <w:rPr>
          <w:spacing w:val="-15"/>
          <w:w w:val="110"/>
        </w:rPr>
        <w:t xml:space="preserve"> </w:t>
      </w:r>
      <w:r>
        <w:rPr>
          <w:w w:val="110"/>
        </w:rPr>
        <w:t>the</w:t>
      </w:r>
      <w:r>
        <w:rPr>
          <w:spacing w:val="-16"/>
          <w:w w:val="110"/>
        </w:rPr>
        <w:t xml:space="preserve"> </w:t>
      </w:r>
      <w:r>
        <w:rPr>
          <w:w w:val="110"/>
        </w:rPr>
        <w:t>U.S.</w:t>
      </w:r>
      <w:r>
        <w:rPr>
          <w:spacing w:val="-17"/>
          <w:w w:val="110"/>
        </w:rPr>
        <w:t xml:space="preserve"> </w:t>
      </w:r>
      <w:r>
        <w:rPr>
          <w:w w:val="110"/>
        </w:rPr>
        <w:t>Census</w:t>
      </w:r>
      <w:r>
        <w:rPr>
          <w:spacing w:val="-16"/>
          <w:w w:val="110"/>
        </w:rPr>
        <w:t xml:space="preserve"> </w:t>
      </w:r>
      <w:r>
        <w:rPr>
          <w:w w:val="110"/>
        </w:rPr>
        <w:t xml:space="preserve">Bureau. </w:t>
      </w:r>
      <w:r>
        <w:rPr>
          <w:spacing w:val="-3"/>
          <w:w w:val="110"/>
        </w:rPr>
        <w:t>Working</w:t>
      </w:r>
      <w:r>
        <w:rPr>
          <w:spacing w:val="-10"/>
          <w:w w:val="110"/>
        </w:rPr>
        <w:t xml:space="preserve"> </w:t>
      </w:r>
      <w:r>
        <w:rPr>
          <w:w w:val="110"/>
        </w:rPr>
        <w:t>with</w:t>
      </w:r>
      <w:r>
        <w:rPr>
          <w:spacing w:val="-9"/>
          <w:w w:val="110"/>
        </w:rPr>
        <w:t xml:space="preserve"> </w:t>
      </w:r>
      <w:r>
        <w:rPr>
          <w:w w:val="110"/>
        </w:rPr>
        <w:t>the</w:t>
      </w:r>
      <w:r>
        <w:rPr>
          <w:spacing w:val="-9"/>
          <w:w w:val="110"/>
        </w:rPr>
        <w:t xml:space="preserve"> </w:t>
      </w:r>
      <w:r>
        <w:rPr>
          <w:w w:val="110"/>
        </w:rPr>
        <w:t>RFL</w:t>
      </w:r>
      <w:r>
        <w:rPr>
          <w:spacing w:val="-10"/>
          <w:w w:val="110"/>
        </w:rPr>
        <w:t xml:space="preserve"> </w:t>
      </w:r>
      <w:r>
        <w:rPr>
          <w:w w:val="110"/>
        </w:rPr>
        <w:t>staff,</w:t>
      </w:r>
      <w:r>
        <w:rPr>
          <w:spacing w:val="-8"/>
          <w:w w:val="110"/>
        </w:rPr>
        <w:t xml:space="preserve"> </w:t>
      </w:r>
      <w:r>
        <w:rPr>
          <w:spacing w:val="-4"/>
          <w:w w:val="110"/>
        </w:rPr>
        <w:t>we</w:t>
      </w:r>
      <w:r>
        <w:rPr>
          <w:spacing w:val="-10"/>
          <w:w w:val="110"/>
        </w:rPr>
        <w:t xml:space="preserve"> </w:t>
      </w:r>
      <w:r>
        <w:rPr>
          <w:w w:val="110"/>
        </w:rPr>
        <w:t>developed</w:t>
      </w:r>
      <w:r>
        <w:rPr>
          <w:spacing w:val="-9"/>
          <w:w w:val="110"/>
        </w:rPr>
        <w:t xml:space="preserve"> </w:t>
      </w:r>
      <w:r>
        <w:rPr>
          <w:w w:val="110"/>
        </w:rPr>
        <w:t>a</w:t>
      </w:r>
      <w:r>
        <w:rPr>
          <w:spacing w:val="-10"/>
          <w:w w:val="110"/>
        </w:rPr>
        <w:t xml:space="preserve"> </w:t>
      </w:r>
      <w:r>
        <w:rPr>
          <w:w w:val="110"/>
        </w:rPr>
        <w:t>procedure</w:t>
      </w:r>
      <w:r>
        <w:rPr>
          <w:spacing w:val="-8"/>
          <w:w w:val="110"/>
        </w:rPr>
        <w:t xml:space="preserve"> </w:t>
      </w:r>
      <w:r>
        <w:rPr>
          <w:w w:val="110"/>
        </w:rPr>
        <w:t>and</w:t>
      </w:r>
      <w:r>
        <w:rPr>
          <w:spacing w:val="-10"/>
          <w:w w:val="110"/>
        </w:rPr>
        <w:t xml:space="preserve"> </w:t>
      </w:r>
      <w:r>
        <w:rPr>
          <w:w w:val="110"/>
        </w:rPr>
        <w:t>uploaded</w:t>
      </w:r>
      <w:r>
        <w:rPr>
          <w:spacing w:val="-9"/>
          <w:w w:val="110"/>
        </w:rPr>
        <w:t xml:space="preserve"> </w:t>
      </w:r>
      <w:r>
        <w:rPr>
          <w:w w:val="110"/>
        </w:rPr>
        <w:t>American</w:t>
      </w:r>
      <w:r>
        <w:rPr>
          <w:spacing w:val="-10"/>
          <w:w w:val="110"/>
        </w:rPr>
        <w:t xml:space="preserve"> </w:t>
      </w:r>
      <w:r>
        <w:rPr>
          <w:w w:val="110"/>
        </w:rPr>
        <w:t xml:space="preserve">Community Survey data for every census block for 2005-2015 to </w:t>
      </w:r>
      <w:r>
        <w:rPr>
          <w:spacing w:val="3"/>
          <w:w w:val="110"/>
        </w:rPr>
        <w:t xml:space="preserve">be </w:t>
      </w:r>
      <w:r>
        <w:rPr>
          <w:w w:val="110"/>
        </w:rPr>
        <w:t>used in our research project.</w:t>
      </w:r>
      <w:r>
        <w:rPr>
          <w:spacing w:val="-21"/>
          <w:w w:val="110"/>
        </w:rPr>
        <w:t xml:space="preserve"> </w:t>
      </w:r>
      <w:r>
        <w:rPr>
          <w:w w:val="110"/>
        </w:rPr>
        <w:t xml:space="preserve">These data are now </w:t>
      </w:r>
      <w:r>
        <w:rPr>
          <w:spacing w:val="-3"/>
          <w:w w:val="110"/>
        </w:rPr>
        <w:t xml:space="preserve">available </w:t>
      </w:r>
      <w:r>
        <w:rPr>
          <w:w w:val="110"/>
        </w:rPr>
        <w:t>to all PDE</w:t>
      </w:r>
      <w:r>
        <w:rPr>
          <w:spacing w:val="17"/>
          <w:w w:val="110"/>
        </w:rPr>
        <w:t xml:space="preserve"> </w:t>
      </w:r>
      <w:r>
        <w:rPr>
          <w:w w:val="110"/>
        </w:rPr>
        <w:t>users.</w:t>
      </w:r>
    </w:p>
    <w:p w:rsidR="00194060" w:rsidRDefault="00194060">
      <w:pPr>
        <w:pStyle w:val="BodyText"/>
        <w:spacing w:before="8"/>
        <w:rPr>
          <w:sz w:val="25"/>
        </w:rPr>
      </w:pPr>
    </w:p>
    <w:p w:rsidR="00194060" w:rsidRDefault="00F75F9A">
      <w:pPr>
        <w:pStyle w:val="Heading2"/>
        <w:numPr>
          <w:ilvl w:val="1"/>
          <w:numId w:val="3"/>
        </w:numPr>
        <w:tabs>
          <w:tab w:val="left" w:pos="801"/>
          <w:tab w:val="left" w:pos="802"/>
        </w:tabs>
        <w:ind w:hanging="681"/>
      </w:pPr>
      <w:r>
        <w:rPr>
          <w:w w:val="115"/>
        </w:rPr>
        <w:t>Data Science</w:t>
      </w:r>
      <w:r>
        <w:rPr>
          <w:spacing w:val="38"/>
          <w:w w:val="115"/>
        </w:rPr>
        <w:t xml:space="preserve"> </w:t>
      </w:r>
      <w:r>
        <w:rPr>
          <w:spacing w:val="-4"/>
          <w:w w:val="115"/>
        </w:rPr>
        <w:t>Framework</w:t>
      </w:r>
    </w:p>
    <w:p w:rsidR="00194060" w:rsidRDefault="00F75F9A">
      <w:pPr>
        <w:pStyle w:val="BodyText"/>
        <w:spacing w:before="213" w:line="312" w:lineRule="auto"/>
        <w:ind w:left="120" w:right="1437"/>
        <w:jc w:val="both"/>
      </w:pPr>
      <w:r>
        <w:rPr>
          <w:spacing w:val="-6"/>
          <w:w w:val="105"/>
        </w:rPr>
        <w:t xml:space="preserve">For </w:t>
      </w:r>
      <w:r>
        <w:rPr>
          <w:w w:val="105"/>
        </w:rPr>
        <w:t xml:space="preserve">each new data source, </w:t>
      </w:r>
      <w:r>
        <w:rPr>
          <w:spacing w:val="-4"/>
          <w:w w:val="105"/>
        </w:rPr>
        <w:t xml:space="preserve">we </w:t>
      </w:r>
      <w:r>
        <w:rPr>
          <w:w w:val="105"/>
        </w:rPr>
        <w:t xml:space="preserve">follow a rigorous yet flexible approach that </w:t>
      </w:r>
      <w:r>
        <w:rPr>
          <w:spacing w:val="-4"/>
          <w:w w:val="105"/>
        </w:rPr>
        <w:t xml:space="preserve">we </w:t>
      </w:r>
      <w:r>
        <w:rPr>
          <w:w w:val="105"/>
        </w:rPr>
        <w:t xml:space="preserve">call our Data Science </w:t>
      </w:r>
      <w:r>
        <w:rPr>
          <w:spacing w:val="-3"/>
          <w:w w:val="105"/>
        </w:rPr>
        <w:t xml:space="preserve">Framework </w:t>
      </w:r>
      <w:r>
        <w:rPr>
          <w:w w:val="105"/>
        </w:rPr>
        <w:t xml:space="preserve">(see Figure 15). Given the research question and working hypotheses, </w:t>
      </w:r>
      <w:r>
        <w:rPr>
          <w:spacing w:val="-3"/>
          <w:w w:val="105"/>
        </w:rPr>
        <w:t xml:space="preserve">we </w:t>
      </w:r>
      <w:r>
        <w:rPr>
          <w:w w:val="105"/>
        </w:rPr>
        <w:t xml:space="preserve">first undertake a data discovery process to identify </w:t>
      </w:r>
      <w:r>
        <w:rPr>
          <w:spacing w:val="-3"/>
          <w:w w:val="105"/>
        </w:rPr>
        <w:t xml:space="preserve">relevant </w:t>
      </w:r>
      <w:r>
        <w:rPr>
          <w:w w:val="105"/>
        </w:rPr>
        <w:t xml:space="preserve">data files  both  within  and  external  to  the  PDE.  Once the data sources are identified and permissions set to allow SDAL to access the data within   the PDE, </w:t>
      </w:r>
      <w:r>
        <w:rPr>
          <w:spacing w:val="-3"/>
          <w:w w:val="105"/>
        </w:rPr>
        <w:t xml:space="preserve">we </w:t>
      </w:r>
      <w:r>
        <w:rPr>
          <w:w w:val="105"/>
        </w:rPr>
        <w:t xml:space="preserve">select </w:t>
      </w:r>
      <w:r>
        <w:rPr>
          <w:spacing w:val="-3"/>
          <w:w w:val="105"/>
        </w:rPr>
        <w:t xml:space="preserve">relevant </w:t>
      </w:r>
      <w:r>
        <w:rPr>
          <w:w w:val="105"/>
        </w:rPr>
        <w:t xml:space="preserve">variables for our analyses, and undertake the process of profiling, cleaning, linking, and exploring as the first step to using the data in modeling and analyses. This stage sometimes </w:t>
      </w:r>
      <w:r>
        <w:rPr>
          <w:spacing w:val="-3"/>
          <w:w w:val="105"/>
        </w:rPr>
        <w:t xml:space="preserve">involves </w:t>
      </w:r>
      <w:r>
        <w:rPr>
          <w:w w:val="105"/>
        </w:rPr>
        <w:t xml:space="preserve">examining the same variables, across files. </w:t>
      </w:r>
      <w:r>
        <w:rPr>
          <w:spacing w:val="-6"/>
          <w:w w:val="105"/>
        </w:rPr>
        <w:t xml:space="preserve">For </w:t>
      </w:r>
      <w:r>
        <w:rPr>
          <w:w w:val="105"/>
        </w:rPr>
        <w:t xml:space="preserve">example, </w:t>
      </w:r>
      <w:r>
        <w:rPr>
          <w:spacing w:val="-4"/>
          <w:w w:val="105"/>
        </w:rPr>
        <w:t xml:space="preserve">we </w:t>
      </w:r>
      <w:r>
        <w:rPr>
          <w:w w:val="105"/>
        </w:rPr>
        <w:t>compared demographics using Master, Transaction, and Analyst files and concluded that the Master File has the most consistent demographic data. Each file has specific data that are especially valuable, for example the Transaction file is used for separation codes and the Army Analyst file for obtaining information on test</w:t>
      </w:r>
      <w:r>
        <w:rPr>
          <w:spacing w:val="43"/>
          <w:w w:val="105"/>
        </w:rPr>
        <w:t xml:space="preserve"> </w:t>
      </w:r>
      <w:r>
        <w:rPr>
          <w:w w:val="105"/>
        </w:rPr>
        <w:t>scores.</w:t>
      </w:r>
    </w:p>
    <w:p w:rsidR="00194060" w:rsidRDefault="00F75F9A">
      <w:pPr>
        <w:pStyle w:val="BodyText"/>
        <w:spacing w:line="312" w:lineRule="auto"/>
        <w:ind w:left="120" w:right="1436" w:firstLine="338"/>
        <w:jc w:val="right"/>
      </w:pPr>
      <w:r>
        <w:rPr>
          <w:w w:val="110"/>
        </w:rPr>
        <w:t xml:space="preserve">Through our research, </w:t>
      </w:r>
      <w:r>
        <w:rPr>
          <w:spacing w:val="-3"/>
          <w:w w:val="110"/>
        </w:rPr>
        <w:t xml:space="preserve">we have </w:t>
      </w:r>
      <w:r>
        <w:rPr>
          <w:w w:val="110"/>
        </w:rPr>
        <w:t>developed a data science framework (see Figure 15)</w:t>
      </w:r>
      <w:r>
        <w:rPr>
          <w:spacing w:val="30"/>
          <w:w w:val="110"/>
        </w:rPr>
        <w:t xml:space="preserve"> </w:t>
      </w:r>
      <w:r>
        <w:rPr>
          <w:w w:val="110"/>
        </w:rPr>
        <w:t>to</w:t>
      </w:r>
      <w:r>
        <w:rPr>
          <w:spacing w:val="2"/>
          <w:w w:val="110"/>
        </w:rPr>
        <w:t xml:space="preserve"> </w:t>
      </w:r>
      <w:r>
        <w:rPr>
          <w:w w:val="110"/>
        </w:rPr>
        <w:t>create</w:t>
      </w:r>
      <w:r>
        <w:rPr>
          <w:w w:val="99"/>
        </w:rPr>
        <w:t xml:space="preserve"> </w:t>
      </w:r>
      <w:r>
        <w:rPr>
          <w:w w:val="110"/>
        </w:rPr>
        <w:t>methods</w:t>
      </w:r>
      <w:r>
        <w:rPr>
          <w:spacing w:val="-28"/>
          <w:w w:val="110"/>
        </w:rPr>
        <w:t xml:space="preserve"> </w:t>
      </w:r>
      <w:r>
        <w:rPr>
          <w:w w:val="110"/>
        </w:rPr>
        <w:t>for</w:t>
      </w:r>
      <w:r>
        <w:rPr>
          <w:spacing w:val="-28"/>
          <w:w w:val="110"/>
        </w:rPr>
        <w:t xml:space="preserve"> </w:t>
      </w:r>
      <w:r>
        <w:rPr>
          <w:w w:val="110"/>
        </w:rPr>
        <w:t>identifying</w:t>
      </w:r>
      <w:r>
        <w:rPr>
          <w:spacing w:val="-27"/>
          <w:w w:val="110"/>
        </w:rPr>
        <w:t xml:space="preserve"> </w:t>
      </w:r>
      <w:r>
        <w:rPr>
          <w:w w:val="110"/>
        </w:rPr>
        <w:t>and</w:t>
      </w:r>
      <w:r>
        <w:rPr>
          <w:spacing w:val="-28"/>
          <w:w w:val="110"/>
        </w:rPr>
        <w:t xml:space="preserve"> </w:t>
      </w:r>
      <w:r>
        <w:rPr>
          <w:w w:val="110"/>
        </w:rPr>
        <w:t>integrating</w:t>
      </w:r>
      <w:r>
        <w:rPr>
          <w:spacing w:val="-27"/>
          <w:w w:val="110"/>
        </w:rPr>
        <w:t xml:space="preserve"> </w:t>
      </w:r>
      <w:r>
        <w:rPr>
          <w:w w:val="110"/>
        </w:rPr>
        <w:t>multiple</w:t>
      </w:r>
      <w:r>
        <w:rPr>
          <w:spacing w:val="-28"/>
          <w:w w:val="110"/>
        </w:rPr>
        <w:t xml:space="preserve"> </w:t>
      </w:r>
      <w:r>
        <w:rPr>
          <w:w w:val="110"/>
        </w:rPr>
        <w:t>data</w:t>
      </w:r>
      <w:r>
        <w:rPr>
          <w:spacing w:val="-27"/>
          <w:w w:val="110"/>
        </w:rPr>
        <w:t xml:space="preserve"> </w:t>
      </w:r>
      <w:r>
        <w:rPr>
          <w:w w:val="110"/>
        </w:rPr>
        <w:t>sources</w:t>
      </w:r>
      <w:r>
        <w:rPr>
          <w:spacing w:val="-28"/>
          <w:w w:val="110"/>
        </w:rPr>
        <w:t xml:space="preserve"> </w:t>
      </w:r>
      <w:r>
        <w:rPr>
          <w:w w:val="110"/>
        </w:rPr>
        <w:t>to</w:t>
      </w:r>
      <w:r>
        <w:rPr>
          <w:spacing w:val="-27"/>
          <w:w w:val="110"/>
        </w:rPr>
        <w:t xml:space="preserve"> </w:t>
      </w:r>
      <w:r>
        <w:rPr>
          <w:w w:val="110"/>
        </w:rPr>
        <w:t>address</w:t>
      </w:r>
      <w:r>
        <w:rPr>
          <w:spacing w:val="-28"/>
          <w:w w:val="110"/>
        </w:rPr>
        <w:t xml:space="preserve"> </w:t>
      </w:r>
      <w:r>
        <w:rPr>
          <w:w w:val="110"/>
        </w:rPr>
        <w:t>specific</w:t>
      </w:r>
      <w:r>
        <w:rPr>
          <w:spacing w:val="-27"/>
          <w:w w:val="110"/>
        </w:rPr>
        <w:t xml:space="preserve"> </w:t>
      </w:r>
      <w:r>
        <w:rPr>
          <w:w w:val="110"/>
        </w:rPr>
        <w:t>research</w:t>
      </w:r>
      <w:r>
        <w:rPr>
          <w:spacing w:val="-28"/>
          <w:w w:val="110"/>
        </w:rPr>
        <w:t xml:space="preserve"> </w:t>
      </w:r>
      <w:r>
        <w:rPr>
          <w:w w:val="110"/>
        </w:rPr>
        <w:t>questions.</w:t>
      </w:r>
      <w:r>
        <w:rPr>
          <w:w w:val="106"/>
        </w:rPr>
        <w:t xml:space="preserve"> </w:t>
      </w:r>
      <w:r>
        <w:rPr>
          <w:b/>
          <w:w w:val="110"/>
        </w:rPr>
        <w:t xml:space="preserve">Data Discovery </w:t>
      </w:r>
      <w:r>
        <w:rPr>
          <w:w w:val="110"/>
        </w:rPr>
        <w:t>identifies data that naturally exist, including administrative,</w:t>
      </w:r>
      <w:r>
        <w:rPr>
          <w:spacing w:val="8"/>
          <w:w w:val="110"/>
        </w:rPr>
        <w:t xml:space="preserve"> </w:t>
      </w:r>
      <w:r>
        <w:rPr>
          <w:w w:val="110"/>
        </w:rPr>
        <w:t>previously</w:t>
      </w:r>
      <w:r>
        <w:rPr>
          <w:spacing w:val="12"/>
          <w:w w:val="110"/>
        </w:rPr>
        <w:t xml:space="preserve"> </w:t>
      </w:r>
      <w:r>
        <w:rPr>
          <w:w w:val="110"/>
        </w:rPr>
        <w:t>de-</w:t>
      </w:r>
      <w:r>
        <w:rPr>
          <w:w w:val="103"/>
        </w:rPr>
        <w:t xml:space="preserve"> </w:t>
      </w:r>
      <w:r>
        <w:rPr>
          <w:w w:val="110"/>
        </w:rPr>
        <w:t>signed</w:t>
      </w:r>
      <w:r>
        <w:rPr>
          <w:spacing w:val="10"/>
          <w:w w:val="110"/>
        </w:rPr>
        <w:t xml:space="preserve"> </w:t>
      </w:r>
      <w:r>
        <w:rPr>
          <w:w w:val="110"/>
        </w:rPr>
        <w:t>data</w:t>
      </w:r>
      <w:r>
        <w:rPr>
          <w:spacing w:val="10"/>
          <w:w w:val="110"/>
        </w:rPr>
        <w:t xml:space="preserve"> </w:t>
      </w:r>
      <w:r>
        <w:rPr>
          <w:w w:val="110"/>
        </w:rPr>
        <w:t>collections,</w:t>
      </w:r>
      <w:r>
        <w:rPr>
          <w:spacing w:val="14"/>
          <w:w w:val="110"/>
        </w:rPr>
        <w:t xml:space="preserve"> </w:t>
      </w:r>
      <w:r>
        <w:rPr>
          <w:w w:val="110"/>
        </w:rPr>
        <w:t>opportunity,</w:t>
      </w:r>
      <w:r>
        <w:rPr>
          <w:spacing w:val="14"/>
          <w:w w:val="110"/>
        </w:rPr>
        <w:t xml:space="preserve"> </w:t>
      </w:r>
      <w:r>
        <w:rPr>
          <w:w w:val="110"/>
        </w:rPr>
        <w:t>and</w:t>
      </w:r>
      <w:r>
        <w:rPr>
          <w:spacing w:val="10"/>
          <w:w w:val="110"/>
        </w:rPr>
        <w:t xml:space="preserve"> </w:t>
      </w:r>
      <w:r>
        <w:rPr>
          <w:w w:val="110"/>
        </w:rPr>
        <w:t>procedural</w:t>
      </w:r>
      <w:r>
        <w:rPr>
          <w:spacing w:val="11"/>
          <w:w w:val="110"/>
        </w:rPr>
        <w:t xml:space="preserve"> </w:t>
      </w:r>
      <w:r>
        <w:rPr>
          <w:w w:val="110"/>
        </w:rPr>
        <w:t>data.</w:t>
      </w:r>
      <w:r>
        <w:rPr>
          <w:spacing w:val="54"/>
          <w:w w:val="110"/>
        </w:rPr>
        <w:t xml:space="preserve"> </w:t>
      </w:r>
      <w:r>
        <w:rPr>
          <w:w w:val="110"/>
        </w:rPr>
        <w:t>These</w:t>
      </w:r>
      <w:r>
        <w:rPr>
          <w:spacing w:val="10"/>
          <w:w w:val="110"/>
        </w:rPr>
        <w:t xml:space="preserve"> </w:t>
      </w:r>
      <w:r>
        <w:rPr>
          <w:w w:val="110"/>
        </w:rPr>
        <w:t>data</w:t>
      </w:r>
      <w:r>
        <w:rPr>
          <w:spacing w:val="11"/>
          <w:w w:val="110"/>
        </w:rPr>
        <w:t xml:space="preserve"> </w:t>
      </w:r>
      <w:r>
        <w:rPr>
          <w:w w:val="110"/>
        </w:rPr>
        <w:t>sources</w:t>
      </w:r>
      <w:r>
        <w:rPr>
          <w:spacing w:val="10"/>
          <w:w w:val="110"/>
        </w:rPr>
        <w:t xml:space="preserve"> </w:t>
      </w:r>
      <w:r>
        <w:rPr>
          <w:w w:val="110"/>
        </w:rPr>
        <w:t>are</w:t>
      </w:r>
      <w:r>
        <w:rPr>
          <w:spacing w:val="10"/>
          <w:w w:val="110"/>
        </w:rPr>
        <w:t xml:space="preserve"> </w:t>
      </w:r>
      <w:r>
        <w:rPr>
          <w:w w:val="110"/>
        </w:rPr>
        <w:t>likely</w:t>
      </w:r>
      <w:r>
        <w:rPr>
          <w:spacing w:val="12"/>
          <w:w w:val="110"/>
        </w:rPr>
        <w:t xml:space="preserve"> </w:t>
      </w:r>
      <w:r>
        <w:rPr>
          <w:w w:val="110"/>
        </w:rPr>
        <w:t>to</w:t>
      </w:r>
      <w:r>
        <w:rPr>
          <w:spacing w:val="11"/>
          <w:w w:val="110"/>
        </w:rPr>
        <w:t xml:space="preserve"> </w:t>
      </w:r>
      <w:r>
        <w:rPr>
          <w:spacing w:val="-3"/>
          <w:w w:val="110"/>
        </w:rPr>
        <w:t>have</w:t>
      </w:r>
    </w:p>
    <w:p w:rsidR="00194060" w:rsidRDefault="00194060">
      <w:pPr>
        <w:spacing w:line="312" w:lineRule="auto"/>
        <w:jc w:val="right"/>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7"/>
        <w:jc w:val="both"/>
      </w:pPr>
      <w:r>
        <w:rPr>
          <w:w w:val="105"/>
        </w:rPr>
        <w:lastRenderedPageBreak/>
        <w:t>been collected for other reasons, other than the problem at hand, and require repurposing to mea- sure concepts of interest. Once discovered, the data sources are inventoried and then screened to determine</w:t>
      </w:r>
      <w:r>
        <w:rPr>
          <w:spacing w:val="15"/>
          <w:w w:val="105"/>
        </w:rPr>
        <w:t xml:space="preserve"> </w:t>
      </w:r>
      <w:r>
        <w:rPr>
          <w:w w:val="105"/>
        </w:rPr>
        <w:t>which</w:t>
      </w:r>
      <w:r>
        <w:rPr>
          <w:spacing w:val="16"/>
          <w:w w:val="105"/>
        </w:rPr>
        <w:t xml:space="preserve"> </w:t>
      </w:r>
      <w:r>
        <w:rPr>
          <w:w w:val="105"/>
        </w:rPr>
        <w:t>are</w:t>
      </w:r>
      <w:r>
        <w:rPr>
          <w:spacing w:val="16"/>
          <w:w w:val="105"/>
        </w:rPr>
        <w:t xml:space="preserve"> </w:t>
      </w:r>
      <w:r>
        <w:rPr>
          <w:w w:val="105"/>
        </w:rPr>
        <w:t>useful</w:t>
      </w:r>
      <w:r>
        <w:rPr>
          <w:spacing w:val="16"/>
          <w:w w:val="105"/>
        </w:rPr>
        <w:t xml:space="preserve"> </w:t>
      </w:r>
      <w:r>
        <w:rPr>
          <w:w w:val="105"/>
        </w:rPr>
        <w:t>to</w:t>
      </w:r>
      <w:r>
        <w:rPr>
          <w:spacing w:val="17"/>
          <w:w w:val="105"/>
        </w:rPr>
        <w:t xml:space="preserve"> </w:t>
      </w:r>
      <w:r>
        <w:rPr>
          <w:w w:val="105"/>
        </w:rPr>
        <w:t>acquire</w:t>
      </w:r>
      <w:r>
        <w:rPr>
          <w:spacing w:val="16"/>
          <w:w w:val="105"/>
        </w:rPr>
        <w:t xml:space="preserve"> </w:t>
      </w:r>
      <w:r>
        <w:rPr>
          <w:w w:val="105"/>
        </w:rPr>
        <w:t>for</w:t>
      </w:r>
      <w:r>
        <w:rPr>
          <w:spacing w:val="16"/>
          <w:w w:val="105"/>
        </w:rPr>
        <w:t xml:space="preserve"> </w:t>
      </w:r>
      <w:r>
        <w:rPr>
          <w:w w:val="105"/>
        </w:rPr>
        <w:t>the</w:t>
      </w:r>
      <w:r>
        <w:rPr>
          <w:spacing w:val="17"/>
          <w:w w:val="105"/>
        </w:rPr>
        <w:t xml:space="preserve"> </w:t>
      </w:r>
      <w:r>
        <w:rPr>
          <w:w w:val="105"/>
        </w:rPr>
        <w:t>intended</w:t>
      </w:r>
      <w:r>
        <w:rPr>
          <w:spacing w:val="16"/>
          <w:w w:val="105"/>
        </w:rPr>
        <w:t xml:space="preserve"> </w:t>
      </w:r>
      <w:r>
        <w:rPr>
          <w:w w:val="105"/>
        </w:rPr>
        <w:t>research</w:t>
      </w:r>
      <w:r>
        <w:rPr>
          <w:spacing w:val="17"/>
          <w:w w:val="105"/>
        </w:rPr>
        <w:t xml:space="preserve"> </w:t>
      </w:r>
      <w:r>
        <w:rPr>
          <w:w w:val="105"/>
        </w:rPr>
        <w:t>questions.</w:t>
      </w:r>
    </w:p>
    <w:p w:rsidR="00194060" w:rsidRDefault="00F75F9A">
      <w:pPr>
        <w:pStyle w:val="BodyText"/>
        <w:spacing w:line="312" w:lineRule="auto"/>
        <w:ind w:left="120" w:right="1437" w:firstLine="338"/>
        <w:jc w:val="both"/>
      </w:pPr>
      <w:r>
        <w:rPr>
          <w:b/>
          <w:w w:val="105"/>
        </w:rPr>
        <w:t xml:space="preserve">Data Ingestion and Governance </w:t>
      </w:r>
      <w:r>
        <w:rPr>
          <w:spacing w:val="-3"/>
          <w:w w:val="105"/>
        </w:rPr>
        <w:t xml:space="preserve">involves </w:t>
      </w:r>
      <w:r>
        <w:rPr>
          <w:w w:val="105"/>
        </w:rPr>
        <w:t xml:space="preserve">the quality assessment of the data sources through data profiling to evaluate the representativeness, timeliness, </w:t>
      </w:r>
      <w:r>
        <w:rPr>
          <w:spacing w:val="-3"/>
          <w:w w:val="105"/>
        </w:rPr>
        <w:t xml:space="preserve">accuracy, </w:t>
      </w:r>
      <w:r>
        <w:rPr>
          <w:w w:val="105"/>
        </w:rPr>
        <w:t xml:space="preserve">consistency, completeness, reliability, and relevance of the data.  The ingestion process needs to capture all known metadata  and provenance to help guide the profiling processes and inform the data preparation steps.  The  data </w:t>
      </w:r>
      <w:r>
        <w:rPr>
          <w:spacing w:val="-3"/>
          <w:w w:val="105"/>
        </w:rPr>
        <w:t xml:space="preserve">may </w:t>
      </w:r>
      <w:r>
        <w:rPr>
          <w:w w:val="105"/>
        </w:rPr>
        <w:t xml:space="preserve">come from many difference sources. The governance (e.g., access and privacy) that surrounds the data needs to </w:t>
      </w:r>
      <w:r>
        <w:rPr>
          <w:spacing w:val="3"/>
          <w:w w:val="105"/>
        </w:rPr>
        <w:t xml:space="preserve">be </w:t>
      </w:r>
      <w:r>
        <w:rPr>
          <w:w w:val="105"/>
        </w:rPr>
        <w:t>captured and adhered to during the data linkage steps. Data exploration combines and explores the data to gain an understanding of the spatial and temporal biases</w:t>
      </w:r>
      <w:r>
        <w:rPr>
          <w:spacing w:val="14"/>
          <w:w w:val="105"/>
        </w:rPr>
        <w:t xml:space="preserve"> </w:t>
      </w:r>
      <w:r>
        <w:rPr>
          <w:w w:val="105"/>
        </w:rPr>
        <w:t>and</w:t>
      </w:r>
      <w:r>
        <w:rPr>
          <w:spacing w:val="14"/>
          <w:w w:val="105"/>
        </w:rPr>
        <w:t xml:space="preserve"> </w:t>
      </w:r>
      <w:r>
        <w:rPr>
          <w:w w:val="105"/>
        </w:rPr>
        <w:t>coverage</w:t>
      </w:r>
      <w:r>
        <w:rPr>
          <w:spacing w:val="14"/>
          <w:w w:val="105"/>
        </w:rPr>
        <w:t xml:space="preserve"> </w:t>
      </w:r>
      <w:r>
        <w:rPr>
          <w:w w:val="105"/>
        </w:rPr>
        <w:t>relative</w:t>
      </w:r>
      <w:r>
        <w:rPr>
          <w:spacing w:val="15"/>
          <w:w w:val="105"/>
        </w:rPr>
        <w:t xml:space="preserve"> </w:t>
      </w:r>
      <w:r>
        <w:rPr>
          <w:w w:val="105"/>
        </w:rPr>
        <w:t>to</w:t>
      </w:r>
      <w:r>
        <w:rPr>
          <w:spacing w:val="14"/>
          <w:w w:val="105"/>
        </w:rPr>
        <w:t xml:space="preserve"> </w:t>
      </w:r>
      <w:r>
        <w:rPr>
          <w:w w:val="105"/>
        </w:rPr>
        <w:t>the</w:t>
      </w:r>
      <w:r>
        <w:rPr>
          <w:spacing w:val="15"/>
          <w:w w:val="105"/>
        </w:rPr>
        <w:t xml:space="preserve"> </w:t>
      </w:r>
      <w:r>
        <w:rPr>
          <w:w w:val="105"/>
        </w:rPr>
        <w:t>specific</w:t>
      </w:r>
      <w:r>
        <w:rPr>
          <w:spacing w:val="15"/>
          <w:w w:val="105"/>
        </w:rPr>
        <w:t xml:space="preserve"> </w:t>
      </w:r>
      <w:r>
        <w:rPr>
          <w:w w:val="105"/>
        </w:rPr>
        <w:t>research</w:t>
      </w:r>
      <w:r>
        <w:rPr>
          <w:spacing w:val="14"/>
          <w:w w:val="105"/>
        </w:rPr>
        <w:t xml:space="preserve"> </w:t>
      </w:r>
      <w:r>
        <w:rPr>
          <w:w w:val="105"/>
        </w:rPr>
        <w:t>questions.</w:t>
      </w:r>
    </w:p>
    <w:p w:rsidR="00194060" w:rsidRDefault="00F75F9A">
      <w:pPr>
        <w:pStyle w:val="BodyText"/>
        <w:spacing w:line="312" w:lineRule="auto"/>
        <w:ind w:left="119" w:right="1437" w:firstLine="338"/>
        <w:jc w:val="both"/>
      </w:pPr>
      <w:r>
        <w:rPr>
          <w:b/>
          <w:w w:val="110"/>
        </w:rPr>
        <w:t xml:space="preserve">Fitness-for-Use Assessment and Statistical Modeling and Data Analyses </w:t>
      </w:r>
      <w:r>
        <w:rPr>
          <w:w w:val="110"/>
        </w:rPr>
        <w:t>are tightly coupled. Given a particular analysis, fitness-for-use of the associated data is a characterization</w:t>
      </w:r>
      <w:r>
        <w:rPr>
          <w:spacing w:val="-41"/>
          <w:w w:val="110"/>
        </w:rPr>
        <w:t xml:space="preserve"> </w:t>
      </w:r>
      <w:r>
        <w:rPr>
          <w:w w:val="110"/>
        </w:rPr>
        <w:t>of the information content in the data that can support the particular analysis. This is a function of the statistical model(s) used, the data quality needs of the model(s), and the data coverage needs of the model(s). Of note, the statistical modeling and analyses step is considered broadly in this framework and includes</w:t>
      </w:r>
      <w:r>
        <w:rPr>
          <w:spacing w:val="30"/>
          <w:w w:val="110"/>
        </w:rPr>
        <w:t xml:space="preserve"> </w:t>
      </w:r>
      <w:r>
        <w:rPr>
          <w:w w:val="110"/>
        </w:rPr>
        <w:t>evaluation.</w:t>
      </w:r>
    </w:p>
    <w:p w:rsidR="00194060" w:rsidRDefault="00F75F9A">
      <w:pPr>
        <w:pStyle w:val="BodyText"/>
        <w:spacing w:line="312" w:lineRule="auto"/>
        <w:ind w:left="119" w:right="1437" w:firstLine="338"/>
        <w:jc w:val="both"/>
      </w:pPr>
      <w:r>
        <w:rPr>
          <w:w w:val="110"/>
        </w:rPr>
        <w:t>The</w:t>
      </w:r>
      <w:r>
        <w:rPr>
          <w:spacing w:val="-22"/>
          <w:w w:val="110"/>
        </w:rPr>
        <w:t xml:space="preserve"> </w:t>
      </w:r>
      <w:r>
        <w:rPr>
          <w:w w:val="110"/>
        </w:rPr>
        <w:t>components</w:t>
      </w:r>
      <w:r>
        <w:rPr>
          <w:spacing w:val="-21"/>
          <w:w w:val="110"/>
        </w:rPr>
        <w:t xml:space="preserve"> </w:t>
      </w:r>
      <w:r>
        <w:rPr>
          <w:w w:val="110"/>
        </w:rPr>
        <w:t>in</w:t>
      </w:r>
      <w:r>
        <w:rPr>
          <w:spacing w:val="-21"/>
          <w:w w:val="110"/>
        </w:rPr>
        <w:t xml:space="preserve"> </w:t>
      </w:r>
      <w:r>
        <w:rPr>
          <w:w w:val="110"/>
        </w:rPr>
        <w:t>the</w:t>
      </w:r>
      <w:r>
        <w:rPr>
          <w:spacing w:val="-21"/>
          <w:w w:val="110"/>
        </w:rPr>
        <w:t xml:space="preserve"> </w:t>
      </w:r>
      <w:r>
        <w:rPr>
          <w:w w:val="110"/>
        </w:rPr>
        <w:t>data</w:t>
      </w:r>
      <w:r>
        <w:rPr>
          <w:spacing w:val="-21"/>
          <w:w w:val="110"/>
        </w:rPr>
        <w:t xml:space="preserve"> </w:t>
      </w:r>
      <w:r>
        <w:rPr>
          <w:w w:val="110"/>
        </w:rPr>
        <w:t>science</w:t>
      </w:r>
      <w:r>
        <w:rPr>
          <w:spacing w:val="-20"/>
          <w:w w:val="110"/>
        </w:rPr>
        <w:t xml:space="preserve"> </w:t>
      </w:r>
      <w:r>
        <w:rPr>
          <w:w w:val="110"/>
        </w:rPr>
        <w:t>framework</w:t>
      </w:r>
      <w:r>
        <w:rPr>
          <w:spacing w:val="-22"/>
          <w:w w:val="110"/>
        </w:rPr>
        <w:t xml:space="preserve"> </w:t>
      </w:r>
      <w:r>
        <w:rPr>
          <w:w w:val="110"/>
        </w:rPr>
        <w:t>are</w:t>
      </w:r>
      <w:r>
        <w:rPr>
          <w:spacing w:val="-22"/>
          <w:w w:val="110"/>
        </w:rPr>
        <w:t xml:space="preserve"> </w:t>
      </w:r>
      <w:r>
        <w:rPr>
          <w:w w:val="110"/>
        </w:rPr>
        <w:t>based</w:t>
      </w:r>
      <w:r>
        <w:rPr>
          <w:spacing w:val="-20"/>
          <w:w w:val="110"/>
        </w:rPr>
        <w:t xml:space="preserve"> </w:t>
      </w:r>
      <w:r>
        <w:rPr>
          <w:w w:val="110"/>
        </w:rPr>
        <w:t>on</w:t>
      </w:r>
      <w:r>
        <w:rPr>
          <w:spacing w:val="-22"/>
          <w:w w:val="110"/>
        </w:rPr>
        <w:t xml:space="preserve"> </w:t>
      </w:r>
      <w:r>
        <w:rPr>
          <w:w w:val="110"/>
        </w:rPr>
        <w:t>scientific</w:t>
      </w:r>
      <w:r>
        <w:rPr>
          <w:spacing w:val="-21"/>
          <w:w w:val="110"/>
        </w:rPr>
        <w:t xml:space="preserve"> </w:t>
      </w:r>
      <w:r>
        <w:rPr>
          <w:w w:val="110"/>
        </w:rPr>
        <w:t>principles,</w:t>
      </w:r>
      <w:r>
        <w:rPr>
          <w:spacing w:val="-19"/>
          <w:w w:val="110"/>
        </w:rPr>
        <w:t xml:space="preserve"> </w:t>
      </w:r>
      <w:r>
        <w:rPr>
          <w:w w:val="110"/>
        </w:rPr>
        <w:t>from</w:t>
      </w:r>
      <w:r>
        <w:rPr>
          <w:spacing w:val="-21"/>
          <w:w w:val="110"/>
        </w:rPr>
        <w:t xml:space="preserve"> </w:t>
      </w:r>
      <w:r>
        <w:rPr>
          <w:w w:val="110"/>
        </w:rPr>
        <w:t>the</w:t>
      </w:r>
      <w:r>
        <w:rPr>
          <w:spacing w:val="-21"/>
          <w:w w:val="110"/>
        </w:rPr>
        <w:t xml:space="preserve"> </w:t>
      </w:r>
      <w:r>
        <w:rPr>
          <w:w w:val="110"/>
        </w:rPr>
        <w:t>engi- neering</w:t>
      </w:r>
      <w:r>
        <w:rPr>
          <w:spacing w:val="-16"/>
          <w:w w:val="110"/>
        </w:rPr>
        <w:t xml:space="preserve"> </w:t>
      </w:r>
      <w:r>
        <w:rPr>
          <w:w w:val="110"/>
        </w:rPr>
        <w:t>and</w:t>
      </w:r>
      <w:r>
        <w:rPr>
          <w:spacing w:val="-16"/>
          <w:w w:val="110"/>
        </w:rPr>
        <w:t xml:space="preserve"> </w:t>
      </w:r>
      <w:r>
        <w:rPr>
          <w:w w:val="110"/>
        </w:rPr>
        <w:t>computational</w:t>
      </w:r>
      <w:r>
        <w:rPr>
          <w:spacing w:val="-15"/>
          <w:w w:val="110"/>
        </w:rPr>
        <w:t xml:space="preserve"> </w:t>
      </w:r>
      <w:r>
        <w:rPr>
          <w:w w:val="110"/>
        </w:rPr>
        <w:t>fields,</w:t>
      </w:r>
      <w:r>
        <w:rPr>
          <w:spacing w:val="-15"/>
          <w:w w:val="110"/>
        </w:rPr>
        <w:t xml:space="preserve"> </w:t>
      </w:r>
      <w:r>
        <w:rPr>
          <w:w w:val="110"/>
        </w:rPr>
        <w:t>e.g.,</w:t>
      </w:r>
      <w:r>
        <w:rPr>
          <w:spacing w:val="-14"/>
          <w:w w:val="110"/>
        </w:rPr>
        <w:t xml:space="preserve"> </w:t>
      </w:r>
      <w:r>
        <w:rPr>
          <w:w w:val="110"/>
        </w:rPr>
        <w:t>statistical</w:t>
      </w:r>
      <w:r>
        <w:rPr>
          <w:spacing w:val="-15"/>
          <w:w w:val="110"/>
        </w:rPr>
        <w:t xml:space="preserve"> </w:t>
      </w:r>
      <w:r>
        <w:rPr>
          <w:w w:val="110"/>
        </w:rPr>
        <w:t>process</w:t>
      </w:r>
      <w:r>
        <w:rPr>
          <w:spacing w:val="-16"/>
          <w:w w:val="110"/>
        </w:rPr>
        <w:t xml:space="preserve"> </w:t>
      </w:r>
      <w:r>
        <w:rPr>
          <w:w w:val="110"/>
        </w:rPr>
        <w:t>control,</w:t>
      </w:r>
      <w:r>
        <w:rPr>
          <w:spacing w:val="-14"/>
          <w:w w:val="110"/>
        </w:rPr>
        <w:t xml:space="preserve"> </w:t>
      </w:r>
      <w:r>
        <w:rPr>
          <w:spacing w:val="-4"/>
          <w:w w:val="110"/>
        </w:rPr>
        <w:t>Total</w:t>
      </w:r>
      <w:r>
        <w:rPr>
          <w:spacing w:val="-16"/>
          <w:w w:val="110"/>
        </w:rPr>
        <w:t xml:space="preserve"> </w:t>
      </w:r>
      <w:r>
        <w:rPr>
          <w:w w:val="110"/>
        </w:rPr>
        <w:t>Data</w:t>
      </w:r>
      <w:r>
        <w:rPr>
          <w:spacing w:val="-15"/>
          <w:w w:val="110"/>
        </w:rPr>
        <w:t xml:space="preserve"> </w:t>
      </w:r>
      <w:r>
        <w:rPr>
          <w:w w:val="110"/>
        </w:rPr>
        <w:t>Quality</w:t>
      </w:r>
      <w:r>
        <w:rPr>
          <w:spacing w:val="-16"/>
          <w:w w:val="110"/>
        </w:rPr>
        <w:t xml:space="preserve"> </w:t>
      </w:r>
      <w:r>
        <w:rPr>
          <w:w w:val="110"/>
        </w:rPr>
        <w:t>Management, visualization tools, and simulation experiments. The processes represented in our framework are critical for creating defensible and repeatable</w:t>
      </w:r>
      <w:r>
        <w:rPr>
          <w:spacing w:val="54"/>
          <w:w w:val="110"/>
        </w:rPr>
        <w:t xml:space="preserve"> </w:t>
      </w:r>
      <w:r>
        <w:rPr>
          <w:w w:val="110"/>
        </w:rPr>
        <w:t>measures.</w:t>
      </w:r>
    </w:p>
    <w:p w:rsidR="00194060" w:rsidRDefault="00194060">
      <w:pPr>
        <w:pStyle w:val="BodyText"/>
        <w:spacing w:before="6"/>
        <w:rPr>
          <w:sz w:val="25"/>
        </w:rPr>
      </w:pPr>
    </w:p>
    <w:p w:rsidR="00194060" w:rsidRDefault="00F75F9A">
      <w:pPr>
        <w:pStyle w:val="Heading2"/>
        <w:numPr>
          <w:ilvl w:val="1"/>
          <w:numId w:val="3"/>
        </w:numPr>
        <w:tabs>
          <w:tab w:val="left" w:pos="801"/>
          <w:tab w:val="left" w:pos="802"/>
        </w:tabs>
        <w:ind w:hanging="681"/>
      </w:pPr>
      <w:r>
        <w:rPr>
          <w:w w:val="115"/>
        </w:rPr>
        <w:t>Data sources added to the</w:t>
      </w:r>
      <w:r>
        <w:rPr>
          <w:spacing w:val="30"/>
          <w:w w:val="115"/>
        </w:rPr>
        <w:t xml:space="preserve"> </w:t>
      </w:r>
      <w:r>
        <w:rPr>
          <w:w w:val="115"/>
        </w:rPr>
        <w:t>PDE</w:t>
      </w:r>
    </w:p>
    <w:p w:rsidR="00194060" w:rsidRDefault="00F75F9A">
      <w:pPr>
        <w:pStyle w:val="BodyText"/>
        <w:spacing w:before="212" w:line="312" w:lineRule="auto"/>
        <w:ind w:left="119" w:right="1437"/>
        <w:jc w:val="both"/>
      </w:pPr>
      <w:r>
        <w:rPr>
          <w:w w:val="105"/>
        </w:rPr>
        <w:t>We identified data sources and explored their use for describing and modeling attrition. We have currently acquired the DOD/U.S. Army data files listed in Table 4. We also developed a data source map (see Figure 16) that captures the relationships between the data files and lays the ground work for how the data can be linked.</w:t>
      </w:r>
    </w:p>
    <w:p w:rsidR="00194060" w:rsidRDefault="00194060">
      <w:pPr>
        <w:pStyle w:val="BodyText"/>
        <w:spacing w:before="8"/>
        <w:rPr>
          <w:sz w:val="25"/>
        </w:rPr>
      </w:pPr>
    </w:p>
    <w:p w:rsidR="00194060" w:rsidRDefault="00F75F9A">
      <w:pPr>
        <w:pStyle w:val="Heading2"/>
        <w:numPr>
          <w:ilvl w:val="1"/>
          <w:numId w:val="3"/>
        </w:numPr>
        <w:tabs>
          <w:tab w:val="left" w:pos="801"/>
          <w:tab w:val="left" w:pos="802"/>
        </w:tabs>
        <w:ind w:hanging="681"/>
      </w:pPr>
      <w:r>
        <w:rPr>
          <w:w w:val="115"/>
        </w:rPr>
        <w:t>Modeling and computation within the</w:t>
      </w:r>
      <w:r>
        <w:rPr>
          <w:spacing w:val="28"/>
          <w:w w:val="115"/>
        </w:rPr>
        <w:t xml:space="preserve"> </w:t>
      </w:r>
      <w:r>
        <w:rPr>
          <w:w w:val="115"/>
        </w:rPr>
        <w:t>PDE</w:t>
      </w:r>
    </w:p>
    <w:p w:rsidR="00194060" w:rsidRDefault="00F75F9A">
      <w:pPr>
        <w:pStyle w:val="BodyText"/>
        <w:spacing w:before="213" w:line="312" w:lineRule="auto"/>
        <w:ind w:left="119" w:right="1437"/>
        <w:jc w:val="both"/>
      </w:pPr>
      <w:r>
        <w:rPr>
          <w:spacing w:val="-9"/>
          <w:w w:val="110"/>
        </w:rPr>
        <w:t xml:space="preserve">We </w:t>
      </w:r>
      <w:r>
        <w:rPr>
          <w:w w:val="110"/>
        </w:rPr>
        <w:t xml:space="preserve">constructed a virtual environment within the PDE to access, profile, clean, integration, and explore the data, and then create statistical models and analyze the results (see Figure 15). </w:t>
      </w:r>
      <w:r>
        <w:rPr>
          <w:spacing w:val="-10"/>
          <w:w w:val="110"/>
        </w:rPr>
        <w:t xml:space="preserve">We </w:t>
      </w:r>
      <w:r>
        <w:rPr>
          <w:w w:val="110"/>
        </w:rPr>
        <w:t>discovered,</w:t>
      </w:r>
      <w:r>
        <w:rPr>
          <w:spacing w:val="-19"/>
          <w:w w:val="110"/>
        </w:rPr>
        <w:t xml:space="preserve"> </w:t>
      </w:r>
      <w:r>
        <w:rPr>
          <w:w w:val="110"/>
        </w:rPr>
        <w:t>accessed,</w:t>
      </w:r>
      <w:r>
        <w:rPr>
          <w:spacing w:val="-18"/>
          <w:w w:val="110"/>
        </w:rPr>
        <w:t xml:space="preserve"> </w:t>
      </w:r>
      <w:r>
        <w:rPr>
          <w:w w:val="110"/>
        </w:rPr>
        <w:t>profiled,</w:t>
      </w:r>
      <w:r>
        <w:rPr>
          <w:spacing w:val="-18"/>
          <w:w w:val="110"/>
        </w:rPr>
        <w:t xml:space="preserve"> </w:t>
      </w:r>
      <w:r>
        <w:rPr>
          <w:w w:val="110"/>
        </w:rPr>
        <w:t>and</w:t>
      </w:r>
      <w:r>
        <w:rPr>
          <w:spacing w:val="-19"/>
          <w:w w:val="110"/>
        </w:rPr>
        <w:t xml:space="preserve"> </w:t>
      </w:r>
      <w:r>
        <w:rPr>
          <w:w w:val="110"/>
        </w:rPr>
        <w:t>transformed</w:t>
      </w:r>
      <w:r>
        <w:rPr>
          <w:spacing w:val="-18"/>
          <w:w w:val="110"/>
        </w:rPr>
        <w:t xml:space="preserve"> </w:t>
      </w:r>
      <w:r>
        <w:rPr>
          <w:spacing w:val="-4"/>
          <w:w w:val="110"/>
        </w:rPr>
        <w:t>over</w:t>
      </w:r>
      <w:r>
        <w:rPr>
          <w:spacing w:val="-18"/>
          <w:w w:val="110"/>
        </w:rPr>
        <w:t xml:space="preserve"> </w:t>
      </w:r>
      <w:r>
        <w:rPr>
          <w:w w:val="110"/>
        </w:rPr>
        <w:t>200</w:t>
      </w:r>
      <w:r>
        <w:rPr>
          <w:spacing w:val="-19"/>
          <w:w w:val="110"/>
        </w:rPr>
        <w:t xml:space="preserve"> </w:t>
      </w:r>
      <w:r>
        <w:rPr>
          <w:w w:val="110"/>
        </w:rPr>
        <w:t>variables</w:t>
      </w:r>
      <w:r>
        <w:rPr>
          <w:spacing w:val="-19"/>
          <w:w w:val="110"/>
        </w:rPr>
        <w:t xml:space="preserve"> </w:t>
      </w:r>
      <w:r>
        <w:rPr>
          <w:w w:val="110"/>
        </w:rPr>
        <w:t>using</w:t>
      </w:r>
      <w:r>
        <w:rPr>
          <w:spacing w:val="-18"/>
          <w:w w:val="110"/>
        </w:rPr>
        <w:t xml:space="preserve"> </w:t>
      </w:r>
      <w:r>
        <w:rPr>
          <w:w w:val="110"/>
        </w:rPr>
        <w:t>three</w:t>
      </w:r>
      <w:r>
        <w:rPr>
          <w:spacing w:val="-19"/>
          <w:w w:val="110"/>
        </w:rPr>
        <w:t xml:space="preserve"> </w:t>
      </w:r>
      <w:r>
        <w:rPr>
          <w:w w:val="110"/>
        </w:rPr>
        <w:t>large</w:t>
      </w:r>
      <w:r>
        <w:rPr>
          <w:spacing w:val="-18"/>
          <w:w w:val="110"/>
        </w:rPr>
        <w:t xml:space="preserve"> </w:t>
      </w:r>
      <w:r>
        <w:rPr>
          <w:w w:val="110"/>
        </w:rPr>
        <w:t>administrative files</w:t>
      </w:r>
      <w:r>
        <w:rPr>
          <w:spacing w:val="-16"/>
          <w:w w:val="110"/>
        </w:rPr>
        <w:t xml:space="preserve"> </w:t>
      </w:r>
      <w:r>
        <w:rPr>
          <w:w w:val="110"/>
        </w:rPr>
        <w:t>in</w:t>
      </w:r>
      <w:r>
        <w:rPr>
          <w:spacing w:val="-16"/>
          <w:w w:val="110"/>
        </w:rPr>
        <w:t xml:space="preserve"> </w:t>
      </w:r>
      <w:r>
        <w:rPr>
          <w:w w:val="110"/>
        </w:rPr>
        <w:t>the</w:t>
      </w:r>
      <w:r>
        <w:rPr>
          <w:spacing w:val="-15"/>
          <w:w w:val="110"/>
        </w:rPr>
        <w:t xml:space="preserve"> </w:t>
      </w:r>
      <w:r>
        <w:rPr>
          <w:w w:val="110"/>
        </w:rPr>
        <w:t>PDE</w:t>
      </w:r>
      <w:r>
        <w:rPr>
          <w:spacing w:val="-16"/>
          <w:w w:val="110"/>
        </w:rPr>
        <w:t xml:space="preserve"> </w:t>
      </w:r>
      <w:r>
        <w:rPr>
          <w:w w:val="110"/>
        </w:rPr>
        <w:t>-</w:t>
      </w:r>
      <w:r>
        <w:rPr>
          <w:spacing w:val="-15"/>
          <w:w w:val="110"/>
        </w:rPr>
        <w:t xml:space="preserve"> </w:t>
      </w:r>
      <w:r>
        <w:rPr>
          <w:w w:val="110"/>
        </w:rPr>
        <w:t>Active</w:t>
      </w:r>
      <w:r>
        <w:rPr>
          <w:spacing w:val="-16"/>
          <w:w w:val="110"/>
        </w:rPr>
        <w:t xml:space="preserve"> </w:t>
      </w:r>
      <w:r>
        <w:rPr>
          <w:w w:val="110"/>
        </w:rPr>
        <w:t>Duty</w:t>
      </w:r>
      <w:r>
        <w:rPr>
          <w:spacing w:val="-16"/>
          <w:w w:val="110"/>
        </w:rPr>
        <w:t xml:space="preserve"> </w:t>
      </w:r>
      <w:r>
        <w:rPr>
          <w:w w:val="110"/>
        </w:rPr>
        <w:t>Master</w:t>
      </w:r>
      <w:r>
        <w:rPr>
          <w:spacing w:val="-15"/>
          <w:w w:val="110"/>
        </w:rPr>
        <w:t xml:space="preserve"> </w:t>
      </w:r>
      <w:r>
        <w:rPr>
          <w:w w:val="110"/>
        </w:rPr>
        <w:t>File,</w:t>
      </w:r>
      <w:r>
        <w:rPr>
          <w:spacing w:val="-14"/>
          <w:w w:val="110"/>
        </w:rPr>
        <w:t xml:space="preserve"> </w:t>
      </w:r>
      <w:r>
        <w:rPr>
          <w:w w:val="110"/>
        </w:rPr>
        <w:t>Regular</w:t>
      </w:r>
      <w:r>
        <w:rPr>
          <w:spacing w:val="-16"/>
          <w:w w:val="110"/>
        </w:rPr>
        <w:t xml:space="preserve"> </w:t>
      </w:r>
      <w:r>
        <w:rPr>
          <w:w w:val="110"/>
        </w:rPr>
        <w:t>Army</w:t>
      </w:r>
      <w:r>
        <w:rPr>
          <w:spacing w:val="-16"/>
          <w:w w:val="110"/>
        </w:rPr>
        <w:t xml:space="preserve"> </w:t>
      </w:r>
      <w:r>
        <w:rPr>
          <w:w w:val="110"/>
        </w:rPr>
        <w:t>Analyst,</w:t>
      </w:r>
      <w:r>
        <w:rPr>
          <w:spacing w:val="-14"/>
          <w:w w:val="110"/>
        </w:rPr>
        <w:t xml:space="preserve"> </w:t>
      </w:r>
      <w:r>
        <w:rPr>
          <w:w w:val="110"/>
        </w:rPr>
        <w:t>and</w:t>
      </w:r>
      <w:r>
        <w:rPr>
          <w:spacing w:val="-15"/>
          <w:w w:val="110"/>
        </w:rPr>
        <w:t xml:space="preserve"> </w:t>
      </w:r>
      <w:r>
        <w:rPr>
          <w:w w:val="110"/>
        </w:rPr>
        <w:t>Transaction</w:t>
      </w:r>
      <w:r>
        <w:rPr>
          <w:spacing w:val="-16"/>
          <w:w w:val="110"/>
        </w:rPr>
        <w:t xml:space="preserve"> </w:t>
      </w:r>
      <w:r>
        <w:rPr>
          <w:w w:val="110"/>
        </w:rPr>
        <w:t>File</w:t>
      </w:r>
      <w:r>
        <w:rPr>
          <w:spacing w:val="-15"/>
          <w:w w:val="110"/>
        </w:rPr>
        <w:t xml:space="preserve"> </w:t>
      </w:r>
      <w:r>
        <w:rPr>
          <w:w w:val="110"/>
        </w:rPr>
        <w:t>plus</w:t>
      </w:r>
      <w:r>
        <w:rPr>
          <w:spacing w:val="-16"/>
          <w:w w:val="110"/>
        </w:rPr>
        <w:t xml:space="preserve"> </w:t>
      </w:r>
      <w:r>
        <w:rPr>
          <w:w w:val="110"/>
        </w:rPr>
        <w:t>many other</w:t>
      </w:r>
      <w:r>
        <w:rPr>
          <w:spacing w:val="-9"/>
          <w:w w:val="110"/>
        </w:rPr>
        <w:t xml:space="preserve"> </w:t>
      </w:r>
      <w:r>
        <w:rPr>
          <w:w w:val="110"/>
        </w:rPr>
        <w:t>files</w:t>
      </w:r>
      <w:r>
        <w:rPr>
          <w:spacing w:val="-8"/>
          <w:w w:val="110"/>
        </w:rPr>
        <w:t xml:space="preserve"> </w:t>
      </w:r>
      <w:r>
        <w:rPr>
          <w:w w:val="110"/>
        </w:rPr>
        <w:t>listed</w:t>
      </w:r>
      <w:r>
        <w:rPr>
          <w:spacing w:val="-8"/>
          <w:w w:val="110"/>
        </w:rPr>
        <w:t xml:space="preserve"> </w:t>
      </w:r>
      <w:r>
        <w:rPr>
          <w:w w:val="110"/>
        </w:rPr>
        <w:t>in</w:t>
      </w:r>
      <w:r>
        <w:rPr>
          <w:spacing w:val="-9"/>
          <w:w w:val="110"/>
        </w:rPr>
        <w:t xml:space="preserve"> </w:t>
      </w:r>
      <w:r>
        <w:rPr>
          <w:spacing w:val="-4"/>
          <w:w w:val="110"/>
        </w:rPr>
        <w:t>Table</w:t>
      </w:r>
      <w:r>
        <w:rPr>
          <w:spacing w:val="-8"/>
          <w:w w:val="110"/>
        </w:rPr>
        <w:t xml:space="preserve"> </w:t>
      </w:r>
      <w:r>
        <w:rPr>
          <w:w w:val="110"/>
        </w:rPr>
        <w:t>4,</w:t>
      </w:r>
      <w:r>
        <w:rPr>
          <w:spacing w:val="-8"/>
          <w:w w:val="110"/>
        </w:rPr>
        <w:t xml:space="preserve"> </w:t>
      </w:r>
      <w:r>
        <w:rPr>
          <w:w w:val="110"/>
        </w:rPr>
        <w:t>including</w:t>
      </w:r>
      <w:r>
        <w:rPr>
          <w:spacing w:val="-8"/>
          <w:w w:val="110"/>
        </w:rPr>
        <w:t xml:space="preserve"> </w:t>
      </w:r>
      <w:r>
        <w:rPr>
          <w:w w:val="110"/>
        </w:rPr>
        <w:t>the</w:t>
      </w:r>
      <w:r>
        <w:rPr>
          <w:spacing w:val="-9"/>
          <w:w w:val="110"/>
        </w:rPr>
        <w:t xml:space="preserve"> </w:t>
      </w:r>
      <w:r>
        <w:rPr>
          <w:w w:val="110"/>
        </w:rPr>
        <w:t>Census</w:t>
      </w:r>
      <w:r>
        <w:rPr>
          <w:spacing w:val="-8"/>
          <w:w w:val="110"/>
        </w:rPr>
        <w:t xml:space="preserve"> </w:t>
      </w:r>
      <w:r>
        <w:rPr>
          <w:w w:val="110"/>
        </w:rPr>
        <w:t>Bureaus</w:t>
      </w:r>
      <w:r>
        <w:rPr>
          <w:spacing w:val="-8"/>
          <w:w w:val="110"/>
        </w:rPr>
        <w:t xml:space="preserve"> </w:t>
      </w:r>
      <w:r>
        <w:rPr>
          <w:w w:val="110"/>
        </w:rPr>
        <w:t>American</w:t>
      </w:r>
      <w:r>
        <w:rPr>
          <w:spacing w:val="-8"/>
          <w:w w:val="110"/>
        </w:rPr>
        <w:t xml:space="preserve"> </w:t>
      </w:r>
      <w:r>
        <w:rPr>
          <w:w w:val="110"/>
        </w:rPr>
        <w:t>Community</w:t>
      </w:r>
      <w:r>
        <w:rPr>
          <w:spacing w:val="-9"/>
          <w:w w:val="110"/>
        </w:rPr>
        <w:t xml:space="preserve"> </w:t>
      </w:r>
      <w:r>
        <w:rPr>
          <w:spacing w:val="-4"/>
          <w:w w:val="110"/>
        </w:rPr>
        <w:t>Survey.</w:t>
      </w:r>
      <w:r>
        <w:rPr>
          <w:spacing w:val="10"/>
          <w:w w:val="110"/>
        </w:rPr>
        <w:t xml:space="preserve"> </w:t>
      </w:r>
      <w:r>
        <w:rPr>
          <w:spacing w:val="-10"/>
          <w:w w:val="110"/>
        </w:rPr>
        <w:t>We</w:t>
      </w:r>
      <w:r>
        <w:rPr>
          <w:spacing w:val="-8"/>
          <w:w w:val="110"/>
        </w:rPr>
        <w:t xml:space="preserve"> </w:t>
      </w:r>
      <w:r>
        <w:rPr>
          <w:w w:val="110"/>
        </w:rPr>
        <w:t xml:space="preserve">then created statistical models (described in the main report) and analyzed results. </w:t>
      </w:r>
      <w:r>
        <w:rPr>
          <w:spacing w:val="-9"/>
          <w:w w:val="110"/>
        </w:rPr>
        <w:t xml:space="preserve">We </w:t>
      </w:r>
      <w:r>
        <w:rPr>
          <w:w w:val="110"/>
        </w:rPr>
        <w:t xml:space="preserve">used the same software tools that </w:t>
      </w:r>
      <w:r>
        <w:rPr>
          <w:spacing w:val="-3"/>
          <w:w w:val="110"/>
        </w:rPr>
        <w:t xml:space="preserve">we </w:t>
      </w:r>
      <w:r>
        <w:rPr>
          <w:w w:val="110"/>
        </w:rPr>
        <w:t xml:space="preserve">use in all our SDAL research, e.g., R and RStudio. </w:t>
      </w:r>
      <w:r>
        <w:rPr>
          <w:spacing w:val="-9"/>
          <w:w w:val="110"/>
        </w:rPr>
        <w:t>We</w:t>
      </w:r>
      <w:r>
        <w:rPr>
          <w:spacing w:val="12"/>
          <w:w w:val="110"/>
        </w:rPr>
        <w:t xml:space="preserve"> </w:t>
      </w:r>
      <w:r>
        <w:rPr>
          <w:w w:val="110"/>
        </w:rPr>
        <w:t>also imported our</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194060">
      <w:pPr>
        <w:pStyle w:val="BodyText"/>
        <w:spacing w:before="8" w:after="1"/>
        <w:rPr>
          <w:sz w:val="12"/>
        </w:rPr>
      </w:pPr>
    </w:p>
    <w:p w:rsidR="00194060" w:rsidRDefault="007B0340">
      <w:pPr>
        <w:pStyle w:val="BodyText"/>
        <w:ind w:left="371"/>
        <w:rPr>
          <w:sz w:val="20"/>
        </w:rPr>
      </w:pPr>
      <w:r>
        <w:rPr>
          <w:noProof/>
        </w:rPr>
      </w:r>
      <w:r>
        <w:pict w14:anchorId="1FC0F818">
          <v:group id="Group 579" o:spid="_x0000_s1026" style="width:444.9pt;height:295.35pt;mso-position-horizontal-relative:char;mso-position-vertical-relative:line" coordsize="8898,59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">
            <o:lock v:ext="edit" rotation="t" aspectratio="t"/>
            <v:shape id="AutoShape 580" o:spid="_x0000_s1027" style="position:absolute;top:754;width:8898;height:1458;visibility:visible;mso-wrap-style:square;v-text-anchor:top" coordsize="8898,1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" path="m8885,l12,,,12,,1445r12,12l8885,1457r13,-12l8898,1430r-8870,l28,27r8870,l8898,12,8885,xm8898,27r-28,l8870,1430r28,l8898,27xe" fillcolor="#00262c" stroked="f">
              <v:path o:connecttype="custom" o:connectlocs="8885,755;12,755;0,767;0,2200;12,2212;8885,2212;8898,2200;8898,2185;28,2185;28,782;8898,782;8898,767;8885,755;8898,782;8870,782;8870,2185;8898,2185;8898,782" o:connectangles="0,0,0,0,0,0,0,0,0,0,0,0,0,0,0,0,0,0"/>
              <o:lock v:ext="edit" rotation="t" aspectratio="t" verticies="t" text="t" shapetype="t"/>
            </v:shape>
            <v:rect id="Rectangle 581" o:spid="_x0000_s1028" style="position:absolute;left:27;top:1226;width:6356;height: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" fillcolor="#4675a9" stroked="f">
              <o:lock v:ext="edit" rotation="t" aspectratio="t" verticies="t" text="t" shapetype="t"/>
            </v:rect>
            <v:shape id="Freeform 582" o:spid="_x0000_s1029" style="position:absolute;left:13;top:768;width:8871;height:514;visibility:visible;mso-wrap-style:square;v-text-anchor:top" coordsize="8871,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" path="m8864,l6,,,6,,508r6,6l8864,514r6,-6l8870,6,8864,xe" fillcolor="#4675a9" stroked="f">
              <v:path o:connecttype="custom" o:connectlocs="8864,768;6,768;0,774;0,1276;6,1282;8864,1282;8870,1276;8870,774;8864,768" o:connectangles="0,0,0,0,0,0,0,0,0"/>
              <o:lock v:ext="edit" rotation="t" aspectratio="t" verticies="t" text="t" shapetype="t"/>
            </v:shape>
            <v:shape id="AutoShape 583" o:spid="_x0000_s1030" style="position:absolute;top:754;width:8898;height:542;visibility:visible;mso-wrap-style:square;v-text-anchor:top" coordsize="8898,5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" path="m8885,l12,,,12,,528r12,13l8885,541r13,-13l8898,513,28,513,28,27r8870,l8898,12,8885,xm8898,27r-28,l8870,513r28,l8898,27xe" fillcolor="#00262c" stroked="f">
              <v:path o:connecttype="custom" o:connectlocs="8885,755;12,755;0,767;0,1283;12,1296;8885,1296;8898,1283;8898,1268;28,1268;28,782;8898,782;8898,767;8885,755;8898,782;8870,782;8870,1268;8898,1268;8898,782" o:connectangles="0,0,0,0,0,0,0,0,0,0,0,0,0,0,0,0,0,0"/>
              <o:lock v:ext="edit" rotation="t" aspectratio="t" verticies="t" text="t" shapetype="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4" o:spid="_x0000_s1031" type="#_x0000_t75" style="position:absolute;left:4394;top:513;width:110;height: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">
              <v:imagedata r:id="rId17" o:title=""/>
              <o:lock v:ext="edit" rotation="t" cropping="t" verticies="t" shapetype="t"/>
            </v:shape>
            <v:shape id="Freeform 585" o:spid="_x0000_s1032" style="position:absolute;left:13;top:2438;width:8871;height:327;visibility:visible;mso-wrap-style:square;v-text-anchor:top" coordsize="8871,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" path="m8864,l6,,,6,,320r6,6l8864,326r6,-6l8870,6,8864,xe" fillcolor="#e6a024" stroked="f">
              <v:path o:connecttype="custom" o:connectlocs="8864,2439;6,2439;0,2445;0,2759;6,2765;8864,2765;8870,2759;8870,2445;8864,2439" o:connectangles="0,0,0,0,0,0,0,0,0"/>
              <o:lock v:ext="edit" rotation="t" aspectratio="t" verticies="t" text="t" shapetype="t"/>
            </v:shape>
            <v:shape id="AutoShape 586" o:spid="_x0000_s1033" style="position:absolute;top:2424;width:8898;height:355;visibility:visible;mso-wrap-style:square;v-text-anchor:top" coordsize="8898,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" path="m8885,l12,,,12,,342r12,12l8885,354r13,-12l8898,327,28,327,28,27r8870,l8898,12,8885,xm8898,27r-28,l8870,327r28,l8898,27xe" fillcolor="#00262c" stroked="f">
              <v:path o:connecttype="custom" o:connectlocs="8885,2425;12,2425;0,2437;0,2767;12,2779;8885,2779;8898,2767;8898,2752;28,2752;28,2452;8898,2452;8898,2437;8885,2425;8898,2452;8870,2452;8870,2752;8898,2752;8898,2452" o:connectangles="0,0,0,0,0,0,0,0,0,0,0,0,0,0,0,0,0,0"/>
              <o:lock v:ext="edit" rotation="t" aspectratio="t" verticies="t" text="t" shapetype="t"/>
            </v:shape>
            <v:shape id="Picture 587" o:spid="_x0000_s1034" type="#_x0000_t75" style="position:absolute;left:4394;top:2186;width:110;height: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">
              <v:imagedata r:id="rId18" o:title=""/>
              <o:lock v:ext="edit" rotation="t" cropping="t" verticies="t" shapetype="t"/>
            </v:shape>
            <v:shape id="Freeform 588" o:spid="_x0000_s1035" style="position:absolute;left:13;top:5010;width:8871;height:327;visibility:visible;mso-wrap-style:square;v-text-anchor:top" coordsize="8871,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" path="m8864,l6,,,7,,321r6,6l8864,327r6,-6l8870,7,8864,xe" fillcolor="#a5b558" stroked="f">
              <v:path o:connecttype="custom" o:connectlocs="8864,5010;6,5010;0,5017;0,5331;6,5337;8864,5337;8870,5331;8870,5017;8864,5010" o:connectangles="0,0,0,0,0,0,0,0,0"/>
              <o:lock v:ext="edit" rotation="t" aspectratio="t" verticies="t" text="t" shapetype="t"/>
            </v:shape>
            <v:shape id="AutoShape 589" o:spid="_x0000_s1036" style="position:absolute;top:4996;width:8898;height:355;visibility:visible;mso-wrap-style:square;v-text-anchor:top" coordsize="8898,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" path="m8885,l12,,,12,,342r12,12l8885,354r13,-12l8898,326,28,326,28,27r8870,l8898,12,8885,xm8898,27r-28,l8870,326r28,l8898,27xe" fillcolor="#00262c" stroked="f">
              <v:path o:connecttype="custom" o:connectlocs="8885,4997;12,4997;0,5009;0,5339;12,5351;8885,5351;8898,5339;8898,5323;28,5323;28,5024;8898,5024;8898,5009;8885,4997;8898,5024;8870,5024;8870,5323;8898,5323;8898,5024" o:connectangles="0,0,0,0,0,0,0,0,0,0,0,0,0,0,0,0,0,0"/>
              <o:lock v:ext="edit" rotation="t" aspectratio="t" verticies="t" text="t" shapetype="t"/>
            </v:shape>
            <v:shape id="AutoShape 590" o:spid="_x0000_s1037" style="position:absolute;top:2969;width:1797;height:1836;visibility:visible;mso-wrap-style:square;v-text-anchor:top" coordsize="1797,1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" path="m1785,l12,,,12,,1823r12,13l1785,1836r12,-13l1797,1808r-1769,l28,28r1769,l1797,12,1785,xm1797,28r-28,l1769,1808r28,l1797,28xe" fillcolor="#00262c" stroked="f">
              <v:path o:connecttype="custom" o:connectlocs="1785,2969;12,2969;0,2981;0,4792;12,4805;1785,4805;1797,4792;1797,4777;28,4777;28,2997;1797,2997;1797,2981;1785,2969;1797,2997;1769,2997;1769,4777;1797,4777;1797,2997" o:connectangles="0,0,0,0,0,0,0,0,0,0,0,0,0,0,0,0,0,0"/>
              <o:lock v:ext="edit" rotation="t" aspectratio="t" verticies="t" text="t" shapetype="t"/>
            </v:shape>
            <v:shape id="Freeform 591" o:spid="_x0000_s1038" style="position:absolute;left:13;top:2982;width:1770;height:563;visibility:visible;mso-wrap-style:square;v-text-anchor:top" coordsize="1770,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" path="m1763,l6,,,6,,556r6,6l1763,562r6,-6l1769,6,1763,xe" fillcolor="#e6a024" stroked="f">
              <v:path o:connecttype="custom" o:connectlocs="1763,2983;6,2983;0,2989;0,3539;6,3545;1763,3545;1769,3539;1769,2989;1763,2983" o:connectangles="0,0,0,0,0,0,0,0,0"/>
              <o:lock v:ext="edit" rotation="t" aspectratio="t" verticies="t" text="t" shapetype="t"/>
            </v:shape>
            <v:shape id="AutoShape 592" o:spid="_x0000_s1039" style="position:absolute;top:2969;width:1797;height:590;visibility:visible;mso-wrap-style:square;v-text-anchor:top" coordsize="179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" path="m1785,l12,,,12,,578r12,12l1785,590r12,-12l1797,562,28,562,28,28r1769,l1797,12,1785,xm1797,28r-28,l1769,562r28,l1797,28xe" fillcolor="#00262c" stroked="f">
              <v:path o:connecttype="custom" o:connectlocs="1785,2969;12,2969;0,2981;0,3547;12,3559;1785,3559;1797,3547;1797,3531;28,3531;28,2997;1797,2997;1797,2981;1785,2969;1797,2997;1769,2997;1769,3531;1797,3531;1797,2997" o:connectangles="0,0,0,0,0,0,0,0,0,0,0,0,0,0,0,0,0,0"/>
              <o:lock v:ext="edit" rotation="t" aspectratio="t" verticies="t" text="t" shapetype="t"/>
            </v:shape>
            <v:shape id="Picture 593" o:spid="_x0000_s1040" type="#_x0000_t75" style="position:absolute;left:843;top:4777;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">
              <v:imagedata r:id="rId19" o:title=""/>
              <o:lock v:ext="edit" rotation="t" cropping="t" verticies="t" shapetype="t"/>
            </v:shape>
            <v:shape id="AutoShape 594" o:spid="_x0000_s1041" style="position:absolute;left:7100;top:2969;width:1797;height:1836;visibility:visible;mso-wrap-style:square;v-text-anchor:top" coordsize="1797,1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" path="m1784,l12,,,12,,1823r12,13l1784,1836r13,-13l1797,1808r-1770,l27,28r1770,l1797,12,1784,xm1797,28r-28,l1769,1808r28,l1797,28xe" fillcolor="#00262c" stroked="f">
              <v:path o:connecttype="custom" o:connectlocs="1784,2969;12,2969;0,2981;0,4792;12,4805;1784,4805;1797,4792;1797,4777;27,4777;27,2997;1797,2997;1797,2981;1784,2969;1797,2997;1769,2997;1769,4777;1797,4777;1797,2997" o:connectangles="0,0,0,0,0,0,0,0,0,0,0,0,0,0,0,0,0,0"/>
              <o:lock v:ext="edit" rotation="t" aspectratio="t" verticies="t" text="t" shapetype="t"/>
            </v:shape>
            <v:shape id="Freeform 595" o:spid="_x0000_s1042" style="position:absolute;left:7114;top:2982;width:1770;height:563;visibility:visible;mso-wrap-style:square;v-text-anchor:top" coordsize="1770,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" path="m1764,l7,,,6,,556r7,6l1764,562r6,-6l1770,6,1764,xe" fillcolor="#e6a024" stroked="f">
              <v:path o:connecttype="custom" o:connectlocs="1764,2983;7,2983;0,2989;0,3539;7,3545;1764,3545;1770,3539;1770,2989;1764,2983" o:connectangles="0,0,0,0,0,0,0,0,0"/>
              <o:lock v:ext="edit" rotation="t" aspectratio="t" verticies="t" text="t" shapetype="t"/>
            </v:shape>
            <v:shape id="AutoShape 596" o:spid="_x0000_s1043" style="position:absolute;left:7100;top:2969;width:1797;height:590;visibility:visible;mso-wrap-style:square;v-text-anchor:top" coordsize="179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" path="m1784,l12,,,12,,578r12,12l1784,590r13,-12l1797,562,27,562,27,28r1770,l1797,12,1784,xm1797,28r-28,l1769,562r28,l1797,28xe" fillcolor="#00262c" stroked="f">
              <v:path o:connecttype="custom" o:connectlocs="1784,2969;12,2969;0,2981;0,3547;12,3559;1784,3559;1797,3547;1797,3531;27,3531;27,2997;1797,2997;1797,2981;1784,2969;1797,2997;1769,2997;1769,3531;1797,3531;1797,2997" o:connectangles="0,0,0,0,0,0,0,0,0,0,0,0,0,0,0,0,0,0"/>
              <o:lock v:ext="edit" rotation="t" aspectratio="t" verticies="t" text="t" shapetype="t"/>
            </v:shape>
            <v:shape id="Picture 597" o:spid="_x0000_s1044" type="#_x0000_t75" style="position:absolute;left:7944;top:4777;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">
              <v:imagedata r:id="rId20" o:title=""/>
              <o:lock v:ext="edit" rotation="t" cropping="t" verticies="t" shapetype="t"/>
            </v:shape>
            <v:shape id="AutoShape 598" o:spid="_x0000_s1045" style="position:absolute;left:2366;top:2969;width:1797;height:1836;visibility:visible;mso-wrap-style:square;v-text-anchor:top" coordsize="1797,1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" path="m1784,l12,,,12,,1823r12,13l1784,1836r13,-13l1797,1808r-1770,l27,28r1770,l1797,12,1784,xm1797,28r-28,l1769,1808r28,l1797,28xe" fillcolor="#00262c" stroked="f">
              <v:path o:connecttype="custom" o:connectlocs="1784,2969;12,2969;0,2981;0,4792;12,4805;1784,4805;1797,4792;1797,4777;27,4777;27,2997;1797,2997;1797,2981;1784,2969;1797,2997;1769,2997;1769,4777;1797,4777;1797,2997" o:connectangles="0,0,0,0,0,0,0,0,0,0,0,0,0,0,0,0,0,0"/>
              <o:lock v:ext="edit" rotation="t" aspectratio="t" verticies="t" text="t" shapetype="t"/>
            </v:shape>
            <v:shape id="Freeform 599" o:spid="_x0000_s1046" style="position:absolute;left:2380;top:2982;width:1770;height:563;visibility:visible;mso-wrap-style:square;v-text-anchor:top" coordsize="1770,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" path="m1763,l6,,,6,,556r6,6l1763,562r6,-6l1769,6,1763,xe" fillcolor="#e6a024" stroked="f">
              <v:path o:connecttype="custom" o:connectlocs="1763,2983;6,2983;0,2989;0,3539;6,3545;1763,3545;1769,3539;1769,2989;1763,2983" o:connectangles="0,0,0,0,0,0,0,0,0"/>
              <o:lock v:ext="edit" rotation="t" aspectratio="t" verticies="t" text="t" shapetype="t"/>
            </v:shape>
            <v:shape id="AutoShape 600" o:spid="_x0000_s1047" style="position:absolute;left:2366;top:2969;width:1797;height:590;visibility:visible;mso-wrap-style:square;v-text-anchor:top" coordsize="179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" path="m1784,l12,,,12,,578r12,12l1784,590r13,-12l1797,562,27,562,27,28r1770,l1797,12,1784,xm1797,28r-28,l1769,562r28,l1797,28xe" fillcolor="#00262c" stroked="f">
              <v:path o:connecttype="custom" o:connectlocs="1784,2969;12,2969;0,2981;0,3547;12,3559;1784,3559;1797,3547;1797,3531;27,3531;27,2997;1797,2997;1797,2981;1784,2969;1797,2997;1769,2997;1769,3531;1797,3531;1797,2997" o:connectangles="0,0,0,0,0,0,0,0,0,0,0,0,0,0,0,0,0,0"/>
              <o:lock v:ext="edit" rotation="t" aspectratio="t" verticies="t" text="t" shapetype="t"/>
            </v:shape>
            <v:shape id="AutoShape 601" o:spid="_x0000_s1048" style="position:absolute;left:4733;top:2969;width:1797;height:1836;visibility:visible;mso-wrap-style:square;v-text-anchor:top" coordsize="1797,1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" path="m1784,l12,,,12,,1823r12,13l1784,1836r13,-13l1797,1808r-1770,l27,28r1770,l1797,12,1784,xm1797,28r-28,l1769,1808r28,l1797,28xe" fillcolor="#00262c" stroked="f">
              <v:path o:connecttype="custom" o:connectlocs="1784,2969;12,2969;0,2981;0,4792;12,4805;1784,4805;1797,4792;1797,4777;27,4777;27,2997;1797,2997;1797,2981;1784,2969;1797,2997;1769,2997;1769,4777;1797,4777;1797,2997" o:connectangles="0,0,0,0,0,0,0,0,0,0,0,0,0,0,0,0,0,0"/>
              <o:lock v:ext="edit" rotation="t" aspectratio="t" verticies="t" text="t" shapetype="t"/>
            </v:shape>
            <v:line id="Line 602" o:spid="_x0000_s1049" style="position:absolute;visibility:visible;mso-wrap-style:square" from="4695,4010" to="4695,40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" strokecolor="#00262c" strokeweight=".77711mm">
              <v:path arrowok="f"/>
              <o:lock v:ext="edit" rotation="t" aspectratio="t" verticies="t"/>
            </v:line>
            <v:shape id="Freeform 603" o:spid="_x0000_s1050" style="position:absolute;left:4667;top:3958;width:95;height:105;visibility:visible;mso-wrap-style:square;v-text-anchor:top" coordsize="95,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" path="m,l19,52,,105,21,89,45,75,70,63,94,52,70,42,45,30,21,15,,xe" fillcolor="#00262c" stroked="f">
              <v:path o:connecttype="custom" o:connectlocs="0,3958;19,4010;0,4063;21,4047;45,4033;70,4021;94,4010;70,4000;45,3988;21,3973;0,3958" o:connectangles="0,0,0,0,0,0,0,0,0,0,0"/>
              <o:lock v:ext="edit" rotation="t" aspectratio="t" verticies="t" text="t" shapetype="t"/>
            </v:shape>
            <v:shape id="Freeform 604" o:spid="_x0000_s1051" style="position:absolute;left:4136;top:3958;width:95;height:105;visibility:visible;mso-wrap-style:square;v-text-anchor:top" coordsize="95,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" path="m94,l74,15,50,30,25,42,,52,25,63,50,75,74,89r20,16l75,52,94,xe" fillcolor="#00262c" stroked="f">
              <v:path o:connecttype="custom" o:connectlocs="94,3958;74,3973;50,3988;25,4000;0,4010;25,4021;50,4033;74,4047;94,4063;75,4010;94,3958" o:connectangles="0,0,0,0,0,0,0,0,0,0,0"/>
              <o:lock v:ext="edit" rotation="t" aspectratio="t" verticies="t" text="t" shapetype="t"/>
            </v:shape>
            <v:shape id="Freeform 605" o:spid="_x0000_s1052" style="position:absolute;left:4747;top:2982;width:1770;height:563;visibility:visible;mso-wrap-style:square;v-text-anchor:top" coordsize="1770,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" path="m1763,l6,,,6,,556r6,6l1763,562r6,-6l1769,6,1763,xe" fillcolor="#e6a024" stroked="f">
              <v:path o:connecttype="custom" o:connectlocs="1763,2983;6,2983;0,2989;0,3539;6,3545;1763,3545;1769,3539;1769,2989;1763,2983" o:connectangles="0,0,0,0,0,0,0,0,0"/>
              <o:lock v:ext="edit" rotation="t" aspectratio="t" verticies="t" text="t" shapetype="t"/>
            </v:shape>
            <v:shape id="AutoShape 606" o:spid="_x0000_s1053" style="position:absolute;left:4733;top:2969;width:1797;height:590;visibility:visible;mso-wrap-style:square;v-text-anchor:top" coordsize="179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" path="m1784,l12,,,12,,578r12,12l1784,590r13,-12l1797,562,27,562,27,28r1770,l1797,12,1784,xm1797,28r-28,l1769,562r28,l1797,28xe" fillcolor="#00262c" stroked="f">
              <v:path o:connecttype="custom" o:connectlocs="1784,2969;12,2969;0,2981;0,3547;12,3559;1784,3559;1797,3547;1797,3531;27,3531;27,2997;1797,2997;1797,2981;1784,2969;1797,2997;1769,2997;1769,3531;1797,3531;1797,2997" o:connectangles="0,0,0,0,0,0,0,0,0,0,0,0,0,0,0,0,0,0"/>
              <o:lock v:ext="edit" rotation="t" aspectratio="t" verticies="t" text="t" shapetype="t"/>
            </v:shape>
            <v:shape id="Picture 607" o:spid="_x0000_s1054" type="#_x0000_t75" style="position:absolute;left:3210;top:4777;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">
              <v:imagedata r:id="rId21" o:title=""/>
              <o:lock v:ext="edit" rotation="t" cropping="t" verticies="t" shapetype="t"/>
            </v:shape>
            <v:shape id="Picture 608" o:spid="_x0000_s1055" type="#_x0000_t75" style="position:absolute;left:5577;top:4777;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">
              <v:imagedata r:id="rId22" o:title=""/>
              <o:lock v:ext="edit" rotation="t" cropping="t" verticies="t" shapetype="t"/>
            </v:shape>
            <v:shape id="Freeform 609" o:spid="_x0000_s1056" style="position:absolute;left:13;top:5566;width:8871;height:327;visibility:visible;mso-wrap-style:square;v-text-anchor:top" coordsize="8871,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" path="m8864,l6,,,6,,321r6,6l8864,327r6,-6l8870,6,8864,xe" fillcolor="#d35d27" stroked="f">
              <v:path o:connecttype="custom" o:connectlocs="8864,5566;6,5566;0,5572;0,5887;6,5893;8864,5893;8870,5887;8870,5572;8864,5566" o:connectangles="0,0,0,0,0,0,0,0,0"/>
              <o:lock v:ext="edit" rotation="t" aspectratio="t" verticies="t" text="t" shapetype="t"/>
            </v:shape>
            <v:shape id="AutoShape 610" o:spid="_x0000_s1057" style="position:absolute;top:5552;width:8898;height:355;visibility:visible;mso-wrap-style:square;v-text-anchor:top" coordsize="8898,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" path="m8885,l12,,,13,,343r12,12l8885,355r13,-12l8898,327,28,327,28,28r8870,l8898,13,8885,xm8898,28r-28,l8870,327r28,l8898,28xe" fillcolor="#00262c" stroked="f">
              <v:path o:connecttype="custom" o:connectlocs="8885,5552;12,5552;0,5565;0,5895;12,5907;8885,5907;8898,5895;8898,5879;28,5879;28,5580;8898,5580;8898,5565;8885,5552;8898,5580;8870,5580;8870,5879;8898,5879;8898,5580" o:connectangles="0,0,0,0,0,0,0,0,0,0,0,0,0,0,0,0,0,0"/>
              <o:lock v:ext="edit" rotation="t" aspectratio="t" verticies="t" text="t" shapetype="t"/>
            </v:shape>
            <v:shape id="Picture 611" o:spid="_x0000_s1058" type="#_x0000_t75" style="position:absolute;left:4394;top:5323;width:110;height: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">
              <v:imagedata r:id="rId23" o:title=""/>
              <o:lock v:ext="edit" rotation="t" cropping="t" verticies="t" shapetype="t"/>
            </v:shape>
            <v:shape id="Picture 612" o:spid="_x0000_s1059" type="#_x0000_t75" style="position:absolute;left:843;top:2751;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">
              <v:imagedata r:id="rId24" o:title=""/>
              <o:lock v:ext="edit" rotation="t" cropping="t" verticies="t" shapetype="t"/>
            </v:shape>
            <v:shape id="Picture 613" o:spid="_x0000_s1060" type="#_x0000_t75" style="position:absolute;left:7944;top:2751;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">
              <v:imagedata r:id="rId25" o:title=""/>
              <o:lock v:ext="edit" rotation="t" cropping="t" verticies="t" shapetype="t"/>
            </v:shape>
            <v:shape id="Picture 614" o:spid="_x0000_s1061" type="#_x0000_t75" style="position:absolute;left:3210;top:2751;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">
              <v:imagedata r:id="rId26" o:title=""/>
              <o:lock v:ext="edit" rotation="t" cropping="t" verticies="t" shapetype="t"/>
            </v:shape>
            <v:shape id="Picture 615" o:spid="_x0000_s1062" type="#_x0000_t75" style="position:absolute;left:5577;top:2751;width:110;height: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">
              <v:imagedata r:id="rId24" o:title=""/>
              <o:lock v:ext="edit" rotation="t" cropping="t" verticies="t" shapetype="t"/>
            </v:shape>
            <v:line id="Line 616" o:spid="_x0000_s1063" style="position:absolute;visibility:visible;mso-wrap-style:square" from="2325,4010" to="2325,40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" strokecolor="#00262c" strokeweight=".81083mm">
              <v:path arrowok="f"/>
              <o:lock v:ext="edit" rotation="t" aspectratio="t" verticies="t"/>
            </v:line>
            <v:shape id="Freeform 617" o:spid="_x0000_s1064" style="position:absolute;left:2296;top:3955;width:99;height:110;visibility:visible;mso-wrap-style:square;v-text-anchor:top" coordsize="9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" path="m,l20,54,,109,22,93,47,78,73,65,98,54,73,44,47,31,22,16,,xe" fillcolor="#00262c" stroked="f">
              <v:path o:connecttype="custom" o:connectlocs="0,3956;20,4010;0,4065;22,4049;47,4034;73,4021;98,4010;73,4000;47,3987;22,3972;0,3956" o:connectangles="0,0,0,0,0,0,0,0,0,0,0"/>
              <o:lock v:ext="edit" rotation="t" aspectratio="t" verticies="t" text="t" shapetype="t"/>
            </v:shape>
            <v:shape id="Freeform 618" o:spid="_x0000_s1065" style="position:absolute;left:1769;top:3955;width:99;height:110;visibility:visible;mso-wrap-style:square;v-text-anchor:top" coordsize="9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" path="m99,l77,16,52,31,26,44,,54,26,65,52,78,77,93r22,16l79,54,99,xe" fillcolor="#00262c" stroked="f">
              <v:path o:connecttype="custom" o:connectlocs="99,3956;77,3972;52,3987;26,4000;0,4010;26,4021;52,4034;77,4049;99,4065;79,4010;99,3956" o:connectangles="0,0,0,0,0,0,0,0,0,0,0"/>
              <o:lock v:ext="edit" rotation="t" aspectratio="t" verticies="t" text="t" shapetype="t"/>
            </v:shape>
            <v:line id="Line 619" o:spid="_x0000_s1066" style="position:absolute;visibility:visible;mso-wrap-style:square" from="7059,4010" to="7059,40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" strokecolor="#00262c" strokeweight=".81083mm">
              <v:path arrowok="f"/>
              <o:lock v:ext="edit" rotation="t" aspectratio="t" verticies="t"/>
            </v:line>
            <v:shape id="Freeform 620" o:spid="_x0000_s1067" style="position:absolute;left:7030;top:3955;width:99;height:110;visibility:visible;mso-wrap-style:square;v-text-anchor:top" coordsize="9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" path="m,l20,54,,109,21,93,46,78,73,65,98,54,73,44,46,31,21,16,,xe" fillcolor="#00262c" stroked="f">
              <v:path o:connecttype="custom" o:connectlocs="0,3956;20,4010;0,4065;21,4049;46,4034;73,4021;98,4010;73,4000;46,3987;21,3972;0,3956" o:connectangles="0,0,0,0,0,0,0,0,0,0,0"/>
              <o:lock v:ext="edit" rotation="t" aspectratio="t" verticies="t" text="t" shapetype="t"/>
            </v:shape>
            <v:shape id="Freeform 621" o:spid="_x0000_s1068" style="position:absolute;left:6503;top:3955;width:99;height:110;visibility:visible;mso-wrap-style:square;v-text-anchor:top" coordsize="99,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" path="m98,l77,16,52,31,26,44,,54,26,65,52,78,77,93r21,16l79,54,98,xe" fillcolor="#00262c" stroked="f">
              <v:path o:connecttype="custom" o:connectlocs="98,3956;77,3972;52,3987;26,4000;0,4010;26,4021;52,4034;77,4049;98,4065;79,4010;98,3956" o:connectangles="0,0,0,0,0,0,0,0,0,0,0"/>
              <o:lock v:ext="edit" rotation="t" aspectratio="t" verticies="t" text="t" shapetype="t"/>
            </v:shape>
            <v:shape id="Freeform 622" o:spid="_x0000_s1069" style="position:absolute;left:13;top:13;width:8871;height:514;visibility:visible;mso-wrap-style:square;v-text-anchor:top" coordsize="8871,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" path="m8864,l6,,,6,,507r6,6l8864,513r6,-6l8870,6,8864,xe" fillcolor="#841528" stroked="f">
              <v:path o:connecttype="custom" o:connectlocs="8864,14;6,14;0,20;0,521;6,527;8864,527;8870,521;8870,20;8864,14" o:connectangles="0,0,0,0,0,0,0,0,0"/>
              <o:lock v:ext="edit" rotation="t" aspectratio="t" verticies="t" text="t" shapetype="t"/>
            </v:shape>
            <v:shape id="AutoShape 623" o:spid="_x0000_s1070" style="position:absolute;width:8898;height:542;visibility:visible;mso-wrap-style:square;v-text-anchor:top" coordsize="8898,5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" path="m8885,l12,,,12,,529r12,12l8885,541r13,-12l8898,513,28,513,28,28r8870,l8898,12,8885,xm8898,28r-28,l8870,513r28,l8898,28xe" fillcolor="#00262c" stroked="f">
              <v:path o:connecttype="custom" o:connectlocs="8885,0;12,0;0,12;0,529;12,541;8885,541;8898,529;8898,513;28,513;28,28;8898,28;8898,12;8885,0;8898,28;8870,28;8870,513;8898,513;8898,28" o:connectangles="0,0,0,0,0,0,0,0,0,0,0,0,0,0,0,0,0,0"/>
              <o:lock v:ext="edit" rotation="t" aspectratio="t" verticies="t" text="t" shapetype="t"/>
            </v:shape>
            <v:shape id="Text Box 624" o:spid="_x0000_s1071" type="#_x0000_t202" style="position:absolute;left:151;top:73;width:8609;height:4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" filled="f" stroked="f">
              <o:lock v:ext="edit" rotation="t" aspectratio="t" verticies="t" text="t" shapetype="t"/>
              <v:textbox inset="0,0,0,0">
                <w:txbxContent>
                  <w:p w:rsidR="00F75F9A" w:rsidRDefault="00F75F9A">
                    <w:pPr>
                      <w:spacing w:before="1"/>
                      <w:rPr>
                        <w:rFonts w:ascii="Arial Narrow"/>
                        <w:b/>
                        <w:sz w:val="36"/>
                      </w:rPr>
                    </w:pPr>
                    <w:r>
                      <w:rPr>
                        <w:rFonts w:ascii="Arial Narrow"/>
                        <w:b/>
                        <w:color w:val="FFFFFF"/>
                        <w:spacing w:val="-8"/>
                        <w:sz w:val="36"/>
                      </w:rPr>
                      <w:t xml:space="preserve">Problem </w:t>
                    </w:r>
                    <w:r>
                      <w:rPr>
                        <w:rFonts w:ascii="Arial Narrow"/>
                        <w:b/>
                        <w:color w:val="FFFFFF"/>
                        <w:spacing w:val="-10"/>
                        <w:sz w:val="36"/>
                      </w:rPr>
                      <w:t xml:space="preserve">Identification: </w:t>
                    </w:r>
                    <w:r>
                      <w:rPr>
                        <w:rFonts w:ascii="Arial Narrow"/>
                        <w:b/>
                        <w:color w:val="FFFFFF"/>
                        <w:spacing w:val="-8"/>
                        <w:sz w:val="36"/>
                      </w:rPr>
                      <w:t xml:space="preserve">Relevant Theories </w:t>
                    </w:r>
                    <w:r>
                      <w:rPr>
                        <w:rFonts w:ascii="Arial Narrow"/>
                        <w:b/>
                        <w:color w:val="FFFFFF"/>
                        <w:sz w:val="36"/>
                      </w:rPr>
                      <w:t xml:space="preserve">&amp; </w:t>
                    </w:r>
                    <w:r>
                      <w:rPr>
                        <w:rFonts w:ascii="Arial Narrow"/>
                        <w:b/>
                        <w:color w:val="FFFFFF"/>
                        <w:spacing w:val="-9"/>
                        <w:sz w:val="36"/>
                      </w:rPr>
                      <w:t>Working Hypotheses</w:t>
                    </w:r>
                  </w:p>
                </w:txbxContent>
              </v:textbox>
            </v:shape>
            <v:shape id="Text Box 625" o:spid="_x0000_s1072" type="#_x0000_t202" style="position:absolute;left:1056;top:844;width:5142;height:19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" filled="f" stroked="f">
              <o:lock v:ext="edit" rotation="t" aspectratio="t" verticies="t" text="t" shapetype="t"/>
              <v:textbox inset="0,0,0,0">
                <w:txbxContent>
                  <w:p w:rsidR="00F75F9A" w:rsidRDefault="00F75F9A">
                    <w:pPr>
                      <w:spacing w:before="7"/>
                      <w:ind w:left="2444"/>
                      <w:rPr>
                        <w:rFonts w:ascii="Arial Narrow"/>
                        <w:b/>
                        <w:sz w:val="31"/>
                      </w:rPr>
                    </w:pPr>
                    <w:r>
                      <w:rPr>
                        <w:rFonts w:ascii="Arial Narrow"/>
                        <w:b/>
                        <w:color w:val="FFFFFF"/>
                        <w:sz w:val="31"/>
                      </w:rPr>
                      <w:t>Data Discovery</w:t>
                    </w:r>
                  </w:p>
                  <w:p w:rsidR="00F75F9A" w:rsidRDefault="00F75F9A">
                    <w:pPr>
                      <w:spacing w:before="98" w:line="230" w:lineRule="auto"/>
                      <w:ind w:right="830" w:firstLine="802"/>
                      <w:rPr>
                        <w:rFonts w:ascii="Arial Narrow"/>
                        <w:b/>
                        <w:sz w:val="27"/>
                      </w:rPr>
                    </w:pPr>
                    <w:r>
                      <w:rPr>
                        <w:rFonts w:ascii="Arial Narrow"/>
                        <w:b/>
                        <w:color w:val="FFFFFF"/>
                        <w:spacing w:val="-8"/>
                        <w:sz w:val="27"/>
                      </w:rPr>
                      <w:t xml:space="preserve">ADMINISTRATIVE </w:t>
                    </w:r>
                    <w:r>
                      <w:rPr>
                        <w:rFonts w:ascii="Arial Narrow"/>
                        <w:b/>
                        <w:color w:val="FFFFFF"/>
                        <w:spacing w:val="-14"/>
                        <w:sz w:val="27"/>
                      </w:rPr>
                      <w:t xml:space="preserve">DATA, </w:t>
                    </w:r>
                    <w:r>
                      <w:rPr>
                        <w:rFonts w:ascii="Arial Narrow"/>
                        <w:b/>
                        <w:color w:val="FFFFFF"/>
                        <w:spacing w:val="-7"/>
                        <w:sz w:val="27"/>
                      </w:rPr>
                      <w:t xml:space="preserve">DESIGNED </w:t>
                    </w:r>
                    <w:r>
                      <w:rPr>
                        <w:rFonts w:ascii="Arial Narrow"/>
                        <w:b/>
                        <w:color w:val="FFFFFF"/>
                        <w:spacing w:val="-13"/>
                        <w:sz w:val="27"/>
                      </w:rPr>
                      <w:t xml:space="preserve">DATA, </w:t>
                    </w:r>
                    <w:r>
                      <w:rPr>
                        <w:rFonts w:ascii="Arial Narrow"/>
                        <w:b/>
                        <w:color w:val="FFFFFF"/>
                        <w:spacing w:val="-7"/>
                        <w:sz w:val="27"/>
                      </w:rPr>
                      <w:t xml:space="preserve">OPPORTUNITY </w:t>
                    </w:r>
                    <w:r>
                      <w:rPr>
                        <w:rFonts w:ascii="Arial Narrow"/>
                        <w:b/>
                        <w:color w:val="FFFFFF"/>
                        <w:spacing w:val="-17"/>
                        <w:sz w:val="27"/>
                      </w:rPr>
                      <w:t>DATA,</w:t>
                    </w:r>
                  </w:p>
                  <w:p w:rsidR="00F75F9A" w:rsidRDefault="00F75F9A">
                    <w:pPr>
                      <w:spacing w:line="298" w:lineRule="exact"/>
                      <w:ind w:left="872"/>
                      <w:rPr>
                        <w:rFonts w:ascii="Arial Narrow"/>
                        <w:b/>
                        <w:sz w:val="27"/>
                      </w:rPr>
                    </w:pPr>
                    <w:r>
                      <w:rPr>
                        <w:rFonts w:ascii="Arial Narrow"/>
                        <w:b/>
                        <w:color w:val="FFFFFF"/>
                        <w:sz w:val="27"/>
                      </w:rPr>
                      <w:t>&amp; PROCEDURAL DATA</w:t>
                    </w:r>
                  </w:p>
                  <w:p w:rsidR="00F75F9A" w:rsidRDefault="00F75F9A">
                    <w:pPr>
                      <w:spacing w:before="261"/>
                      <w:ind w:left="1661" w:right="25"/>
                      <w:jc w:val="center"/>
                      <w:rPr>
                        <w:rFonts w:ascii="Arial Narrow"/>
                        <w:b/>
                        <w:sz w:val="26"/>
                      </w:rPr>
                    </w:pPr>
                    <w:r>
                      <w:rPr>
                        <w:rFonts w:ascii="Arial Narrow"/>
                        <w:b/>
                        <w:color w:val="FFFFFF"/>
                        <w:spacing w:val="-14"/>
                        <w:sz w:val="26"/>
                      </w:rPr>
                      <w:t xml:space="preserve">DATA </w:t>
                    </w:r>
                    <w:r>
                      <w:rPr>
                        <w:rFonts w:ascii="Arial Narrow"/>
                        <w:b/>
                        <w:color w:val="FFFFFF"/>
                        <w:spacing w:val="-7"/>
                        <w:sz w:val="26"/>
                      </w:rPr>
                      <w:t xml:space="preserve">INGESTION </w:t>
                    </w:r>
                    <w:r>
                      <w:rPr>
                        <w:rFonts w:ascii="Arial Narrow"/>
                        <w:b/>
                        <w:color w:val="FFFFFF"/>
                        <w:sz w:val="26"/>
                      </w:rPr>
                      <w:t xml:space="preserve">&amp; </w:t>
                    </w:r>
                    <w:r>
                      <w:rPr>
                        <w:rFonts w:ascii="Arial Narrow"/>
                        <w:b/>
                        <w:color w:val="FFFFFF"/>
                        <w:spacing w:val="-7"/>
                        <w:sz w:val="26"/>
                      </w:rPr>
                      <w:t>GOVERNANCE</w:t>
                    </w:r>
                  </w:p>
                </w:txbxContent>
              </v:textbox>
            </v:shape>
            <v:shape id="Text Box 626" o:spid="_x0000_s1073" type="#_x0000_t202" style="position:absolute;left:6548;top:1382;width:2154;height:6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" filled="f" stroked="f">
              <o:lock v:ext="edit" rotation="t" aspectratio="t" verticies="t" text="t" shapetype="t"/>
              <v:textbox inset="0,0,0,0">
                <w:txbxContent>
                  <w:p w:rsidR="00F75F9A" w:rsidRDefault="00F75F9A">
                    <w:pPr>
                      <w:spacing w:before="3" w:line="254" w:lineRule="auto"/>
                      <w:ind w:left="370" w:hanging="371"/>
                      <w:rPr>
                        <w:rFonts w:ascii="Arial Narrow"/>
                        <w:b/>
                        <w:sz w:val="28"/>
                      </w:rPr>
                    </w:pPr>
                    <w:r>
                      <w:rPr>
                        <w:rFonts w:ascii="Arial Narrow"/>
                        <w:b/>
                        <w:color w:val="231F20"/>
                        <w:spacing w:val="-9"/>
                        <w:sz w:val="28"/>
                      </w:rPr>
                      <w:t xml:space="preserve">Inventory, </w:t>
                    </w:r>
                    <w:r>
                      <w:rPr>
                        <w:rFonts w:ascii="Arial Narrow"/>
                        <w:b/>
                        <w:color w:val="231F20"/>
                        <w:spacing w:val="-8"/>
                        <w:sz w:val="28"/>
                      </w:rPr>
                      <w:t xml:space="preserve">Screening </w:t>
                    </w:r>
                    <w:r>
                      <w:rPr>
                        <w:rFonts w:ascii="Arial Narrow"/>
                        <w:b/>
                        <w:color w:val="231F20"/>
                        <w:sz w:val="28"/>
                      </w:rPr>
                      <w:t xml:space="preserve">&amp; </w:t>
                    </w:r>
                    <w:r>
                      <w:rPr>
                        <w:rFonts w:ascii="Arial Narrow"/>
                        <w:b/>
                        <w:color w:val="231F20"/>
                        <w:spacing w:val="-7"/>
                        <w:sz w:val="28"/>
                      </w:rPr>
                      <w:t>Acquisition</w:t>
                    </w:r>
                  </w:p>
                </w:txbxContent>
              </v:textbox>
            </v:shape>
            <v:shape id="Text Box 627" o:spid="_x0000_s1074" type="#_x0000_t202" style="position:absolute;left:187;top:2991;width:1438;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" filled="f" stroked="f">
              <o:lock v:ext="edit" rotation="t" aspectratio="t" verticies="t" text="t" shapetype="t"/>
              <v:textbox inset="0,0,0,0">
                <w:txbxContent>
                  <w:p w:rsidR="00F75F9A" w:rsidRDefault="00F75F9A">
                    <w:pPr>
                      <w:spacing w:before="45" w:line="201" w:lineRule="auto"/>
                      <w:ind w:left="162" w:right="181" w:hanging="8"/>
                      <w:jc w:val="center"/>
                      <w:rPr>
                        <w:rFonts w:ascii="Arial Narrow"/>
                        <w:b/>
                        <w:sz w:val="25"/>
                      </w:rPr>
                    </w:pPr>
                    <w:r>
                      <w:rPr>
                        <w:rFonts w:ascii="Arial Narrow"/>
                        <w:b/>
                        <w:color w:val="231F20"/>
                        <w:spacing w:val="-19"/>
                        <w:w w:val="105"/>
                        <w:sz w:val="25"/>
                      </w:rPr>
                      <w:t xml:space="preserve">DATA </w:t>
                    </w:r>
                    <w:r>
                      <w:rPr>
                        <w:rFonts w:ascii="Arial Narrow"/>
                        <w:b/>
                        <w:color w:val="231F20"/>
                        <w:spacing w:val="-7"/>
                        <w:sz w:val="25"/>
                      </w:rPr>
                      <w:t>PROFILING</w:t>
                    </w:r>
                  </w:p>
                  <w:p w:rsidR="00F75F9A" w:rsidRDefault="00F75F9A">
                    <w:pPr>
                      <w:spacing w:before="141" w:line="216" w:lineRule="auto"/>
                      <w:ind w:right="18"/>
                      <w:jc w:val="center"/>
                      <w:rPr>
                        <w:rFonts w:ascii="Arial Narrow"/>
                        <w:b/>
                        <w:sz w:val="25"/>
                      </w:rPr>
                    </w:pPr>
                    <w:r>
                      <w:rPr>
                        <w:rFonts w:ascii="Arial Narrow"/>
                        <w:b/>
                        <w:color w:val="00262C"/>
                        <w:spacing w:val="-6"/>
                        <w:w w:val="105"/>
                        <w:sz w:val="25"/>
                      </w:rPr>
                      <w:t>Data</w:t>
                    </w:r>
                    <w:r>
                      <w:rPr>
                        <w:rFonts w:ascii="Arial Narrow"/>
                        <w:b/>
                        <w:color w:val="00262C"/>
                        <w:spacing w:val="-38"/>
                        <w:w w:val="105"/>
                        <w:sz w:val="25"/>
                      </w:rPr>
                      <w:t xml:space="preserve"> </w:t>
                    </w:r>
                    <w:r>
                      <w:rPr>
                        <w:rFonts w:ascii="Arial Narrow"/>
                        <w:b/>
                        <w:color w:val="00262C"/>
                        <w:spacing w:val="-7"/>
                        <w:w w:val="105"/>
                        <w:sz w:val="25"/>
                      </w:rPr>
                      <w:t xml:space="preserve">Structure, </w:t>
                    </w:r>
                    <w:r>
                      <w:rPr>
                        <w:rFonts w:ascii="Arial Narrow"/>
                        <w:b/>
                        <w:color w:val="00262C"/>
                        <w:spacing w:val="-6"/>
                        <w:w w:val="105"/>
                        <w:sz w:val="25"/>
                      </w:rPr>
                      <w:t xml:space="preserve">Data </w:t>
                    </w:r>
                    <w:r>
                      <w:rPr>
                        <w:rFonts w:ascii="Arial Narrow"/>
                        <w:b/>
                        <w:color w:val="00262C"/>
                        <w:spacing w:val="-8"/>
                        <w:w w:val="105"/>
                        <w:sz w:val="25"/>
                      </w:rPr>
                      <w:t xml:space="preserve">Quality, </w:t>
                    </w:r>
                    <w:r>
                      <w:rPr>
                        <w:rFonts w:ascii="Arial Narrow"/>
                        <w:b/>
                        <w:color w:val="00262C"/>
                        <w:spacing w:val="-7"/>
                        <w:w w:val="105"/>
                        <w:sz w:val="25"/>
                      </w:rPr>
                      <w:t xml:space="preserve">Provenance </w:t>
                    </w:r>
                    <w:r>
                      <w:rPr>
                        <w:rFonts w:ascii="Arial Narrow"/>
                        <w:b/>
                        <w:color w:val="00262C"/>
                        <w:w w:val="105"/>
                        <w:sz w:val="25"/>
                      </w:rPr>
                      <w:t xml:space="preserve">&amp; </w:t>
                    </w:r>
                    <w:r>
                      <w:rPr>
                        <w:rFonts w:ascii="Arial Narrow"/>
                        <w:b/>
                        <w:color w:val="00262C"/>
                        <w:spacing w:val="-6"/>
                        <w:w w:val="105"/>
                        <w:sz w:val="25"/>
                      </w:rPr>
                      <w:t>Meta</w:t>
                    </w:r>
                    <w:r>
                      <w:rPr>
                        <w:rFonts w:ascii="Arial Narrow"/>
                        <w:b/>
                        <w:color w:val="00262C"/>
                        <w:spacing w:val="-18"/>
                        <w:w w:val="105"/>
                        <w:sz w:val="25"/>
                      </w:rPr>
                      <w:t xml:space="preserve"> </w:t>
                    </w:r>
                    <w:r>
                      <w:rPr>
                        <w:rFonts w:ascii="Arial Narrow"/>
                        <w:b/>
                        <w:color w:val="00262C"/>
                        <w:spacing w:val="-7"/>
                        <w:w w:val="105"/>
                        <w:sz w:val="25"/>
                      </w:rPr>
                      <w:t>Data</w:t>
                    </w:r>
                  </w:p>
                </w:txbxContent>
              </v:textbox>
            </v:shape>
            <v:shape id="Text Box 628" o:spid="_x0000_s1075" type="#_x0000_t202" style="position:absolute;left:2512;top:2991;width:1521;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" filled="f" stroked="f">
              <o:lock v:ext="edit" rotation="t" aspectratio="t" verticies="t" text="t" shapetype="t"/>
              <v:textbox inset="0,0,0,0">
                <w:txbxContent>
                  <w:p w:rsidR="00F75F9A" w:rsidRDefault="00F75F9A">
                    <w:pPr>
                      <w:spacing w:before="45" w:line="201" w:lineRule="auto"/>
                      <w:ind w:left="50" w:right="18" w:hanging="16"/>
                      <w:jc w:val="center"/>
                      <w:rPr>
                        <w:rFonts w:ascii="Arial Narrow"/>
                        <w:b/>
                        <w:sz w:val="25"/>
                      </w:rPr>
                    </w:pPr>
                    <w:r>
                      <w:rPr>
                        <w:rFonts w:ascii="Arial Narrow"/>
                        <w:b/>
                        <w:color w:val="231F20"/>
                        <w:spacing w:val="-19"/>
                        <w:w w:val="105"/>
                        <w:sz w:val="25"/>
                      </w:rPr>
                      <w:t xml:space="preserve">DATA </w:t>
                    </w:r>
                    <w:r>
                      <w:rPr>
                        <w:rFonts w:ascii="Arial Narrow"/>
                        <w:b/>
                        <w:color w:val="231F20"/>
                        <w:spacing w:val="-9"/>
                        <w:sz w:val="25"/>
                      </w:rPr>
                      <w:t>PREPARATION</w:t>
                    </w:r>
                  </w:p>
                  <w:p w:rsidR="00F75F9A" w:rsidRDefault="00F75F9A">
                    <w:pPr>
                      <w:spacing w:before="251" w:line="216" w:lineRule="auto"/>
                      <w:ind w:right="19" w:hanging="1"/>
                      <w:jc w:val="center"/>
                      <w:rPr>
                        <w:rFonts w:ascii="Arial Narrow"/>
                        <w:b/>
                        <w:sz w:val="25"/>
                      </w:rPr>
                    </w:pPr>
                    <w:r>
                      <w:rPr>
                        <w:rFonts w:ascii="Arial Narrow"/>
                        <w:b/>
                        <w:color w:val="00262C"/>
                        <w:spacing w:val="-7"/>
                        <w:w w:val="105"/>
                        <w:sz w:val="25"/>
                      </w:rPr>
                      <w:t xml:space="preserve">Cleaning, </w:t>
                    </w:r>
                    <w:r>
                      <w:rPr>
                        <w:rFonts w:ascii="Arial Narrow"/>
                        <w:b/>
                        <w:color w:val="00262C"/>
                        <w:spacing w:val="-8"/>
                        <w:sz w:val="25"/>
                      </w:rPr>
                      <w:t xml:space="preserve">Transformation, </w:t>
                    </w:r>
                    <w:r>
                      <w:rPr>
                        <w:rFonts w:ascii="Arial Narrow"/>
                        <w:b/>
                        <w:color w:val="00262C"/>
                        <w:spacing w:val="-7"/>
                        <w:w w:val="105"/>
                        <w:sz w:val="25"/>
                      </w:rPr>
                      <w:t>Restructuring</w:t>
                    </w:r>
                  </w:p>
                </w:txbxContent>
              </v:textbox>
            </v:shape>
            <v:shape id="Text Box 629" o:spid="_x0000_s1076" type="#_x0000_t202" style="position:absolute;left:4815;top:2991;width:1648;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" filled="f" stroked="f">
              <o:lock v:ext="edit" rotation="t" aspectratio="t" verticies="t" text="t" shapetype="t"/>
              <v:textbox inset="0,0,0,0">
                <w:txbxContent>
                  <w:p w:rsidR="00F75F9A" w:rsidRDefault="00F75F9A">
                    <w:pPr>
                      <w:spacing w:before="45" w:line="201" w:lineRule="auto"/>
                      <w:ind w:left="360" w:right="379" w:hanging="8"/>
                      <w:jc w:val="center"/>
                      <w:rPr>
                        <w:rFonts w:ascii="Arial Narrow"/>
                        <w:b/>
                        <w:sz w:val="25"/>
                      </w:rPr>
                    </w:pPr>
                    <w:r>
                      <w:rPr>
                        <w:rFonts w:ascii="Arial Narrow"/>
                        <w:b/>
                        <w:color w:val="231F20"/>
                        <w:spacing w:val="-19"/>
                        <w:w w:val="105"/>
                        <w:sz w:val="25"/>
                      </w:rPr>
                      <w:t xml:space="preserve">DATA </w:t>
                    </w:r>
                    <w:r>
                      <w:rPr>
                        <w:rFonts w:ascii="Arial Narrow"/>
                        <w:b/>
                        <w:color w:val="231F20"/>
                        <w:spacing w:val="-7"/>
                        <w:sz w:val="25"/>
                      </w:rPr>
                      <w:t>LINKAGE</w:t>
                    </w:r>
                  </w:p>
                  <w:p w:rsidR="00F75F9A" w:rsidRDefault="00F75F9A">
                    <w:pPr>
                      <w:spacing w:before="141" w:line="216" w:lineRule="auto"/>
                      <w:ind w:right="18" w:firstLine="5"/>
                      <w:jc w:val="center"/>
                      <w:rPr>
                        <w:rFonts w:ascii="Arial Narrow"/>
                        <w:b/>
                        <w:sz w:val="25"/>
                      </w:rPr>
                    </w:pPr>
                    <w:r>
                      <w:rPr>
                        <w:rFonts w:ascii="Arial Narrow"/>
                        <w:b/>
                        <w:color w:val="00262C"/>
                        <w:spacing w:val="-8"/>
                        <w:w w:val="105"/>
                        <w:sz w:val="25"/>
                      </w:rPr>
                      <w:t xml:space="preserve">Ontology, </w:t>
                    </w:r>
                    <w:r>
                      <w:rPr>
                        <w:rFonts w:ascii="Arial Narrow"/>
                        <w:b/>
                        <w:color w:val="00262C"/>
                        <w:spacing w:val="-7"/>
                        <w:w w:val="105"/>
                        <w:sz w:val="25"/>
                      </w:rPr>
                      <w:t xml:space="preserve">Selection </w:t>
                    </w:r>
                    <w:r>
                      <w:rPr>
                        <w:rFonts w:ascii="Arial Narrow"/>
                        <w:b/>
                        <w:color w:val="00262C"/>
                        <w:w w:val="105"/>
                        <w:sz w:val="25"/>
                      </w:rPr>
                      <w:t xml:space="preserve">&amp; </w:t>
                    </w:r>
                    <w:r>
                      <w:rPr>
                        <w:rFonts w:ascii="Arial Narrow"/>
                        <w:b/>
                        <w:color w:val="00262C"/>
                        <w:spacing w:val="-7"/>
                        <w:w w:val="105"/>
                        <w:sz w:val="25"/>
                      </w:rPr>
                      <w:t xml:space="preserve">Alignment, </w:t>
                    </w:r>
                    <w:r>
                      <w:rPr>
                        <w:rFonts w:ascii="Arial Narrow"/>
                        <w:b/>
                        <w:color w:val="00262C"/>
                        <w:spacing w:val="-6"/>
                        <w:w w:val="105"/>
                        <w:sz w:val="25"/>
                      </w:rPr>
                      <w:t>Entity</w:t>
                    </w:r>
                    <w:r>
                      <w:rPr>
                        <w:rFonts w:ascii="Arial Narrow"/>
                        <w:b/>
                        <w:color w:val="00262C"/>
                        <w:spacing w:val="-43"/>
                        <w:w w:val="105"/>
                        <w:sz w:val="25"/>
                      </w:rPr>
                      <w:t xml:space="preserve"> </w:t>
                    </w:r>
                    <w:r>
                      <w:rPr>
                        <w:rFonts w:ascii="Arial Narrow"/>
                        <w:b/>
                        <w:color w:val="00262C"/>
                        <w:spacing w:val="-7"/>
                        <w:w w:val="105"/>
                        <w:sz w:val="25"/>
                      </w:rPr>
                      <w:t>Resolution</w:t>
                    </w:r>
                  </w:p>
                </w:txbxContent>
              </v:textbox>
            </v:shape>
            <v:shape id="Text Box 630" o:spid="_x0000_s1077" type="#_x0000_t202" style="position:absolute;left:7194;top:2991;width:1625;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" filled="f" stroked="f">
              <o:lock v:ext="edit" rotation="t" aspectratio="t" verticies="t" text="t" shapetype="t"/>
              <v:textbox inset="0,0,0,0">
                <w:txbxContent>
                  <w:p w:rsidR="00F75F9A" w:rsidRDefault="00F75F9A">
                    <w:pPr>
                      <w:spacing w:before="45" w:line="201" w:lineRule="auto"/>
                      <w:ind w:left="82" w:firstLine="458"/>
                      <w:rPr>
                        <w:rFonts w:ascii="Arial Narrow"/>
                        <w:b/>
                        <w:sz w:val="25"/>
                      </w:rPr>
                    </w:pPr>
                    <w:r>
                      <w:rPr>
                        <w:rFonts w:ascii="Arial Narrow"/>
                        <w:b/>
                        <w:color w:val="231F20"/>
                        <w:w w:val="105"/>
                        <w:sz w:val="25"/>
                      </w:rPr>
                      <w:t xml:space="preserve">DATA </w:t>
                    </w:r>
                    <w:r>
                      <w:rPr>
                        <w:rFonts w:ascii="Arial Narrow"/>
                        <w:b/>
                        <w:color w:val="231F20"/>
                        <w:sz w:val="25"/>
                      </w:rPr>
                      <w:t>EXPLORATION</w:t>
                    </w:r>
                  </w:p>
                  <w:p w:rsidR="00F75F9A" w:rsidRDefault="00F75F9A">
                    <w:pPr>
                      <w:spacing w:before="251" w:line="216" w:lineRule="auto"/>
                      <w:ind w:left="60" w:right="18" w:hanging="61"/>
                      <w:jc w:val="both"/>
                      <w:rPr>
                        <w:rFonts w:ascii="Arial Narrow"/>
                        <w:b/>
                        <w:sz w:val="25"/>
                      </w:rPr>
                    </w:pPr>
                    <w:r>
                      <w:rPr>
                        <w:rFonts w:ascii="Arial Narrow"/>
                        <w:b/>
                        <w:color w:val="00262C"/>
                        <w:spacing w:val="-7"/>
                        <w:sz w:val="25"/>
                      </w:rPr>
                      <w:t xml:space="preserve">Characterization, </w:t>
                    </w:r>
                    <w:r>
                      <w:rPr>
                        <w:rFonts w:ascii="Arial Narrow"/>
                        <w:b/>
                        <w:color w:val="00262C"/>
                        <w:spacing w:val="-7"/>
                        <w:w w:val="105"/>
                        <w:sz w:val="25"/>
                      </w:rPr>
                      <w:t xml:space="preserve">Summarization, </w:t>
                    </w:r>
                    <w:r>
                      <w:rPr>
                        <w:rFonts w:ascii="Arial Narrow"/>
                        <w:b/>
                        <w:color w:val="00262C"/>
                        <w:spacing w:val="-8"/>
                        <w:w w:val="105"/>
                        <w:sz w:val="25"/>
                      </w:rPr>
                      <w:t>Visualization</w:t>
                    </w:r>
                  </w:p>
                </w:txbxContent>
              </v:textbox>
            </v:shape>
            <v:shape id="Text Box 631" o:spid="_x0000_s1078" type="#_x0000_t202" style="position:absolute;left:2238;top:5022;width:4434;height:8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" filled="f" stroked="f">
              <o:lock v:ext="edit" rotation="t" aspectratio="t" verticies="t" text="t" shapetype="t"/>
              <v:textbox inset="0,0,0,0">
                <w:txbxContent>
                  <w:p w:rsidR="00F75F9A" w:rsidRDefault="00F75F9A">
                    <w:pPr>
                      <w:spacing w:before="4"/>
                      <w:ind w:left="15" w:right="32"/>
                      <w:jc w:val="center"/>
                      <w:rPr>
                        <w:rFonts w:ascii="Arial Narrow"/>
                        <w:b/>
                        <w:sz w:val="26"/>
                      </w:rPr>
                    </w:pPr>
                    <w:r>
                      <w:rPr>
                        <w:rFonts w:ascii="Arial Narrow"/>
                        <w:b/>
                        <w:color w:val="FFFFFF"/>
                        <w:sz w:val="26"/>
                      </w:rPr>
                      <w:t>FITNESS-FOR-USE-ASSESSMENT</w:t>
                    </w:r>
                  </w:p>
                  <w:p w:rsidR="00F75F9A" w:rsidRDefault="00F75F9A">
                    <w:pPr>
                      <w:spacing w:before="259"/>
                      <w:ind w:left="15" w:right="33"/>
                      <w:jc w:val="center"/>
                      <w:rPr>
                        <w:rFonts w:ascii="Arial Narrow"/>
                        <w:b/>
                        <w:sz w:val="26"/>
                      </w:rPr>
                    </w:pPr>
                    <w:r>
                      <w:rPr>
                        <w:rFonts w:ascii="Arial Narrow"/>
                        <w:b/>
                        <w:color w:val="FFFFFF"/>
                        <w:spacing w:val="-10"/>
                        <w:sz w:val="26"/>
                      </w:rPr>
                      <w:t xml:space="preserve">STATISTICAL </w:t>
                    </w:r>
                    <w:r>
                      <w:rPr>
                        <w:rFonts w:ascii="Arial Narrow"/>
                        <w:b/>
                        <w:color w:val="FFFFFF"/>
                        <w:spacing w:val="-7"/>
                        <w:sz w:val="26"/>
                      </w:rPr>
                      <w:t xml:space="preserve">MODELING </w:t>
                    </w:r>
                    <w:r>
                      <w:rPr>
                        <w:rFonts w:ascii="Arial Narrow"/>
                        <w:b/>
                        <w:color w:val="FFFFFF"/>
                        <w:sz w:val="26"/>
                      </w:rPr>
                      <w:t xml:space="preserve">&amp; </w:t>
                    </w:r>
                    <w:r>
                      <w:rPr>
                        <w:rFonts w:ascii="Arial Narrow"/>
                        <w:b/>
                        <w:color w:val="FFFFFF"/>
                        <w:spacing w:val="-14"/>
                        <w:sz w:val="26"/>
                      </w:rPr>
                      <w:t xml:space="preserve">DATA </w:t>
                    </w:r>
                    <w:r>
                      <w:rPr>
                        <w:rFonts w:ascii="Arial Narrow"/>
                        <w:b/>
                        <w:color w:val="FFFFFF"/>
                        <w:spacing w:val="-10"/>
                        <w:sz w:val="26"/>
                      </w:rPr>
                      <w:t>ANALYSES</w:t>
                    </w:r>
                  </w:p>
                </w:txbxContent>
              </v:textbox>
            </v:shape>
            <w10:anchorlock/>
          </v:group>
        </w:pict>
      </w:r>
    </w:p>
    <w:p w:rsidR="00194060" w:rsidRDefault="00194060">
      <w:pPr>
        <w:pStyle w:val="BodyText"/>
        <w:spacing w:before="8"/>
      </w:pPr>
    </w:p>
    <w:p w:rsidR="00194060" w:rsidRDefault="00F75F9A">
      <w:pPr>
        <w:spacing w:before="67" w:line="254" w:lineRule="auto"/>
        <w:ind w:left="119" w:right="1436"/>
        <w:jc w:val="both"/>
        <w:rPr>
          <w:sz w:val="18"/>
        </w:rPr>
      </w:pPr>
      <w:r>
        <w:rPr>
          <w:b/>
          <w:w w:val="110"/>
          <w:sz w:val="18"/>
        </w:rPr>
        <w:t xml:space="preserve">Figure 15: </w:t>
      </w:r>
      <w:r>
        <w:rPr>
          <w:w w:val="110"/>
          <w:sz w:val="18"/>
        </w:rPr>
        <w:t xml:space="preserve">The Social and Decision Analytics Laboratorys Data Science </w:t>
      </w:r>
      <w:r>
        <w:rPr>
          <w:spacing w:val="-3"/>
          <w:w w:val="110"/>
          <w:sz w:val="18"/>
        </w:rPr>
        <w:t xml:space="preserve">Framework </w:t>
      </w:r>
      <w:r>
        <w:rPr>
          <w:w w:val="110"/>
          <w:sz w:val="18"/>
        </w:rPr>
        <w:t xml:space="preserve">(The data science framework development that has emerged from this research contains the following components: </w:t>
      </w:r>
      <w:r>
        <w:rPr>
          <w:b/>
          <w:w w:val="110"/>
          <w:sz w:val="18"/>
        </w:rPr>
        <w:t xml:space="preserve">data discovery </w:t>
      </w:r>
      <w:r>
        <w:rPr>
          <w:w w:val="110"/>
          <w:sz w:val="18"/>
        </w:rPr>
        <w:t xml:space="preserve">(finding poten- tial data sources to address the issue), </w:t>
      </w:r>
      <w:r>
        <w:rPr>
          <w:b/>
          <w:w w:val="110"/>
          <w:sz w:val="18"/>
        </w:rPr>
        <w:t xml:space="preserve">data inventory </w:t>
      </w:r>
      <w:r>
        <w:rPr>
          <w:w w:val="110"/>
          <w:sz w:val="18"/>
        </w:rPr>
        <w:t xml:space="preserve">(screening), </w:t>
      </w:r>
      <w:r>
        <w:rPr>
          <w:b/>
          <w:w w:val="110"/>
          <w:sz w:val="18"/>
        </w:rPr>
        <w:t xml:space="preserve">data acquisition </w:t>
      </w:r>
      <w:r>
        <w:rPr>
          <w:w w:val="110"/>
          <w:sz w:val="18"/>
        </w:rPr>
        <w:t xml:space="preserve">(negotiating and acquiring the data, and managing legal, </w:t>
      </w:r>
      <w:r>
        <w:rPr>
          <w:spacing w:val="-4"/>
          <w:w w:val="110"/>
          <w:sz w:val="18"/>
        </w:rPr>
        <w:t xml:space="preserve">privacy, </w:t>
      </w:r>
      <w:r>
        <w:rPr>
          <w:spacing w:val="-3"/>
          <w:w w:val="110"/>
          <w:sz w:val="18"/>
        </w:rPr>
        <w:t xml:space="preserve">security, </w:t>
      </w:r>
      <w:r>
        <w:rPr>
          <w:w w:val="110"/>
          <w:sz w:val="18"/>
        </w:rPr>
        <w:t xml:space="preserve">and confidentiality practices), </w:t>
      </w:r>
      <w:r>
        <w:rPr>
          <w:b/>
          <w:w w:val="110"/>
          <w:sz w:val="18"/>
        </w:rPr>
        <w:t xml:space="preserve">data profiling </w:t>
      </w:r>
      <w:r>
        <w:rPr>
          <w:w w:val="110"/>
          <w:sz w:val="18"/>
        </w:rPr>
        <w:t xml:space="preserve">(determination of both the quality of the data, provenance, and its utility to the project at hand), </w:t>
      </w:r>
      <w:r>
        <w:rPr>
          <w:b/>
          <w:w w:val="110"/>
          <w:sz w:val="18"/>
        </w:rPr>
        <w:t xml:space="preserve">data preparation </w:t>
      </w:r>
      <w:r>
        <w:rPr>
          <w:w w:val="110"/>
          <w:sz w:val="18"/>
        </w:rPr>
        <w:t xml:space="preserve">(cleaning and readying the data for analysis), </w:t>
      </w:r>
      <w:r>
        <w:rPr>
          <w:b/>
          <w:w w:val="110"/>
          <w:sz w:val="18"/>
        </w:rPr>
        <w:t xml:space="preserve">data linkage </w:t>
      </w:r>
      <w:r>
        <w:rPr>
          <w:w w:val="110"/>
          <w:sz w:val="18"/>
        </w:rPr>
        <w:t xml:space="preserve">(building links to ensure compatible meaning, schemas, and ontology for data from multiple sources, resulting from the repurposing of the data), </w:t>
      </w:r>
      <w:r>
        <w:rPr>
          <w:b/>
          <w:w w:val="110"/>
          <w:sz w:val="18"/>
        </w:rPr>
        <w:t xml:space="preserve">data exploration </w:t>
      </w:r>
      <w:r>
        <w:rPr>
          <w:w w:val="110"/>
          <w:sz w:val="18"/>
        </w:rPr>
        <w:t xml:space="preserve">(summarizing main characteristics, often with visual methods), </w:t>
      </w:r>
      <w:r>
        <w:rPr>
          <w:b/>
          <w:w w:val="110"/>
          <w:sz w:val="18"/>
        </w:rPr>
        <w:t xml:space="preserve">fitness-for-use assessment </w:t>
      </w:r>
      <w:r>
        <w:rPr>
          <w:w w:val="110"/>
          <w:sz w:val="18"/>
        </w:rPr>
        <w:t xml:space="preserve">(characterizing the information content in the results as a  function of the analysis model, the data quality needs of the model),  and the </w:t>
      </w:r>
      <w:r>
        <w:rPr>
          <w:b/>
          <w:w w:val="110"/>
          <w:sz w:val="18"/>
        </w:rPr>
        <w:t xml:space="preserve">data  coverage </w:t>
      </w:r>
      <w:r>
        <w:rPr>
          <w:w w:val="110"/>
          <w:sz w:val="18"/>
        </w:rPr>
        <w:t xml:space="preserve">(representativeness),  and </w:t>
      </w:r>
      <w:r>
        <w:rPr>
          <w:b/>
          <w:w w:val="110"/>
          <w:sz w:val="18"/>
        </w:rPr>
        <w:t xml:space="preserve">modeling and analysis </w:t>
      </w:r>
      <w:r>
        <w:rPr>
          <w:w w:val="110"/>
          <w:sz w:val="18"/>
        </w:rPr>
        <w:t>(a model that embodies a set of statistical assumptions concerning the generation of  some</w:t>
      </w:r>
      <w:r>
        <w:rPr>
          <w:spacing w:val="12"/>
          <w:w w:val="110"/>
          <w:sz w:val="18"/>
        </w:rPr>
        <w:t xml:space="preserve"> </w:t>
      </w:r>
      <w:r>
        <w:rPr>
          <w:w w:val="110"/>
          <w:sz w:val="18"/>
        </w:rPr>
        <w:t>sample</w:t>
      </w:r>
      <w:r>
        <w:rPr>
          <w:spacing w:val="12"/>
          <w:w w:val="110"/>
          <w:sz w:val="18"/>
        </w:rPr>
        <w:t xml:space="preserve"> </w:t>
      </w:r>
      <w:r>
        <w:rPr>
          <w:w w:val="110"/>
          <w:sz w:val="18"/>
        </w:rPr>
        <w:t>data</w:t>
      </w:r>
      <w:r>
        <w:rPr>
          <w:spacing w:val="12"/>
          <w:w w:val="110"/>
          <w:sz w:val="18"/>
        </w:rPr>
        <w:t xml:space="preserve"> </w:t>
      </w:r>
      <w:r>
        <w:rPr>
          <w:w w:val="110"/>
          <w:sz w:val="18"/>
        </w:rPr>
        <w:t>and</w:t>
      </w:r>
      <w:r>
        <w:rPr>
          <w:spacing w:val="12"/>
          <w:w w:val="110"/>
          <w:sz w:val="18"/>
        </w:rPr>
        <w:t xml:space="preserve"> </w:t>
      </w:r>
      <w:r>
        <w:rPr>
          <w:w w:val="110"/>
          <w:sz w:val="18"/>
        </w:rPr>
        <w:t>similar</w:t>
      </w:r>
      <w:r>
        <w:rPr>
          <w:spacing w:val="12"/>
          <w:w w:val="110"/>
          <w:sz w:val="18"/>
        </w:rPr>
        <w:t xml:space="preserve"> </w:t>
      </w:r>
      <w:r>
        <w:rPr>
          <w:w w:val="110"/>
          <w:sz w:val="18"/>
        </w:rPr>
        <w:t>data</w:t>
      </w:r>
      <w:r>
        <w:rPr>
          <w:spacing w:val="12"/>
          <w:w w:val="110"/>
          <w:sz w:val="18"/>
        </w:rPr>
        <w:t xml:space="preserve"> </w:t>
      </w:r>
      <w:r>
        <w:rPr>
          <w:w w:val="110"/>
          <w:sz w:val="18"/>
        </w:rPr>
        <w:t>from</w:t>
      </w:r>
      <w:r>
        <w:rPr>
          <w:spacing w:val="12"/>
          <w:w w:val="110"/>
          <w:sz w:val="18"/>
        </w:rPr>
        <w:t xml:space="preserve"> </w:t>
      </w:r>
      <w:r>
        <w:rPr>
          <w:w w:val="110"/>
          <w:sz w:val="18"/>
        </w:rPr>
        <w:t>a</w:t>
      </w:r>
      <w:r>
        <w:rPr>
          <w:spacing w:val="12"/>
          <w:w w:val="110"/>
          <w:sz w:val="18"/>
        </w:rPr>
        <w:t xml:space="preserve"> </w:t>
      </w:r>
      <w:r>
        <w:rPr>
          <w:w w:val="110"/>
          <w:sz w:val="18"/>
        </w:rPr>
        <w:t>larger</w:t>
      </w:r>
      <w:r>
        <w:rPr>
          <w:spacing w:val="12"/>
          <w:w w:val="110"/>
          <w:sz w:val="18"/>
        </w:rPr>
        <w:t xml:space="preserve"> </w:t>
      </w:r>
      <w:r>
        <w:rPr>
          <w:w w:val="110"/>
          <w:sz w:val="18"/>
        </w:rPr>
        <w:t>population.)</w:t>
      </w:r>
      <w:r>
        <w:rPr>
          <w:spacing w:val="34"/>
          <w:w w:val="110"/>
          <w:sz w:val="18"/>
        </w:rPr>
        <w:t xml:space="preserve"> </w:t>
      </w:r>
      <w:r>
        <w:rPr>
          <w:w w:val="110"/>
          <w:sz w:val="18"/>
        </w:rPr>
        <w:t>(Keller</w:t>
      </w:r>
      <w:r>
        <w:rPr>
          <w:spacing w:val="12"/>
          <w:w w:val="110"/>
          <w:sz w:val="18"/>
        </w:rPr>
        <w:t xml:space="preserve"> </w:t>
      </w:r>
      <w:r>
        <w:rPr>
          <w:w w:val="110"/>
          <w:sz w:val="18"/>
        </w:rPr>
        <w:t>et</w:t>
      </w:r>
      <w:r>
        <w:rPr>
          <w:spacing w:val="12"/>
          <w:w w:val="110"/>
          <w:sz w:val="18"/>
        </w:rPr>
        <w:t xml:space="preserve"> </w:t>
      </w:r>
      <w:r>
        <w:rPr>
          <w:w w:val="110"/>
          <w:sz w:val="18"/>
        </w:rPr>
        <w:t>al.,</w:t>
      </w:r>
      <w:r>
        <w:rPr>
          <w:spacing w:val="12"/>
          <w:w w:val="110"/>
          <w:sz w:val="18"/>
        </w:rPr>
        <w:t xml:space="preserve"> </w:t>
      </w:r>
      <w:r>
        <w:rPr>
          <w:w w:val="110"/>
          <w:sz w:val="18"/>
        </w:rPr>
        <w:t>2017)</w:t>
      </w:r>
    </w:p>
    <w:p w:rsidR="00194060" w:rsidRDefault="00194060">
      <w:pPr>
        <w:pStyle w:val="BodyText"/>
        <w:rPr>
          <w:sz w:val="18"/>
        </w:rPr>
      </w:pPr>
    </w:p>
    <w:p w:rsidR="00194060" w:rsidRDefault="00194060">
      <w:pPr>
        <w:pStyle w:val="BodyText"/>
        <w:spacing w:before="10"/>
        <w:rPr>
          <w:sz w:val="18"/>
        </w:rPr>
      </w:pPr>
    </w:p>
    <w:p w:rsidR="00194060" w:rsidRDefault="00F75F9A">
      <w:pPr>
        <w:pStyle w:val="BodyText"/>
        <w:spacing w:line="312" w:lineRule="auto"/>
        <w:ind w:left="119" w:right="1436"/>
        <w:jc w:val="both"/>
      </w:pPr>
      <w:r>
        <w:rPr>
          <w:w w:val="110"/>
        </w:rPr>
        <w:t>automated data profiling tool that reduces the time to profile data by half. See Figure 17 for an example of the output from the Data Profiling Tool.</w:t>
      </w:r>
    </w:p>
    <w:p w:rsidR="00194060" w:rsidRDefault="00194060">
      <w:pPr>
        <w:pStyle w:val="BodyText"/>
        <w:spacing w:before="11"/>
        <w:rPr>
          <w:sz w:val="32"/>
        </w:rPr>
      </w:pPr>
    </w:p>
    <w:p w:rsidR="00194060" w:rsidRDefault="00F75F9A">
      <w:pPr>
        <w:pStyle w:val="Heading1"/>
        <w:numPr>
          <w:ilvl w:val="0"/>
          <w:numId w:val="3"/>
        </w:numPr>
        <w:tabs>
          <w:tab w:val="left" w:pos="672"/>
          <w:tab w:val="left" w:pos="673"/>
        </w:tabs>
        <w:spacing w:before="0"/>
        <w:ind w:left="672" w:hanging="552"/>
      </w:pPr>
      <w:bookmarkStart w:id="13" w:name="_TOC_250000"/>
      <w:r>
        <w:rPr>
          <w:w w:val="115"/>
        </w:rPr>
        <w:t>Review</w:t>
      </w:r>
      <w:r>
        <w:rPr>
          <w:spacing w:val="29"/>
          <w:w w:val="115"/>
        </w:rPr>
        <w:t xml:space="preserve"> </w:t>
      </w:r>
      <w:r>
        <w:rPr>
          <w:w w:val="115"/>
        </w:rPr>
        <w:t>of</w:t>
      </w:r>
      <w:r>
        <w:rPr>
          <w:spacing w:val="30"/>
          <w:w w:val="115"/>
        </w:rPr>
        <w:t xml:space="preserve"> </w:t>
      </w:r>
      <w:r>
        <w:rPr>
          <w:w w:val="115"/>
        </w:rPr>
        <w:t>Literature</w:t>
      </w:r>
      <w:r>
        <w:rPr>
          <w:spacing w:val="30"/>
          <w:w w:val="115"/>
        </w:rPr>
        <w:t xml:space="preserve"> </w:t>
      </w:r>
      <w:r>
        <w:rPr>
          <w:w w:val="115"/>
        </w:rPr>
        <w:t>on</w:t>
      </w:r>
      <w:r>
        <w:rPr>
          <w:spacing w:val="29"/>
          <w:w w:val="115"/>
        </w:rPr>
        <w:t xml:space="preserve"> </w:t>
      </w:r>
      <w:r>
        <w:rPr>
          <w:w w:val="115"/>
        </w:rPr>
        <w:t>Attrition</w:t>
      </w:r>
      <w:r>
        <w:rPr>
          <w:spacing w:val="30"/>
          <w:w w:val="115"/>
        </w:rPr>
        <w:t xml:space="preserve"> </w:t>
      </w:r>
      <w:r>
        <w:rPr>
          <w:w w:val="115"/>
        </w:rPr>
        <w:t>and</w:t>
      </w:r>
      <w:r>
        <w:rPr>
          <w:spacing w:val="30"/>
          <w:w w:val="115"/>
        </w:rPr>
        <w:t xml:space="preserve"> </w:t>
      </w:r>
      <w:r>
        <w:rPr>
          <w:w w:val="115"/>
        </w:rPr>
        <w:t>Related</w:t>
      </w:r>
      <w:r>
        <w:rPr>
          <w:spacing w:val="30"/>
          <w:w w:val="115"/>
        </w:rPr>
        <w:t xml:space="preserve"> </w:t>
      </w:r>
      <w:bookmarkEnd w:id="13"/>
      <w:r>
        <w:rPr>
          <w:spacing w:val="-5"/>
          <w:w w:val="115"/>
        </w:rPr>
        <w:t>Topics</w:t>
      </w:r>
    </w:p>
    <w:p w:rsidR="00194060" w:rsidRDefault="00194060">
      <w:pPr>
        <w:pStyle w:val="BodyText"/>
        <w:spacing w:before="2"/>
        <w:rPr>
          <w:b/>
          <w:sz w:val="24"/>
        </w:rPr>
      </w:pPr>
    </w:p>
    <w:p w:rsidR="00194060" w:rsidRDefault="00F75F9A">
      <w:pPr>
        <w:pStyle w:val="BodyText"/>
        <w:spacing w:before="1" w:line="312" w:lineRule="auto"/>
        <w:ind w:left="119" w:right="1437"/>
        <w:jc w:val="both"/>
      </w:pPr>
      <w:r>
        <w:rPr>
          <w:w w:val="105"/>
        </w:rPr>
        <w:t xml:space="preserve">This appendix presents a summary of the literature review that </w:t>
      </w:r>
      <w:r>
        <w:rPr>
          <w:spacing w:val="-4"/>
          <w:w w:val="105"/>
        </w:rPr>
        <w:t xml:space="preserve">we </w:t>
      </w:r>
      <w:r>
        <w:rPr>
          <w:w w:val="105"/>
        </w:rPr>
        <w:t>delivered to ARI in December 2016 (Shipp et al., 2016). It provides a brief overview of the literature on military attrition, and insights from the non-military literature on burnout in the helping professions, (police officers, emergency management technicians,</w:t>
      </w:r>
      <w:r>
        <w:rPr>
          <w:spacing w:val="52"/>
          <w:w w:val="105"/>
        </w:rPr>
        <w:t xml:space="preserve"> </w:t>
      </w:r>
      <w:r>
        <w:rPr>
          <w:w w:val="105"/>
        </w:rPr>
        <w:t>and clergy),</w:t>
      </w:r>
      <w:r>
        <w:rPr>
          <w:spacing w:val="52"/>
          <w:w w:val="105"/>
        </w:rPr>
        <w:t xml:space="preserve"> </w:t>
      </w:r>
      <w:r>
        <w:rPr>
          <w:w w:val="105"/>
        </w:rPr>
        <w:t>turnover in management,</w:t>
      </w:r>
      <w:r>
        <w:rPr>
          <w:spacing w:val="52"/>
          <w:w w:val="105"/>
        </w:rPr>
        <w:t xml:space="preserve"> </w:t>
      </w:r>
      <w:r>
        <w:rPr>
          <w:w w:val="105"/>
        </w:rPr>
        <w:t>and attrition ins ed-</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194060">
      <w:pPr>
        <w:pStyle w:val="BodyText"/>
        <w:spacing w:before="3"/>
        <w:rPr>
          <w:sz w:val="9"/>
        </w:rPr>
      </w:pPr>
    </w:p>
    <w:p w:rsidR="00194060" w:rsidRDefault="00F75F9A">
      <w:pPr>
        <w:pStyle w:val="BodyText"/>
        <w:ind w:left="1596"/>
        <w:rPr>
          <w:sz w:val="20"/>
        </w:rPr>
      </w:pPr>
      <w:r>
        <w:rPr>
          <w:noProof/>
          <w:sz w:val="20"/>
        </w:rPr>
        <w:drawing>
          <wp:inline distT="0" distB="0" distL="0" distR="0">
            <wp:extent cx="4143374" cy="5162550"/>
            <wp:effectExtent l="0" t="0" r="0" b="0"/>
            <wp:docPr id="1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jpeg"/>
                    <pic:cNvPicPr/>
                  </pic:nvPicPr>
                  <pic:blipFill>
                    <a:blip r:embed="rId27" cstate="print"/>
                    <a:stretch>
                      <a:fillRect/>
                    </a:stretch>
                  </pic:blipFill>
                  <pic:spPr>
                    <a:xfrm>
                      <a:off x="0" y="0"/>
                      <a:ext cx="4143374" cy="5162550"/>
                    </a:xfrm>
                    <a:prstGeom prst="rect">
                      <a:avLst/>
                    </a:prstGeom>
                  </pic:spPr>
                </pic:pic>
              </a:graphicData>
            </a:graphic>
          </wp:inline>
        </w:drawing>
      </w:r>
    </w:p>
    <w:p w:rsidR="00194060" w:rsidRDefault="00194060">
      <w:pPr>
        <w:pStyle w:val="BodyText"/>
        <w:rPr>
          <w:sz w:val="18"/>
        </w:rPr>
      </w:pPr>
    </w:p>
    <w:p w:rsidR="00194060" w:rsidRDefault="00F75F9A">
      <w:pPr>
        <w:spacing w:before="66" w:line="254" w:lineRule="auto"/>
        <w:ind w:left="120" w:right="1436"/>
        <w:jc w:val="both"/>
        <w:rPr>
          <w:sz w:val="18"/>
        </w:rPr>
      </w:pPr>
      <w:r>
        <w:rPr>
          <w:b/>
          <w:w w:val="110"/>
          <w:sz w:val="18"/>
        </w:rPr>
        <w:t xml:space="preserve">Table 4: </w:t>
      </w:r>
      <w:r>
        <w:rPr>
          <w:w w:val="110"/>
          <w:sz w:val="18"/>
        </w:rPr>
        <w:t>Data Sources acquired for research to model attrition of enlisted Soldiers. Sources: Army Analytics Laboratory, Research Facilitation Laboratory, Person Data Environment, and U.S. Census Bureau</w:t>
      </w:r>
    </w:p>
    <w:p w:rsidR="00194060" w:rsidRDefault="00194060">
      <w:pPr>
        <w:pStyle w:val="BodyText"/>
        <w:rPr>
          <w:sz w:val="18"/>
        </w:rPr>
      </w:pPr>
    </w:p>
    <w:p w:rsidR="00194060" w:rsidRDefault="00194060">
      <w:pPr>
        <w:pStyle w:val="BodyText"/>
        <w:spacing w:before="1"/>
        <w:rPr>
          <w:sz w:val="19"/>
        </w:rPr>
      </w:pPr>
    </w:p>
    <w:p w:rsidR="00194060" w:rsidRDefault="00F75F9A">
      <w:pPr>
        <w:pStyle w:val="BodyText"/>
        <w:spacing w:line="312" w:lineRule="auto"/>
        <w:ind w:left="120" w:right="1438"/>
        <w:jc w:val="both"/>
      </w:pPr>
      <w:r>
        <w:rPr>
          <w:w w:val="110"/>
        </w:rPr>
        <w:t>ucation ( high school and college students and teachers) These topics have synergies with Army attrition.</w:t>
      </w:r>
    </w:p>
    <w:p w:rsidR="00194060" w:rsidRDefault="00194060">
      <w:pPr>
        <w:pStyle w:val="BodyText"/>
        <w:spacing w:before="9"/>
        <w:rPr>
          <w:sz w:val="25"/>
        </w:rPr>
      </w:pPr>
    </w:p>
    <w:p w:rsidR="00194060" w:rsidRDefault="00F75F9A">
      <w:pPr>
        <w:pStyle w:val="Heading2"/>
        <w:numPr>
          <w:ilvl w:val="1"/>
          <w:numId w:val="3"/>
        </w:numPr>
        <w:tabs>
          <w:tab w:val="left" w:pos="789"/>
          <w:tab w:val="left" w:pos="790"/>
        </w:tabs>
        <w:ind w:left="789" w:hanging="669"/>
      </w:pPr>
      <w:r>
        <w:rPr>
          <w:w w:val="115"/>
        </w:rPr>
        <w:t>Military</w:t>
      </w:r>
      <w:r>
        <w:rPr>
          <w:spacing w:val="18"/>
          <w:w w:val="115"/>
        </w:rPr>
        <w:t xml:space="preserve"> </w:t>
      </w:r>
      <w:r>
        <w:rPr>
          <w:w w:val="115"/>
        </w:rPr>
        <w:t>Literature</w:t>
      </w:r>
      <w:r>
        <w:rPr>
          <w:spacing w:val="19"/>
          <w:w w:val="115"/>
        </w:rPr>
        <w:t xml:space="preserve"> </w:t>
      </w:r>
      <w:r>
        <w:rPr>
          <w:w w:val="115"/>
        </w:rPr>
        <w:t>on</w:t>
      </w:r>
      <w:r>
        <w:rPr>
          <w:spacing w:val="18"/>
          <w:w w:val="115"/>
        </w:rPr>
        <w:t xml:space="preserve"> </w:t>
      </w:r>
      <w:r>
        <w:rPr>
          <w:w w:val="115"/>
        </w:rPr>
        <w:t>Attrition</w:t>
      </w:r>
      <w:r>
        <w:rPr>
          <w:spacing w:val="19"/>
          <w:w w:val="115"/>
        </w:rPr>
        <w:t xml:space="preserve"> </w:t>
      </w:r>
      <w:r>
        <w:rPr>
          <w:w w:val="115"/>
        </w:rPr>
        <w:t>and</w:t>
      </w:r>
      <w:r>
        <w:rPr>
          <w:spacing w:val="18"/>
          <w:w w:val="115"/>
        </w:rPr>
        <w:t xml:space="preserve"> </w:t>
      </w:r>
      <w:r>
        <w:rPr>
          <w:w w:val="115"/>
        </w:rPr>
        <w:t>Related</w:t>
      </w:r>
      <w:r>
        <w:rPr>
          <w:spacing w:val="19"/>
          <w:w w:val="115"/>
        </w:rPr>
        <w:t xml:space="preserve"> </w:t>
      </w:r>
      <w:r>
        <w:rPr>
          <w:spacing w:val="-4"/>
          <w:w w:val="115"/>
        </w:rPr>
        <w:t>Topics</w:t>
      </w:r>
    </w:p>
    <w:p w:rsidR="00194060" w:rsidRDefault="00F75F9A">
      <w:pPr>
        <w:pStyle w:val="BodyText"/>
        <w:spacing w:before="212" w:line="312" w:lineRule="auto"/>
        <w:ind w:left="120" w:right="1435"/>
        <w:jc w:val="both"/>
      </w:pPr>
      <w:r>
        <w:rPr>
          <w:w w:val="110"/>
        </w:rPr>
        <w:t>The focus of our research, first-term attrition, is a separation from the military that occurs before the</w:t>
      </w:r>
      <w:r>
        <w:rPr>
          <w:spacing w:val="-24"/>
          <w:w w:val="110"/>
        </w:rPr>
        <w:t xml:space="preserve"> </w:t>
      </w:r>
      <w:r>
        <w:rPr>
          <w:w w:val="110"/>
        </w:rPr>
        <w:t>Soldiers</w:t>
      </w:r>
      <w:r>
        <w:rPr>
          <w:spacing w:val="-24"/>
          <w:w w:val="110"/>
        </w:rPr>
        <w:t xml:space="preserve"> </w:t>
      </w:r>
      <w:r>
        <w:rPr>
          <w:w w:val="110"/>
        </w:rPr>
        <w:t>first</w:t>
      </w:r>
      <w:r>
        <w:rPr>
          <w:spacing w:val="-24"/>
          <w:w w:val="110"/>
        </w:rPr>
        <w:t xml:space="preserve"> </w:t>
      </w:r>
      <w:r>
        <w:rPr>
          <w:w w:val="110"/>
        </w:rPr>
        <w:t>term</w:t>
      </w:r>
      <w:r>
        <w:rPr>
          <w:spacing w:val="-24"/>
          <w:w w:val="110"/>
        </w:rPr>
        <w:t xml:space="preserve"> </w:t>
      </w:r>
      <w:r>
        <w:rPr>
          <w:w w:val="110"/>
        </w:rPr>
        <w:t>ends</w:t>
      </w:r>
      <w:r>
        <w:rPr>
          <w:spacing w:val="-24"/>
          <w:w w:val="110"/>
        </w:rPr>
        <w:t xml:space="preserve"> </w:t>
      </w:r>
      <w:r>
        <w:rPr>
          <w:w w:val="110"/>
        </w:rPr>
        <w:t>that</w:t>
      </w:r>
      <w:r>
        <w:rPr>
          <w:spacing w:val="-24"/>
          <w:w w:val="110"/>
        </w:rPr>
        <w:t xml:space="preserve"> </w:t>
      </w:r>
      <w:r>
        <w:rPr>
          <w:w w:val="110"/>
        </w:rPr>
        <w:t>is</w:t>
      </w:r>
      <w:r>
        <w:rPr>
          <w:spacing w:val="-24"/>
          <w:w w:val="110"/>
        </w:rPr>
        <w:t xml:space="preserve"> </w:t>
      </w:r>
      <w:r>
        <w:rPr>
          <w:w w:val="110"/>
        </w:rPr>
        <w:t>not</w:t>
      </w:r>
      <w:r>
        <w:rPr>
          <w:spacing w:val="-24"/>
          <w:w w:val="110"/>
        </w:rPr>
        <w:t xml:space="preserve"> </w:t>
      </w:r>
      <w:r>
        <w:rPr>
          <w:w w:val="110"/>
        </w:rPr>
        <w:t>a</w:t>
      </w:r>
      <w:r>
        <w:rPr>
          <w:spacing w:val="-24"/>
          <w:w w:val="110"/>
        </w:rPr>
        <w:t xml:space="preserve"> </w:t>
      </w:r>
      <w:r>
        <w:rPr>
          <w:w w:val="110"/>
        </w:rPr>
        <w:t>reenlistment,</w:t>
      </w:r>
      <w:r>
        <w:rPr>
          <w:spacing w:val="-21"/>
          <w:w w:val="110"/>
        </w:rPr>
        <w:t xml:space="preserve"> </w:t>
      </w:r>
      <w:r>
        <w:rPr>
          <w:w w:val="110"/>
        </w:rPr>
        <w:t>extension,</w:t>
      </w:r>
      <w:r>
        <w:rPr>
          <w:spacing w:val="-22"/>
          <w:w w:val="110"/>
        </w:rPr>
        <w:t xml:space="preserve"> </w:t>
      </w:r>
      <w:r>
        <w:rPr>
          <w:w w:val="110"/>
        </w:rPr>
        <w:t>or</w:t>
      </w:r>
      <w:r>
        <w:rPr>
          <w:spacing w:val="-23"/>
          <w:w w:val="110"/>
        </w:rPr>
        <w:t xml:space="preserve"> </w:t>
      </w:r>
      <w:r>
        <w:rPr>
          <w:w w:val="110"/>
        </w:rPr>
        <w:t>transfer</w:t>
      </w:r>
      <w:r>
        <w:rPr>
          <w:spacing w:val="-24"/>
          <w:w w:val="110"/>
        </w:rPr>
        <w:t xml:space="preserve"> </w:t>
      </w:r>
      <w:r>
        <w:rPr>
          <w:w w:val="110"/>
        </w:rPr>
        <w:t>to</w:t>
      </w:r>
      <w:r>
        <w:rPr>
          <w:spacing w:val="-24"/>
          <w:w w:val="110"/>
        </w:rPr>
        <w:t xml:space="preserve"> </w:t>
      </w:r>
      <w:r>
        <w:rPr>
          <w:w w:val="110"/>
        </w:rPr>
        <w:t>the</w:t>
      </w:r>
      <w:r>
        <w:rPr>
          <w:spacing w:val="-24"/>
          <w:w w:val="110"/>
        </w:rPr>
        <w:t xml:space="preserve"> </w:t>
      </w:r>
      <w:r>
        <w:rPr>
          <w:w w:val="110"/>
        </w:rPr>
        <w:t>Officer</w:t>
      </w:r>
      <w:r>
        <w:rPr>
          <w:spacing w:val="-24"/>
          <w:w w:val="110"/>
        </w:rPr>
        <w:t xml:space="preserve"> </w:t>
      </w:r>
      <w:r>
        <w:rPr>
          <w:w w:val="110"/>
        </w:rPr>
        <w:t>level</w:t>
      </w:r>
      <w:r>
        <w:rPr>
          <w:spacing w:val="-24"/>
          <w:w w:val="110"/>
        </w:rPr>
        <w:t xml:space="preserve"> </w:t>
      </w:r>
      <w:r>
        <w:rPr>
          <w:w w:val="110"/>
        </w:rPr>
        <w:t>(Asch et</w:t>
      </w:r>
      <w:r>
        <w:rPr>
          <w:spacing w:val="-18"/>
          <w:w w:val="110"/>
        </w:rPr>
        <w:t xml:space="preserve"> </w:t>
      </w:r>
      <w:r>
        <w:rPr>
          <w:w w:val="110"/>
        </w:rPr>
        <w:t>al.,</w:t>
      </w:r>
      <w:r>
        <w:rPr>
          <w:spacing w:val="-17"/>
          <w:w w:val="110"/>
        </w:rPr>
        <w:t xml:space="preserve"> </w:t>
      </w:r>
      <w:r>
        <w:rPr>
          <w:w w:val="110"/>
        </w:rPr>
        <w:t>2005).</w:t>
      </w:r>
      <w:r>
        <w:rPr>
          <w:spacing w:val="9"/>
          <w:w w:val="110"/>
        </w:rPr>
        <w:t xml:space="preserve"> </w:t>
      </w:r>
      <w:r>
        <w:rPr>
          <w:w w:val="110"/>
        </w:rPr>
        <w:t>First</w:t>
      </w:r>
      <w:r>
        <w:rPr>
          <w:spacing w:val="-17"/>
          <w:w w:val="110"/>
        </w:rPr>
        <w:t xml:space="preserve"> </w:t>
      </w:r>
      <w:r>
        <w:rPr>
          <w:w w:val="110"/>
        </w:rPr>
        <w:t>term</w:t>
      </w:r>
      <w:r>
        <w:rPr>
          <w:spacing w:val="-17"/>
          <w:w w:val="110"/>
        </w:rPr>
        <w:t xml:space="preserve"> </w:t>
      </w:r>
      <w:r>
        <w:rPr>
          <w:w w:val="110"/>
        </w:rPr>
        <w:t>attrition</w:t>
      </w:r>
      <w:r>
        <w:rPr>
          <w:spacing w:val="-18"/>
          <w:w w:val="110"/>
        </w:rPr>
        <w:t xml:space="preserve"> </w:t>
      </w:r>
      <w:r>
        <w:rPr>
          <w:w w:val="110"/>
        </w:rPr>
        <w:t>is</w:t>
      </w:r>
      <w:r>
        <w:rPr>
          <w:spacing w:val="-17"/>
          <w:w w:val="110"/>
        </w:rPr>
        <w:t xml:space="preserve"> </w:t>
      </w:r>
      <w:r>
        <w:rPr>
          <w:w w:val="110"/>
        </w:rPr>
        <w:t>a</w:t>
      </w:r>
      <w:r>
        <w:rPr>
          <w:spacing w:val="-17"/>
          <w:w w:val="110"/>
        </w:rPr>
        <w:t xml:space="preserve"> </w:t>
      </w:r>
      <w:r>
        <w:rPr>
          <w:w w:val="110"/>
        </w:rPr>
        <w:t>common</w:t>
      </w:r>
      <w:r>
        <w:rPr>
          <w:spacing w:val="-18"/>
          <w:w w:val="110"/>
        </w:rPr>
        <w:t xml:space="preserve"> </w:t>
      </w:r>
      <w:r>
        <w:rPr>
          <w:w w:val="110"/>
        </w:rPr>
        <w:t>attrition</w:t>
      </w:r>
      <w:r>
        <w:rPr>
          <w:spacing w:val="-17"/>
          <w:w w:val="110"/>
        </w:rPr>
        <w:t xml:space="preserve"> </w:t>
      </w:r>
      <w:r>
        <w:rPr>
          <w:w w:val="110"/>
        </w:rPr>
        <w:t>definition</w:t>
      </w:r>
      <w:r>
        <w:rPr>
          <w:spacing w:val="-17"/>
          <w:w w:val="110"/>
        </w:rPr>
        <w:t xml:space="preserve"> </w:t>
      </w:r>
      <w:r>
        <w:rPr>
          <w:w w:val="110"/>
        </w:rPr>
        <w:t>and</w:t>
      </w:r>
      <w:r>
        <w:rPr>
          <w:spacing w:val="-18"/>
          <w:w w:val="110"/>
        </w:rPr>
        <w:t xml:space="preserve"> </w:t>
      </w:r>
      <w:r>
        <w:rPr>
          <w:w w:val="110"/>
        </w:rPr>
        <w:t>focus</w:t>
      </w:r>
      <w:r>
        <w:rPr>
          <w:spacing w:val="-17"/>
          <w:w w:val="110"/>
        </w:rPr>
        <w:t xml:space="preserve"> </w:t>
      </w:r>
      <w:r>
        <w:rPr>
          <w:w w:val="110"/>
        </w:rPr>
        <w:t>(Asch</w:t>
      </w:r>
      <w:r>
        <w:rPr>
          <w:spacing w:val="-18"/>
          <w:w w:val="110"/>
        </w:rPr>
        <w:t xml:space="preserve"> </w:t>
      </w:r>
      <w:r>
        <w:rPr>
          <w:w w:val="110"/>
        </w:rPr>
        <w:t>et</w:t>
      </w:r>
      <w:r>
        <w:rPr>
          <w:spacing w:val="-17"/>
          <w:w w:val="110"/>
        </w:rPr>
        <w:t xml:space="preserve"> </w:t>
      </w:r>
      <w:r>
        <w:rPr>
          <w:w w:val="110"/>
        </w:rPr>
        <w:t>al.,</w:t>
      </w:r>
      <w:r>
        <w:rPr>
          <w:spacing w:val="-17"/>
          <w:w w:val="110"/>
        </w:rPr>
        <w:t xml:space="preserve"> </w:t>
      </w:r>
      <w:r>
        <w:rPr>
          <w:w w:val="110"/>
        </w:rPr>
        <w:t>2010,</w:t>
      </w:r>
      <w:r>
        <w:rPr>
          <w:spacing w:val="-18"/>
          <w:w w:val="110"/>
        </w:rPr>
        <w:t xml:space="preserve"> </w:t>
      </w:r>
      <w:r>
        <w:rPr>
          <w:w w:val="110"/>
        </w:rPr>
        <w:t>2005; Buddin, 2005). Others base their attrition on length of service (Burkhauser et al.,</w:t>
      </w:r>
      <w:r>
        <w:rPr>
          <w:spacing w:val="-43"/>
          <w:w w:val="110"/>
        </w:rPr>
        <w:t xml:space="preserve"> </w:t>
      </w:r>
      <w:r>
        <w:rPr>
          <w:w w:val="110"/>
        </w:rPr>
        <w:t>2014). Attrition</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spacing w:before="10" w:after="1"/>
        <w:rPr>
          <w:sz w:val="16"/>
        </w:rPr>
      </w:pPr>
    </w:p>
    <w:p w:rsidR="00194060" w:rsidRDefault="00F75F9A">
      <w:pPr>
        <w:pStyle w:val="BodyText"/>
        <w:ind w:left="135"/>
        <w:rPr>
          <w:sz w:val="20"/>
        </w:rPr>
      </w:pPr>
      <w:r>
        <w:rPr>
          <w:noProof/>
          <w:sz w:val="20"/>
        </w:rPr>
        <w:drawing>
          <wp:inline distT="0" distB="0" distL="0" distR="0">
            <wp:extent cx="5963031" cy="3715702"/>
            <wp:effectExtent l="0" t="0" r="0" b="0"/>
            <wp:docPr id="2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jpeg"/>
                    <pic:cNvPicPr/>
                  </pic:nvPicPr>
                  <pic:blipFill>
                    <a:blip r:embed="rId28" cstate="print"/>
                    <a:stretch>
                      <a:fillRect/>
                    </a:stretch>
                  </pic:blipFill>
                  <pic:spPr>
                    <a:xfrm>
                      <a:off x="0" y="0"/>
                      <a:ext cx="5963031" cy="3715702"/>
                    </a:xfrm>
                    <a:prstGeom prst="rect">
                      <a:avLst/>
                    </a:prstGeom>
                  </pic:spPr>
                </pic:pic>
              </a:graphicData>
            </a:graphic>
          </wp:inline>
        </w:drawing>
      </w:r>
    </w:p>
    <w:p w:rsidR="00194060" w:rsidRDefault="00194060">
      <w:pPr>
        <w:pStyle w:val="BodyText"/>
        <w:rPr>
          <w:sz w:val="20"/>
        </w:rPr>
      </w:pPr>
    </w:p>
    <w:p w:rsidR="00194060" w:rsidRDefault="00194060">
      <w:pPr>
        <w:pStyle w:val="BodyText"/>
        <w:spacing w:before="8"/>
        <w:rPr>
          <w:sz w:val="17"/>
        </w:rPr>
      </w:pPr>
    </w:p>
    <w:p w:rsidR="00194060" w:rsidRDefault="00F75F9A">
      <w:pPr>
        <w:spacing w:line="254" w:lineRule="auto"/>
        <w:ind w:left="120" w:right="1438"/>
        <w:jc w:val="both"/>
        <w:rPr>
          <w:sz w:val="18"/>
        </w:rPr>
      </w:pPr>
      <w:r>
        <w:rPr>
          <w:b/>
          <w:w w:val="110"/>
          <w:sz w:val="18"/>
        </w:rPr>
        <w:t xml:space="preserve">Figure  16:   </w:t>
      </w:r>
      <w:r>
        <w:rPr>
          <w:w w:val="110"/>
          <w:sz w:val="18"/>
        </w:rPr>
        <w:t xml:space="preserve">The Data Source Map captures the relationships between the Person Data Environment (PDE) data   files and lays the ground work for how the data can </w:t>
      </w:r>
      <w:r>
        <w:rPr>
          <w:spacing w:val="2"/>
          <w:w w:val="110"/>
          <w:sz w:val="18"/>
        </w:rPr>
        <w:t xml:space="preserve">be </w:t>
      </w:r>
      <w:r>
        <w:rPr>
          <w:w w:val="110"/>
          <w:sz w:val="18"/>
        </w:rPr>
        <w:t xml:space="preserve">linked.  The data sources include external data sources that   </w:t>
      </w:r>
      <w:r>
        <w:rPr>
          <w:spacing w:val="-3"/>
          <w:w w:val="110"/>
          <w:sz w:val="18"/>
        </w:rPr>
        <w:t xml:space="preserve">we have </w:t>
      </w:r>
      <w:r>
        <w:rPr>
          <w:w w:val="110"/>
          <w:sz w:val="18"/>
        </w:rPr>
        <w:t>ingested into the PDE, such as the Census Bureaus American Community Survey</w:t>
      </w:r>
      <w:r>
        <w:rPr>
          <w:spacing w:val="20"/>
          <w:w w:val="110"/>
          <w:sz w:val="18"/>
        </w:rPr>
        <w:t xml:space="preserve"> </w:t>
      </w:r>
      <w:r>
        <w:rPr>
          <w:w w:val="110"/>
          <w:sz w:val="18"/>
        </w:rPr>
        <w:t>(ACS).</w:t>
      </w:r>
    </w:p>
    <w:p w:rsidR="00194060" w:rsidRDefault="00194060">
      <w:pPr>
        <w:pStyle w:val="BodyText"/>
        <w:rPr>
          <w:sz w:val="18"/>
        </w:rPr>
      </w:pPr>
    </w:p>
    <w:p w:rsidR="00194060" w:rsidRDefault="00194060">
      <w:pPr>
        <w:pStyle w:val="BodyText"/>
        <w:spacing w:before="1"/>
        <w:rPr>
          <w:sz w:val="19"/>
        </w:rPr>
      </w:pPr>
    </w:p>
    <w:p w:rsidR="00194060" w:rsidRDefault="00F75F9A">
      <w:pPr>
        <w:pStyle w:val="BodyText"/>
        <w:spacing w:line="312" w:lineRule="auto"/>
        <w:ind w:left="120" w:right="1438"/>
        <w:jc w:val="both"/>
      </w:pPr>
      <w:r>
        <w:rPr>
          <w:w w:val="105"/>
        </w:rPr>
        <w:t xml:space="preserve">is also defined as involuntary separation or discharge often due to medical concerns (Niebuhr et al., 2008; Hoge et al., 2002, 2006; Wilson et al., 2009). Military attrition has been summarized in many comprehensive reviews (Croan et al., 1990; Laurence et al., 1996; </w:t>
      </w:r>
      <w:r>
        <w:rPr>
          <w:spacing w:val="-4"/>
          <w:w w:val="105"/>
        </w:rPr>
        <w:t xml:space="preserve">Weiss </w:t>
      </w:r>
      <w:r>
        <w:rPr>
          <w:w w:val="105"/>
        </w:rPr>
        <w:t xml:space="preserve">et al., 2003; Sticha et al., 2003; Knapik et al., 2004; Strickland, 2005; Jennings and Babin, 2007; Kubisiak et al., 2009; Asch et al., 2010; DoD, 2012). Therefore, </w:t>
      </w:r>
      <w:r>
        <w:rPr>
          <w:spacing w:val="-4"/>
          <w:w w:val="105"/>
        </w:rPr>
        <w:t xml:space="preserve">we </w:t>
      </w:r>
      <w:r>
        <w:rPr>
          <w:w w:val="105"/>
        </w:rPr>
        <w:t>are not providing a comprehensive review.  What follows is a</w:t>
      </w:r>
      <w:r>
        <w:rPr>
          <w:spacing w:val="19"/>
          <w:w w:val="105"/>
        </w:rPr>
        <w:t xml:space="preserve"> </w:t>
      </w:r>
      <w:r>
        <w:rPr>
          <w:w w:val="105"/>
        </w:rPr>
        <w:t>brief</w:t>
      </w:r>
      <w:r>
        <w:rPr>
          <w:spacing w:val="21"/>
          <w:w w:val="105"/>
        </w:rPr>
        <w:t xml:space="preserve"> </w:t>
      </w:r>
      <w:r>
        <w:rPr>
          <w:w w:val="105"/>
        </w:rPr>
        <w:t>review</w:t>
      </w:r>
      <w:r>
        <w:rPr>
          <w:spacing w:val="19"/>
          <w:w w:val="105"/>
        </w:rPr>
        <w:t xml:space="preserve"> </w:t>
      </w:r>
      <w:r>
        <w:rPr>
          <w:w w:val="105"/>
        </w:rPr>
        <w:t>of</w:t>
      </w:r>
      <w:r>
        <w:rPr>
          <w:spacing w:val="19"/>
          <w:w w:val="105"/>
        </w:rPr>
        <w:t xml:space="preserve"> </w:t>
      </w:r>
      <w:r>
        <w:rPr>
          <w:w w:val="105"/>
        </w:rPr>
        <w:t>selected</w:t>
      </w:r>
      <w:r>
        <w:rPr>
          <w:spacing w:val="20"/>
          <w:w w:val="105"/>
        </w:rPr>
        <w:t xml:space="preserve"> </w:t>
      </w:r>
      <w:r>
        <w:rPr>
          <w:w w:val="105"/>
        </w:rPr>
        <w:t>studies</w:t>
      </w:r>
      <w:r>
        <w:rPr>
          <w:spacing w:val="19"/>
          <w:w w:val="105"/>
        </w:rPr>
        <w:t xml:space="preserve"> </w:t>
      </w:r>
      <w:r>
        <w:rPr>
          <w:w w:val="105"/>
        </w:rPr>
        <w:t>that</w:t>
      </w:r>
      <w:r>
        <w:rPr>
          <w:spacing w:val="20"/>
          <w:w w:val="105"/>
        </w:rPr>
        <w:t xml:space="preserve"> </w:t>
      </w:r>
      <w:r>
        <w:rPr>
          <w:w w:val="105"/>
        </w:rPr>
        <w:t>focus</w:t>
      </w:r>
      <w:r>
        <w:rPr>
          <w:spacing w:val="19"/>
          <w:w w:val="105"/>
        </w:rPr>
        <w:t xml:space="preserve"> </w:t>
      </w:r>
      <w:r>
        <w:rPr>
          <w:w w:val="105"/>
        </w:rPr>
        <w:t>on</w:t>
      </w:r>
      <w:r>
        <w:rPr>
          <w:spacing w:val="20"/>
          <w:w w:val="105"/>
        </w:rPr>
        <w:t xml:space="preserve"> </w:t>
      </w:r>
      <w:r>
        <w:rPr>
          <w:w w:val="105"/>
        </w:rPr>
        <w:t>military</w:t>
      </w:r>
      <w:r>
        <w:rPr>
          <w:spacing w:val="19"/>
          <w:w w:val="105"/>
        </w:rPr>
        <w:t xml:space="preserve"> </w:t>
      </w:r>
      <w:r>
        <w:rPr>
          <w:w w:val="105"/>
        </w:rPr>
        <w:t>attrition</w:t>
      </w:r>
      <w:r>
        <w:rPr>
          <w:spacing w:val="20"/>
          <w:w w:val="105"/>
        </w:rPr>
        <w:t xml:space="preserve"> </w:t>
      </w:r>
      <w:r>
        <w:rPr>
          <w:w w:val="105"/>
        </w:rPr>
        <w:t>and</w:t>
      </w:r>
      <w:r>
        <w:rPr>
          <w:spacing w:val="19"/>
          <w:w w:val="105"/>
        </w:rPr>
        <w:t xml:space="preserve"> </w:t>
      </w:r>
      <w:r>
        <w:rPr>
          <w:w w:val="105"/>
        </w:rPr>
        <w:t>related</w:t>
      </w:r>
      <w:r>
        <w:rPr>
          <w:spacing w:val="21"/>
          <w:w w:val="105"/>
        </w:rPr>
        <w:t xml:space="preserve"> </w:t>
      </w:r>
      <w:r>
        <w:rPr>
          <w:w w:val="105"/>
        </w:rPr>
        <w:t>factors.</w:t>
      </w:r>
    </w:p>
    <w:p w:rsidR="00194060" w:rsidRDefault="00F75F9A">
      <w:pPr>
        <w:pStyle w:val="BodyText"/>
        <w:spacing w:line="312" w:lineRule="auto"/>
        <w:ind w:left="120" w:right="1436" w:firstLine="338"/>
        <w:jc w:val="both"/>
      </w:pPr>
      <w:r>
        <w:rPr>
          <w:i/>
          <w:spacing w:val="-4"/>
          <w:w w:val="110"/>
        </w:rPr>
        <w:t xml:space="preserve">Recruit </w:t>
      </w:r>
      <w:r>
        <w:rPr>
          <w:i/>
          <w:w w:val="110"/>
        </w:rPr>
        <w:t xml:space="preserve">quality: </w:t>
      </w:r>
      <w:r>
        <w:rPr>
          <w:w w:val="110"/>
        </w:rPr>
        <w:t xml:space="preserve">The primary component of how the military services define recruit quality is a combination of education credentials and the Armed </w:t>
      </w:r>
      <w:r>
        <w:rPr>
          <w:spacing w:val="-3"/>
          <w:w w:val="110"/>
        </w:rPr>
        <w:t xml:space="preserve">Forces </w:t>
      </w:r>
      <w:r>
        <w:rPr>
          <w:w w:val="110"/>
        </w:rPr>
        <w:t xml:space="preserve">Qualification </w:t>
      </w:r>
      <w:r>
        <w:rPr>
          <w:spacing w:val="-5"/>
          <w:w w:val="110"/>
        </w:rPr>
        <w:t xml:space="preserve">Test </w:t>
      </w:r>
      <w:r>
        <w:rPr>
          <w:w w:val="110"/>
        </w:rPr>
        <w:t>(AFQT) scores, which</w:t>
      </w:r>
      <w:r>
        <w:rPr>
          <w:spacing w:val="-24"/>
          <w:w w:val="110"/>
        </w:rPr>
        <w:t xml:space="preserve"> </w:t>
      </w:r>
      <w:r>
        <w:rPr>
          <w:w w:val="110"/>
        </w:rPr>
        <w:t>is</w:t>
      </w:r>
      <w:r>
        <w:rPr>
          <w:spacing w:val="-24"/>
          <w:w w:val="110"/>
        </w:rPr>
        <w:t xml:space="preserve"> </w:t>
      </w:r>
      <w:r>
        <w:rPr>
          <w:w w:val="110"/>
        </w:rPr>
        <w:t>derived</w:t>
      </w:r>
      <w:r>
        <w:rPr>
          <w:spacing w:val="-24"/>
          <w:w w:val="110"/>
        </w:rPr>
        <w:t xml:space="preserve"> </w:t>
      </w:r>
      <w:r>
        <w:rPr>
          <w:w w:val="110"/>
        </w:rPr>
        <w:t>from</w:t>
      </w:r>
      <w:r>
        <w:rPr>
          <w:spacing w:val="-24"/>
          <w:w w:val="110"/>
        </w:rPr>
        <w:t xml:space="preserve"> </w:t>
      </w:r>
      <w:r>
        <w:rPr>
          <w:w w:val="110"/>
        </w:rPr>
        <w:t>the</w:t>
      </w:r>
      <w:r>
        <w:rPr>
          <w:spacing w:val="-24"/>
          <w:w w:val="110"/>
        </w:rPr>
        <w:t xml:space="preserve"> </w:t>
      </w:r>
      <w:r>
        <w:rPr>
          <w:w w:val="110"/>
        </w:rPr>
        <w:t>Armed</w:t>
      </w:r>
      <w:r>
        <w:rPr>
          <w:spacing w:val="-23"/>
          <w:w w:val="110"/>
        </w:rPr>
        <w:t xml:space="preserve"> </w:t>
      </w:r>
      <w:r>
        <w:rPr>
          <w:w w:val="110"/>
        </w:rPr>
        <w:t>Services</w:t>
      </w:r>
      <w:r>
        <w:rPr>
          <w:spacing w:val="-24"/>
          <w:w w:val="110"/>
        </w:rPr>
        <w:t xml:space="preserve"> </w:t>
      </w:r>
      <w:r>
        <w:rPr>
          <w:w w:val="110"/>
        </w:rPr>
        <w:t>Vocational</w:t>
      </w:r>
      <w:r>
        <w:rPr>
          <w:spacing w:val="-24"/>
          <w:w w:val="110"/>
        </w:rPr>
        <w:t xml:space="preserve"> </w:t>
      </w:r>
      <w:r>
        <w:rPr>
          <w:w w:val="110"/>
        </w:rPr>
        <w:t>Aptitude</w:t>
      </w:r>
      <w:r>
        <w:rPr>
          <w:spacing w:val="-24"/>
          <w:w w:val="110"/>
        </w:rPr>
        <w:t xml:space="preserve"> </w:t>
      </w:r>
      <w:r>
        <w:rPr>
          <w:w w:val="110"/>
        </w:rPr>
        <w:t>Battery</w:t>
      </w:r>
      <w:r>
        <w:rPr>
          <w:spacing w:val="-24"/>
          <w:w w:val="110"/>
        </w:rPr>
        <w:t xml:space="preserve"> </w:t>
      </w:r>
      <w:r>
        <w:rPr>
          <w:spacing w:val="-4"/>
          <w:w w:val="110"/>
        </w:rPr>
        <w:t>(ASVAB).</w:t>
      </w:r>
      <w:r>
        <w:rPr>
          <w:spacing w:val="-23"/>
          <w:w w:val="110"/>
        </w:rPr>
        <w:t xml:space="preserve"> </w:t>
      </w:r>
      <w:r>
        <w:rPr>
          <w:w w:val="110"/>
        </w:rPr>
        <w:t>Using</w:t>
      </w:r>
      <w:r>
        <w:rPr>
          <w:spacing w:val="-24"/>
          <w:w w:val="110"/>
        </w:rPr>
        <w:t xml:space="preserve"> </w:t>
      </w:r>
      <w:r>
        <w:rPr>
          <w:w w:val="110"/>
        </w:rPr>
        <w:t>such</w:t>
      </w:r>
      <w:r>
        <w:rPr>
          <w:spacing w:val="-24"/>
          <w:w w:val="110"/>
        </w:rPr>
        <w:t xml:space="preserve"> </w:t>
      </w:r>
      <w:r>
        <w:rPr>
          <w:w w:val="110"/>
        </w:rPr>
        <w:t xml:space="preserve">mea- sures, the quality of recruits has increased substantially. </w:t>
      </w:r>
      <w:r>
        <w:rPr>
          <w:spacing w:val="-3"/>
          <w:w w:val="110"/>
        </w:rPr>
        <w:t xml:space="preserve">However, </w:t>
      </w:r>
      <w:r>
        <w:rPr>
          <w:w w:val="110"/>
        </w:rPr>
        <w:t>this has not been shown to lead</w:t>
      </w:r>
      <w:r>
        <w:rPr>
          <w:spacing w:val="19"/>
          <w:w w:val="110"/>
        </w:rPr>
        <w:t xml:space="preserve"> </w:t>
      </w:r>
      <w:r>
        <w:rPr>
          <w:w w:val="110"/>
        </w:rPr>
        <w:t>to</w:t>
      </w:r>
      <w:r>
        <w:rPr>
          <w:spacing w:val="20"/>
          <w:w w:val="110"/>
        </w:rPr>
        <w:t xml:space="preserve"> </w:t>
      </w:r>
      <w:r>
        <w:rPr>
          <w:w w:val="110"/>
        </w:rPr>
        <w:t>decreased</w:t>
      </w:r>
      <w:r>
        <w:rPr>
          <w:spacing w:val="20"/>
          <w:w w:val="110"/>
        </w:rPr>
        <w:t xml:space="preserve"> </w:t>
      </w:r>
      <w:r>
        <w:rPr>
          <w:w w:val="110"/>
        </w:rPr>
        <w:t>retention</w:t>
      </w:r>
      <w:r>
        <w:rPr>
          <w:spacing w:val="20"/>
          <w:w w:val="110"/>
        </w:rPr>
        <w:t xml:space="preserve"> </w:t>
      </w:r>
      <w:r>
        <w:rPr>
          <w:w w:val="110"/>
        </w:rPr>
        <w:t>rates</w:t>
      </w:r>
      <w:r>
        <w:rPr>
          <w:spacing w:val="20"/>
          <w:w w:val="110"/>
        </w:rPr>
        <w:t xml:space="preserve"> </w:t>
      </w:r>
      <w:r>
        <w:rPr>
          <w:w w:val="110"/>
        </w:rPr>
        <w:t>(Buddin,</w:t>
      </w:r>
      <w:r>
        <w:rPr>
          <w:spacing w:val="19"/>
          <w:w w:val="110"/>
        </w:rPr>
        <w:t xml:space="preserve"> </w:t>
      </w:r>
      <w:r>
        <w:rPr>
          <w:w w:val="110"/>
        </w:rPr>
        <w:t>1988).</w:t>
      </w:r>
      <w:r>
        <w:rPr>
          <w:spacing w:val="11"/>
          <w:w w:val="110"/>
        </w:rPr>
        <w:t xml:space="preserve"> </w:t>
      </w:r>
      <w:r>
        <w:rPr>
          <w:w w:val="110"/>
        </w:rPr>
        <w:t>Research</w:t>
      </w:r>
      <w:r>
        <w:rPr>
          <w:spacing w:val="20"/>
          <w:w w:val="110"/>
        </w:rPr>
        <w:t xml:space="preserve"> </w:t>
      </w:r>
      <w:r>
        <w:rPr>
          <w:w w:val="110"/>
        </w:rPr>
        <w:t>has</w:t>
      </w:r>
      <w:r>
        <w:rPr>
          <w:spacing w:val="20"/>
          <w:w w:val="110"/>
        </w:rPr>
        <w:t xml:space="preserve"> </w:t>
      </w:r>
      <w:r>
        <w:rPr>
          <w:w w:val="110"/>
        </w:rPr>
        <w:t>attempted</w:t>
      </w:r>
      <w:r>
        <w:rPr>
          <w:spacing w:val="20"/>
          <w:w w:val="110"/>
        </w:rPr>
        <w:t xml:space="preserve"> </w:t>
      </w:r>
      <w:r>
        <w:rPr>
          <w:w w:val="110"/>
        </w:rPr>
        <w:t>to</w:t>
      </w:r>
      <w:r>
        <w:rPr>
          <w:spacing w:val="19"/>
          <w:w w:val="110"/>
        </w:rPr>
        <w:t xml:space="preserve"> </w:t>
      </w:r>
      <w:r>
        <w:rPr>
          <w:w w:val="110"/>
        </w:rPr>
        <w:t>update</w:t>
      </w:r>
      <w:r>
        <w:rPr>
          <w:spacing w:val="20"/>
          <w:w w:val="110"/>
        </w:rPr>
        <w:t xml:space="preserve"> </w:t>
      </w:r>
      <w:r>
        <w:rPr>
          <w:w w:val="110"/>
        </w:rPr>
        <w:t>the</w:t>
      </w:r>
      <w:r>
        <w:rPr>
          <w:spacing w:val="20"/>
          <w:w w:val="110"/>
        </w:rPr>
        <w:t xml:space="preserve"> </w:t>
      </w:r>
      <w:r>
        <w:rPr>
          <w:w w:val="110"/>
        </w:rPr>
        <w:t>opera-</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194060">
      <w:pPr>
        <w:pStyle w:val="BodyText"/>
        <w:rPr>
          <w:sz w:val="20"/>
        </w:rPr>
      </w:pPr>
    </w:p>
    <w:p w:rsidR="00194060" w:rsidRDefault="00194060">
      <w:pPr>
        <w:pStyle w:val="BodyText"/>
        <w:rPr>
          <w:sz w:val="20"/>
        </w:rPr>
      </w:pPr>
    </w:p>
    <w:p w:rsidR="00194060" w:rsidRDefault="00194060">
      <w:pPr>
        <w:pStyle w:val="BodyText"/>
        <w:rPr>
          <w:sz w:val="20"/>
        </w:rPr>
      </w:pPr>
    </w:p>
    <w:p w:rsidR="00194060" w:rsidRDefault="00194060">
      <w:pPr>
        <w:pStyle w:val="BodyText"/>
        <w:spacing w:before="10"/>
        <w:rPr>
          <w:sz w:val="18"/>
        </w:rPr>
      </w:pPr>
    </w:p>
    <w:p w:rsidR="00194060" w:rsidRDefault="00F75F9A">
      <w:pPr>
        <w:pStyle w:val="BodyText"/>
        <w:ind w:left="495"/>
        <w:rPr>
          <w:sz w:val="20"/>
        </w:rPr>
      </w:pPr>
      <w:r>
        <w:rPr>
          <w:noProof/>
          <w:sz w:val="20"/>
        </w:rPr>
        <w:drawing>
          <wp:inline distT="0" distB="0" distL="0" distR="0">
            <wp:extent cx="5564600" cy="4248435"/>
            <wp:effectExtent l="0" t="0" r="0" b="0"/>
            <wp:docPr id="2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jpeg"/>
                    <pic:cNvPicPr/>
                  </pic:nvPicPr>
                  <pic:blipFill>
                    <a:blip r:embed="rId29" cstate="print"/>
                    <a:stretch>
                      <a:fillRect/>
                    </a:stretch>
                  </pic:blipFill>
                  <pic:spPr>
                    <a:xfrm>
                      <a:off x="0" y="0"/>
                      <a:ext cx="5564600" cy="4248435"/>
                    </a:xfrm>
                    <a:prstGeom prst="rect">
                      <a:avLst/>
                    </a:prstGeom>
                  </pic:spPr>
                </pic:pic>
              </a:graphicData>
            </a:graphic>
          </wp:inline>
        </w:drawing>
      </w:r>
    </w:p>
    <w:p w:rsidR="00194060" w:rsidRDefault="00194060">
      <w:pPr>
        <w:pStyle w:val="BodyText"/>
        <w:spacing w:before="8"/>
        <w:rPr>
          <w:sz w:val="21"/>
        </w:rPr>
      </w:pPr>
    </w:p>
    <w:p w:rsidR="00194060" w:rsidRDefault="00F75F9A">
      <w:pPr>
        <w:spacing w:before="66" w:line="254" w:lineRule="auto"/>
        <w:ind w:left="120" w:right="1435"/>
        <w:jc w:val="both"/>
        <w:rPr>
          <w:sz w:val="18"/>
        </w:rPr>
      </w:pPr>
      <w:r>
        <w:rPr>
          <w:b/>
          <w:w w:val="115"/>
          <w:sz w:val="18"/>
        </w:rPr>
        <w:t xml:space="preserve">Figure 17: </w:t>
      </w:r>
      <w:r>
        <w:rPr>
          <w:w w:val="115"/>
          <w:sz w:val="18"/>
        </w:rPr>
        <w:t>Data Profiling Example showing distribution of rank of Army Soldier for data in Person-event Data Environment.(Data</w:t>
      </w:r>
      <w:r>
        <w:rPr>
          <w:spacing w:val="-32"/>
          <w:w w:val="115"/>
          <w:sz w:val="18"/>
        </w:rPr>
        <w:t xml:space="preserve"> </w:t>
      </w:r>
      <w:r>
        <w:rPr>
          <w:w w:val="115"/>
          <w:sz w:val="18"/>
        </w:rPr>
        <w:t>quality</w:t>
      </w:r>
      <w:r>
        <w:rPr>
          <w:spacing w:val="-32"/>
          <w:w w:val="115"/>
          <w:sz w:val="18"/>
        </w:rPr>
        <w:t xml:space="preserve"> </w:t>
      </w:r>
      <w:r>
        <w:rPr>
          <w:w w:val="115"/>
          <w:sz w:val="18"/>
        </w:rPr>
        <w:t>for</w:t>
      </w:r>
      <w:r>
        <w:rPr>
          <w:spacing w:val="-31"/>
          <w:w w:val="115"/>
          <w:sz w:val="18"/>
        </w:rPr>
        <w:t xml:space="preserve"> </w:t>
      </w:r>
      <w:r>
        <w:rPr>
          <w:w w:val="115"/>
          <w:sz w:val="18"/>
        </w:rPr>
        <w:t>selected</w:t>
      </w:r>
      <w:r>
        <w:rPr>
          <w:spacing w:val="-32"/>
          <w:w w:val="115"/>
          <w:sz w:val="18"/>
        </w:rPr>
        <w:t xml:space="preserve"> </w:t>
      </w:r>
      <w:r>
        <w:rPr>
          <w:w w:val="115"/>
          <w:sz w:val="18"/>
        </w:rPr>
        <w:t>variables</w:t>
      </w:r>
      <w:r>
        <w:rPr>
          <w:spacing w:val="-32"/>
          <w:w w:val="115"/>
          <w:sz w:val="18"/>
        </w:rPr>
        <w:t xml:space="preserve"> </w:t>
      </w:r>
      <w:r>
        <w:rPr>
          <w:w w:val="115"/>
          <w:sz w:val="18"/>
        </w:rPr>
        <w:t>is</w:t>
      </w:r>
      <w:r>
        <w:rPr>
          <w:spacing w:val="-31"/>
          <w:w w:val="115"/>
          <w:sz w:val="18"/>
        </w:rPr>
        <w:t xml:space="preserve"> </w:t>
      </w:r>
      <w:r>
        <w:rPr>
          <w:w w:val="115"/>
          <w:sz w:val="18"/>
        </w:rPr>
        <w:t>examined</w:t>
      </w:r>
      <w:r>
        <w:rPr>
          <w:spacing w:val="-32"/>
          <w:w w:val="115"/>
          <w:sz w:val="18"/>
        </w:rPr>
        <w:t xml:space="preserve"> </w:t>
      </w:r>
      <w:r>
        <w:rPr>
          <w:w w:val="115"/>
          <w:sz w:val="18"/>
        </w:rPr>
        <w:t>through</w:t>
      </w:r>
      <w:r>
        <w:rPr>
          <w:spacing w:val="-32"/>
          <w:w w:val="115"/>
          <w:sz w:val="18"/>
        </w:rPr>
        <w:t xml:space="preserve"> </w:t>
      </w:r>
      <w:r>
        <w:rPr>
          <w:w w:val="115"/>
          <w:sz w:val="18"/>
        </w:rPr>
        <w:t>a</w:t>
      </w:r>
      <w:r>
        <w:rPr>
          <w:spacing w:val="-31"/>
          <w:w w:val="115"/>
          <w:sz w:val="18"/>
        </w:rPr>
        <w:t xml:space="preserve"> </w:t>
      </w:r>
      <w:r>
        <w:rPr>
          <w:w w:val="115"/>
          <w:sz w:val="18"/>
        </w:rPr>
        <w:t>profiling</w:t>
      </w:r>
      <w:r>
        <w:rPr>
          <w:spacing w:val="-32"/>
          <w:w w:val="115"/>
          <w:sz w:val="18"/>
        </w:rPr>
        <w:t xml:space="preserve"> </w:t>
      </w:r>
      <w:r>
        <w:rPr>
          <w:w w:val="115"/>
          <w:sz w:val="18"/>
        </w:rPr>
        <w:t>process</w:t>
      </w:r>
      <w:r>
        <w:rPr>
          <w:spacing w:val="-32"/>
          <w:w w:val="115"/>
          <w:sz w:val="18"/>
        </w:rPr>
        <w:t xml:space="preserve"> </w:t>
      </w:r>
      <w:r>
        <w:rPr>
          <w:w w:val="115"/>
          <w:sz w:val="18"/>
        </w:rPr>
        <w:t>that</w:t>
      </w:r>
      <w:r>
        <w:rPr>
          <w:spacing w:val="-32"/>
          <w:w w:val="115"/>
          <w:sz w:val="18"/>
        </w:rPr>
        <w:t xml:space="preserve"> </w:t>
      </w:r>
      <w:r>
        <w:rPr>
          <w:w w:val="115"/>
          <w:sz w:val="18"/>
        </w:rPr>
        <w:t>evaluates</w:t>
      </w:r>
      <w:r>
        <w:rPr>
          <w:spacing w:val="-32"/>
          <w:w w:val="115"/>
          <w:sz w:val="18"/>
        </w:rPr>
        <w:t xml:space="preserve"> </w:t>
      </w:r>
      <w:r>
        <w:rPr>
          <w:w w:val="115"/>
          <w:sz w:val="18"/>
        </w:rPr>
        <w:t xml:space="preserve">completeness, </w:t>
      </w:r>
      <w:r>
        <w:rPr>
          <w:spacing w:val="-3"/>
          <w:w w:val="115"/>
          <w:sz w:val="18"/>
        </w:rPr>
        <w:t xml:space="preserve">value </w:t>
      </w:r>
      <w:r>
        <w:rPr>
          <w:spacing w:val="-4"/>
          <w:w w:val="115"/>
          <w:sz w:val="18"/>
        </w:rPr>
        <w:t xml:space="preserve">validity, </w:t>
      </w:r>
      <w:r>
        <w:rPr>
          <w:w w:val="115"/>
          <w:sz w:val="18"/>
        </w:rPr>
        <w:t>longitudinal consistency, and uniqueness of the data. Data profiling is partially automated using algorithms, encoded and explained in R Markdown. The outputs are HTML files that facilitate the review of the data.)</w:t>
      </w:r>
    </w:p>
    <w:p w:rsidR="00194060" w:rsidRDefault="00194060">
      <w:pPr>
        <w:pStyle w:val="BodyText"/>
        <w:rPr>
          <w:sz w:val="18"/>
        </w:rPr>
      </w:pPr>
    </w:p>
    <w:p w:rsidR="00194060" w:rsidRDefault="00194060">
      <w:pPr>
        <w:pStyle w:val="BodyText"/>
        <w:spacing w:before="1"/>
        <w:rPr>
          <w:sz w:val="19"/>
        </w:rPr>
      </w:pPr>
    </w:p>
    <w:p w:rsidR="00194060" w:rsidRDefault="00F75F9A">
      <w:pPr>
        <w:pStyle w:val="BodyText"/>
        <w:spacing w:line="312" w:lineRule="auto"/>
        <w:ind w:left="120" w:right="1436"/>
        <w:jc w:val="both"/>
      </w:pPr>
      <w:r>
        <w:rPr>
          <w:w w:val="110"/>
        </w:rPr>
        <w:t xml:space="preserve">tionalization of recruit </w:t>
      </w:r>
      <w:r>
        <w:rPr>
          <w:spacing w:val="-3"/>
          <w:w w:val="110"/>
        </w:rPr>
        <w:t xml:space="preserve">quality. </w:t>
      </w:r>
      <w:r>
        <w:rPr>
          <w:w w:val="110"/>
        </w:rPr>
        <w:t>Burkhauser et al. (2014), for instance, focused on recruits coming from</w:t>
      </w:r>
      <w:r>
        <w:rPr>
          <w:spacing w:val="-4"/>
          <w:w w:val="110"/>
        </w:rPr>
        <w:t xml:space="preserve"> </w:t>
      </w:r>
      <w:r>
        <w:rPr>
          <w:w w:val="110"/>
        </w:rPr>
        <w:t>homeschool</w:t>
      </w:r>
      <w:r>
        <w:rPr>
          <w:spacing w:val="-4"/>
          <w:w w:val="110"/>
        </w:rPr>
        <w:t xml:space="preserve"> </w:t>
      </w:r>
      <w:r>
        <w:rPr>
          <w:w w:val="110"/>
        </w:rPr>
        <w:t>and</w:t>
      </w:r>
      <w:r>
        <w:rPr>
          <w:spacing w:val="-4"/>
          <w:w w:val="110"/>
        </w:rPr>
        <w:t xml:space="preserve"> </w:t>
      </w:r>
      <w:r>
        <w:rPr>
          <w:w w:val="110"/>
        </w:rPr>
        <w:t>virtual</w:t>
      </w:r>
      <w:r>
        <w:rPr>
          <w:spacing w:val="-4"/>
          <w:w w:val="110"/>
        </w:rPr>
        <w:t xml:space="preserve"> </w:t>
      </w:r>
      <w:r>
        <w:rPr>
          <w:w w:val="110"/>
        </w:rPr>
        <w:t>schooling</w:t>
      </w:r>
      <w:r>
        <w:rPr>
          <w:spacing w:val="-4"/>
          <w:w w:val="110"/>
        </w:rPr>
        <w:t xml:space="preserve"> </w:t>
      </w:r>
      <w:r>
        <w:rPr>
          <w:w w:val="110"/>
        </w:rPr>
        <w:t>background</w:t>
      </w:r>
      <w:r>
        <w:rPr>
          <w:spacing w:val="-4"/>
          <w:w w:val="110"/>
        </w:rPr>
        <w:t xml:space="preserve"> </w:t>
      </w:r>
      <w:r>
        <w:rPr>
          <w:w w:val="110"/>
        </w:rPr>
        <w:t>and</w:t>
      </w:r>
      <w:r>
        <w:rPr>
          <w:spacing w:val="-4"/>
          <w:w w:val="110"/>
        </w:rPr>
        <w:t xml:space="preserve"> </w:t>
      </w:r>
      <w:r>
        <w:rPr>
          <w:w w:val="110"/>
        </w:rPr>
        <w:t>whether</w:t>
      </w:r>
      <w:r>
        <w:rPr>
          <w:spacing w:val="-4"/>
          <w:w w:val="110"/>
        </w:rPr>
        <w:t xml:space="preserve"> </w:t>
      </w:r>
      <w:r>
        <w:rPr>
          <w:w w:val="110"/>
        </w:rPr>
        <w:t>such</w:t>
      </w:r>
      <w:r>
        <w:rPr>
          <w:spacing w:val="-4"/>
          <w:w w:val="110"/>
        </w:rPr>
        <w:t xml:space="preserve"> </w:t>
      </w:r>
      <w:r>
        <w:rPr>
          <w:w w:val="110"/>
        </w:rPr>
        <w:t>recruits</w:t>
      </w:r>
      <w:r>
        <w:rPr>
          <w:spacing w:val="-4"/>
          <w:w w:val="110"/>
        </w:rPr>
        <w:t xml:space="preserve"> </w:t>
      </w:r>
      <w:r>
        <w:rPr>
          <w:w w:val="110"/>
        </w:rPr>
        <w:t>should</w:t>
      </w:r>
      <w:r>
        <w:rPr>
          <w:spacing w:val="-3"/>
          <w:w w:val="110"/>
        </w:rPr>
        <w:t xml:space="preserve"> </w:t>
      </w:r>
      <w:r>
        <w:rPr>
          <w:w w:val="110"/>
        </w:rPr>
        <w:t>continue</w:t>
      </w:r>
      <w:r>
        <w:rPr>
          <w:spacing w:val="-4"/>
          <w:w w:val="110"/>
        </w:rPr>
        <w:t xml:space="preserve"> </w:t>
      </w:r>
      <w:r>
        <w:rPr>
          <w:w w:val="110"/>
        </w:rPr>
        <w:t xml:space="preserve">to </w:t>
      </w:r>
      <w:r>
        <w:rPr>
          <w:spacing w:val="3"/>
          <w:w w:val="110"/>
        </w:rPr>
        <w:t xml:space="preserve">be </w:t>
      </w:r>
      <w:r>
        <w:rPr>
          <w:w w:val="110"/>
        </w:rPr>
        <w:t xml:space="preserve">classified as traditional high school diploma graduates, which is associated with </w:t>
      </w:r>
      <w:r>
        <w:rPr>
          <w:spacing w:val="-3"/>
          <w:w w:val="110"/>
        </w:rPr>
        <w:t xml:space="preserve">lower </w:t>
      </w:r>
      <w:r>
        <w:rPr>
          <w:w w:val="110"/>
        </w:rPr>
        <w:t xml:space="preserve">risk of attrition (Burkhauser et al., 2014). Other research focused on the health of recruits in regards to </w:t>
      </w:r>
      <w:r>
        <w:rPr>
          <w:spacing w:val="-3"/>
          <w:w w:val="110"/>
        </w:rPr>
        <w:t xml:space="preserve">weight </w:t>
      </w:r>
      <w:r>
        <w:rPr>
          <w:w w:val="110"/>
        </w:rPr>
        <w:t xml:space="preserve">and </w:t>
      </w:r>
      <w:r>
        <w:rPr>
          <w:spacing w:val="2"/>
          <w:w w:val="110"/>
        </w:rPr>
        <w:t xml:space="preserve">body </w:t>
      </w:r>
      <w:r>
        <w:rPr>
          <w:w w:val="110"/>
        </w:rPr>
        <w:t>fat Niebuhr et al.</w:t>
      </w:r>
      <w:r>
        <w:rPr>
          <w:spacing w:val="14"/>
          <w:w w:val="110"/>
        </w:rPr>
        <w:t xml:space="preserve"> </w:t>
      </w:r>
      <w:r>
        <w:rPr>
          <w:w w:val="110"/>
        </w:rPr>
        <w:t>(2009).</w:t>
      </w:r>
    </w:p>
    <w:p w:rsidR="00194060" w:rsidRDefault="00F75F9A">
      <w:pPr>
        <w:pStyle w:val="BodyText"/>
        <w:spacing w:line="312" w:lineRule="auto"/>
        <w:ind w:left="120" w:right="1435" w:firstLine="338"/>
        <w:jc w:val="both"/>
      </w:pPr>
      <w:r>
        <w:rPr>
          <w:i/>
          <w:spacing w:val="-4"/>
          <w:w w:val="105"/>
        </w:rPr>
        <w:t xml:space="preserve">Training </w:t>
      </w:r>
      <w:r>
        <w:rPr>
          <w:i/>
          <w:w w:val="105"/>
        </w:rPr>
        <w:t xml:space="preserve">and </w:t>
      </w:r>
      <w:r>
        <w:rPr>
          <w:i/>
          <w:spacing w:val="-3"/>
          <w:w w:val="105"/>
        </w:rPr>
        <w:t xml:space="preserve">Premature </w:t>
      </w:r>
      <w:r>
        <w:rPr>
          <w:i/>
          <w:w w:val="105"/>
        </w:rPr>
        <w:t xml:space="preserve">Attrition: </w:t>
      </w:r>
      <w:r>
        <w:rPr>
          <w:w w:val="105"/>
        </w:rPr>
        <w:t>A significant portion of the financial costs for the military  from early attrition comes from the costs associated with training that recruit.  This is especially   true when a new recruit fails to complete training,  are forced to repeat training (washbacks),  or  attrit</w:t>
      </w:r>
      <w:r>
        <w:rPr>
          <w:spacing w:val="46"/>
          <w:w w:val="105"/>
        </w:rPr>
        <w:t xml:space="preserve"> </w:t>
      </w:r>
      <w:r>
        <w:rPr>
          <w:w w:val="105"/>
        </w:rPr>
        <w:t>shortly</w:t>
      </w:r>
      <w:r>
        <w:rPr>
          <w:spacing w:val="47"/>
          <w:w w:val="105"/>
        </w:rPr>
        <w:t xml:space="preserve"> </w:t>
      </w:r>
      <w:r>
        <w:rPr>
          <w:w w:val="105"/>
        </w:rPr>
        <w:t>after</w:t>
      </w:r>
      <w:r>
        <w:rPr>
          <w:spacing w:val="47"/>
          <w:w w:val="105"/>
        </w:rPr>
        <w:t xml:space="preserve"> </w:t>
      </w:r>
      <w:r>
        <w:rPr>
          <w:w w:val="105"/>
        </w:rPr>
        <w:t>training</w:t>
      </w:r>
      <w:r>
        <w:rPr>
          <w:spacing w:val="47"/>
          <w:w w:val="105"/>
        </w:rPr>
        <w:t xml:space="preserve"> </w:t>
      </w:r>
      <w:r>
        <w:rPr>
          <w:w w:val="105"/>
        </w:rPr>
        <w:t>and</w:t>
      </w:r>
      <w:r>
        <w:rPr>
          <w:spacing w:val="48"/>
          <w:w w:val="105"/>
        </w:rPr>
        <w:t xml:space="preserve"> </w:t>
      </w:r>
      <w:r>
        <w:rPr>
          <w:w w:val="105"/>
        </w:rPr>
        <w:t>initial</w:t>
      </w:r>
      <w:r>
        <w:rPr>
          <w:spacing w:val="47"/>
          <w:w w:val="105"/>
        </w:rPr>
        <w:t xml:space="preserve"> </w:t>
      </w:r>
      <w:r>
        <w:rPr>
          <w:w w:val="105"/>
        </w:rPr>
        <w:t>investment.</w:t>
      </w:r>
      <w:r>
        <w:rPr>
          <w:spacing w:val="53"/>
          <w:w w:val="105"/>
        </w:rPr>
        <w:t xml:space="preserve"> </w:t>
      </w:r>
      <w:r>
        <w:rPr>
          <w:w w:val="105"/>
        </w:rPr>
        <w:t>Limiting</w:t>
      </w:r>
      <w:r>
        <w:rPr>
          <w:spacing w:val="47"/>
          <w:w w:val="105"/>
        </w:rPr>
        <w:t xml:space="preserve"> </w:t>
      </w:r>
      <w:r>
        <w:rPr>
          <w:w w:val="105"/>
        </w:rPr>
        <w:t>such</w:t>
      </w:r>
      <w:r>
        <w:rPr>
          <w:spacing w:val="48"/>
          <w:w w:val="105"/>
        </w:rPr>
        <w:t xml:space="preserve"> </w:t>
      </w:r>
      <w:r>
        <w:rPr>
          <w:w w:val="105"/>
        </w:rPr>
        <w:t>costs</w:t>
      </w:r>
      <w:r>
        <w:rPr>
          <w:spacing w:val="47"/>
          <w:w w:val="105"/>
        </w:rPr>
        <w:t xml:space="preserve"> </w:t>
      </w:r>
      <w:r>
        <w:rPr>
          <w:w w:val="105"/>
        </w:rPr>
        <w:t>is</w:t>
      </w:r>
      <w:r>
        <w:rPr>
          <w:spacing w:val="48"/>
          <w:w w:val="105"/>
        </w:rPr>
        <w:t xml:space="preserve"> </w:t>
      </w:r>
      <w:r>
        <w:rPr>
          <w:w w:val="105"/>
        </w:rPr>
        <w:t>important</w:t>
      </w:r>
      <w:r>
        <w:rPr>
          <w:spacing w:val="48"/>
          <w:w w:val="105"/>
        </w:rPr>
        <w:t xml:space="preserve"> </w:t>
      </w:r>
      <w:r>
        <w:rPr>
          <w:w w:val="105"/>
        </w:rPr>
        <w:t>for</w:t>
      </w:r>
      <w:r>
        <w:rPr>
          <w:spacing w:val="47"/>
          <w:w w:val="105"/>
        </w:rPr>
        <w:t xml:space="preserve"> </w:t>
      </w:r>
      <w:r>
        <w:rPr>
          <w:w w:val="105"/>
        </w:rPr>
        <w:t>military</w:t>
      </w:r>
    </w:p>
    <w:p w:rsidR="00194060" w:rsidRDefault="00194060">
      <w:pPr>
        <w:spacing w:line="312" w:lineRule="auto"/>
        <w:jc w:val="both"/>
        <w:sectPr w:rsidR="00194060">
          <w:pgSz w:w="12240" w:h="15840"/>
          <w:pgMar w:top="1500" w:right="0" w:bottom="1600" w:left="1320" w:header="0" w:footer="1404" w:gutter="0"/>
          <w:cols w:space="720"/>
        </w:sectPr>
      </w:pPr>
    </w:p>
    <w:p w:rsidR="00194060" w:rsidRDefault="00F75F9A">
      <w:pPr>
        <w:pStyle w:val="BodyText"/>
        <w:spacing w:before="33"/>
        <w:ind w:left="120"/>
      </w:pPr>
      <w:r>
        <w:rPr>
          <w:w w:val="105"/>
        </w:rPr>
        <w:lastRenderedPageBreak/>
        <w:t>policy, and thus has been a focus of many studies. Manacapilli et al. (2012) investigates enlisted</w:t>
      </w:r>
    </w:p>
    <w:p w:rsidR="00194060" w:rsidRDefault="00F75F9A">
      <w:pPr>
        <w:pStyle w:val="BodyText"/>
        <w:spacing w:before="76" w:line="312" w:lineRule="auto"/>
        <w:ind w:left="120" w:right="1437"/>
        <w:jc w:val="both"/>
      </w:pPr>
      <w:r>
        <w:rPr>
          <w:w w:val="105"/>
        </w:rPr>
        <w:t xml:space="preserve">U.S. Air </w:t>
      </w:r>
      <w:r>
        <w:rPr>
          <w:spacing w:val="-4"/>
          <w:w w:val="105"/>
        </w:rPr>
        <w:t xml:space="preserve">Force  </w:t>
      </w:r>
      <w:r>
        <w:rPr>
          <w:w w:val="105"/>
        </w:rPr>
        <w:t xml:space="preserve">(USAF) specialties with high attrition during training and </w:t>
      </w:r>
      <w:r>
        <w:rPr>
          <w:spacing w:val="-3"/>
          <w:w w:val="105"/>
        </w:rPr>
        <w:t xml:space="preserve">washback  </w:t>
      </w:r>
      <w:r>
        <w:rPr>
          <w:w w:val="105"/>
        </w:rPr>
        <w:t xml:space="preserve">rates.  Gibson  et al. (2014) assessed the influence of self-reported confidence that one could complete ones term    of service and ambivalence regarding the decision to enlist on attrition. Nonetheless, some risks associated with such premature attrition occur before a recruit enlists and might </w:t>
      </w:r>
      <w:r>
        <w:rPr>
          <w:spacing w:val="3"/>
          <w:w w:val="105"/>
        </w:rPr>
        <w:t xml:space="preserve">be </w:t>
      </w:r>
      <w:r>
        <w:rPr>
          <w:w w:val="105"/>
        </w:rPr>
        <w:t xml:space="preserve">unknown to     the recruiterfor instance,  history of abuse (Smikle et al 2009) and mental health disorders (Englert  et al., 2003).  </w:t>
      </w:r>
      <w:r>
        <w:rPr>
          <w:spacing w:val="-4"/>
          <w:w w:val="105"/>
        </w:rPr>
        <w:t xml:space="preserve">Wolfe  </w:t>
      </w:r>
      <w:r>
        <w:rPr>
          <w:w w:val="105"/>
        </w:rPr>
        <w:t xml:space="preserve">et al. (2005) examines the role of preliminary stress and trauma in adaptation   to the stress of recruit training. Service-related Health </w:t>
      </w:r>
      <w:r>
        <w:rPr>
          <w:spacing w:val="-3"/>
          <w:w w:val="105"/>
        </w:rPr>
        <w:t xml:space="preserve">Factors: </w:t>
      </w:r>
      <w:r>
        <w:rPr>
          <w:w w:val="105"/>
        </w:rPr>
        <w:t>A significant concern for military services is the mental health of their soldiers, especially during a time of war, which can often lead to</w:t>
      </w:r>
      <w:r>
        <w:rPr>
          <w:spacing w:val="14"/>
          <w:w w:val="105"/>
        </w:rPr>
        <w:t xml:space="preserve"> </w:t>
      </w:r>
      <w:r>
        <w:rPr>
          <w:w w:val="105"/>
        </w:rPr>
        <w:t>attrition.</w:t>
      </w:r>
    </w:p>
    <w:p w:rsidR="00194060" w:rsidRDefault="00F75F9A">
      <w:pPr>
        <w:pStyle w:val="BodyText"/>
        <w:spacing w:line="312" w:lineRule="auto"/>
        <w:ind w:left="120" w:right="1438" w:firstLine="338"/>
        <w:jc w:val="both"/>
      </w:pPr>
      <w:r>
        <w:rPr>
          <w:w w:val="110"/>
        </w:rPr>
        <w:t>Research</w:t>
      </w:r>
      <w:r>
        <w:rPr>
          <w:spacing w:val="-13"/>
          <w:w w:val="110"/>
        </w:rPr>
        <w:t xml:space="preserve"> </w:t>
      </w:r>
      <w:r>
        <w:rPr>
          <w:w w:val="110"/>
        </w:rPr>
        <w:t>into</w:t>
      </w:r>
      <w:r>
        <w:rPr>
          <w:spacing w:val="-13"/>
          <w:w w:val="110"/>
        </w:rPr>
        <w:t xml:space="preserve"> </w:t>
      </w:r>
      <w:r>
        <w:rPr>
          <w:w w:val="110"/>
        </w:rPr>
        <w:t>these</w:t>
      </w:r>
      <w:r>
        <w:rPr>
          <w:spacing w:val="-13"/>
          <w:w w:val="110"/>
        </w:rPr>
        <w:t xml:space="preserve"> </w:t>
      </w:r>
      <w:r>
        <w:rPr>
          <w:w w:val="110"/>
        </w:rPr>
        <w:t>drivers</w:t>
      </w:r>
      <w:r>
        <w:rPr>
          <w:spacing w:val="-13"/>
          <w:w w:val="110"/>
        </w:rPr>
        <w:t xml:space="preserve"> </w:t>
      </w:r>
      <w:r>
        <w:rPr>
          <w:w w:val="110"/>
        </w:rPr>
        <w:t>of</w:t>
      </w:r>
      <w:r>
        <w:rPr>
          <w:spacing w:val="-13"/>
          <w:w w:val="110"/>
        </w:rPr>
        <w:t xml:space="preserve"> </w:t>
      </w:r>
      <w:r>
        <w:rPr>
          <w:w w:val="110"/>
        </w:rPr>
        <w:t>attrition</w:t>
      </w:r>
      <w:r>
        <w:rPr>
          <w:spacing w:val="-13"/>
          <w:w w:val="110"/>
        </w:rPr>
        <w:t xml:space="preserve"> </w:t>
      </w:r>
      <w:r>
        <w:rPr>
          <w:w w:val="110"/>
        </w:rPr>
        <w:t>examines</w:t>
      </w:r>
      <w:r>
        <w:rPr>
          <w:spacing w:val="-13"/>
          <w:w w:val="110"/>
        </w:rPr>
        <w:t xml:space="preserve"> </w:t>
      </w:r>
      <w:r>
        <w:rPr>
          <w:w w:val="110"/>
        </w:rPr>
        <w:t>lessons</w:t>
      </w:r>
      <w:r>
        <w:rPr>
          <w:spacing w:val="-13"/>
          <w:w w:val="110"/>
        </w:rPr>
        <w:t xml:space="preserve"> </w:t>
      </w:r>
      <w:r>
        <w:rPr>
          <w:w w:val="110"/>
        </w:rPr>
        <w:t>learned</w:t>
      </w:r>
      <w:r>
        <w:rPr>
          <w:spacing w:val="-13"/>
          <w:w w:val="110"/>
        </w:rPr>
        <w:t xml:space="preserve"> </w:t>
      </w:r>
      <w:r>
        <w:rPr>
          <w:w w:val="110"/>
        </w:rPr>
        <w:t>in</w:t>
      </w:r>
      <w:r>
        <w:rPr>
          <w:spacing w:val="-13"/>
          <w:w w:val="110"/>
        </w:rPr>
        <w:t xml:space="preserve"> </w:t>
      </w:r>
      <w:r>
        <w:rPr>
          <w:w w:val="110"/>
        </w:rPr>
        <w:t>regards</w:t>
      </w:r>
      <w:r>
        <w:rPr>
          <w:spacing w:val="-13"/>
          <w:w w:val="110"/>
        </w:rPr>
        <w:t xml:space="preserve"> </w:t>
      </w:r>
      <w:r>
        <w:rPr>
          <w:w w:val="110"/>
        </w:rPr>
        <w:t>to</w:t>
      </w:r>
      <w:r>
        <w:rPr>
          <w:spacing w:val="-13"/>
          <w:w w:val="110"/>
        </w:rPr>
        <w:t xml:space="preserve"> </w:t>
      </w:r>
      <w:r>
        <w:rPr>
          <w:w w:val="110"/>
        </w:rPr>
        <w:t>post-deployment mental</w:t>
      </w:r>
      <w:r>
        <w:rPr>
          <w:spacing w:val="-30"/>
          <w:w w:val="110"/>
        </w:rPr>
        <w:t xml:space="preserve"> </w:t>
      </w:r>
      <w:r>
        <w:rPr>
          <w:w w:val="110"/>
        </w:rPr>
        <w:t>health</w:t>
      </w:r>
      <w:r>
        <w:rPr>
          <w:spacing w:val="-29"/>
          <w:w w:val="110"/>
        </w:rPr>
        <w:t xml:space="preserve"> </w:t>
      </w:r>
      <w:r>
        <w:rPr>
          <w:w w:val="110"/>
        </w:rPr>
        <w:t>screening,</w:t>
      </w:r>
      <w:r>
        <w:rPr>
          <w:spacing w:val="-28"/>
          <w:w w:val="110"/>
        </w:rPr>
        <w:t xml:space="preserve"> </w:t>
      </w:r>
      <w:r>
        <w:rPr>
          <w:w w:val="110"/>
        </w:rPr>
        <w:t>efforts,</w:t>
      </w:r>
      <w:r>
        <w:rPr>
          <w:spacing w:val="-27"/>
          <w:w w:val="110"/>
        </w:rPr>
        <w:t xml:space="preserve"> </w:t>
      </w:r>
      <w:r>
        <w:rPr>
          <w:w w:val="110"/>
        </w:rPr>
        <w:t>and</w:t>
      </w:r>
      <w:r>
        <w:rPr>
          <w:spacing w:val="-29"/>
          <w:w w:val="110"/>
        </w:rPr>
        <w:t xml:space="preserve"> </w:t>
      </w:r>
      <w:r>
        <w:rPr>
          <w:w w:val="110"/>
        </w:rPr>
        <w:t>policies</w:t>
      </w:r>
      <w:r>
        <w:rPr>
          <w:spacing w:val="-29"/>
          <w:w w:val="110"/>
        </w:rPr>
        <w:t xml:space="preserve"> </w:t>
      </w:r>
      <w:r>
        <w:rPr>
          <w:w w:val="110"/>
        </w:rPr>
        <w:t>(e.g.,</w:t>
      </w:r>
      <w:r>
        <w:rPr>
          <w:spacing w:val="-28"/>
          <w:w w:val="110"/>
        </w:rPr>
        <w:t xml:space="preserve"> </w:t>
      </w:r>
      <w:r>
        <w:rPr>
          <w:w w:val="110"/>
        </w:rPr>
        <w:t>the</w:t>
      </w:r>
      <w:r>
        <w:rPr>
          <w:spacing w:val="-29"/>
          <w:w w:val="110"/>
        </w:rPr>
        <w:t xml:space="preserve"> </w:t>
      </w:r>
      <w:r>
        <w:rPr>
          <w:w w:val="110"/>
        </w:rPr>
        <w:t>relationship</w:t>
      </w:r>
      <w:r>
        <w:rPr>
          <w:spacing w:val="-29"/>
          <w:w w:val="110"/>
        </w:rPr>
        <w:t xml:space="preserve"> </w:t>
      </w:r>
      <w:r>
        <w:rPr>
          <w:w w:val="110"/>
        </w:rPr>
        <w:t>between</w:t>
      </w:r>
      <w:r>
        <w:rPr>
          <w:spacing w:val="-30"/>
          <w:w w:val="110"/>
        </w:rPr>
        <w:t xml:space="preserve"> </w:t>
      </w:r>
      <w:r>
        <w:rPr>
          <w:w w:val="110"/>
        </w:rPr>
        <w:t>combat</w:t>
      </w:r>
      <w:r>
        <w:rPr>
          <w:spacing w:val="-29"/>
          <w:w w:val="110"/>
        </w:rPr>
        <w:t xml:space="preserve"> </w:t>
      </w:r>
      <w:r>
        <w:rPr>
          <w:w w:val="110"/>
        </w:rPr>
        <w:t>deployment</w:t>
      </w:r>
      <w:r>
        <w:rPr>
          <w:spacing w:val="-29"/>
          <w:w w:val="110"/>
        </w:rPr>
        <w:t xml:space="preserve"> </w:t>
      </w:r>
      <w:r>
        <w:rPr>
          <w:w w:val="110"/>
        </w:rPr>
        <w:t>and mental</w:t>
      </w:r>
      <w:r>
        <w:rPr>
          <w:spacing w:val="-16"/>
          <w:w w:val="110"/>
        </w:rPr>
        <w:t xml:space="preserve"> </w:t>
      </w:r>
      <w:r>
        <w:rPr>
          <w:w w:val="110"/>
        </w:rPr>
        <w:t>health</w:t>
      </w:r>
      <w:r>
        <w:rPr>
          <w:spacing w:val="-16"/>
          <w:w w:val="110"/>
        </w:rPr>
        <w:t xml:space="preserve"> </w:t>
      </w:r>
      <w:r>
        <w:rPr>
          <w:w w:val="110"/>
        </w:rPr>
        <w:t>care</w:t>
      </w:r>
      <w:r>
        <w:rPr>
          <w:spacing w:val="-16"/>
          <w:w w:val="110"/>
        </w:rPr>
        <w:t xml:space="preserve"> </w:t>
      </w:r>
      <w:r>
        <w:rPr>
          <w:w w:val="110"/>
        </w:rPr>
        <w:t>use</w:t>
      </w:r>
      <w:r>
        <w:rPr>
          <w:spacing w:val="-15"/>
          <w:w w:val="110"/>
        </w:rPr>
        <w:t xml:space="preserve"> </w:t>
      </w:r>
      <w:r>
        <w:rPr>
          <w:w w:val="110"/>
        </w:rPr>
        <w:t>during</w:t>
      </w:r>
      <w:r>
        <w:rPr>
          <w:spacing w:val="-16"/>
          <w:w w:val="110"/>
        </w:rPr>
        <w:t xml:space="preserve"> </w:t>
      </w:r>
      <w:r>
        <w:rPr>
          <w:w w:val="110"/>
        </w:rPr>
        <w:t>the</w:t>
      </w:r>
      <w:r>
        <w:rPr>
          <w:spacing w:val="-16"/>
          <w:w w:val="110"/>
        </w:rPr>
        <w:t xml:space="preserve"> </w:t>
      </w:r>
      <w:r>
        <w:rPr>
          <w:w w:val="110"/>
        </w:rPr>
        <w:t>first</w:t>
      </w:r>
      <w:r>
        <w:rPr>
          <w:spacing w:val="-15"/>
          <w:w w:val="110"/>
        </w:rPr>
        <w:t xml:space="preserve"> </w:t>
      </w:r>
      <w:r>
        <w:rPr>
          <w:w w:val="110"/>
        </w:rPr>
        <w:t>year</w:t>
      </w:r>
      <w:r>
        <w:rPr>
          <w:spacing w:val="-16"/>
          <w:w w:val="110"/>
        </w:rPr>
        <w:t xml:space="preserve"> </w:t>
      </w:r>
      <w:r>
        <w:rPr>
          <w:w w:val="110"/>
        </w:rPr>
        <w:t>after</w:t>
      </w:r>
      <w:r>
        <w:rPr>
          <w:spacing w:val="-16"/>
          <w:w w:val="110"/>
        </w:rPr>
        <w:t xml:space="preserve"> </w:t>
      </w:r>
      <w:r>
        <w:rPr>
          <w:w w:val="110"/>
        </w:rPr>
        <w:t>return</w:t>
      </w:r>
      <w:r>
        <w:rPr>
          <w:spacing w:val="-15"/>
          <w:w w:val="110"/>
        </w:rPr>
        <w:t xml:space="preserve"> </w:t>
      </w:r>
      <w:r>
        <w:rPr>
          <w:w w:val="110"/>
        </w:rPr>
        <w:t>and</w:t>
      </w:r>
      <w:r>
        <w:rPr>
          <w:spacing w:val="-16"/>
          <w:w w:val="110"/>
        </w:rPr>
        <w:t xml:space="preserve"> </w:t>
      </w:r>
      <w:r>
        <w:rPr>
          <w:w w:val="110"/>
        </w:rPr>
        <w:t>subsequent</w:t>
      </w:r>
      <w:r>
        <w:rPr>
          <w:spacing w:val="-16"/>
          <w:w w:val="110"/>
        </w:rPr>
        <w:t xml:space="preserve"> </w:t>
      </w:r>
      <w:r>
        <w:rPr>
          <w:w w:val="110"/>
        </w:rPr>
        <w:t>attrition</w:t>
      </w:r>
      <w:r>
        <w:rPr>
          <w:spacing w:val="-16"/>
          <w:w w:val="110"/>
        </w:rPr>
        <w:t xml:space="preserve"> </w:t>
      </w:r>
      <w:r>
        <w:rPr>
          <w:w w:val="110"/>
        </w:rPr>
        <w:t>(Hoge</w:t>
      </w:r>
      <w:r>
        <w:rPr>
          <w:spacing w:val="-15"/>
          <w:w w:val="110"/>
        </w:rPr>
        <w:t xml:space="preserve"> </w:t>
      </w:r>
      <w:r>
        <w:rPr>
          <w:w w:val="110"/>
        </w:rPr>
        <w:t>et</w:t>
      </w:r>
      <w:r>
        <w:rPr>
          <w:spacing w:val="-16"/>
          <w:w w:val="110"/>
        </w:rPr>
        <w:t xml:space="preserve"> </w:t>
      </w:r>
      <w:r>
        <w:rPr>
          <w:w w:val="110"/>
        </w:rPr>
        <w:t>al.,</w:t>
      </w:r>
      <w:r>
        <w:rPr>
          <w:spacing w:val="-16"/>
          <w:w w:val="110"/>
        </w:rPr>
        <w:t xml:space="preserve"> </w:t>
      </w:r>
      <w:r>
        <w:rPr>
          <w:w w:val="110"/>
        </w:rPr>
        <w:t>2006); an examination of outpatient behavioral health visits in military health care facilities and0urden of mental disorders on the utilization of health care and attrition rates (Hoge et al., 2002; Wilson et al.,</w:t>
      </w:r>
      <w:r>
        <w:rPr>
          <w:spacing w:val="22"/>
          <w:w w:val="110"/>
        </w:rPr>
        <w:t xml:space="preserve"> </w:t>
      </w:r>
      <w:r>
        <w:rPr>
          <w:w w:val="110"/>
        </w:rPr>
        <w:t>2009).</w:t>
      </w:r>
    </w:p>
    <w:p w:rsidR="00194060" w:rsidRDefault="00F75F9A">
      <w:pPr>
        <w:pStyle w:val="BodyText"/>
        <w:spacing w:line="312" w:lineRule="auto"/>
        <w:ind w:left="120" w:right="1437" w:firstLine="338"/>
        <w:jc w:val="both"/>
      </w:pPr>
      <w:r>
        <w:rPr>
          <w:w w:val="105"/>
        </w:rPr>
        <w:t xml:space="preserve">Job or Branch Specific: The military is a large organization with a diverse set of groups, roles, and professions. As such, conditions behind attrition can </w:t>
      </w:r>
      <w:r>
        <w:rPr>
          <w:spacing w:val="-3"/>
          <w:w w:val="105"/>
        </w:rPr>
        <w:t xml:space="preserve">vary </w:t>
      </w:r>
      <w:r>
        <w:rPr>
          <w:w w:val="105"/>
        </w:rPr>
        <w:t xml:space="preserve">greatly across the organization. Keating et al. Keating et al. (2010) studied all seven Air </w:t>
      </w:r>
      <w:r>
        <w:rPr>
          <w:spacing w:val="-4"/>
          <w:w w:val="105"/>
        </w:rPr>
        <w:t xml:space="preserve">Force </w:t>
      </w:r>
      <w:r>
        <w:rPr>
          <w:w w:val="105"/>
        </w:rPr>
        <w:t xml:space="preserve">medical and professional officer corps and their relative statuses with regard to strengths, accession levels, promotion flow, and attrition since the late 1970s. Similarly, Sanchez et al. (2004) examined psychological, demographic, and physical predictors of job satisfaction and retention among military personnel across the Armed </w:t>
      </w:r>
      <w:r>
        <w:rPr>
          <w:spacing w:val="-3"/>
          <w:w w:val="105"/>
        </w:rPr>
        <w:t>Forces.</w:t>
      </w:r>
    </w:p>
    <w:p w:rsidR="00194060" w:rsidRDefault="00F75F9A">
      <w:pPr>
        <w:pStyle w:val="BodyText"/>
        <w:spacing w:line="312" w:lineRule="auto"/>
        <w:ind w:left="119" w:right="1436" w:firstLine="338"/>
        <w:jc w:val="both"/>
      </w:pPr>
      <w:r>
        <w:rPr>
          <w:i/>
          <w:w w:val="110"/>
        </w:rPr>
        <w:t xml:space="preserve">Intervention </w:t>
      </w:r>
      <w:r>
        <w:rPr>
          <w:i/>
          <w:spacing w:val="-6"/>
          <w:w w:val="110"/>
        </w:rPr>
        <w:t xml:space="preserve">Type: </w:t>
      </w:r>
      <w:r>
        <w:rPr>
          <w:w w:val="110"/>
        </w:rPr>
        <w:t>With the high financial costs to attrition, there is a heavy focus on</w:t>
      </w:r>
      <w:r>
        <w:rPr>
          <w:spacing w:val="-26"/>
          <w:w w:val="110"/>
        </w:rPr>
        <w:t xml:space="preserve"> </w:t>
      </w:r>
      <w:r>
        <w:rPr>
          <w:w w:val="110"/>
        </w:rPr>
        <w:t>creating policies</w:t>
      </w:r>
      <w:r>
        <w:rPr>
          <w:spacing w:val="-16"/>
          <w:w w:val="110"/>
        </w:rPr>
        <w:t xml:space="preserve"> </w:t>
      </w:r>
      <w:r>
        <w:rPr>
          <w:w w:val="110"/>
        </w:rPr>
        <w:t>that</w:t>
      </w:r>
      <w:r>
        <w:rPr>
          <w:spacing w:val="-16"/>
          <w:w w:val="110"/>
        </w:rPr>
        <w:t xml:space="preserve"> </w:t>
      </w:r>
      <w:r>
        <w:rPr>
          <w:w w:val="110"/>
        </w:rPr>
        <w:t>promote</w:t>
      </w:r>
      <w:r>
        <w:rPr>
          <w:spacing w:val="-16"/>
          <w:w w:val="110"/>
        </w:rPr>
        <w:t xml:space="preserve"> </w:t>
      </w:r>
      <w:r>
        <w:rPr>
          <w:w w:val="110"/>
        </w:rPr>
        <w:t>retention</w:t>
      </w:r>
      <w:r>
        <w:rPr>
          <w:spacing w:val="-16"/>
          <w:w w:val="110"/>
        </w:rPr>
        <w:t xml:space="preserve"> </w:t>
      </w:r>
      <w:r>
        <w:rPr>
          <w:w w:val="110"/>
        </w:rPr>
        <w:t>and</w:t>
      </w:r>
      <w:r>
        <w:rPr>
          <w:spacing w:val="-16"/>
          <w:w w:val="110"/>
        </w:rPr>
        <w:t xml:space="preserve"> </w:t>
      </w:r>
      <w:r>
        <w:rPr>
          <w:w w:val="110"/>
        </w:rPr>
        <w:t>reduce</w:t>
      </w:r>
      <w:r>
        <w:rPr>
          <w:spacing w:val="-15"/>
          <w:w w:val="110"/>
        </w:rPr>
        <w:t xml:space="preserve"> </w:t>
      </w:r>
      <w:r>
        <w:rPr>
          <w:w w:val="110"/>
        </w:rPr>
        <w:t>attrition</w:t>
      </w:r>
      <w:r>
        <w:rPr>
          <w:spacing w:val="-16"/>
          <w:w w:val="110"/>
        </w:rPr>
        <w:t xml:space="preserve"> </w:t>
      </w:r>
      <w:r>
        <w:rPr>
          <w:w w:val="110"/>
        </w:rPr>
        <w:t>risks.</w:t>
      </w:r>
      <w:r>
        <w:rPr>
          <w:spacing w:val="9"/>
          <w:w w:val="110"/>
        </w:rPr>
        <w:t xml:space="preserve"> </w:t>
      </w:r>
      <w:r>
        <w:rPr>
          <w:w w:val="110"/>
        </w:rPr>
        <w:t>Studying</w:t>
      </w:r>
      <w:r>
        <w:rPr>
          <w:spacing w:val="-16"/>
          <w:w w:val="110"/>
        </w:rPr>
        <w:t xml:space="preserve"> </w:t>
      </w:r>
      <w:r>
        <w:rPr>
          <w:w w:val="110"/>
        </w:rPr>
        <w:t>the</w:t>
      </w:r>
      <w:r>
        <w:rPr>
          <w:spacing w:val="-16"/>
          <w:w w:val="110"/>
        </w:rPr>
        <w:t xml:space="preserve"> </w:t>
      </w:r>
      <w:r>
        <w:rPr>
          <w:w w:val="110"/>
        </w:rPr>
        <w:t>effect</w:t>
      </w:r>
      <w:r>
        <w:rPr>
          <w:spacing w:val="-15"/>
          <w:w w:val="110"/>
        </w:rPr>
        <w:t xml:space="preserve"> </w:t>
      </w:r>
      <w:r>
        <w:rPr>
          <w:w w:val="110"/>
        </w:rPr>
        <w:t>of</w:t>
      </w:r>
      <w:r>
        <w:rPr>
          <w:spacing w:val="-16"/>
          <w:w w:val="110"/>
        </w:rPr>
        <w:t xml:space="preserve"> </w:t>
      </w:r>
      <w:r>
        <w:rPr>
          <w:w w:val="110"/>
        </w:rPr>
        <w:t>these</w:t>
      </w:r>
      <w:r>
        <w:rPr>
          <w:spacing w:val="-16"/>
          <w:w w:val="110"/>
        </w:rPr>
        <w:t xml:space="preserve"> </w:t>
      </w:r>
      <w:r>
        <w:rPr>
          <w:w w:val="110"/>
        </w:rPr>
        <w:t xml:space="preserve">interventions is not entirely straightforward. The U.S. Army Research Institute for the Behavioral and Social Sciences (ARI) has been conducting research on first-term enlisted attrition, as part of a broader research program entitled </w:t>
      </w:r>
      <w:r>
        <w:rPr>
          <w:spacing w:val="-8"/>
          <w:w w:val="110"/>
        </w:rPr>
        <w:t xml:space="preserve">STAY: </w:t>
      </w:r>
      <w:r>
        <w:rPr>
          <w:w w:val="110"/>
        </w:rPr>
        <w:t>Strategies to Enhance Retention. A portion of this program is to</w:t>
      </w:r>
      <w:r>
        <w:rPr>
          <w:spacing w:val="-7"/>
          <w:w w:val="110"/>
        </w:rPr>
        <w:t xml:space="preserve"> </w:t>
      </w:r>
      <w:r>
        <w:rPr>
          <w:w w:val="110"/>
        </w:rPr>
        <w:t>investigate</w:t>
      </w:r>
      <w:r>
        <w:rPr>
          <w:spacing w:val="-6"/>
          <w:w w:val="110"/>
        </w:rPr>
        <w:t xml:space="preserve"> </w:t>
      </w:r>
      <w:r>
        <w:rPr>
          <w:w w:val="110"/>
        </w:rPr>
        <w:t>specific</w:t>
      </w:r>
      <w:r>
        <w:rPr>
          <w:spacing w:val="-6"/>
          <w:w w:val="110"/>
        </w:rPr>
        <w:t xml:space="preserve"> </w:t>
      </w:r>
      <w:r>
        <w:rPr>
          <w:w w:val="110"/>
        </w:rPr>
        <w:t>attrition</w:t>
      </w:r>
      <w:r>
        <w:rPr>
          <w:spacing w:val="-7"/>
          <w:w w:val="110"/>
        </w:rPr>
        <w:t xml:space="preserve"> </w:t>
      </w:r>
      <w:r>
        <w:rPr>
          <w:w w:val="110"/>
        </w:rPr>
        <w:t>interventions</w:t>
      </w:r>
      <w:r>
        <w:rPr>
          <w:spacing w:val="-6"/>
          <w:w w:val="110"/>
        </w:rPr>
        <w:t xml:space="preserve"> </w:t>
      </w:r>
      <w:r>
        <w:rPr>
          <w:w w:val="110"/>
        </w:rPr>
        <w:t>to</w:t>
      </w:r>
      <w:r>
        <w:rPr>
          <w:spacing w:val="-6"/>
          <w:w w:val="110"/>
        </w:rPr>
        <w:t xml:space="preserve"> </w:t>
      </w:r>
      <w:r>
        <w:rPr>
          <w:w w:val="110"/>
        </w:rPr>
        <w:t>help</w:t>
      </w:r>
      <w:r>
        <w:rPr>
          <w:spacing w:val="-7"/>
          <w:w w:val="110"/>
        </w:rPr>
        <w:t xml:space="preserve"> </w:t>
      </w:r>
      <w:r>
        <w:rPr>
          <w:w w:val="110"/>
        </w:rPr>
        <w:t>enlisted</w:t>
      </w:r>
      <w:r>
        <w:rPr>
          <w:spacing w:val="-6"/>
          <w:w w:val="110"/>
        </w:rPr>
        <w:t xml:space="preserve"> </w:t>
      </w:r>
      <w:r>
        <w:rPr>
          <w:w w:val="110"/>
        </w:rPr>
        <w:t>personnel</w:t>
      </w:r>
      <w:r>
        <w:rPr>
          <w:spacing w:val="-6"/>
          <w:w w:val="110"/>
        </w:rPr>
        <w:t xml:space="preserve"> </w:t>
      </w:r>
      <w:r>
        <w:rPr>
          <w:w w:val="110"/>
        </w:rPr>
        <w:t>in</w:t>
      </w:r>
      <w:r>
        <w:rPr>
          <w:spacing w:val="-7"/>
          <w:w w:val="110"/>
        </w:rPr>
        <w:t xml:space="preserve"> </w:t>
      </w:r>
      <w:r>
        <w:rPr>
          <w:w w:val="110"/>
        </w:rPr>
        <w:t>completing</w:t>
      </w:r>
      <w:r>
        <w:rPr>
          <w:spacing w:val="-6"/>
          <w:w w:val="110"/>
        </w:rPr>
        <w:t xml:space="preserve"> </w:t>
      </w:r>
      <w:r>
        <w:rPr>
          <w:w w:val="110"/>
        </w:rPr>
        <w:t>training</w:t>
      </w:r>
      <w:r>
        <w:rPr>
          <w:spacing w:val="-6"/>
          <w:w w:val="110"/>
        </w:rPr>
        <w:t xml:space="preserve"> </w:t>
      </w:r>
      <w:r>
        <w:rPr>
          <w:w w:val="110"/>
        </w:rPr>
        <w:t>and performing</w:t>
      </w:r>
      <w:r>
        <w:rPr>
          <w:spacing w:val="-21"/>
          <w:w w:val="110"/>
        </w:rPr>
        <w:t xml:space="preserve"> </w:t>
      </w:r>
      <w:r>
        <w:rPr>
          <w:w w:val="110"/>
        </w:rPr>
        <w:t>at</w:t>
      </w:r>
      <w:r>
        <w:rPr>
          <w:spacing w:val="-20"/>
          <w:w w:val="110"/>
        </w:rPr>
        <w:t xml:space="preserve"> </w:t>
      </w:r>
      <w:r>
        <w:rPr>
          <w:w w:val="110"/>
        </w:rPr>
        <w:t>a</w:t>
      </w:r>
      <w:r>
        <w:rPr>
          <w:spacing w:val="-20"/>
          <w:w w:val="110"/>
        </w:rPr>
        <w:t xml:space="preserve"> </w:t>
      </w:r>
      <w:r>
        <w:rPr>
          <w:w w:val="110"/>
        </w:rPr>
        <w:t>high</w:t>
      </w:r>
      <w:r>
        <w:rPr>
          <w:spacing w:val="-20"/>
          <w:w w:val="110"/>
        </w:rPr>
        <w:t xml:space="preserve"> </w:t>
      </w:r>
      <w:r>
        <w:rPr>
          <w:w w:val="110"/>
        </w:rPr>
        <w:t>level</w:t>
      </w:r>
      <w:r>
        <w:rPr>
          <w:spacing w:val="-20"/>
          <w:w w:val="110"/>
        </w:rPr>
        <w:t xml:space="preserve"> </w:t>
      </w:r>
      <w:r>
        <w:rPr>
          <w:w w:val="110"/>
        </w:rPr>
        <w:t>during</w:t>
      </w:r>
      <w:r>
        <w:rPr>
          <w:spacing w:val="-21"/>
          <w:w w:val="110"/>
        </w:rPr>
        <w:t xml:space="preserve"> </w:t>
      </w:r>
      <w:r>
        <w:rPr>
          <w:w w:val="110"/>
        </w:rPr>
        <w:t>their</w:t>
      </w:r>
      <w:r>
        <w:rPr>
          <w:spacing w:val="-20"/>
          <w:w w:val="110"/>
        </w:rPr>
        <w:t xml:space="preserve"> </w:t>
      </w:r>
      <w:r>
        <w:rPr>
          <w:w w:val="110"/>
        </w:rPr>
        <w:t>first-term</w:t>
      </w:r>
      <w:r>
        <w:rPr>
          <w:spacing w:val="-20"/>
          <w:w w:val="110"/>
        </w:rPr>
        <w:t xml:space="preserve"> </w:t>
      </w:r>
      <w:r>
        <w:rPr>
          <w:w w:val="110"/>
        </w:rPr>
        <w:t>(Kubisiak</w:t>
      </w:r>
      <w:r>
        <w:rPr>
          <w:spacing w:val="-20"/>
          <w:w w:val="110"/>
        </w:rPr>
        <w:t xml:space="preserve"> </w:t>
      </w:r>
      <w:r>
        <w:rPr>
          <w:w w:val="110"/>
        </w:rPr>
        <w:t>et</w:t>
      </w:r>
      <w:r>
        <w:rPr>
          <w:spacing w:val="-20"/>
          <w:w w:val="110"/>
        </w:rPr>
        <w:t xml:space="preserve"> </w:t>
      </w:r>
      <w:r>
        <w:rPr>
          <w:w w:val="110"/>
        </w:rPr>
        <w:t>al.,</w:t>
      </w:r>
      <w:r>
        <w:rPr>
          <w:spacing w:val="-21"/>
          <w:w w:val="110"/>
        </w:rPr>
        <w:t xml:space="preserve"> </w:t>
      </w:r>
      <w:r>
        <w:rPr>
          <w:w w:val="110"/>
        </w:rPr>
        <w:t>2009).</w:t>
      </w:r>
      <w:r>
        <w:rPr>
          <w:spacing w:val="5"/>
          <w:w w:val="110"/>
        </w:rPr>
        <w:t xml:space="preserve"> </w:t>
      </w:r>
      <w:r>
        <w:rPr>
          <w:w w:val="110"/>
        </w:rPr>
        <w:t>One</w:t>
      </w:r>
      <w:r>
        <w:rPr>
          <w:spacing w:val="-20"/>
          <w:w w:val="110"/>
        </w:rPr>
        <w:t xml:space="preserve"> </w:t>
      </w:r>
      <w:r>
        <w:rPr>
          <w:w w:val="110"/>
        </w:rPr>
        <w:t>subset</w:t>
      </w:r>
      <w:r>
        <w:rPr>
          <w:spacing w:val="-20"/>
          <w:w w:val="110"/>
        </w:rPr>
        <w:t xml:space="preserve"> </w:t>
      </w:r>
      <w:r>
        <w:rPr>
          <w:w w:val="110"/>
        </w:rPr>
        <w:t>of</w:t>
      </w:r>
      <w:r>
        <w:rPr>
          <w:spacing w:val="-20"/>
          <w:w w:val="110"/>
        </w:rPr>
        <w:t xml:space="preserve"> </w:t>
      </w:r>
      <w:r>
        <w:rPr>
          <w:w w:val="110"/>
        </w:rPr>
        <w:t>this</w:t>
      </w:r>
      <w:r>
        <w:rPr>
          <w:spacing w:val="-20"/>
          <w:w w:val="110"/>
        </w:rPr>
        <w:t xml:space="preserve"> </w:t>
      </w:r>
      <w:r>
        <w:rPr>
          <w:w w:val="110"/>
        </w:rPr>
        <w:t>research focuses</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monetary</w:t>
      </w:r>
      <w:r>
        <w:rPr>
          <w:spacing w:val="-10"/>
          <w:w w:val="110"/>
        </w:rPr>
        <w:t xml:space="preserve"> </w:t>
      </w:r>
      <w:r>
        <w:rPr>
          <w:w w:val="110"/>
        </w:rPr>
        <w:t>incentive</w:t>
      </w:r>
      <w:r>
        <w:rPr>
          <w:spacing w:val="-10"/>
          <w:w w:val="110"/>
        </w:rPr>
        <w:t xml:space="preserve"> </w:t>
      </w:r>
      <w:r>
        <w:rPr>
          <w:w w:val="110"/>
        </w:rPr>
        <w:t>policies</w:t>
      </w:r>
      <w:r>
        <w:rPr>
          <w:spacing w:val="-10"/>
          <w:w w:val="110"/>
        </w:rPr>
        <w:t xml:space="preserve"> </w:t>
      </w:r>
      <w:r>
        <w:rPr>
          <w:w w:val="110"/>
        </w:rPr>
        <w:t>and</w:t>
      </w:r>
      <w:r>
        <w:rPr>
          <w:spacing w:val="-10"/>
          <w:w w:val="110"/>
        </w:rPr>
        <w:t xml:space="preserve"> </w:t>
      </w:r>
      <w:r>
        <w:rPr>
          <w:w w:val="110"/>
        </w:rPr>
        <w:t>program</w:t>
      </w:r>
      <w:r>
        <w:rPr>
          <w:spacing w:val="-10"/>
          <w:w w:val="110"/>
        </w:rPr>
        <w:t xml:space="preserve"> </w:t>
      </w:r>
      <w:r>
        <w:rPr>
          <w:w w:val="110"/>
        </w:rPr>
        <w:t>that</w:t>
      </w:r>
      <w:r>
        <w:rPr>
          <w:spacing w:val="-9"/>
          <w:w w:val="110"/>
        </w:rPr>
        <w:t xml:space="preserve"> </w:t>
      </w:r>
      <w:r>
        <w:rPr>
          <w:w w:val="110"/>
        </w:rPr>
        <w:t>are</w:t>
      </w:r>
      <w:r>
        <w:rPr>
          <w:spacing w:val="-10"/>
          <w:w w:val="110"/>
        </w:rPr>
        <w:t xml:space="preserve"> </w:t>
      </w:r>
      <w:r>
        <w:rPr>
          <w:w w:val="110"/>
        </w:rPr>
        <w:t>a</w:t>
      </w:r>
      <w:r>
        <w:rPr>
          <w:spacing w:val="-10"/>
          <w:w w:val="110"/>
        </w:rPr>
        <w:t xml:space="preserve"> </w:t>
      </w:r>
      <w:r>
        <w:rPr>
          <w:w w:val="110"/>
        </w:rPr>
        <w:t>common</w:t>
      </w:r>
      <w:r>
        <w:rPr>
          <w:spacing w:val="-10"/>
          <w:w w:val="110"/>
        </w:rPr>
        <w:t xml:space="preserve"> </w:t>
      </w:r>
      <w:r>
        <w:rPr>
          <w:w w:val="110"/>
        </w:rPr>
        <w:t>component</w:t>
      </w:r>
      <w:r>
        <w:rPr>
          <w:spacing w:val="-10"/>
          <w:w w:val="110"/>
        </w:rPr>
        <w:t xml:space="preserve"> </w:t>
      </w:r>
      <w:r>
        <w:rPr>
          <w:w w:val="110"/>
        </w:rPr>
        <w:t>of</w:t>
      </w:r>
      <w:r>
        <w:rPr>
          <w:spacing w:val="-10"/>
          <w:w w:val="110"/>
        </w:rPr>
        <w:t xml:space="preserve"> </w:t>
      </w:r>
      <w:r>
        <w:rPr>
          <w:w w:val="110"/>
        </w:rPr>
        <w:t>attrition and</w:t>
      </w:r>
      <w:r>
        <w:rPr>
          <w:spacing w:val="-17"/>
          <w:w w:val="110"/>
        </w:rPr>
        <w:t xml:space="preserve"> </w:t>
      </w:r>
      <w:r>
        <w:rPr>
          <w:w w:val="110"/>
        </w:rPr>
        <w:t>retention-based</w:t>
      </w:r>
      <w:r>
        <w:rPr>
          <w:spacing w:val="-15"/>
          <w:w w:val="110"/>
        </w:rPr>
        <w:t xml:space="preserve"> </w:t>
      </w:r>
      <w:r>
        <w:rPr>
          <w:w w:val="110"/>
        </w:rPr>
        <w:t>strategies.</w:t>
      </w:r>
      <w:r>
        <w:rPr>
          <w:spacing w:val="7"/>
          <w:w w:val="110"/>
        </w:rPr>
        <w:t xml:space="preserve"> </w:t>
      </w:r>
      <w:r>
        <w:rPr>
          <w:w w:val="110"/>
        </w:rPr>
        <w:t>Asch</w:t>
      </w:r>
      <w:r>
        <w:rPr>
          <w:spacing w:val="-16"/>
          <w:w w:val="110"/>
        </w:rPr>
        <w:t xml:space="preserve"> </w:t>
      </w:r>
      <w:r>
        <w:rPr>
          <w:w w:val="110"/>
        </w:rPr>
        <w:t>et</w:t>
      </w:r>
      <w:r>
        <w:rPr>
          <w:spacing w:val="-15"/>
          <w:w w:val="110"/>
        </w:rPr>
        <w:t xml:space="preserve"> </w:t>
      </w:r>
      <w:r>
        <w:rPr>
          <w:w w:val="110"/>
        </w:rPr>
        <w:t>al.</w:t>
      </w:r>
      <w:r>
        <w:rPr>
          <w:spacing w:val="7"/>
          <w:w w:val="110"/>
        </w:rPr>
        <w:t xml:space="preserve"> </w:t>
      </w:r>
      <w:r>
        <w:rPr>
          <w:w w:val="110"/>
        </w:rPr>
        <w:t>Asch</w:t>
      </w:r>
      <w:r>
        <w:rPr>
          <w:spacing w:val="-15"/>
          <w:w w:val="110"/>
        </w:rPr>
        <w:t xml:space="preserve"> </w:t>
      </w:r>
      <w:r>
        <w:rPr>
          <w:w w:val="110"/>
        </w:rPr>
        <w:t>et</w:t>
      </w:r>
      <w:r>
        <w:rPr>
          <w:spacing w:val="-16"/>
          <w:w w:val="110"/>
        </w:rPr>
        <w:t xml:space="preserve"> </w:t>
      </w:r>
      <w:r>
        <w:rPr>
          <w:w w:val="110"/>
        </w:rPr>
        <w:t>al.</w:t>
      </w:r>
      <w:r>
        <w:rPr>
          <w:spacing w:val="-16"/>
          <w:w w:val="110"/>
        </w:rPr>
        <w:t xml:space="preserve"> </w:t>
      </w:r>
      <w:r>
        <w:rPr>
          <w:w w:val="110"/>
        </w:rPr>
        <w:t>(2010)</w:t>
      </w:r>
      <w:r>
        <w:rPr>
          <w:spacing w:val="-16"/>
          <w:w w:val="110"/>
        </w:rPr>
        <w:t xml:space="preserve"> </w:t>
      </w:r>
      <w:r>
        <w:rPr>
          <w:w w:val="110"/>
        </w:rPr>
        <w:t>looked</w:t>
      </w:r>
      <w:r>
        <w:rPr>
          <w:spacing w:val="-15"/>
          <w:w w:val="110"/>
        </w:rPr>
        <w:t xml:space="preserve"> </w:t>
      </w:r>
      <w:r>
        <w:rPr>
          <w:w w:val="110"/>
        </w:rPr>
        <w:t>at</w:t>
      </w:r>
      <w:r>
        <w:rPr>
          <w:spacing w:val="-16"/>
          <w:w w:val="110"/>
        </w:rPr>
        <w:t xml:space="preserve"> </w:t>
      </w:r>
      <w:r>
        <w:rPr>
          <w:w w:val="110"/>
        </w:rPr>
        <w:t>whether</w:t>
      </w:r>
      <w:r>
        <w:rPr>
          <w:spacing w:val="-16"/>
          <w:w w:val="110"/>
        </w:rPr>
        <w:t xml:space="preserve"> </w:t>
      </w:r>
      <w:r>
        <w:rPr>
          <w:w w:val="110"/>
        </w:rPr>
        <w:t>enlistment</w:t>
      </w:r>
      <w:r>
        <w:rPr>
          <w:spacing w:val="-16"/>
          <w:w w:val="110"/>
        </w:rPr>
        <w:t xml:space="preserve"> </w:t>
      </w:r>
      <w:r>
        <w:rPr>
          <w:w w:val="110"/>
        </w:rPr>
        <w:t>bonuses increase</w:t>
      </w:r>
      <w:r>
        <w:rPr>
          <w:spacing w:val="-11"/>
          <w:w w:val="110"/>
        </w:rPr>
        <w:t xml:space="preserve"> </w:t>
      </w:r>
      <w:r>
        <w:rPr>
          <w:w w:val="110"/>
        </w:rPr>
        <w:t>or</w:t>
      </w:r>
      <w:r>
        <w:rPr>
          <w:spacing w:val="-10"/>
          <w:w w:val="110"/>
        </w:rPr>
        <w:t xml:space="preserve"> </w:t>
      </w:r>
      <w:r>
        <w:rPr>
          <w:w w:val="110"/>
        </w:rPr>
        <w:t>decrease</w:t>
      </w:r>
      <w:r>
        <w:rPr>
          <w:spacing w:val="-11"/>
          <w:w w:val="110"/>
        </w:rPr>
        <w:t xml:space="preserve"> </w:t>
      </w:r>
      <w:r>
        <w:rPr>
          <w:w w:val="110"/>
        </w:rPr>
        <w:t>the</w:t>
      </w:r>
      <w:r>
        <w:rPr>
          <w:spacing w:val="-10"/>
          <w:w w:val="110"/>
        </w:rPr>
        <w:t xml:space="preserve"> </w:t>
      </w:r>
      <w:r>
        <w:rPr>
          <w:w w:val="110"/>
        </w:rPr>
        <w:t>number</w:t>
      </w:r>
      <w:r>
        <w:rPr>
          <w:spacing w:val="-11"/>
          <w:w w:val="110"/>
        </w:rPr>
        <w:t xml:space="preserve"> </w:t>
      </w:r>
      <w:r>
        <w:rPr>
          <w:w w:val="110"/>
        </w:rPr>
        <w:t>of</w:t>
      </w:r>
      <w:r>
        <w:rPr>
          <w:spacing w:val="-11"/>
          <w:w w:val="110"/>
        </w:rPr>
        <w:t xml:space="preserve"> </w:t>
      </w:r>
      <w:r>
        <w:rPr>
          <w:w w:val="110"/>
        </w:rPr>
        <w:t>person</w:t>
      </w:r>
      <w:r>
        <w:rPr>
          <w:spacing w:val="-12"/>
          <w:w w:val="110"/>
        </w:rPr>
        <w:t xml:space="preserve"> </w:t>
      </w:r>
      <w:r>
        <w:rPr>
          <w:w w:val="110"/>
        </w:rPr>
        <w:t>years</w:t>
      </w:r>
      <w:r>
        <w:rPr>
          <w:spacing w:val="-11"/>
          <w:w w:val="110"/>
        </w:rPr>
        <w:t xml:space="preserve"> </w:t>
      </w:r>
      <w:r>
        <w:rPr>
          <w:w w:val="110"/>
        </w:rPr>
        <w:t>provided</w:t>
      </w:r>
      <w:r>
        <w:rPr>
          <w:spacing w:val="-10"/>
          <w:w w:val="110"/>
        </w:rPr>
        <w:t xml:space="preserve"> </w:t>
      </w:r>
      <w:r>
        <w:rPr>
          <w:spacing w:val="-3"/>
          <w:w w:val="110"/>
        </w:rPr>
        <w:t>by</w:t>
      </w:r>
      <w:r>
        <w:rPr>
          <w:spacing w:val="-11"/>
          <w:w w:val="110"/>
        </w:rPr>
        <w:t xml:space="preserve"> </w:t>
      </w:r>
      <w:r>
        <w:rPr>
          <w:w w:val="110"/>
        </w:rPr>
        <w:t>an</w:t>
      </w:r>
      <w:r>
        <w:rPr>
          <w:spacing w:val="-11"/>
          <w:w w:val="110"/>
        </w:rPr>
        <w:t xml:space="preserve"> </w:t>
      </w:r>
      <w:r>
        <w:rPr>
          <w:w w:val="110"/>
        </w:rPr>
        <w:t>Army</w:t>
      </w:r>
      <w:r>
        <w:rPr>
          <w:spacing w:val="-11"/>
          <w:w w:val="110"/>
        </w:rPr>
        <w:t xml:space="preserve"> </w:t>
      </w:r>
      <w:r>
        <w:rPr>
          <w:w w:val="110"/>
        </w:rPr>
        <w:t>recruit</w:t>
      </w:r>
      <w:r>
        <w:rPr>
          <w:spacing w:val="-10"/>
          <w:w w:val="110"/>
        </w:rPr>
        <w:t xml:space="preserve"> </w:t>
      </w:r>
      <w:r>
        <w:rPr>
          <w:w w:val="110"/>
        </w:rPr>
        <w:t>during</w:t>
      </w:r>
      <w:r>
        <w:rPr>
          <w:spacing w:val="-11"/>
          <w:w w:val="110"/>
        </w:rPr>
        <w:t xml:space="preserve"> </w:t>
      </w:r>
      <w:r>
        <w:rPr>
          <w:w w:val="110"/>
        </w:rPr>
        <w:t>their</w:t>
      </w:r>
      <w:r>
        <w:rPr>
          <w:spacing w:val="-10"/>
          <w:w w:val="110"/>
        </w:rPr>
        <w:t xml:space="preserve"> </w:t>
      </w:r>
      <w:r>
        <w:rPr>
          <w:w w:val="110"/>
        </w:rPr>
        <w:t>first</w:t>
      </w:r>
      <w:r>
        <w:rPr>
          <w:spacing w:val="-11"/>
          <w:w w:val="110"/>
        </w:rPr>
        <w:t xml:space="preserve"> </w:t>
      </w:r>
      <w:r>
        <w:rPr>
          <w:w w:val="110"/>
        </w:rPr>
        <w:t>and second</w:t>
      </w:r>
      <w:r>
        <w:rPr>
          <w:spacing w:val="-9"/>
          <w:w w:val="110"/>
        </w:rPr>
        <w:t xml:space="preserve"> </w:t>
      </w:r>
      <w:r>
        <w:rPr>
          <w:w w:val="110"/>
        </w:rPr>
        <w:t>terms.</w:t>
      </w:r>
      <w:r>
        <w:rPr>
          <w:spacing w:val="12"/>
          <w:w w:val="110"/>
        </w:rPr>
        <w:t xml:space="preserve"> </w:t>
      </w:r>
      <w:r>
        <w:rPr>
          <w:w w:val="110"/>
        </w:rPr>
        <w:t>Mattock</w:t>
      </w:r>
      <w:r>
        <w:rPr>
          <w:spacing w:val="-8"/>
          <w:w w:val="110"/>
        </w:rPr>
        <w:t xml:space="preserve"> </w:t>
      </w:r>
      <w:r>
        <w:rPr>
          <w:w w:val="110"/>
        </w:rPr>
        <w:t>and</w:t>
      </w:r>
      <w:r>
        <w:rPr>
          <w:spacing w:val="-8"/>
          <w:w w:val="110"/>
        </w:rPr>
        <w:t xml:space="preserve"> </w:t>
      </w:r>
      <w:r>
        <w:rPr>
          <w:w w:val="110"/>
        </w:rPr>
        <w:t>Arkes</w:t>
      </w:r>
      <w:r>
        <w:rPr>
          <w:spacing w:val="-8"/>
          <w:w w:val="110"/>
        </w:rPr>
        <w:t xml:space="preserve"> </w:t>
      </w:r>
      <w:r>
        <w:rPr>
          <w:w w:val="110"/>
        </w:rPr>
        <w:t>(2007)</w:t>
      </w:r>
      <w:r>
        <w:rPr>
          <w:spacing w:val="-8"/>
          <w:w w:val="110"/>
        </w:rPr>
        <w:t xml:space="preserve"> </w:t>
      </w:r>
      <w:r>
        <w:rPr>
          <w:w w:val="110"/>
        </w:rPr>
        <w:t>examines</w:t>
      </w:r>
      <w:r>
        <w:rPr>
          <w:spacing w:val="-8"/>
          <w:w w:val="110"/>
        </w:rPr>
        <w:t xml:space="preserve"> </w:t>
      </w:r>
      <w:r>
        <w:rPr>
          <w:w w:val="110"/>
        </w:rPr>
        <w:t>the</w:t>
      </w:r>
      <w:r>
        <w:rPr>
          <w:spacing w:val="-8"/>
          <w:w w:val="110"/>
        </w:rPr>
        <w:t xml:space="preserve"> </w:t>
      </w:r>
      <w:r>
        <w:rPr>
          <w:w w:val="110"/>
        </w:rPr>
        <w:t>effect</w:t>
      </w:r>
      <w:r>
        <w:rPr>
          <w:spacing w:val="-8"/>
          <w:w w:val="110"/>
        </w:rPr>
        <w:t xml:space="preserve"> </w:t>
      </w:r>
      <w:r>
        <w:rPr>
          <w:w w:val="110"/>
        </w:rPr>
        <w:t>of</w:t>
      </w:r>
      <w:r>
        <w:rPr>
          <w:spacing w:val="-8"/>
          <w:w w:val="110"/>
        </w:rPr>
        <w:t xml:space="preserve"> </w:t>
      </w:r>
      <w:r>
        <w:rPr>
          <w:w w:val="110"/>
        </w:rPr>
        <w:t>bonus</w:t>
      </w:r>
      <w:r>
        <w:rPr>
          <w:spacing w:val="-8"/>
          <w:w w:val="110"/>
        </w:rPr>
        <w:t xml:space="preserve"> </w:t>
      </w:r>
      <w:r>
        <w:rPr>
          <w:w w:val="110"/>
        </w:rPr>
        <w:t>programs</w:t>
      </w:r>
      <w:r>
        <w:rPr>
          <w:spacing w:val="-9"/>
          <w:w w:val="110"/>
        </w:rPr>
        <w:t xml:space="preserve"> </w:t>
      </w:r>
      <w:r>
        <w:rPr>
          <w:w w:val="110"/>
        </w:rPr>
        <w:t>that</w:t>
      </w:r>
      <w:r>
        <w:rPr>
          <w:spacing w:val="-8"/>
          <w:w w:val="110"/>
        </w:rPr>
        <w:t xml:space="preserve"> </w:t>
      </w:r>
      <w:r>
        <w:rPr>
          <w:spacing w:val="-3"/>
          <w:w w:val="110"/>
        </w:rPr>
        <w:t>have</w:t>
      </w:r>
      <w:r>
        <w:rPr>
          <w:spacing w:val="-8"/>
          <w:w w:val="110"/>
        </w:rPr>
        <w:t xml:space="preserve"> </w:t>
      </w:r>
      <w:r>
        <w:rPr>
          <w:w w:val="110"/>
        </w:rPr>
        <w:t>service commitments,</w:t>
      </w:r>
      <w:r>
        <w:rPr>
          <w:spacing w:val="7"/>
          <w:w w:val="110"/>
        </w:rPr>
        <w:t xml:space="preserve"> </w:t>
      </w:r>
      <w:r>
        <w:rPr>
          <w:w w:val="110"/>
        </w:rPr>
        <w:t>such</w:t>
      </w:r>
      <w:r>
        <w:rPr>
          <w:spacing w:val="7"/>
          <w:w w:val="110"/>
        </w:rPr>
        <w:t xml:space="preserve"> </w:t>
      </w:r>
      <w:r>
        <w:rPr>
          <w:w w:val="110"/>
        </w:rPr>
        <w:t>as</w:t>
      </w:r>
      <w:r>
        <w:rPr>
          <w:spacing w:val="6"/>
          <w:w w:val="110"/>
        </w:rPr>
        <w:t xml:space="preserve"> </w:t>
      </w:r>
      <w:r>
        <w:rPr>
          <w:w w:val="110"/>
        </w:rPr>
        <w:t>the</w:t>
      </w:r>
      <w:r>
        <w:rPr>
          <w:spacing w:val="7"/>
          <w:w w:val="110"/>
        </w:rPr>
        <w:t xml:space="preserve"> </w:t>
      </w:r>
      <w:r>
        <w:rPr>
          <w:w w:val="110"/>
        </w:rPr>
        <w:t>Aviator</w:t>
      </w:r>
      <w:r>
        <w:rPr>
          <w:spacing w:val="6"/>
          <w:w w:val="110"/>
        </w:rPr>
        <w:t xml:space="preserve"> </w:t>
      </w:r>
      <w:r>
        <w:rPr>
          <w:w w:val="110"/>
        </w:rPr>
        <w:t>Continuation</w:t>
      </w:r>
      <w:r>
        <w:rPr>
          <w:spacing w:val="7"/>
          <w:w w:val="110"/>
        </w:rPr>
        <w:t xml:space="preserve"> </w:t>
      </w:r>
      <w:r>
        <w:rPr>
          <w:spacing w:val="-5"/>
          <w:w w:val="110"/>
        </w:rPr>
        <w:t>Pay</w:t>
      </w:r>
      <w:r>
        <w:rPr>
          <w:spacing w:val="7"/>
          <w:w w:val="110"/>
        </w:rPr>
        <w:t xml:space="preserve"> </w:t>
      </w:r>
      <w:r>
        <w:rPr>
          <w:w w:val="110"/>
        </w:rPr>
        <w:t>(ACP)</w:t>
      </w:r>
      <w:r>
        <w:rPr>
          <w:spacing w:val="6"/>
          <w:w w:val="110"/>
        </w:rPr>
        <w:t xml:space="preserve"> </w:t>
      </w:r>
      <w:r>
        <w:rPr>
          <w:w w:val="110"/>
        </w:rPr>
        <w:t>program</w:t>
      </w:r>
      <w:r>
        <w:rPr>
          <w:spacing w:val="7"/>
          <w:w w:val="110"/>
        </w:rPr>
        <w:t xml:space="preserve"> </w:t>
      </w:r>
      <w:r>
        <w:rPr>
          <w:w w:val="110"/>
        </w:rPr>
        <w:t>for</w:t>
      </w:r>
      <w:r>
        <w:rPr>
          <w:spacing w:val="7"/>
          <w:w w:val="110"/>
        </w:rPr>
        <w:t xml:space="preserve"> </w:t>
      </w:r>
      <w:r>
        <w:rPr>
          <w:w w:val="110"/>
        </w:rPr>
        <w:t>the</w:t>
      </w:r>
      <w:r>
        <w:rPr>
          <w:spacing w:val="8"/>
          <w:w w:val="110"/>
        </w:rPr>
        <w:t xml:space="preserve"> </w:t>
      </w:r>
      <w:r>
        <w:rPr>
          <w:w w:val="110"/>
        </w:rPr>
        <w:t>USAF.</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Heading2"/>
        <w:numPr>
          <w:ilvl w:val="1"/>
          <w:numId w:val="3"/>
        </w:numPr>
        <w:tabs>
          <w:tab w:val="left" w:pos="789"/>
          <w:tab w:val="left" w:pos="790"/>
        </w:tabs>
        <w:spacing w:before="35"/>
        <w:ind w:left="789" w:hanging="669"/>
      </w:pPr>
      <w:r>
        <w:rPr>
          <w:w w:val="115"/>
        </w:rPr>
        <w:lastRenderedPageBreak/>
        <w:t>Non-military</w:t>
      </w:r>
      <w:r>
        <w:rPr>
          <w:spacing w:val="18"/>
          <w:w w:val="115"/>
        </w:rPr>
        <w:t xml:space="preserve"> </w:t>
      </w:r>
      <w:r>
        <w:rPr>
          <w:w w:val="115"/>
        </w:rPr>
        <w:t>Literature</w:t>
      </w:r>
      <w:r>
        <w:rPr>
          <w:spacing w:val="18"/>
          <w:w w:val="115"/>
        </w:rPr>
        <w:t xml:space="preserve"> </w:t>
      </w:r>
      <w:r>
        <w:rPr>
          <w:w w:val="115"/>
        </w:rPr>
        <w:t>on</w:t>
      </w:r>
      <w:r>
        <w:rPr>
          <w:spacing w:val="18"/>
          <w:w w:val="115"/>
        </w:rPr>
        <w:t xml:space="preserve"> </w:t>
      </w:r>
      <w:r>
        <w:rPr>
          <w:w w:val="115"/>
        </w:rPr>
        <w:t>Attrition</w:t>
      </w:r>
      <w:r>
        <w:rPr>
          <w:spacing w:val="19"/>
          <w:w w:val="115"/>
        </w:rPr>
        <w:t xml:space="preserve"> </w:t>
      </w:r>
      <w:r>
        <w:rPr>
          <w:w w:val="115"/>
        </w:rPr>
        <w:t>and</w:t>
      </w:r>
      <w:r>
        <w:rPr>
          <w:spacing w:val="18"/>
          <w:w w:val="115"/>
        </w:rPr>
        <w:t xml:space="preserve"> </w:t>
      </w:r>
      <w:r>
        <w:rPr>
          <w:w w:val="115"/>
        </w:rPr>
        <w:t>Related</w:t>
      </w:r>
      <w:r>
        <w:rPr>
          <w:spacing w:val="18"/>
          <w:w w:val="115"/>
        </w:rPr>
        <w:t xml:space="preserve"> </w:t>
      </w:r>
      <w:r>
        <w:rPr>
          <w:spacing w:val="-4"/>
          <w:w w:val="115"/>
        </w:rPr>
        <w:t>Topics</w:t>
      </w:r>
    </w:p>
    <w:p w:rsidR="00194060" w:rsidRDefault="00F75F9A">
      <w:pPr>
        <w:pStyle w:val="BodyText"/>
        <w:spacing w:before="212" w:line="312" w:lineRule="auto"/>
        <w:ind w:left="120" w:right="1437"/>
        <w:jc w:val="both"/>
      </w:pPr>
      <w:r>
        <w:rPr>
          <w:w w:val="110"/>
        </w:rPr>
        <w:t>This</w:t>
      </w:r>
      <w:r>
        <w:rPr>
          <w:spacing w:val="-4"/>
          <w:w w:val="110"/>
        </w:rPr>
        <w:t xml:space="preserve"> </w:t>
      </w:r>
      <w:r>
        <w:rPr>
          <w:w w:val="110"/>
        </w:rPr>
        <w:t>review</w:t>
      </w:r>
      <w:r>
        <w:rPr>
          <w:spacing w:val="-5"/>
          <w:w w:val="110"/>
        </w:rPr>
        <w:t xml:space="preserve"> </w:t>
      </w:r>
      <w:r>
        <w:rPr>
          <w:w w:val="110"/>
        </w:rPr>
        <w:t>looks</w:t>
      </w:r>
      <w:r>
        <w:rPr>
          <w:spacing w:val="-5"/>
          <w:w w:val="110"/>
        </w:rPr>
        <w:t xml:space="preserve"> </w:t>
      </w:r>
      <w:r>
        <w:rPr>
          <w:w w:val="110"/>
        </w:rPr>
        <w:t>at</w:t>
      </w:r>
      <w:r>
        <w:rPr>
          <w:spacing w:val="-4"/>
          <w:w w:val="110"/>
        </w:rPr>
        <w:t xml:space="preserve"> </w:t>
      </w:r>
      <w:r>
        <w:rPr>
          <w:w w:val="110"/>
        </w:rPr>
        <w:t>the</w:t>
      </w:r>
      <w:r>
        <w:rPr>
          <w:spacing w:val="-4"/>
          <w:w w:val="110"/>
        </w:rPr>
        <w:t xml:space="preserve"> </w:t>
      </w:r>
      <w:r>
        <w:rPr>
          <w:w w:val="110"/>
        </w:rPr>
        <w:t>burnout</w:t>
      </w:r>
      <w:r>
        <w:rPr>
          <w:spacing w:val="-4"/>
          <w:w w:val="110"/>
        </w:rPr>
        <w:t xml:space="preserve"> </w:t>
      </w:r>
      <w:r>
        <w:rPr>
          <w:w w:val="110"/>
        </w:rPr>
        <w:t>literature</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helping</w:t>
      </w:r>
      <w:r>
        <w:rPr>
          <w:spacing w:val="-4"/>
          <w:w w:val="110"/>
        </w:rPr>
        <w:t xml:space="preserve"> </w:t>
      </w:r>
      <w:r>
        <w:rPr>
          <w:w w:val="110"/>
        </w:rPr>
        <w:t>professions,</w:t>
      </w:r>
      <w:r>
        <w:rPr>
          <w:spacing w:val="-3"/>
          <w:w w:val="110"/>
        </w:rPr>
        <w:t xml:space="preserve"> </w:t>
      </w:r>
      <w:r>
        <w:rPr>
          <w:w w:val="110"/>
        </w:rPr>
        <w:t>(police</w:t>
      </w:r>
      <w:r>
        <w:rPr>
          <w:spacing w:val="-4"/>
          <w:w w:val="110"/>
        </w:rPr>
        <w:t xml:space="preserve"> </w:t>
      </w:r>
      <w:r>
        <w:rPr>
          <w:w w:val="110"/>
        </w:rPr>
        <w:t>officers,</w:t>
      </w:r>
      <w:r>
        <w:rPr>
          <w:spacing w:val="-3"/>
          <w:w w:val="110"/>
        </w:rPr>
        <w:t xml:space="preserve"> </w:t>
      </w:r>
      <w:r>
        <w:rPr>
          <w:w w:val="110"/>
        </w:rPr>
        <w:t xml:space="preserve">emergency management technicians, and clergy) and the attrition literature in management and education (teachers and high school and college students). These examples </w:t>
      </w:r>
      <w:r>
        <w:rPr>
          <w:spacing w:val="-3"/>
          <w:w w:val="110"/>
        </w:rPr>
        <w:t xml:space="preserve">have </w:t>
      </w:r>
      <w:r>
        <w:rPr>
          <w:w w:val="110"/>
        </w:rPr>
        <w:t>synergies with Army</w:t>
      </w:r>
      <w:r>
        <w:rPr>
          <w:spacing w:val="-19"/>
          <w:w w:val="110"/>
        </w:rPr>
        <w:t xml:space="preserve"> </w:t>
      </w:r>
      <w:r>
        <w:rPr>
          <w:w w:val="110"/>
        </w:rPr>
        <w:t xml:space="preserve">attri- tion ARI. Early attrition models across the disciplines focus on individual characteristics or job satisfaction. Over time, theory and concepts </w:t>
      </w:r>
      <w:r>
        <w:rPr>
          <w:spacing w:val="-3"/>
          <w:w w:val="110"/>
        </w:rPr>
        <w:t xml:space="preserve">have </w:t>
      </w:r>
      <w:r>
        <w:rPr>
          <w:w w:val="110"/>
        </w:rPr>
        <w:t>emerged to incorporate dynamic contextual factors</w:t>
      </w:r>
      <w:r>
        <w:rPr>
          <w:spacing w:val="8"/>
          <w:w w:val="110"/>
        </w:rPr>
        <w:t xml:space="preserve"> </w:t>
      </w:r>
      <w:r>
        <w:rPr>
          <w:w w:val="110"/>
        </w:rPr>
        <w:t>but</w:t>
      </w:r>
      <w:r>
        <w:rPr>
          <w:spacing w:val="9"/>
          <w:w w:val="110"/>
        </w:rPr>
        <w:t xml:space="preserve"> </w:t>
      </w:r>
      <w:r>
        <w:rPr>
          <w:spacing w:val="-3"/>
          <w:w w:val="110"/>
        </w:rPr>
        <w:t>have</w:t>
      </w:r>
      <w:r>
        <w:rPr>
          <w:spacing w:val="8"/>
          <w:w w:val="110"/>
        </w:rPr>
        <w:t xml:space="preserve"> </w:t>
      </w:r>
      <w:r>
        <w:rPr>
          <w:w w:val="110"/>
        </w:rPr>
        <w:t>yet</w:t>
      </w:r>
      <w:r>
        <w:rPr>
          <w:spacing w:val="8"/>
          <w:w w:val="110"/>
        </w:rPr>
        <w:t xml:space="preserve"> </w:t>
      </w:r>
      <w:r>
        <w:rPr>
          <w:w w:val="110"/>
        </w:rPr>
        <w:t>to</w:t>
      </w:r>
      <w:r>
        <w:rPr>
          <w:spacing w:val="8"/>
          <w:w w:val="110"/>
        </w:rPr>
        <w:t xml:space="preserve"> </w:t>
      </w:r>
      <w:r>
        <w:rPr>
          <w:spacing w:val="3"/>
          <w:w w:val="110"/>
        </w:rPr>
        <w:t>be</w:t>
      </w:r>
      <w:r>
        <w:rPr>
          <w:spacing w:val="8"/>
          <w:w w:val="110"/>
        </w:rPr>
        <w:t xml:space="preserve"> </w:t>
      </w:r>
      <w:r>
        <w:rPr>
          <w:w w:val="110"/>
        </w:rPr>
        <w:t>incorporated</w:t>
      </w:r>
      <w:r>
        <w:rPr>
          <w:spacing w:val="8"/>
          <w:w w:val="110"/>
        </w:rPr>
        <w:t xml:space="preserve"> </w:t>
      </w:r>
      <w:r>
        <w:rPr>
          <w:w w:val="110"/>
        </w:rPr>
        <w:t>in</w:t>
      </w:r>
      <w:r>
        <w:rPr>
          <w:spacing w:val="9"/>
          <w:w w:val="110"/>
        </w:rPr>
        <w:t xml:space="preserve"> </w:t>
      </w:r>
      <w:r>
        <w:rPr>
          <w:w w:val="110"/>
        </w:rPr>
        <w:t>formal</w:t>
      </w:r>
      <w:r>
        <w:rPr>
          <w:spacing w:val="9"/>
          <w:w w:val="110"/>
        </w:rPr>
        <w:t xml:space="preserve"> </w:t>
      </w:r>
      <w:r>
        <w:rPr>
          <w:w w:val="110"/>
        </w:rPr>
        <w:t>modeling</w:t>
      </w:r>
      <w:r>
        <w:rPr>
          <w:spacing w:val="8"/>
          <w:w w:val="110"/>
        </w:rPr>
        <w:t xml:space="preserve"> </w:t>
      </w:r>
      <w:r>
        <w:rPr>
          <w:w w:val="110"/>
        </w:rPr>
        <w:t>efforts.</w:t>
      </w:r>
    </w:p>
    <w:p w:rsidR="00194060" w:rsidRDefault="00194060">
      <w:pPr>
        <w:pStyle w:val="BodyText"/>
        <w:spacing w:before="3"/>
        <w:rPr>
          <w:sz w:val="26"/>
        </w:rPr>
      </w:pPr>
    </w:p>
    <w:p w:rsidR="00194060" w:rsidRDefault="00F75F9A">
      <w:pPr>
        <w:pStyle w:val="Heading3"/>
        <w:numPr>
          <w:ilvl w:val="2"/>
          <w:numId w:val="1"/>
        </w:numPr>
        <w:tabs>
          <w:tab w:val="left" w:pos="939"/>
          <w:tab w:val="left" w:pos="940"/>
        </w:tabs>
        <w:spacing w:before="1"/>
        <w:ind w:hanging="819"/>
      </w:pPr>
      <w:r>
        <w:rPr>
          <w:w w:val="115"/>
        </w:rPr>
        <w:t>Attrition</w:t>
      </w:r>
      <w:r>
        <w:rPr>
          <w:spacing w:val="20"/>
          <w:w w:val="115"/>
        </w:rPr>
        <w:t xml:space="preserve"> </w:t>
      </w:r>
      <w:r>
        <w:rPr>
          <w:w w:val="115"/>
        </w:rPr>
        <w:t>due</w:t>
      </w:r>
      <w:r>
        <w:rPr>
          <w:spacing w:val="20"/>
          <w:w w:val="115"/>
        </w:rPr>
        <w:t xml:space="preserve"> </w:t>
      </w:r>
      <w:r>
        <w:rPr>
          <w:w w:val="115"/>
        </w:rPr>
        <w:t>to</w:t>
      </w:r>
      <w:r>
        <w:rPr>
          <w:spacing w:val="21"/>
          <w:w w:val="115"/>
        </w:rPr>
        <w:t xml:space="preserve"> </w:t>
      </w:r>
      <w:r>
        <w:rPr>
          <w:w w:val="115"/>
        </w:rPr>
        <w:t>Burnout</w:t>
      </w:r>
      <w:r>
        <w:rPr>
          <w:spacing w:val="20"/>
          <w:w w:val="115"/>
        </w:rPr>
        <w:t xml:space="preserve"> </w:t>
      </w:r>
      <w:r>
        <w:rPr>
          <w:w w:val="115"/>
        </w:rPr>
        <w:t>in</w:t>
      </w:r>
      <w:r>
        <w:rPr>
          <w:spacing w:val="21"/>
          <w:w w:val="115"/>
        </w:rPr>
        <w:t xml:space="preserve"> </w:t>
      </w:r>
      <w:r>
        <w:rPr>
          <w:w w:val="115"/>
        </w:rPr>
        <w:t>Helping</w:t>
      </w:r>
      <w:r>
        <w:rPr>
          <w:spacing w:val="20"/>
          <w:w w:val="115"/>
        </w:rPr>
        <w:t xml:space="preserve"> </w:t>
      </w:r>
      <w:r>
        <w:rPr>
          <w:w w:val="115"/>
        </w:rPr>
        <w:t>Professions</w:t>
      </w:r>
    </w:p>
    <w:p w:rsidR="00194060" w:rsidRDefault="00194060">
      <w:pPr>
        <w:pStyle w:val="BodyText"/>
        <w:spacing w:before="9"/>
        <w:rPr>
          <w:b/>
          <w:sz w:val="18"/>
        </w:rPr>
      </w:pPr>
    </w:p>
    <w:p w:rsidR="00194060" w:rsidRDefault="00F75F9A">
      <w:pPr>
        <w:pStyle w:val="BodyText"/>
        <w:spacing w:line="312" w:lineRule="auto"/>
        <w:ind w:left="120" w:right="1437"/>
        <w:jc w:val="both"/>
      </w:pPr>
      <w:r>
        <w:rPr>
          <w:w w:val="105"/>
        </w:rPr>
        <w:t xml:space="preserve">An article from the 1970s on burnout described the phenomenon, </w:t>
      </w:r>
      <w:r>
        <w:rPr>
          <w:spacing w:val="-3"/>
          <w:w w:val="105"/>
        </w:rPr>
        <w:t xml:space="preserve">gave  </w:t>
      </w:r>
      <w:r>
        <w:rPr>
          <w:w w:val="105"/>
        </w:rPr>
        <w:t xml:space="preserve">it a name, and discussed it   in the context of human service workers Freudenberger (1975). Freudenberger labeled the construct using a term that up until 1975 had been used for the chronic effects of drug abuse. Freudenberger provided personal accounts of the burnout process, emotional depletion and the loss of motivation and commitment.   Burnout is now recognized as a </w:t>
      </w:r>
      <w:r>
        <w:rPr>
          <w:spacing w:val="2"/>
          <w:w w:val="105"/>
        </w:rPr>
        <w:t xml:space="preserve">major </w:t>
      </w:r>
      <w:r>
        <w:rPr>
          <w:w w:val="105"/>
        </w:rPr>
        <w:t xml:space="preserve">challenge for </w:t>
      </w:r>
      <w:r>
        <w:rPr>
          <w:spacing w:val="-3"/>
          <w:w w:val="105"/>
        </w:rPr>
        <w:t xml:space="preserve">society.   </w:t>
      </w:r>
      <w:r>
        <w:rPr>
          <w:w w:val="105"/>
        </w:rPr>
        <w:t xml:space="preserve">There has been       a growing interest in developing interventions to reduce burnout, from </w:t>
      </w:r>
      <w:r>
        <w:rPr>
          <w:spacing w:val="-3"/>
          <w:w w:val="105"/>
        </w:rPr>
        <w:t xml:space="preserve">government </w:t>
      </w:r>
      <w:r>
        <w:rPr>
          <w:w w:val="105"/>
        </w:rPr>
        <w:t>agencies and organizations</w:t>
      </w:r>
      <w:r>
        <w:rPr>
          <w:spacing w:val="15"/>
          <w:w w:val="105"/>
        </w:rPr>
        <w:t xml:space="preserve"> </w:t>
      </w:r>
      <w:r>
        <w:rPr>
          <w:w w:val="105"/>
        </w:rPr>
        <w:t>in</w:t>
      </w:r>
      <w:r>
        <w:rPr>
          <w:spacing w:val="17"/>
          <w:w w:val="105"/>
        </w:rPr>
        <w:t xml:space="preserve"> </w:t>
      </w:r>
      <w:r>
        <w:rPr>
          <w:w w:val="105"/>
        </w:rPr>
        <w:t>both</w:t>
      </w:r>
      <w:r>
        <w:rPr>
          <w:spacing w:val="16"/>
          <w:w w:val="105"/>
        </w:rPr>
        <w:t xml:space="preserve"> </w:t>
      </w:r>
      <w:r>
        <w:rPr>
          <w:w w:val="105"/>
        </w:rPr>
        <w:t>the</w:t>
      </w:r>
      <w:r>
        <w:rPr>
          <w:spacing w:val="16"/>
          <w:w w:val="105"/>
        </w:rPr>
        <w:t xml:space="preserve"> </w:t>
      </w:r>
      <w:r>
        <w:rPr>
          <w:w w:val="105"/>
        </w:rPr>
        <w:t>public</w:t>
      </w:r>
      <w:r>
        <w:rPr>
          <w:spacing w:val="16"/>
          <w:w w:val="105"/>
        </w:rPr>
        <w:t xml:space="preserve"> </w:t>
      </w:r>
      <w:r>
        <w:rPr>
          <w:w w:val="105"/>
        </w:rPr>
        <w:t>and</w:t>
      </w:r>
      <w:r>
        <w:rPr>
          <w:spacing w:val="16"/>
          <w:w w:val="105"/>
        </w:rPr>
        <w:t xml:space="preserve"> </w:t>
      </w:r>
      <w:r>
        <w:rPr>
          <w:w w:val="105"/>
        </w:rPr>
        <w:t>private</w:t>
      </w:r>
      <w:r>
        <w:rPr>
          <w:spacing w:val="16"/>
          <w:w w:val="105"/>
        </w:rPr>
        <w:t xml:space="preserve"> </w:t>
      </w:r>
      <w:r>
        <w:rPr>
          <w:w w:val="105"/>
        </w:rPr>
        <w:t>sectors.</w:t>
      </w:r>
    </w:p>
    <w:p w:rsidR="00194060" w:rsidRDefault="00F75F9A">
      <w:pPr>
        <w:pStyle w:val="BodyText"/>
        <w:spacing w:line="312" w:lineRule="auto"/>
        <w:ind w:left="120" w:right="1436" w:firstLine="338"/>
        <w:jc w:val="both"/>
      </w:pPr>
      <w:r>
        <w:rPr>
          <w:w w:val="110"/>
        </w:rPr>
        <w:t>Burnout in the context of the Army is of interest as a precursor to attrition. Although there has been little research on burnout as a reason for attrition in enlisted Army Soldiers, the work environment</w:t>
      </w:r>
      <w:r>
        <w:rPr>
          <w:spacing w:val="-30"/>
          <w:w w:val="110"/>
        </w:rPr>
        <w:t xml:space="preserve"> </w:t>
      </w:r>
      <w:r>
        <w:rPr>
          <w:w w:val="110"/>
        </w:rPr>
        <w:t>of</w:t>
      </w:r>
      <w:r>
        <w:rPr>
          <w:spacing w:val="-30"/>
          <w:w w:val="110"/>
        </w:rPr>
        <w:t xml:space="preserve"> </w:t>
      </w:r>
      <w:r>
        <w:rPr>
          <w:w w:val="110"/>
        </w:rPr>
        <w:t>the</w:t>
      </w:r>
      <w:r>
        <w:rPr>
          <w:spacing w:val="-30"/>
          <w:w w:val="110"/>
        </w:rPr>
        <w:t xml:space="preserve"> </w:t>
      </w:r>
      <w:r>
        <w:rPr>
          <w:w w:val="110"/>
        </w:rPr>
        <w:t>Soldier</w:t>
      </w:r>
      <w:r>
        <w:rPr>
          <w:spacing w:val="-30"/>
          <w:w w:val="110"/>
        </w:rPr>
        <w:t xml:space="preserve"> </w:t>
      </w:r>
      <w:r>
        <w:rPr>
          <w:w w:val="110"/>
        </w:rPr>
        <w:t>mirrors</w:t>
      </w:r>
      <w:r>
        <w:rPr>
          <w:spacing w:val="-30"/>
          <w:w w:val="110"/>
        </w:rPr>
        <w:t xml:space="preserve"> </w:t>
      </w:r>
      <w:r>
        <w:rPr>
          <w:w w:val="110"/>
        </w:rPr>
        <w:t>many</w:t>
      </w:r>
      <w:r>
        <w:rPr>
          <w:spacing w:val="-30"/>
          <w:w w:val="110"/>
        </w:rPr>
        <w:t xml:space="preserve"> </w:t>
      </w:r>
      <w:r>
        <w:rPr>
          <w:w w:val="110"/>
        </w:rPr>
        <w:t>of</w:t>
      </w:r>
      <w:r>
        <w:rPr>
          <w:spacing w:val="-30"/>
          <w:w w:val="110"/>
        </w:rPr>
        <w:t xml:space="preserve"> </w:t>
      </w:r>
      <w:r>
        <w:rPr>
          <w:w w:val="110"/>
        </w:rPr>
        <w:t>the</w:t>
      </w:r>
      <w:r>
        <w:rPr>
          <w:spacing w:val="-30"/>
          <w:w w:val="110"/>
        </w:rPr>
        <w:t xml:space="preserve"> </w:t>
      </w:r>
      <w:r>
        <w:rPr>
          <w:w w:val="110"/>
        </w:rPr>
        <w:t>helping</w:t>
      </w:r>
      <w:r>
        <w:rPr>
          <w:spacing w:val="-30"/>
          <w:w w:val="110"/>
        </w:rPr>
        <w:t xml:space="preserve"> </w:t>
      </w:r>
      <w:r>
        <w:rPr>
          <w:w w:val="110"/>
        </w:rPr>
        <w:t>professions</w:t>
      </w:r>
      <w:r>
        <w:rPr>
          <w:spacing w:val="-30"/>
          <w:w w:val="110"/>
        </w:rPr>
        <w:t xml:space="preserve"> </w:t>
      </w:r>
      <w:r>
        <w:rPr>
          <w:w w:val="110"/>
        </w:rPr>
        <w:t>where</w:t>
      </w:r>
      <w:r>
        <w:rPr>
          <w:spacing w:val="-30"/>
          <w:w w:val="110"/>
        </w:rPr>
        <w:t xml:space="preserve"> </w:t>
      </w:r>
      <w:r>
        <w:rPr>
          <w:w w:val="110"/>
        </w:rPr>
        <w:t>burnout</w:t>
      </w:r>
      <w:r>
        <w:rPr>
          <w:spacing w:val="-30"/>
          <w:w w:val="110"/>
        </w:rPr>
        <w:t xml:space="preserve"> </w:t>
      </w:r>
      <w:r>
        <w:rPr>
          <w:w w:val="110"/>
        </w:rPr>
        <w:t>research</w:t>
      </w:r>
      <w:r>
        <w:rPr>
          <w:spacing w:val="-30"/>
          <w:w w:val="110"/>
        </w:rPr>
        <w:t xml:space="preserve"> </w:t>
      </w:r>
      <w:r>
        <w:rPr>
          <w:w w:val="110"/>
        </w:rPr>
        <w:t>has</w:t>
      </w:r>
      <w:r>
        <w:rPr>
          <w:spacing w:val="-30"/>
          <w:w w:val="110"/>
        </w:rPr>
        <w:t xml:space="preserve"> </w:t>
      </w:r>
      <w:r>
        <w:rPr>
          <w:w w:val="110"/>
        </w:rPr>
        <w:t xml:space="preserve">been linked to attrition. </w:t>
      </w:r>
      <w:r>
        <w:rPr>
          <w:spacing w:val="-4"/>
          <w:w w:val="110"/>
        </w:rPr>
        <w:t xml:space="preserve">Table </w:t>
      </w:r>
      <w:r>
        <w:rPr>
          <w:w w:val="110"/>
        </w:rPr>
        <w:t xml:space="preserve">5 lists the positive correlates with burnout that </w:t>
      </w:r>
      <w:r>
        <w:rPr>
          <w:spacing w:val="-3"/>
          <w:w w:val="110"/>
        </w:rPr>
        <w:t xml:space="preserve">have </w:t>
      </w:r>
      <w:r>
        <w:rPr>
          <w:w w:val="110"/>
        </w:rPr>
        <w:t>been empirically demonstrated in the police, emergency management, and clerical</w:t>
      </w:r>
      <w:r>
        <w:rPr>
          <w:spacing w:val="35"/>
          <w:w w:val="110"/>
        </w:rPr>
        <w:t xml:space="preserve"> </w:t>
      </w:r>
      <w:r>
        <w:rPr>
          <w:w w:val="110"/>
        </w:rPr>
        <w:t>professions.</w:t>
      </w:r>
    </w:p>
    <w:p w:rsidR="00194060" w:rsidRDefault="00F75F9A">
      <w:pPr>
        <w:spacing w:before="138"/>
        <w:ind w:left="3048"/>
        <w:rPr>
          <w:sz w:val="18"/>
        </w:rPr>
      </w:pPr>
      <w:r>
        <w:rPr>
          <w:b/>
          <w:w w:val="110"/>
          <w:sz w:val="18"/>
        </w:rPr>
        <w:t xml:space="preserve">Table 5: </w:t>
      </w:r>
      <w:r>
        <w:rPr>
          <w:w w:val="110"/>
          <w:sz w:val="18"/>
        </w:rPr>
        <w:t>Positive Correlates for Burnout.</w:t>
      </w:r>
    </w:p>
    <w:p w:rsidR="00194060" w:rsidRDefault="00F75F9A">
      <w:pPr>
        <w:pStyle w:val="BodyText"/>
        <w:spacing w:before="3"/>
        <w:rPr>
          <w:sz w:val="16"/>
        </w:rPr>
      </w:pPr>
      <w:r>
        <w:rPr>
          <w:noProof/>
        </w:rPr>
        <w:drawing>
          <wp:anchor distT="0" distB="0" distL="0" distR="0" simplePos="0" relativeHeight="251593728" behindDoc="0" locked="0" layoutInCell="1" allowOverlap="1">
            <wp:simplePos x="0" y="0"/>
            <wp:positionH relativeFrom="page">
              <wp:posOffset>1166088</wp:posOffset>
            </wp:positionH>
            <wp:positionV relativeFrom="paragraph">
              <wp:posOffset>143820</wp:posOffset>
            </wp:positionV>
            <wp:extent cx="5473064" cy="1969008"/>
            <wp:effectExtent l="0" t="0" r="0" b="0"/>
            <wp:wrapTopAndBottom/>
            <wp:docPr id="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jpeg"/>
                    <pic:cNvPicPr/>
                  </pic:nvPicPr>
                  <pic:blipFill>
                    <a:blip r:embed="rId30" cstate="print"/>
                    <a:stretch>
                      <a:fillRect/>
                    </a:stretch>
                  </pic:blipFill>
                  <pic:spPr>
                    <a:xfrm>
                      <a:off x="0" y="0"/>
                      <a:ext cx="5473064" cy="1969008"/>
                    </a:xfrm>
                    <a:prstGeom prst="rect">
                      <a:avLst/>
                    </a:prstGeom>
                  </pic:spPr>
                </pic:pic>
              </a:graphicData>
            </a:graphic>
          </wp:anchor>
        </w:drawing>
      </w:r>
    </w:p>
    <w:p w:rsidR="00194060" w:rsidRDefault="00194060">
      <w:pPr>
        <w:pStyle w:val="BodyText"/>
        <w:spacing w:before="7"/>
        <w:rPr>
          <w:sz w:val="25"/>
        </w:rPr>
      </w:pPr>
    </w:p>
    <w:p w:rsidR="00194060" w:rsidRDefault="00F75F9A">
      <w:pPr>
        <w:pStyle w:val="BodyText"/>
        <w:spacing w:line="312" w:lineRule="auto"/>
        <w:ind w:left="120" w:right="1437" w:firstLine="338"/>
        <w:jc w:val="both"/>
      </w:pPr>
      <w:r>
        <w:rPr>
          <w:w w:val="105"/>
        </w:rPr>
        <w:t xml:space="preserve">In the helping professions literature, the professions that are synergistic with military attrition include police officers, emergency medical technicians (EMTs), and </w:t>
      </w:r>
      <w:r>
        <w:rPr>
          <w:spacing w:val="-3"/>
          <w:w w:val="105"/>
        </w:rPr>
        <w:t xml:space="preserve">clergy. </w:t>
      </w:r>
      <w:r>
        <w:rPr>
          <w:w w:val="105"/>
        </w:rPr>
        <w:t>What is common to these professions is that they require a high level of sustained effort and emotional energy that can counter</w:t>
      </w:r>
      <w:r>
        <w:rPr>
          <w:spacing w:val="34"/>
          <w:w w:val="105"/>
        </w:rPr>
        <w:t xml:space="preserve"> </w:t>
      </w:r>
      <w:r>
        <w:rPr>
          <w:w w:val="105"/>
        </w:rPr>
        <w:t>the</w:t>
      </w:r>
      <w:r>
        <w:rPr>
          <w:spacing w:val="34"/>
          <w:w w:val="105"/>
        </w:rPr>
        <w:t xml:space="preserve"> </w:t>
      </w:r>
      <w:r>
        <w:rPr>
          <w:w w:val="105"/>
        </w:rPr>
        <w:t>intrinsic</w:t>
      </w:r>
      <w:r>
        <w:rPr>
          <w:spacing w:val="34"/>
          <w:w w:val="105"/>
        </w:rPr>
        <w:t xml:space="preserve"> </w:t>
      </w:r>
      <w:r>
        <w:rPr>
          <w:spacing w:val="-3"/>
          <w:w w:val="105"/>
        </w:rPr>
        <w:t>value</w:t>
      </w:r>
      <w:r>
        <w:rPr>
          <w:spacing w:val="35"/>
          <w:w w:val="105"/>
        </w:rPr>
        <w:t xml:space="preserve"> </w:t>
      </w:r>
      <w:r>
        <w:rPr>
          <w:w w:val="105"/>
        </w:rPr>
        <w:t>of</w:t>
      </w:r>
      <w:r>
        <w:rPr>
          <w:spacing w:val="34"/>
          <w:w w:val="105"/>
        </w:rPr>
        <w:t xml:space="preserve"> </w:t>
      </w:r>
      <w:r>
        <w:rPr>
          <w:w w:val="105"/>
        </w:rPr>
        <w:t>helping</w:t>
      </w:r>
      <w:r>
        <w:rPr>
          <w:spacing w:val="34"/>
          <w:w w:val="105"/>
        </w:rPr>
        <w:t xml:space="preserve"> </w:t>
      </w:r>
      <w:r>
        <w:rPr>
          <w:w w:val="105"/>
        </w:rPr>
        <w:t>others</w:t>
      </w:r>
      <w:r>
        <w:rPr>
          <w:spacing w:val="34"/>
          <w:w w:val="105"/>
        </w:rPr>
        <w:t xml:space="preserve"> </w:t>
      </w:r>
      <w:r>
        <w:rPr>
          <w:w w:val="105"/>
        </w:rPr>
        <w:t>(Adams</w:t>
      </w:r>
      <w:r>
        <w:rPr>
          <w:spacing w:val="35"/>
          <w:w w:val="105"/>
        </w:rPr>
        <w:t xml:space="preserve"> </w:t>
      </w:r>
      <w:r>
        <w:rPr>
          <w:w w:val="105"/>
        </w:rPr>
        <w:t>et</w:t>
      </w:r>
      <w:r>
        <w:rPr>
          <w:spacing w:val="34"/>
          <w:w w:val="105"/>
        </w:rPr>
        <w:t xml:space="preserve"> </w:t>
      </w:r>
      <w:r>
        <w:rPr>
          <w:w w:val="105"/>
        </w:rPr>
        <w:t>al.,</w:t>
      </w:r>
      <w:r>
        <w:rPr>
          <w:spacing w:val="33"/>
          <w:w w:val="105"/>
        </w:rPr>
        <w:t xml:space="preserve"> </w:t>
      </w:r>
      <w:r>
        <w:rPr>
          <w:w w:val="105"/>
        </w:rPr>
        <w:t>2017).</w:t>
      </w:r>
      <w:r>
        <w:rPr>
          <w:spacing w:val="20"/>
          <w:w w:val="105"/>
        </w:rPr>
        <w:t xml:space="preserve"> </w:t>
      </w:r>
      <w:r>
        <w:rPr>
          <w:w w:val="105"/>
        </w:rPr>
        <w:t>The</w:t>
      </w:r>
      <w:r>
        <w:rPr>
          <w:spacing w:val="34"/>
          <w:w w:val="105"/>
        </w:rPr>
        <w:t xml:space="preserve"> </w:t>
      </w:r>
      <w:r>
        <w:rPr>
          <w:w w:val="105"/>
        </w:rPr>
        <w:t>attrition</w:t>
      </w:r>
      <w:r>
        <w:rPr>
          <w:spacing w:val="33"/>
          <w:w w:val="105"/>
        </w:rPr>
        <w:t xml:space="preserve"> </w:t>
      </w:r>
      <w:r>
        <w:rPr>
          <w:w w:val="105"/>
        </w:rPr>
        <w:t>literature</w:t>
      </w:r>
      <w:r>
        <w:rPr>
          <w:spacing w:val="34"/>
          <w:w w:val="105"/>
        </w:rPr>
        <w:t xml:space="preserve"> </w:t>
      </w:r>
      <w:r>
        <w:rPr>
          <w:w w:val="105"/>
        </w:rPr>
        <w:t>here</w:t>
      </w:r>
      <w:r>
        <w:rPr>
          <w:spacing w:val="35"/>
          <w:w w:val="105"/>
        </w:rPr>
        <w:t xml:space="preserve"> </w:t>
      </w:r>
      <w:r>
        <w:rPr>
          <w:w w:val="105"/>
        </w:rPr>
        <w:t>is</w:t>
      </w:r>
    </w:p>
    <w:p w:rsidR="00194060" w:rsidRDefault="00194060">
      <w:pPr>
        <w:spacing w:line="312" w:lineRule="auto"/>
        <w:jc w:val="both"/>
        <w:sectPr w:rsidR="00194060">
          <w:pgSz w:w="12240" w:h="15840"/>
          <w:pgMar w:top="1400" w:right="0" w:bottom="1600" w:left="1320" w:header="0" w:footer="1404" w:gutter="0"/>
          <w:cols w:space="720"/>
        </w:sectPr>
      </w:pPr>
    </w:p>
    <w:p w:rsidR="00194060" w:rsidRDefault="00F75F9A">
      <w:pPr>
        <w:pStyle w:val="BodyText"/>
        <w:spacing w:before="33" w:line="312" w:lineRule="auto"/>
        <w:ind w:left="120" w:right="1435"/>
        <w:jc w:val="both"/>
      </w:pPr>
      <w:r>
        <w:rPr>
          <w:w w:val="105"/>
        </w:rPr>
        <w:lastRenderedPageBreak/>
        <w:t xml:space="preserve">closely tied to the literature on burnout. Burnout is a maladaptive response to chronic job stressors that begins with an erosion of job engagement driven </w:t>
      </w:r>
      <w:r>
        <w:rPr>
          <w:spacing w:val="-3"/>
          <w:w w:val="105"/>
        </w:rPr>
        <w:t xml:space="preserve">by </w:t>
      </w:r>
      <w:r>
        <w:rPr>
          <w:w w:val="105"/>
        </w:rPr>
        <w:t xml:space="preserve">increasing levels of exhaustion, cynicism, and ineffectiveness (Maslach et al., 2001). As measured on the Maslach Burnout </w:t>
      </w:r>
      <w:r>
        <w:rPr>
          <w:spacing w:val="-4"/>
          <w:w w:val="105"/>
        </w:rPr>
        <w:t xml:space="preserve">Inventory, </w:t>
      </w:r>
      <w:r>
        <w:rPr>
          <w:w w:val="105"/>
        </w:rPr>
        <w:t xml:space="preserve">high cynicism in the helping professions has been shown to predict the intent to </w:t>
      </w:r>
      <w:r>
        <w:rPr>
          <w:spacing w:val="-3"/>
          <w:w w:val="105"/>
        </w:rPr>
        <w:t xml:space="preserve">leave  </w:t>
      </w:r>
      <w:r>
        <w:rPr>
          <w:w w:val="105"/>
        </w:rPr>
        <w:t xml:space="preserve">a job (Garcia         et al., 2015) and high exhaustion to predict leaving a job </w:t>
      </w:r>
      <w:r>
        <w:rPr>
          <w:spacing w:val="-3"/>
          <w:w w:val="105"/>
        </w:rPr>
        <w:t xml:space="preserve">(Weinberg </w:t>
      </w:r>
      <w:r>
        <w:rPr>
          <w:w w:val="105"/>
        </w:rPr>
        <w:t>et al., 1983). Burnout research has</w:t>
      </w:r>
      <w:r>
        <w:rPr>
          <w:spacing w:val="15"/>
          <w:w w:val="105"/>
        </w:rPr>
        <w:t xml:space="preserve"> </w:t>
      </w:r>
      <w:r>
        <w:rPr>
          <w:w w:val="105"/>
        </w:rPr>
        <w:t>led</w:t>
      </w:r>
      <w:r>
        <w:rPr>
          <w:spacing w:val="17"/>
          <w:w w:val="105"/>
        </w:rPr>
        <w:t xml:space="preserve"> </w:t>
      </w:r>
      <w:r>
        <w:rPr>
          <w:w w:val="105"/>
        </w:rPr>
        <w:t>to</w:t>
      </w:r>
      <w:r>
        <w:rPr>
          <w:spacing w:val="16"/>
          <w:w w:val="105"/>
        </w:rPr>
        <w:t xml:space="preserve"> </w:t>
      </w:r>
      <w:r>
        <w:rPr>
          <w:w w:val="105"/>
        </w:rPr>
        <w:t>a</w:t>
      </w:r>
      <w:r>
        <w:rPr>
          <w:spacing w:val="16"/>
          <w:w w:val="105"/>
        </w:rPr>
        <w:t xml:space="preserve"> </w:t>
      </w:r>
      <w:r>
        <w:rPr>
          <w:w w:val="105"/>
        </w:rPr>
        <w:t>multidimensional</w:t>
      </w:r>
      <w:r>
        <w:rPr>
          <w:spacing w:val="16"/>
          <w:w w:val="105"/>
        </w:rPr>
        <w:t xml:space="preserve"> </w:t>
      </w:r>
      <w:r>
        <w:rPr>
          <w:w w:val="105"/>
        </w:rPr>
        <w:t>theory</w:t>
      </w:r>
      <w:r>
        <w:rPr>
          <w:spacing w:val="16"/>
          <w:w w:val="105"/>
        </w:rPr>
        <w:t xml:space="preserve"> </w:t>
      </w:r>
      <w:r>
        <w:rPr>
          <w:w w:val="105"/>
        </w:rPr>
        <w:t>Maslach</w:t>
      </w:r>
      <w:r>
        <w:rPr>
          <w:spacing w:val="17"/>
          <w:w w:val="105"/>
        </w:rPr>
        <w:t xml:space="preserve"> </w:t>
      </w:r>
      <w:r>
        <w:rPr>
          <w:w w:val="105"/>
        </w:rPr>
        <w:t>(2003,</w:t>
      </w:r>
      <w:r>
        <w:rPr>
          <w:spacing w:val="16"/>
          <w:w w:val="105"/>
        </w:rPr>
        <w:t xml:space="preserve"> </w:t>
      </w:r>
      <w:r>
        <w:rPr>
          <w:w w:val="105"/>
        </w:rPr>
        <w:t>1998)</w:t>
      </w:r>
      <w:r>
        <w:rPr>
          <w:spacing w:val="15"/>
          <w:w w:val="105"/>
        </w:rPr>
        <w:t xml:space="preserve"> </w:t>
      </w:r>
      <w:r>
        <w:rPr>
          <w:w w:val="105"/>
        </w:rPr>
        <w:t>with</w:t>
      </w:r>
      <w:r>
        <w:rPr>
          <w:spacing w:val="16"/>
          <w:w w:val="105"/>
        </w:rPr>
        <w:t xml:space="preserve"> </w:t>
      </w:r>
      <w:r>
        <w:rPr>
          <w:w w:val="105"/>
        </w:rPr>
        <w:t>three</w:t>
      </w:r>
      <w:r>
        <w:rPr>
          <w:spacing w:val="17"/>
          <w:w w:val="105"/>
        </w:rPr>
        <w:t xml:space="preserve"> </w:t>
      </w:r>
      <w:r>
        <w:rPr>
          <w:w w:val="105"/>
        </w:rPr>
        <w:t>core</w:t>
      </w:r>
      <w:r>
        <w:rPr>
          <w:spacing w:val="16"/>
          <w:w w:val="105"/>
        </w:rPr>
        <w:t xml:space="preserve"> </w:t>
      </w:r>
      <w:r>
        <w:rPr>
          <w:w w:val="105"/>
        </w:rPr>
        <w:t>dimensions.</w:t>
      </w:r>
    </w:p>
    <w:p w:rsidR="00194060" w:rsidRDefault="00194060">
      <w:pPr>
        <w:pStyle w:val="BodyText"/>
        <w:spacing w:before="7"/>
        <w:rPr>
          <w:sz w:val="20"/>
        </w:rPr>
      </w:pPr>
    </w:p>
    <w:p w:rsidR="00194060" w:rsidRDefault="00F75F9A">
      <w:pPr>
        <w:pStyle w:val="ListParagraph"/>
        <w:numPr>
          <w:ilvl w:val="3"/>
          <w:numId w:val="1"/>
        </w:numPr>
        <w:tabs>
          <w:tab w:val="left" w:pos="666"/>
        </w:tabs>
        <w:spacing w:before="1" w:line="312" w:lineRule="auto"/>
        <w:ind w:right="1437"/>
        <w:jc w:val="both"/>
      </w:pPr>
      <w:r>
        <w:rPr>
          <w:w w:val="110"/>
        </w:rPr>
        <w:t>The</w:t>
      </w:r>
      <w:r>
        <w:rPr>
          <w:spacing w:val="-14"/>
          <w:w w:val="110"/>
        </w:rPr>
        <w:t xml:space="preserve"> </w:t>
      </w:r>
      <w:r>
        <w:rPr>
          <w:w w:val="110"/>
        </w:rPr>
        <w:t>first</w:t>
      </w:r>
      <w:r>
        <w:rPr>
          <w:spacing w:val="-13"/>
          <w:w w:val="110"/>
        </w:rPr>
        <w:t xml:space="preserve"> </w:t>
      </w:r>
      <w:r>
        <w:rPr>
          <w:w w:val="110"/>
        </w:rPr>
        <w:t>is</w:t>
      </w:r>
      <w:r>
        <w:rPr>
          <w:spacing w:val="-12"/>
          <w:w w:val="110"/>
        </w:rPr>
        <w:t xml:space="preserve"> </w:t>
      </w:r>
      <w:r>
        <w:rPr>
          <w:w w:val="110"/>
        </w:rPr>
        <w:t>exhaustion;</w:t>
      </w:r>
      <w:r>
        <w:rPr>
          <w:spacing w:val="-10"/>
          <w:w w:val="110"/>
        </w:rPr>
        <w:t xml:space="preserve"> </w:t>
      </w:r>
      <w:r>
        <w:rPr>
          <w:w w:val="110"/>
        </w:rPr>
        <w:t>it</w:t>
      </w:r>
      <w:r>
        <w:rPr>
          <w:spacing w:val="-13"/>
          <w:w w:val="110"/>
        </w:rPr>
        <w:t xml:space="preserve"> </w:t>
      </w:r>
      <w:r>
        <w:rPr>
          <w:w w:val="110"/>
        </w:rPr>
        <w:t>represents</w:t>
      </w:r>
      <w:r>
        <w:rPr>
          <w:spacing w:val="-13"/>
          <w:w w:val="110"/>
        </w:rPr>
        <w:t xml:space="preserve"> </w:t>
      </w:r>
      <w:r>
        <w:rPr>
          <w:w w:val="110"/>
        </w:rPr>
        <w:t>the</w:t>
      </w:r>
      <w:r>
        <w:rPr>
          <w:spacing w:val="-13"/>
          <w:w w:val="110"/>
        </w:rPr>
        <w:t xml:space="preserve"> </w:t>
      </w:r>
      <w:r>
        <w:rPr>
          <w:w w:val="110"/>
        </w:rPr>
        <w:t>intrapersonal</w:t>
      </w:r>
      <w:r>
        <w:rPr>
          <w:spacing w:val="-13"/>
          <w:w w:val="110"/>
        </w:rPr>
        <w:t xml:space="preserve"> </w:t>
      </w:r>
      <w:r>
        <w:rPr>
          <w:w w:val="110"/>
        </w:rPr>
        <w:t>dimension</w:t>
      </w:r>
      <w:r>
        <w:rPr>
          <w:spacing w:val="-12"/>
          <w:w w:val="110"/>
        </w:rPr>
        <w:t xml:space="preserve"> </w:t>
      </w:r>
      <w:r>
        <w:rPr>
          <w:w w:val="110"/>
        </w:rPr>
        <w:t>of</w:t>
      </w:r>
      <w:r>
        <w:rPr>
          <w:spacing w:val="-13"/>
          <w:w w:val="110"/>
        </w:rPr>
        <w:t xml:space="preserve"> </w:t>
      </w:r>
      <w:r>
        <w:rPr>
          <w:w w:val="110"/>
        </w:rPr>
        <w:t>burnout</w:t>
      </w:r>
      <w:r>
        <w:rPr>
          <w:spacing w:val="-13"/>
          <w:w w:val="110"/>
        </w:rPr>
        <w:t xml:space="preserve"> </w:t>
      </w:r>
      <w:r>
        <w:rPr>
          <w:w w:val="110"/>
        </w:rPr>
        <w:t>and</w:t>
      </w:r>
      <w:r>
        <w:rPr>
          <w:spacing w:val="-13"/>
          <w:w w:val="110"/>
        </w:rPr>
        <w:t xml:space="preserve"> </w:t>
      </w:r>
      <w:r>
        <w:rPr>
          <w:w w:val="110"/>
        </w:rPr>
        <w:t>is</w:t>
      </w:r>
      <w:r>
        <w:rPr>
          <w:spacing w:val="-14"/>
          <w:w w:val="110"/>
        </w:rPr>
        <w:t xml:space="preserve"> </w:t>
      </w:r>
      <w:r>
        <w:rPr>
          <w:w w:val="110"/>
        </w:rPr>
        <w:t>the</w:t>
      </w:r>
      <w:r>
        <w:rPr>
          <w:spacing w:val="-12"/>
          <w:w w:val="110"/>
        </w:rPr>
        <w:t xml:space="preserve"> </w:t>
      </w:r>
      <w:r>
        <w:rPr>
          <w:w w:val="110"/>
        </w:rPr>
        <w:t>princi- pal</w:t>
      </w:r>
      <w:r>
        <w:rPr>
          <w:spacing w:val="-28"/>
          <w:w w:val="110"/>
        </w:rPr>
        <w:t xml:space="preserve"> </w:t>
      </w:r>
      <w:r>
        <w:rPr>
          <w:w w:val="110"/>
        </w:rPr>
        <w:t>quality</w:t>
      </w:r>
      <w:r>
        <w:rPr>
          <w:spacing w:val="-28"/>
          <w:w w:val="110"/>
        </w:rPr>
        <w:t xml:space="preserve"> </w:t>
      </w:r>
      <w:r>
        <w:rPr>
          <w:w w:val="110"/>
        </w:rPr>
        <w:t>and</w:t>
      </w:r>
      <w:r>
        <w:rPr>
          <w:spacing w:val="-28"/>
          <w:w w:val="110"/>
        </w:rPr>
        <w:t xml:space="preserve"> </w:t>
      </w:r>
      <w:r>
        <w:rPr>
          <w:w w:val="110"/>
        </w:rPr>
        <w:t>manifestation</w:t>
      </w:r>
      <w:r>
        <w:rPr>
          <w:spacing w:val="-27"/>
          <w:w w:val="110"/>
        </w:rPr>
        <w:t xml:space="preserve"> </w:t>
      </w:r>
      <w:r>
        <w:rPr>
          <w:w w:val="110"/>
        </w:rPr>
        <w:t>of</w:t>
      </w:r>
      <w:r>
        <w:rPr>
          <w:spacing w:val="-28"/>
          <w:w w:val="110"/>
        </w:rPr>
        <w:t xml:space="preserve"> </w:t>
      </w:r>
      <w:r>
        <w:rPr>
          <w:w w:val="110"/>
        </w:rPr>
        <w:t>burnout.</w:t>
      </w:r>
      <w:r>
        <w:rPr>
          <w:spacing w:val="-3"/>
          <w:w w:val="110"/>
        </w:rPr>
        <w:t xml:space="preserve"> </w:t>
      </w:r>
      <w:r>
        <w:rPr>
          <w:w w:val="110"/>
        </w:rPr>
        <w:t>Exhaustion</w:t>
      </w:r>
      <w:r>
        <w:rPr>
          <w:spacing w:val="-28"/>
          <w:w w:val="110"/>
        </w:rPr>
        <w:t xml:space="preserve"> </w:t>
      </w:r>
      <w:r>
        <w:rPr>
          <w:w w:val="110"/>
        </w:rPr>
        <w:t>results</w:t>
      </w:r>
      <w:r>
        <w:rPr>
          <w:spacing w:val="-27"/>
          <w:w w:val="110"/>
        </w:rPr>
        <w:t xml:space="preserve"> </w:t>
      </w:r>
      <w:r>
        <w:rPr>
          <w:w w:val="110"/>
        </w:rPr>
        <w:t>in</w:t>
      </w:r>
      <w:r>
        <w:rPr>
          <w:spacing w:val="-27"/>
          <w:w w:val="110"/>
        </w:rPr>
        <w:t xml:space="preserve"> </w:t>
      </w:r>
      <w:r>
        <w:rPr>
          <w:w w:val="110"/>
        </w:rPr>
        <w:t>feelings</w:t>
      </w:r>
      <w:r>
        <w:rPr>
          <w:spacing w:val="-28"/>
          <w:w w:val="110"/>
        </w:rPr>
        <w:t xml:space="preserve"> </w:t>
      </w:r>
      <w:r>
        <w:rPr>
          <w:w w:val="110"/>
        </w:rPr>
        <w:t>of</w:t>
      </w:r>
      <w:r>
        <w:rPr>
          <w:spacing w:val="-27"/>
          <w:w w:val="110"/>
        </w:rPr>
        <w:t xml:space="preserve"> </w:t>
      </w:r>
      <w:r>
        <w:rPr>
          <w:w w:val="110"/>
        </w:rPr>
        <w:t>being</w:t>
      </w:r>
      <w:r>
        <w:rPr>
          <w:spacing w:val="-28"/>
          <w:w w:val="110"/>
        </w:rPr>
        <w:t xml:space="preserve"> </w:t>
      </w:r>
      <w:r>
        <w:rPr>
          <w:spacing w:val="-4"/>
          <w:w w:val="110"/>
        </w:rPr>
        <w:t>over</w:t>
      </w:r>
      <w:r>
        <w:rPr>
          <w:spacing w:val="-27"/>
          <w:w w:val="110"/>
        </w:rPr>
        <w:t xml:space="preserve"> </w:t>
      </w:r>
      <w:r>
        <w:rPr>
          <w:w w:val="110"/>
        </w:rPr>
        <w:t>extended and</w:t>
      </w:r>
      <w:r>
        <w:rPr>
          <w:spacing w:val="-25"/>
          <w:w w:val="110"/>
        </w:rPr>
        <w:t xml:space="preserve"> </w:t>
      </w:r>
      <w:r>
        <w:rPr>
          <w:w w:val="110"/>
        </w:rPr>
        <w:t>depleted</w:t>
      </w:r>
      <w:r>
        <w:rPr>
          <w:spacing w:val="-24"/>
          <w:w w:val="110"/>
        </w:rPr>
        <w:t xml:space="preserve"> </w:t>
      </w:r>
      <w:r>
        <w:rPr>
          <w:w w:val="110"/>
        </w:rPr>
        <w:t>of</w:t>
      </w:r>
      <w:r>
        <w:rPr>
          <w:spacing w:val="-24"/>
          <w:w w:val="110"/>
        </w:rPr>
        <w:t xml:space="preserve"> </w:t>
      </w:r>
      <w:r>
        <w:rPr>
          <w:w w:val="110"/>
        </w:rPr>
        <w:t>physical</w:t>
      </w:r>
      <w:r>
        <w:rPr>
          <w:spacing w:val="-24"/>
          <w:w w:val="110"/>
        </w:rPr>
        <w:t xml:space="preserve"> </w:t>
      </w:r>
      <w:r>
        <w:rPr>
          <w:w w:val="110"/>
        </w:rPr>
        <w:t>and</w:t>
      </w:r>
      <w:r>
        <w:rPr>
          <w:spacing w:val="-25"/>
          <w:w w:val="110"/>
        </w:rPr>
        <w:t xml:space="preserve"> </w:t>
      </w:r>
      <w:r>
        <w:rPr>
          <w:w w:val="110"/>
        </w:rPr>
        <w:t>emotional</w:t>
      </w:r>
      <w:r>
        <w:rPr>
          <w:spacing w:val="-24"/>
          <w:w w:val="110"/>
        </w:rPr>
        <w:t xml:space="preserve"> </w:t>
      </w:r>
      <w:r>
        <w:rPr>
          <w:w w:val="110"/>
        </w:rPr>
        <w:t>resources.</w:t>
      </w:r>
      <w:r>
        <w:rPr>
          <w:spacing w:val="-4"/>
          <w:w w:val="110"/>
        </w:rPr>
        <w:t xml:space="preserve"> </w:t>
      </w:r>
      <w:r>
        <w:rPr>
          <w:w w:val="110"/>
        </w:rPr>
        <w:t>Individuals</w:t>
      </w:r>
      <w:r>
        <w:rPr>
          <w:spacing w:val="-24"/>
          <w:w w:val="110"/>
        </w:rPr>
        <w:t xml:space="preserve"> </w:t>
      </w:r>
      <w:r>
        <w:rPr>
          <w:w w:val="110"/>
        </w:rPr>
        <w:t>feel</w:t>
      </w:r>
      <w:r>
        <w:rPr>
          <w:spacing w:val="-24"/>
          <w:w w:val="110"/>
        </w:rPr>
        <w:t xml:space="preserve"> </w:t>
      </w:r>
      <w:r>
        <w:rPr>
          <w:w w:val="110"/>
        </w:rPr>
        <w:t>their</w:t>
      </w:r>
      <w:r>
        <w:rPr>
          <w:spacing w:val="-24"/>
          <w:w w:val="110"/>
        </w:rPr>
        <w:t xml:space="preserve"> </w:t>
      </w:r>
      <w:r>
        <w:rPr>
          <w:w w:val="110"/>
        </w:rPr>
        <w:t>coping</w:t>
      </w:r>
      <w:r>
        <w:rPr>
          <w:spacing w:val="-24"/>
          <w:w w:val="110"/>
        </w:rPr>
        <w:t xml:space="preserve"> </w:t>
      </w:r>
      <w:r>
        <w:rPr>
          <w:w w:val="110"/>
        </w:rPr>
        <w:t>ability</w:t>
      </w:r>
      <w:r>
        <w:rPr>
          <w:spacing w:val="-25"/>
          <w:w w:val="110"/>
        </w:rPr>
        <w:t xml:space="preserve"> </w:t>
      </w:r>
      <w:r>
        <w:rPr>
          <w:w w:val="110"/>
        </w:rPr>
        <w:t>at</w:t>
      </w:r>
      <w:r>
        <w:rPr>
          <w:spacing w:val="-24"/>
          <w:w w:val="110"/>
        </w:rPr>
        <w:t xml:space="preserve"> </w:t>
      </w:r>
      <w:r>
        <w:rPr>
          <w:w w:val="110"/>
        </w:rPr>
        <w:t xml:space="preserve">work is severely taxed so </w:t>
      </w:r>
      <w:r>
        <w:rPr>
          <w:spacing w:val="-4"/>
          <w:w w:val="110"/>
        </w:rPr>
        <w:t xml:space="preserve">much </w:t>
      </w:r>
      <w:r>
        <w:rPr>
          <w:w w:val="110"/>
        </w:rPr>
        <w:t>so that they are incapable of dealing with additional</w:t>
      </w:r>
      <w:r>
        <w:rPr>
          <w:spacing w:val="36"/>
          <w:w w:val="110"/>
        </w:rPr>
        <w:t xml:space="preserve"> </w:t>
      </w:r>
      <w:r>
        <w:rPr>
          <w:w w:val="110"/>
        </w:rPr>
        <w:t>stress.</w:t>
      </w:r>
    </w:p>
    <w:p w:rsidR="00194060" w:rsidRDefault="00F75F9A">
      <w:pPr>
        <w:pStyle w:val="ListParagraph"/>
        <w:numPr>
          <w:ilvl w:val="3"/>
          <w:numId w:val="1"/>
        </w:numPr>
        <w:tabs>
          <w:tab w:val="left" w:pos="666"/>
        </w:tabs>
        <w:spacing w:before="177" w:line="312" w:lineRule="auto"/>
        <w:ind w:right="1437"/>
        <w:jc w:val="both"/>
      </w:pPr>
      <w:r>
        <w:rPr>
          <w:w w:val="105"/>
        </w:rPr>
        <w:t>The second dimension, cynicism or depersonalization, represents the interpersonal dimension; consequences are negative, callous, or detached responses</w:t>
      </w:r>
      <w:r>
        <w:rPr>
          <w:spacing w:val="3"/>
          <w:w w:val="105"/>
        </w:rPr>
        <w:t xml:space="preserve"> </w:t>
      </w:r>
      <w:r>
        <w:rPr>
          <w:spacing w:val="-3"/>
          <w:w w:val="105"/>
        </w:rPr>
        <w:t xml:space="preserve">toward </w:t>
      </w:r>
      <w:r>
        <w:rPr>
          <w:w w:val="105"/>
        </w:rPr>
        <w:t>co-workers.</w:t>
      </w:r>
    </w:p>
    <w:p w:rsidR="00194060" w:rsidRDefault="00F75F9A">
      <w:pPr>
        <w:pStyle w:val="ListParagraph"/>
        <w:numPr>
          <w:ilvl w:val="3"/>
          <w:numId w:val="1"/>
        </w:numPr>
        <w:tabs>
          <w:tab w:val="left" w:pos="666"/>
        </w:tabs>
        <w:spacing w:before="178" w:line="312" w:lineRule="auto"/>
        <w:ind w:right="1438"/>
        <w:jc w:val="both"/>
      </w:pPr>
      <w:r>
        <w:rPr>
          <w:w w:val="105"/>
        </w:rPr>
        <w:t>The third is the self-evaluation dimension; it refers to feelings of incompetence and lack of productivity</w:t>
      </w:r>
      <w:r>
        <w:rPr>
          <w:spacing w:val="15"/>
          <w:w w:val="105"/>
        </w:rPr>
        <w:t xml:space="preserve"> </w:t>
      </w:r>
      <w:r>
        <w:rPr>
          <w:w w:val="105"/>
        </w:rPr>
        <w:t>at</w:t>
      </w:r>
      <w:r>
        <w:rPr>
          <w:spacing w:val="15"/>
          <w:w w:val="105"/>
        </w:rPr>
        <w:t xml:space="preserve"> </w:t>
      </w:r>
      <w:r>
        <w:rPr>
          <w:w w:val="105"/>
        </w:rPr>
        <w:t>work</w:t>
      </w:r>
      <w:r>
        <w:rPr>
          <w:spacing w:val="15"/>
          <w:w w:val="105"/>
        </w:rPr>
        <w:t xml:space="preserve"> </w:t>
      </w:r>
      <w:r>
        <w:rPr>
          <w:w w:val="105"/>
        </w:rPr>
        <w:t>(Maslach</w:t>
      </w:r>
      <w:r>
        <w:rPr>
          <w:spacing w:val="15"/>
          <w:w w:val="105"/>
        </w:rPr>
        <w:t xml:space="preserve"> </w:t>
      </w:r>
      <w:r>
        <w:rPr>
          <w:w w:val="105"/>
        </w:rPr>
        <w:t>et</w:t>
      </w:r>
      <w:r>
        <w:rPr>
          <w:spacing w:val="16"/>
          <w:w w:val="105"/>
        </w:rPr>
        <w:t xml:space="preserve"> </w:t>
      </w:r>
      <w:r>
        <w:rPr>
          <w:w w:val="105"/>
        </w:rPr>
        <w:t>al.,</w:t>
      </w:r>
      <w:r>
        <w:rPr>
          <w:spacing w:val="15"/>
          <w:w w:val="105"/>
        </w:rPr>
        <w:t xml:space="preserve"> </w:t>
      </w:r>
      <w:r>
        <w:rPr>
          <w:w w:val="105"/>
        </w:rPr>
        <w:t>2001).</w:t>
      </w:r>
    </w:p>
    <w:p w:rsidR="00194060" w:rsidRDefault="00194060">
      <w:pPr>
        <w:pStyle w:val="BodyText"/>
        <w:spacing w:before="9"/>
        <w:rPr>
          <w:sz w:val="20"/>
        </w:rPr>
      </w:pPr>
    </w:p>
    <w:p w:rsidR="00194060" w:rsidRDefault="00F75F9A">
      <w:pPr>
        <w:pStyle w:val="BodyText"/>
        <w:spacing w:line="312" w:lineRule="auto"/>
        <w:ind w:left="120" w:right="1437" w:firstLine="338"/>
        <w:jc w:val="both"/>
      </w:pPr>
      <w:r>
        <w:rPr>
          <w:w w:val="105"/>
        </w:rPr>
        <w:t xml:space="preserve">According to Maslach et al. (2001), the burnout process starts with the erosion of job engage- ment, when ...energy turns into exhaustion, </w:t>
      </w:r>
      <w:r>
        <w:rPr>
          <w:spacing w:val="-3"/>
          <w:w w:val="105"/>
        </w:rPr>
        <w:t xml:space="preserve">involvement </w:t>
      </w:r>
      <w:r>
        <w:rPr>
          <w:w w:val="105"/>
        </w:rPr>
        <w:t xml:space="preserve">turns into cynicism, and efficacy turns into ineffectiveness. More recent burnout research has extended the model to a continuum of well-being, from a positive state of mind characterized </w:t>
      </w:r>
      <w:r>
        <w:rPr>
          <w:spacing w:val="-3"/>
          <w:w w:val="105"/>
        </w:rPr>
        <w:t xml:space="preserve">by energy, involvement, </w:t>
      </w:r>
      <w:r>
        <w:rPr>
          <w:w w:val="105"/>
        </w:rPr>
        <w:t xml:space="preserve">and efficacy at one end, to a negative state of mind at the opposite end, characterized </w:t>
      </w:r>
      <w:r>
        <w:rPr>
          <w:spacing w:val="-3"/>
          <w:w w:val="105"/>
        </w:rPr>
        <w:t xml:space="preserve">by </w:t>
      </w:r>
      <w:r>
        <w:rPr>
          <w:w w:val="105"/>
        </w:rPr>
        <w:t>exhaustion, cynicism, and inefficiency and</w:t>
      </w:r>
      <w:r>
        <w:rPr>
          <w:spacing w:val="14"/>
          <w:w w:val="105"/>
        </w:rPr>
        <w:t xml:space="preserve"> </w:t>
      </w:r>
      <w:r>
        <w:rPr>
          <w:w w:val="105"/>
        </w:rPr>
        <w:t>the</w:t>
      </w:r>
      <w:r>
        <w:rPr>
          <w:spacing w:val="15"/>
          <w:w w:val="105"/>
        </w:rPr>
        <w:t xml:space="preserve"> </w:t>
      </w:r>
      <w:r>
        <w:rPr>
          <w:w w:val="105"/>
        </w:rPr>
        <w:t>erosion</w:t>
      </w:r>
      <w:r>
        <w:rPr>
          <w:spacing w:val="15"/>
          <w:w w:val="105"/>
        </w:rPr>
        <w:t xml:space="preserve"> </w:t>
      </w:r>
      <w:r>
        <w:rPr>
          <w:w w:val="105"/>
        </w:rPr>
        <w:t>of</w:t>
      </w:r>
      <w:r>
        <w:rPr>
          <w:spacing w:val="14"/>
          <w:w w:val="105"/>
        </w:rPr>
        <w:t xml:space="preserve"> </w:t>
      </w:r>
      <w:r>
        <w:rPr>
          <w:w w:val="105"/>
        </w:rPr>
        <w:t>job</w:t>
      </w:r>
      <w:r>
        <w:rPr>
          <w:spacing w:val="14"/>
          <w:w w:val="105"/>
        </w:rPr>
        <w:t xml:space="preserve"> </w:t>
      </w:r>
      <w:r>
        <w:rPr>
          <w:w w:val="105"/>
        </w:rPr>
        <w:t>engagement</w:t>
      </w:r>
      <w:r>
        <w:rPr>
          <w:spacing w:val="14"/>
          <w:w w:val="105"/>
        </w:rPr>
        <w:t xml:space="preserve"> </w:t>
      </w:r>
      <w:r>
        <w:rPr>
          <w:w w:val="105"/>
        </w:rPr>
        <w:t>(Schaufeli</w:t>
      </w:r>
      <w:r>
        <w:rPr>
          <w:spacing w:val="15"/>
          <w:w w:val="105"/>
        </w:rPr>
        <w:t xml:space="preserve"> </w:t>
      </w:r>
      <w:r>
        <w:rPr>
          <w:w w:val="105"/>
        </w:rPr>
        <w:t>et</w:t>
      </w:r>
      <w:r>
        <w:rPr>
          <w:spacing w:val="14"/>
          <w:w w:val="105"/>
        </w:rPr>
        <w:t xml:space="preserve"> </w:t>
      </w:r>
      <w:r>
        <w:rPr>
          <w:w w:val="105"/>
        </w:rPr>
        <w:t>al.,</w:t>
      </w:r>
      <w:r>
        <w:rPr>
          <w:spacing w:val="14"/>
          <w:w w:val="105"/>
        </w:rPr>
        <w:t xml:space="preserve"> </w:t>
      </w:r>
      <w:r>
        <w:rPr>
          <w:w w:val="105"/>
        </w:rPr>
        <w:t>2009).</w:t>
      </w:r>
    </w:p>
    <w:p w:rsidR="00194060" w:rsidRDefault="00F75F9A">
      <w:pPr>
        <w:pStyle w:val="BodyText"/>
        <w:spacing w:line="312" w:lineRule="auto"/>
        <w:ind w:left="120" w:right="1436" w:firstLine="338"/>
        <w:jc w:val="both"/>
      </w:pPr>
      <w:r>
        <w:rPr>
          <w:w w:val="105"/>
        </w:rPr>
        <w:t xml:space="preserve">Recent research on burnout has begun to integrate the degree of fit between the </w:t>
      </w:r>
      <w:r>
        <w:rPr>
          <w:spacing w:val="-3"/>
          <w:w w:val="105"/>
        </w:rPr>
        <w:t xml:space="preserve">worker </w:t>
      </w:r>
      <w:r>
        <w:rPr>
          <w:w w:val="105"/>
        </w:rPr>
        <w:t xml:space="preserve">and key situational aspects of the workplace–workload, control, reward, </w:t>
      </w:r>
      <w:r>
        <w:rPr>
          <w:spacing w:val="-4"/>
          <w:w w:val="105"/>
        </w:rPr>
        <w:t xml:space="preserve">community, </w:t>
      </w:r>
      <w:r>
        <w:rPr>
          <w:w w:val="105"/>
        </w:rPr>
        <w:t xml:space="preserve">fairness, and values. Burnout arises from chronic mismatches betweesn the </w:t>
      </w:r>
      <w:r>
        <w:rPr>
          <w:spacing w:val="-3"/>
          <w:w w:val="105"/>
        </w:rPr>
        <w:t xml:space="preserve">worker </w:t>
      </w:r>
      <w:r>
        <w:rPr>
          <w:w w:val="105"/>
        </w:rPr>
        <w:t xml:space="preserve">and these situational aspects (Maslach et al., 2001; Shirom, 2011). Wilcox (2000) has hypothesized that burnout </w:t>
      </w:r>
      <w:r>
        <w:rPr>
          <w:spacing w:val="-3"/>
          <w:w w:val="105"/>
        </w:rPr>
        <w:t xml:space="preserve">may  </w:t>
      </w:r>
      <w:r>
        <w:rPr>
          <w:w w:val="105"/>
        </w:rPr>
        <w:t xml:space="preserve">lead to the attrition  of trained military personnel.  </w:t>
      </w:r>
      <w:r>
        <w:rPr>
          <w:spacing w:val="-7"/>
          <w:w w:val="105"/>
        </w:rPr>
        <w:t xml:space="preserve">Few  </w:t>
      </w:r>
      <w:r>
        <w:rPr>
          <w:w w:val="105"/>
        </w:rPr>
        <w:t xml:space="preserve">studies prior to 2000 examine burnout in the </w:t>
      </w:r>
      <w:r>
        <w:rPr>
          <w:spacing w:val="-3"/>
          <w:w w:val="105"/>
        </w:rPr>
        <w:t xml:space="preserve">military.   </w:t>
      </w:r>
      <w:r>
        <w:rPr>
          <w:w w:val="105"/>
        </w:rPr>
        <w:t xml:space="preserve">The   three studies cited in her paper examined burnout among military medical professionals as does     the more recent study </w:t>
      </w:r>
      <w:r>
        <w:rPr>
          <w:spacing w:val="-3"/>
          <w:w w:val="105"/>
        </w:rPr>
        <w:t xml:space="preserve">by  </w:t>
      </w:r>
      <w:r>
        <w:rPr>
          <w:w w:val="105"/>
        </w:rPr>
        <w:t xml:space="preserve">Garcia et al. (2015).  Garcia et al. (2015) looked at burnout among   </w:t>
      </w:r>
      <w:r>
        <w:rPr>
          <w:spacing w:val="-3"/>
          <w:w w:val="105"/>
        </w:rPr>
        <w:t xml:space="preserve">Veteran </w:t>
      </w:r>
      <w:r>
        <w:rPr>
          <w:w w:val="105"/>
        </w:rPr>
        <w:t xml:space="preserve">Administration psychiatrists and concluded that </w:t>
      </w:r>
      <w:r>
        <w:rPr>
          <w:spacing w:val="-3"/>
          <w:w w:val="105"/>
        </w:rPr>
        <w:t xml:space="preserve">by </w:t>
      </w:r>
      <w:r>
        <w:rPr>
          <w:w w:val="105"/>
        </w:rPr>
        <w:t xml:space="preserve">mitigating the areas of the work place that are the precursors to burnout the federal government  could  </w:t>
      </w:r>
      <w:r>
        <w:rPr>
          <w:spacing w:val="-3"/>
          <w:w w:val="105"/>
        </w:rPr>
        <w:t xml:space="preserve">save  </w:t>
      </w:r>
      <w:r>
        <w:rPr>
          <w:w w:val="105"/>
        </w:rPr>
        <w:t xml:space="preserve">taxpayers  the  substantial costs associated with staff attrition. These precursors include workplace characteristics such as  unfair treatment </w:t>
      </w:r>
      <w:r>
        <w:rPr>
          <w:spacing w:val="-3"/>
          <w:w w:val="105"/>
        </w:rPr>
        <w:t xml:space="preserve">by </w:t>
      </w:r>
      <w:r>
        <w:rPr>
          <w:w w:val="105"/>
        </w:rPr>
        <w:t>supervisors and insufficient</w:t>
      </w:r>
      <w:r>
        <w:rPr>
          <w:spacing w:val="42"/>
          <w:w w:val="105"/>
        </w:rPr>
        <w:t xml:space="preserve"> </w:t>
      </w:r>
      <w:r>
        <w:rPr>
          <w:w w:val="105"/>
        </w:rPr>
        <w:t>resources.</w:t>
      </w:r>
    </w:p>
    <w:p w:rsidR="00194060" w:rsidRDefault="00F75F9A">
      <w:pPr>
        <w:pStyle w:val="BodyText"/>
        <w:spacing w:line="312" w:lineRule="auto"/>
        <w:ind w:left="120" w:right="1437" w:firstLine="338"/>
        <w:jc w:val="both"/>
      </w:pPr>
      <w:r>
        <w:rPr>
          <w:w w:val="110"/>
        </w:rPr>
        <w:t>Many</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theoretical</w:t>
      </w:r>
      <w:r>
        <w:rPr>
          <w:spacing w:val="-10"/>
          <w:w w:val="110"/>
        </w:rPr>
        <w:t xml:space="preserve"> </w:t>
      </w:r>
      <w:r>
        <w:rPr>
          <w:w w:val="110"/>
        </w:rPr>
        <w:t>constructs</w:t>
      </w:r>
      <w:r>
        <w:rPr>
          <w:spacing w:val="-11"/>
          <w:w w:val="110"/>
        </w:rPr>
        <w:t xml:space="preserve"> </w:t>
      </w:r>
      <w:r>
        <w:rPr>
          <w:w w:val="110"/>
        </w:rPr>
        <w:t>that</w:t>
      </w:r>
      <w:r>
        <w:rPr>
          <w:spacing w:val="-11"/>
          <w:w w:val="110"/>
        </w:rPr>
        <w:t xml:space="preserve"> </w:t>
      </w:r>
      <w:r>
        <w:rPr>
          <w:spacing w:val="-3"/>
          <w:w w:val="110"/>
        </w:rPr>
        <w:t>have</w:t>
      </w:r>
      <w:r>
        <w:rPr>
          <w:spacing w:val="-10"/>
          <w:w w:val="110"/>
        </w:rPr>
        <w:t xml:space="preserve"> </w:t>
      </w:r>
      <w:r>
        <w:rPr>
          <w:w w:val="110"/>
        </w:rPr>
        <w:t>been</w:t>
      </w:r>
      <w:r>
        <w:rPr>
          <w:spacing w:val="-11"/>
          <w:w w:val="110"/>
        </w:rPr>
        <w:t xml:space="preserve"> </w:t>
      </w:r>
      <w:r>
        <w:rPr>
          <w:w w:val="110"/>
        </w:rPr>
        <w:t>associated</w:t>
      </w:r>
      <w:r>
        <w:rPr>
          <w:spacing w:val="-11"/>
          <w:w w:val="110"/>
        </w:rPr>
        <w:t xml:space="preserve"> </w:t>
      </w:r>
      <w:r>
        <w:rPr>
          <w:w w:val="110"/>
        </w:rPr>
        <w:t>with</w:t>
      </w:r>
      <w:r>
        <w:rPr>
          <w:spacing w:val="-11"/>
          <w:w w:val="110"/>
        </w:rPr>
        <w:t xml:space="preserve"> </w:t>
      </w:r>
      <w:r>
        <w:rPr>
          <w:w w:val="110"/>
        </w:rPr>
        <w:t>the</w:t>
      </w:r>
      <w:r>
        <w:rPr>
          <w:spacing w:val="-10"/>
          <w:w w:val="110"/>
        </w:rPr>
        <w:t xml:space="preserve"> </w:t>
      </w:r>
      <w:r>
        <w:rPr>
          <w:w w:val="110"/>
        </w:rPr>
        <w:t>study</w:t>
      </w:r>
      <w:r>
        <w:rPr>
          <w:spacing w:val="-10"/>
          <w:w w:val="110"/>
        </w:rPr>
        <w:t xml:space="preserve"> </w:t>
      </w:r>
      <w:r>
        <w:rPr>
          <w:w w:val="110"/>
        </w:rPr>
        <w:t>of</w:t>
      </w:r>
      <w:r>
        <w:rPr>
          <w:spacing w:val="-11"/>
          <w:w w:val="110"/>
        </w:rPr>
        <w:t xml:space="preserve"> </w:t>
      </w:r>
      <w:r>
        <w:rPr>
          <w:w w:val="110"/>
        </w:rPr>
        <w:t>military</w:t>
      </w:r>
      <w:r>
        <w:rPr>
          <w:spacing w:val="-10"/>
          <w:w w:val="110"/>
        </w:rPr>
        <w:t xml:space="preserve"> </w:t>
      </w:r>
      <w:r>
        <w:rPr>
          <w:w w:val="110"/>
        </w:rPr>
        <w:t xml:space="preserve">attrition </w:t>
      </w:r>
      <w:r>
        <w:rPr>
          <w:spacing w:val="-3"/>
          <w:w w:val="110"/>
        </w:rPr>
        <w:t xml:space="preserve">(Weiss </w:t>
      </w:r>
      <w:r>
        <w:rPr>
          <w:w w:val="110"/>
        </w:rPr>
        <w:t xml:space="preserve">et al., 2003; Schneider et al., 2011) seem closely related to Maslach’s burnout </w:t>
      </w:r>
      <w:r>
        <w:rPr>
          <w:spacing w:val="-3"/>
          <w:w w:val="110"/>
        </w:rPr>
        <w:t xml:space="preserve">theory. </w:t>
      </w:r>
      <w:r>
        <w:rPr>
          <w:spacing w:val="-6"/>
          <w:w w:val="110"/>
        </w:rPr>
        <w:t xml:space="preserve">For </w:t>
      </w:r>
      <w:r>
        <w:rPr>
          <w:w w:val="110"/>
        </w:rPr>
        <w:t xml:space="preserve">example, both </w:t>
      </w:r>
      <w:r>
        <w:rPr>
          <w:spacing w:val="-4"/>
          <w:w w:val="110"/>
        </w:rPr>
        <w:t xml:space="preserve">Weiss </w:t>
      </w:r>
      <w:r>
        <w:rPr>
          <w:w w:val="110"/>
        </w:rPr>
        <w:t>et al. (2003) and Schneider et al. (2011) include commitment as the focal point in their framework for studying military attrition. Commitment includes the cohesive</w:t>
      </w:r>
      <w:r>
        <w:rPr>
          <w:spacing w:val="9"/>
          <w:w w:val="110"/>
        </w:rPr>
        <w:t xml:space="preserve"> </w:t>
      </w:r>
      <w:r>
        <w:rPr>
          <w:w w:val="110"/>
        </w:rPr>
        <w:t>bond</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6"/>
        <w:jc w:val="both"/>
      </w:pPr>
      <w:r>
        <w:rPr>
          <w:w w:val="105"/>
        </w:rPr>
        <w:lastRenderedPageBreak/>
        <w:t xml:space="preserve">that a Soldier feels </w:t>
      </w:r>
      <w:r>
        <w:rPr>
          <w:spacing w:val="-3"/>
          <w:w w:val="105"/>
        </w:rPr>
        <w:t xml:space="preserve">toward </w:t>
      </w:r>
      <w:r>
        <w:rPr>
          <w:w w:val="105"/>
        </w:rPr>
        <w:t xml:space="preserve">their fellow Soldiers and unit, which overlaps with the interpersonal burnout dimension of cynicism. The intrapersonal burnout dimension of exhaustion is related to the attrition constructs of context evaluation,  in particular job satisfaction,  and coping effectiveness,    in particular stress and self-efficacy. </w:t>
      </w:r>
      <w:r>
        <w:rPr>
          <w:spacing w:val="-3"/>
          <w:w w:val="105"/>
        </w:rPr>
        <w:t xml:space="preserve">Further, </w:t>
      </w:r>
      <w:r>
        <w:rPr>
          <w:w w:val="105"/>
        </w:rPr>
        <w:t xml:space="preserve">attrition in  the  military  and  Maslach’s  burnout theory both contextualize the </w:t>
      </w:r>
      <w:r>
        <w:rPr>
          <w:spacing w:val="-3"/>
          <w:w w:val="105"/>
        </w:rPr>
        <w:t xml:space="preserve">worker </w:t>
      </w:r>
      <w:r>
        <w:rPr>
          <w:w w:val="105"/>
        </w:rPr>
        <w:t>experience in the work place and recognize that accumulated experiences</w:t>
      </w:r>
      <w:r>
        <w:rPr>
          <w:spacing w:val="16"/>
          <w:w w:val="105"/>
        </w:rPr>
        <w:t xml:space="preserve"> </w:t>
      </w:r>
      <w:r>
        <w:rPr>
          <w:spacing w:val="-4"/>
          <w:w w:val="105"/>
        </w:rPr>
        <w:t>over</w:t>
      </w:r>
      <w:r>
        <w:rPr>
          <w:spacing w:val="16"/>
          <w:w w:val="105"/>
        </w:rPr>
        <w:t xml:space="preserve"> </w:t>
      </w:r>
      <w:r>
        <w:rPr>
          <w:w w:val="105"/>
        </w:rPr>
        <w:t>time</w:t>
      </w:r>
      <w:r>
        <w:rPr>
          <w:spacing w:val="16"/>
          <w:w w:val="105"/>
        </w:rPr>
        <w:t xml:space="preserve"> </w:t>
      </w:r>
      <w:r>
        <w:rPr>
          <w:w w:val="105"/>
        </w:rPr>
        <w:t>are</w:t>
      </w:r>
      <w:r>
        <w:rPr>
          <w:spacing w:val="17"/>
          <w:w w:val="105"/>
        </w:rPr>
        <w:t xml:space="preserve"> </w:t>
      </w:r>
      <w:r>
        <w:rPr>
          <w:w w:val="105"/>
        </w:rPr>
        <w:t>key</w:t>
      </w:r>
      <w:r>
        <w:rPr>
          <w:spacing w:val="16"/>
          <w:w w:val="105"/>
        </w:rPr>
        <w:t xml:space="preserve"> </w:t>
      </w:r>
      <w:r>
        <w:rPr>
          <w:w w:val="105"/>
        </w:rPr>
        <w:t>drivers</w:t>
      </w:r>
      <w:r>
        <w:rPr>
          <w:spacing w:val="16"/>
          <w:w w:val="105"/>
        </w:rPr>
        <w:t xml:space="preserve"> </w:t>
      </w:r>
      <w:r>
        <w:rPr>
          <w:w w:val="105"/>
        </w:rPr>
        <w:t>of</w:t>
      </w:r>
      <w:r>
        <w:rPr>
          <w:spacing w:val="17"/>
          <w:w w:val="105"/>
        </w:rPr>
        <w:t xml:space="preserve"> </w:t>
      </w:r>
      <w:r>
        <w:rPr>
          <w:w w:val="105"/>
        </w:rPr>
        <w:t>attrition</w:t>
      </w:r>
      <w:r>
        <w:rPr>
          <w:spacing w:val="16"/>
          <w:w w:val="105"/>
        </w:rPr>
        <w:t xml:space="preserve"> </w:t>
      </w:r>
      <w:r>
        <w:rPr>
          <w:w w:val="105"/>
        </w:rPr>
        <w:t>and</w:t>
      </w:r>
      <w:r>
        <w:rPr>
          <w:spacing w:val="16"/>
          <w:w w:val="105"/>
        </w:rPr>
        <w:t xml:space="preserve"> </w:t>
      </w:r>
      <w:r>
        <w:rPr>
          <w:w w:val="105"/>
        </w:rPr>
        <w:t>burnout.</w:t>
      </w:r>
    </w:p>
    <w:p w:rsidR="00194060" w:rsidRDefault="00194060">
      <w:pPr>
        <w:pStyle w:val="BodyText"/>
        <w:spacing w:before="6"/>
        <w:rPr>
          <w:sz w:val="26"/>
        </w:rPr>
      </w:pPr>
    </w:p>
    <w:p w:rsidR="00194060" w:rsidRDefault="00F75F9A">
      <w:pPr>
        <w:pStyle w:val="Heading3"/>
        <w:numPr>
          <w:ilvl w:val="2"/>
          <w:numId w:val="1"/>
        </w:numPr>
        <w:tabs>
          <w:tab w:val="left" w:pos="939"/>
          <w:tab w:val="left" w:pos="940"/>
        </w:tabs>
        <w:ind w:hanging="819"/>
      </w:pPr>
      <w:r>
        <w:rPr>
          <w:w w:val="115"/>
        </w:rPr>
        <w:t xml:space="preserve">Attrition or </w:t>
      </w:r>
      <w:r>
        <w:rPr>
          <w:spacing w:val="-5"/>
          <w:w w:val="115"/>
        </w:rPr>
        <w:t xml:space="preserve">Turnover  </w:t>
      </w:r>
      <w:r>
        <w:rPr>
          <w:w w:val="115"/>
        </w:rPr>
        <w:t>in</w:t>
      </w:r>
      <w:r>
        <w:rPr>
          <w:spacing w:val="33"/>
          <w:w w:val="115"/>
        </w:rPr>
        <w:t xml:space="preserve"> </w:t>
      </w:r>
      <w:r>
        <w:rPr>
          <w:w w:val="115"/>
        </w:rPr>
        <w:t>Management</w:t>
      </w:r>
    </w:p>
    <w:p w:rsidR="00194060" w:rsidRDefault="00194060">
      <w:pPr>
        <w:pStyle w:val="BodyText"/>
        <w:spacing w:before="9"/>
        <w:rPr>
          <w:b/>
          <w:sz w:val="18"/>
        </w:rPr>
      </w:pPr>
    </w:p>
    <w:p w:rsidR="00194060" w:rsidRDefault="00F75F9A">
      <w:pPr>
        <w:pStyle w:val="BodyText"/>
        <w:spacing w:line="312" w:lineRule="auto"/>
        <w:ind w:left="120" w:right="1436"/>
        <w:jc w:val="both"/>
      </w:pPr>
      <w:r>
        <w:rPr>
          <w:w w:val="105"/>
        </w:rPr>
        <w:t xml:space="preserve">In the management literature, attrition is called turnover. </w:t>
      </w:r>
      <w:r>
        <w:rPr>
          <w:spacing w:val="-4"/>
          <w:w w:val="105"/>
        </w:rPr>
        <w:t xml:space="preserve">Turnover </w:t>
      </w:r>
      <w:r>
        <w:rPr>
          <w:w w:val="105"/>
        </w:rPr>
        <w:t xml:space="preserve">captures employee separations from an organization and consists of several types, including resignations, retirements, discharges, reductions-in-force, deaths, and inter-agency transfers. </w:t>
      </w:r>
      <w:r>
        <w:rPr>
          <w:spacing w:val="-4"/>
          <w:w w:val="105"/>
        </w:rPr>
        <w:t xml:space="preserve">Turnover </w:t>
      </w:r>
      <w:r>
        <w:rPr>
          <w:w w:val="105"/>
        </w:rPr>
        <w:t xml:space="preserve">correlates with trends in aggregate data such as labor market trends, called a base rate, which are useful for making comparisons, such as across industry sectors or studying trends. </w:t>
      </w:r>
      <w:r>
        <w:rPr>
          <w:spacing w:val="-3"/>
          <w:w w:val="105"/>
        </w:rPr>
        <w:t xml:space="preserve">However, </w:t>
      </w:r>
      <w:r>
        <w:rPr>
          <w:w w:val="105"/>
        </w:rPr>
        <w:t>base rates, while useful for examining  trends,</w:t>
      </w:r>
      <w:r>
        <w:rPr>
          <w:spacing w:val="18"/>
          <w:w w:val="105"/>
        </w:rPr>
        <w:t xml:space="preserve"> </w:t>
      </w:r>
      <w:r>
        <w:rPr>
          <w:w w:val="105"/>
        </w:rPr>
        <w:t>do</w:t>
      </w:r>
      <w:r>
        <w:rPr>
          <w:spacing w:val="19"/>
          <w:w w:val="105"/>
        </w:rPr>
        <w:t xml:space="preserve"> </w:t>
      </w:r>
      <w:r>
        <w:rPr>
          <w:w w:val="105"/>
        </w:rPr>
        <w:t>not</w:t>
      </w:r>
      <w:r>
        <w:rPr>
          <w:spacing w:val="18"/>
          <w:w w:val="105"/>
        </w:rPr>
        <w:t xml:space="preserve"> </w:t>
      </w:r>
      <w:r>
        <w:rPr>
          <w:w w:val="105"/>
        </w:rPr>
        <w:t>inform</w:t>
      </w:r>
      <w:r>
        <w:rPr>
          <w:spacing w:val="18"/>
          <w:w w:val="105"/>
        </w:rPr>
        <w:t xml:space="preserve"> </w:t>
      </w:r>
      <w:r>
        <w:rPr>
          <w:w w:val="105"/>
        </w:rPr>
        <w:t>about</w:t>
      </w:r>
      <w:r>
        <w:rPr>
          <w:spacing w:val="18"/>
          <w:w w:val="105"/>
        </w:rPr>
        <w:t xml:space="preserve"> </w:t>
      </w:r>
      <w:r>
        <w:rPr>
          <w:w w:val="105"/>
        </w:rPr>
        <w:t>the</w:t>
      </w:r>
      <w:r>
        <w:rPr>
          <w:spacing w:val="18"/>
          <w:w w:val="105"/>
        </w:rPr>
        <w:t xml:space="preserve"> </w:t>
      </w:r>
      <w:r>
        <w:rPr>
          <w:w w:val="105"/>
        </w:rPr>
        <w:t>reasons</w:t>
      </w:r>
      <w:r>
        <w:rPr>
          <w:spacing w:val="19"/>
          <w:w w:val="105"/>
        </w:rPr>
        <w:t xml:space="preserve"> </w:t>
      </w:r>
      <w:r>
        <w:rPr>
          <w:w w:val="105"/>
        </w:rPr>
        <w:t>for</w:t>
      </w:r>
      <w:r>
        <w:rPr>
          <w:spacing w:val="18"/>
          <w:w w:val="105"/>
        </w:rPr>
        <w:t xml:space="preserve"> </w:t>
      </w:r>
      <w:r>
        <w:rPr>
          <w:w w:val="105"/>
        </w:rPr>
        <w:t>the</w:t>
      </w:r>
      <w:r>
        <w:rPr>
          <w:spacing w:val="19"/>
          <w:w w:val="105"/>
        </w:rPr>
        <w:t xml:space="preserve"> </w:t>
      </w:r>
      <w:r>
        <w:rPr>
          <w:w w:val="105"/>
        </w:rPr>
        <w:t>turnover</w:t>
      </w:r>
      <w:r>
        <w:rPr>
          <w:spacing w:val="18"/>
          <w:w w:val="105"/>
        </w:rPr>
        <w:t xml:space="preserve"> </w:t>
      </w:r>
      <w:r>
        <w:rPr>
          <w:w w:val="105"/>
        </w:rPr>
        <w:t>(Morrell</w:t>
      </w:r>
      <w:r>
        <w:rPr>
          <w:spacing w:val="18"/>
          <w:w w:val="105"/>
        </w:rPr>
        <w:t xml:space="preserve"> </w:t>
      </w:r>
      <w:r>
        <w:rPr>
          <w:w w:val="105"/>
        </w:rPr>
        <w:t>et</w:t>
      </w:r>
      <w:r>
        <w:rPr>
          <w:spacing w:val="18"/>
          <w:w w:val="105"/>
        </w:rPr>
        <w:t xml:space="preserve"> </w:t>
      </w:r>
      <w:r>
        <w:rPr>
          <w:w w:val="105"/>
        </w:rPr>
        <w:t>al.,</w:t>
      </w:r>
      <w:r>
        <w:rPr>
          <w:spacing w:val="18"/>
          <w:w w:val="105"/>
        </w:rPr>
        <w:t xml:space="preserve"> </w:t>
      </w:r>
      <w:r>
        <w:rPr>
          <w:w w:val="105"/>
        </w:rPr>
        <w:t>2001).</w:t>
      </w:r>
    </w:p>
    <w:p w:rsidR="00194060" w:rsidRDefault="00F75F9A">
      <w:pPr>
        <w:pStyle w:val="BodyText"/>
        <w:spacing w:line="312" w:lineRule="auto"/>
        <w:ind w:left="120" w:right="1436" w:firstLine="338"/>
        <w:jc w:val="both"/>
      </w:pPr>
      <w:r>
        <w:rPr>
          <w:spacing w:val="-4"/>
          <w:w w:val="110"/>
        </w:rPr>
        <w:t xml:space="preserve">Turnover </w:t>
      </w:r>
      <w:r>
        <w:rPr>
          <w:w w:val="110"/>
        </w:rPr>
        <w:t xml:space="preserve">in an organization varies dramatically </w:t>
      </w:r>
      <w:r>
        <w:rPr>
          <w:spacing w:val="-3"/>
          <w:w w:val="110"/>
        </w:rPr>
        <w:t xml:space="preserve">by </w:t>
      </w:r>
      <w:r>
        <w:rPr>
          <w:w w:val="110"/>
        </w:rPr>
        <w:t>industry sector (Holtom et al., 2008). The Bureau of Labor Statistics began calculating voluntary turnover rates in 2001, allowing for the comparison</w:t>
      </w:r>
      <w:r>
        <w:rPr>
          <w:spacing w:val="-13"/>
          <w:w w:val="110"/>
        </w:rPr>
        <w:t xml:space="preserve"> </w:t>
      </w:r>
      <w:r>
        <w:rPr>
          <w:spacing w:val="-3"/>
          <w:w w:val="110"/>
        </w:rPr>
        <w:t>by</w:t>
      </w:r>
      <w:r>
        <w:rPr>
          <w:spacing w:val="-13"/>
          <w:w w:val="110"/>
        </w:rPr>
        <w:t xml:space="preserve"> </w:t>
      </w:r>
      <w:r>
        <w:rPr>
          <w:w w:val="110"/>
        </w:rPr>
        <w:t>industry</w:t>
      </w:r>
      <w:r>
        <w:rPr>
          <w:spacing w:val="-13"/>
          <w:w w:val="110"/>
        </w:rPr>
        <w:t xml:space="preserve"> </w:t>
      </w:r>
      <w:r>
        <w:rPr>
          <w:w w:val="110"/>
        </w:rPr>
        <w:t>sector.</w:t>
      </w:r>
      <w:r>
        <w:rPr>
          <w:spacing w:val="4"/>
          <w:w w:val="110"/>
        </w:rPr>
        <w:t xml:space="preserve"> </w:t>
      </w:r>
      <w:r>
        <w:rPr>
          <w:w w:val="110"/>
        </w:rPr>
        <w:t>Accommodation</w:t>
      </w:r>
      <w:r>
        <w:rPr>
          <w:spacing w:val="-13"/>
          <w:w w:val="110"/>
        </w:rPr>
        <w:t xml:space="preserve"> </w:t>
      </w:r>
      <w:r>
        <w:rPr>
          <w:w w:val="110"/>
        </w:rPr>
        <w:t>and</w:t>
      </w:r>
      <w:r>
        <w:rPr>
          <w:spacing w:val="-13"/>
          <w:w w:val="110"/>
        </w:rPr>
        <w:t xml:space="preserve"> </w:t>
      </w:r>
      <w:r>
        <w:rPr>
          <w:spacing w:val="3"/>
          <w:w w:val="110"/>
        </w:rPr>
        <w:t>food</w:t>
      </w:r>
      <w:r>
        <w:rPr>
          <w:spacing w:val="-13"/>
          <w:w w:val="110"/>
        </w:rPr>
        <w:t xml:space="preserve"> </w:t>
      </w:r>
      <w:r>
        <w:rPr>
          <w:w w:val="110"/>
        </w:rPr>
        <w:t>services</w:t>
      </w:r>
      <w:r>
        <w:rPr>
          <w:spacing w:val="-12"/>
          <w:w w:val="110"/>
        </w:rPr>
        <w:t xml:space="preserve"> </w:t>
      </w:r>
      <w:r>
        <w:rPr>
          <w:w w:val="110"/>
        </w:rPr>
        <w:t>accounts</w:t>
      </w:r>
      <w:r>
        <w:rPr>
          <w:spacing w:val="-13"/>
          <w:w w:val="110"/>
        </w:rPr>
        <w:t xml:space="preserve"> </w:t>
      </w:r>
      <w:r>
        <w:rPr>
          <w:w w:val="110"/>
        </w:rPr>
        <w:t>for</w:t>
      </w:r>
      <w:r>
        <w:rPr>
          <w:spacing w:val="-12"/>
          <w:w w:val="110"/>
        </w:rPr>
        <w:t xml:space="preserve"> </w:t>
      </w:r>
      <w:r>
        <w:rPr>
          <w:w w:val="110"/>
        </w:rPr>
        <w:t>the</w:t>
      </w:r>
      <w:r>
        <w:rPr>
          <w:spacing w:val="-14"/>
          <w:w w:val="110"/>
        </w:rPr>
        <w:t xml:space="preserve"> </w:t>
      </w:r>
      <w:r>
        <w:rPr>
          <w:w w:val="110"/>
        </w:rPr>
        <w:t>highest</w:t>
      </w:r>
      <w:r>
        <w:rPr>
          <w:spacing w:val="-12"/>
          <w:w w:val="110"/>
        </w:rPr>
        <w:t xml:space="preserve"> </w:t>
      </w:r>
      <w:r>
        <w:rPr>
          <w:w w:val="110"/>
        </w:rPr>
        <w:t>annual turnover</w:t>
      </w:r>
      <w:r>
        <w:rPr>
          <w:spacing w:val="-15"/>
          <w:w w:val="110"/>
        </w:rPr>
        <w:t xml:space="preserve"> </w:t>
      </w:r>
      <w:r>
        <w:rPr>
          <w:w w:val="110"/>
        </w:rPr>
        <w:t>fluctuating</w:t>
      </w:r>
      <w:r>
        <w:rPr>
          <w:spacing w:val="-16"/>
          <w:w w:val="110"/>
        </w:rPr>
        <w:t xml:space="preserve"> </w:t>
      </w:r>
      <w:r>
        <w:rPr>
          <w:w w:val="110"/>
        </w:rPr>
        <w:t>between</w:t>
      </w:r>
      <w:r>
        <w:rPr>
          <w:spacing w:val="-14"/>
          <w:w w:val="110"/>
        </w:rPr>
        <w:t xml:space="preserve"> </w:t>
      </w:r>
      <w:r>
        <w:rPr>
          <w:w w:val="110"/>
        </w:rPr>
        <w:t>38</w:t>
      </w:r>
      <w:r>
        <w:rPr>
          <w:spacing w:val="-16"/>
          <w:w w:val="110"/>
        </w:rPr>
        <w:t xml:space="preserve"> </w:t>
      </w:r>
      <w:r>
        <w:rPr>
          <w:w w:val="110"/>
        </w:rPr>
        <w:t>and</w:t>
      </w:r>
      <w:r>
        <w:rPr>
          <w:spacing w:val="-15"/>
          <w:w w:val="110"/>
        </w:rPr>
        <w:t xml:space="preserve"> </w:t>
      </w:r>
      <w:r>
        <w:rPr>
          <w:w w:val="110"/>
        </w:rPr>
        <w:t>50</w:t>
      </w:r>
      <w:r>
        <w:rPr>
          <w:spacing w:val="-15"/>
          <w:w w:val="110"/>
        </w:rPr>
        <w:t xml:space="preserve"> </w:t>
      </w:r>
      <w:r>
        <w:rPr>
          <w:w w:val="110"/>
        </w:rPr>
        <w:t>percent,</w:t>
      </w:r>
      <w:r>
        <w:rPr>
          <w:spacing w:val="-14"/>
          <w:w w:val="110"/>
        </w:rPr>
        <w:t xml:space="preserve"> </w:t>
      </w:r>
      <w:r>
        <w:rPr>
          <w:w w:val="110"/>
        </w:rPr>
        <w:t>followed</w:t>
      </w:r>
      <w:r>
        <w:rPr>
          <w:spacing w:val="-15"/>
          <w:w w:val="110"/>
        </w:rPr>
        <w:t xml:space="preserve"> </w:t>
      </w:r>
      <w:r>
        <w:rPr>
          <w:spacing w:val="-3"/>
          <w:w w:val="110"/>
        </w:rPr>
        <w:t>by</w:t>
      </w:r>
      <w:r>
        <w:rPr>
          <w:spacing w:val="-15"/>
          <w:w w:val="110"/>
        </w:rPr>
        <w:t xml:space="preserve"> </w:t>
      </w:r>
      <w:r>
        <w:rPr>
          <w:w w:val="110"/>
        </w:rPr>
        <w:t>retail</w:t>
      </w:r>
      <w:r>
        <w:rPr>
          <w:spacing w:val="-15"/>
          <w:w w:val="110"/>
        </w:rPr>
        <w:t xml:space="preserve"> </w:t>
      </w:r>
      <w:r>
        <w:rPr>
          <w:w w:val="110"/>
        </w:rPr>
        <w:t>trade</w:t>
      </w:r>
      <w:r>
        <w:rPr>
          <w:spacing w:val="-16"/>
          <w:w w:val="110"/>
        </w:rPr>
        <w:t xml:space="preserve"> </w:t>
      </w:r>
      <w:r>
        <w:rPr>
          <w:w w:val="110"/>
        </w:rPr>
        <w:t>that</w:t>
      </w:r>
      <w:r>
        <w:rPr>
          <w:spacing w:val="-14"/>
          <w:w w:val="110"/>
        </w:rPr>
        <w:t xml:space="preserve"> </w:t>
      </w:r>
      <w:r>
        <w:rPr>
          <w:w w:val="110"/>
        </w:rPr>
        <w:t>fluctuates</w:t>
      </w:r>
      <w:r>
        <w:rPr>
          <w:spacing w:val="-15"/>
          <w:w w:val="110"/>
        </w:rPr>
        <w:t xml:space="preserve"> </w:t>
      </w:r>
      <w:r>
        <w:rPr>
          <w:w w:val="110"/>
        </w:rPr>
        <w:t>between</w:t>
      </w:r>
      <w:r>
        <w:rPr>
          <w:spacing w:val="-15"/>
          <w:w w:val="110"/>
        </w:rPr>
        <w:t xml:space="preserve"> </w:t>
      </w:r>
      <w:r>
        <w:rPr>
          <w:w w:val="110"/>
        </w:rPr>
        <w:t xml:space="preserve">26 and 35 percent. As the professional nature of industries increase, annual turnover rates </w:t>
      </w:r>
      <w:r>
        <w:rPr>
          <w:spacing w:val="-3"/>
          <w:w w:val="110"/>
        </w:rPr>
        <w:t xml:space="preserve">hover </w:t>
      </w:r>
      <w:r>
        <w:rPr>
          <w:w w:val="110"/>
        </w:rPr>
        <w:t xml:space="preserve">at </w:t>
      </w:r>
      <w:r>
        <w:rPr>
          <w:spacing w:val="-4"/>
          <w:w w:val="110"/>
        </w:rPr>
        <w:t>much</w:t>
      </w:r>
      <w:r>
        <w:rPr>
          <w:spacing w:val="-12"/>
          <w:w w:val="110"/>
        </w:rPr>
        <w:t xml:space="preserve"> </w:t>
      </w:r>
      <w:r>
        <w:rPr>
          <w:spacing w:val="-3"/>
          <w:w w:val="110"/>
        </w:rPr>
        <w:t>lower</w:t>
      </w:r>
      <w:r>
        <w:rPr>
          <w:spacing w:val="-12"/>
          <w:w w:val="110"/>
        </w:rPr>
        <w:t xml:space="preserve"> </w:t>
      </w:r>
      <w:r>
        <w:rPr>
          <w:w w:val="110"/>
        </w:rPr>
        <w:t>rates,</w:t>
      </w:r>
      <w:r>
        <w:rPr>
          <w:spacing w:val="-11"/>
          <w:w w:val="110"/>
        </w:rPr>
        <w:t xml:space="preserve"> </w:t>
      </w:r>
      <w:r>
        <w:rPr>
          <w:w w:val="110"/>
        </w:rPr>
        <w:t>e.g.</w:t>
      </w:r>
      <w:r>
        <w:rPr>
          <w:spacing w:val="6"/>
          <w:w w:val="110"/>
        </w:rPr>
        <w:t xml:space="preserve"> </w:t>
      </w:r>
      <w:r>
        <w:rPr>
          <w:w w:val="110"/>
        </w:rPr>
        <w:t>around</w:t>
      </w:r>
      <w:r>
        <w:rPr>
          <w:spacing w:val="-12"/>
          <w:w w:val="110"/>
        </w:rPr>
        <w:t xml:space="preserve"> </w:t>
      </w:r>
      <w:r>
        <w:rPr>
          <w:w w:val="110"/>
        </w:rPr>
        <w:t>12</w:t>
      </w:r>
      <w:r>
        <w:rPr>
          <w:spacing w:val="-11"/>
          <w:w w:val="110"/>
        </w:rPr>
        <w:t xml:space="preserve"> </w:t>
      </w:r>
      <w:r>
        <w:rPr>
          <w:w w:val="110"/>
        </w:rPr>
        <w:t>to</w:t>
      </w:r>
      <w:r>
        <w:rPr>
          <w:spacing w:val="-12"/>
          <w:w w:val="110"/>
        </w:rPr>
        <w:t xml:space="preserve"> </w:t>
      </w:r>
      <w:r>
        <w:rPr>
          <w:w w:val="110"/>
        </w:rPr>
        <w:t>15</w:t>
      </w:r>
      <w:r>
        <w:rPr>
          <w:spacing w:val="-12"/>
          <w:w w:val="110"/>
        </w:rPr>
        <w:t xml:space="preserve"> </w:t>
      </w:r>
      <w:r>
        <w:rPr>
          <w:w w:val="110"/>
        </w:rPr>
        <w:t>percent</w:t>
      </w:r>
      <w:r>
        <w:rPr>
          <w:spacing w:val="-11"/>
          <w:w w:val="110"/>
        </w:rPr>
        <w:t xml:space="preserve"> </w:t>
      </w:r>
      <w:r>
        <w:rPr>
          <w:w w:val="110"/>
        </w:rPr>
        <w:t>for</w:t>
      </w:r>
      <w:r>
        <w:rPr>
          <w:spacing w:val="-12"/>
          <w:w w:val="110"/>
        </w:rPr>
        <w:t xml:space="preserve"> </w:t>
      </w:r>
      <w:r>
        <w:rPr>
          <w:w w:val="110"/>
        </w:rPr>
        <w:t>educational</w:t>
      </w:r>
      <w:r>
        <w:rPr>
          <w:spacing w:val="-12"/>
          <w:w w:val="110"/>
        </w:rPr>
        <w:t xml:space="preserve"> </w:t>
      </w:r>
      <w:r>
        <w:rPr>
          <w:w w:val="110"/>
        </w:rPr>
        <w:t>services</w:t>
      </w:r>
      <w:r>
        <w:rPr>
          <w:spacing w:val="-11"/>
          <w:w w:val="110"/>
        </w:rPr>
        <w:t xml:space="preserve"> </w:t>
      </w:r>
      <w:r>
        <w:rPr>
          <w:w w:val="110"/>
        </w:rPr>
        <w:t>BLS</w:t>
      </w:r>
      <w:r>
        <w:rPr>
          <w:spacing w:val="-12"/>
          <w:w w:val="110"/>
        </w:rPr>
        <w:t xml:space="preserve"> </w:t>
      </w:r>
      <w:r>
        <w:rPr>
          <w:spacing w:val="-4"/>
          <w:w w:val="110"/>
        </w:rPr>
        <w:t>JOLTS</w:t>
      </w:r>
      <w:r>
        <w:rPr>
          <w:spacing w:val="-11"/>
          <w:w w:val="110"/>
        </w:rPr>
        <w:t xml:space="preserve"> </w:t>
      </w:r>
      <w:r>
        <w:rPr>
          <w:w w:val="110"/>
        </w:rPr>
        <w:t>Survey</w:t>
      </w:r>
      <w:r>
        <w:rPr>
          <w:spacing w:val="-12"/>
          <w:w w:val="110"/>
        </w:rPr>
        <w:t xml:space="preserve"> </w:t>
      </w:r>
      <w:r>
        <w:rPr>
          <w:w w:val="110"/>
        </w:rPr>
        <w:t>results for 2011-2015</w:t>
      </w:r>
      <w:r>
        <w:rPr>
          <w:spacing w:val="18"/>
          <w:w w:val="110"/>
        </w:rPr>
        <w:t xml:space="preserve"> </w:t>
      </w:r>
      <w:hyperlink r:id="rId31">
        <w:r>
          <w:rPr>
            <w:w w:val="110"/>
          </w:rPr>
          <w:t>(http://www.bls.gov/news.release/jolts.t18.htm).</w:t>
        </w:r>
      </w:hyperlink>
    </w:p>
    <w:p w:rsidR="00194060" w:rsidRDefault="00F75F9A">
      <w:pPr>
        <w:pStyle w:val="BodyText"/>
        <w:spacing w:line="312" w:lineRule="auto"/>
        <w:ind w:left="120" w:right="1436" w:firstLine="338"/>
        <w:jc w:val="both"/>
      </w:pPr>
      <w:r>
        <w:rPr>
          <w:spacing w:val="-4"/>
          <w:w w:val="105"/>
        </w:rPr>
        <w:t xml:space="preserve">Turnover </w:t>
      </w:r>
      <w:r>
        <w:rPr>
          <w:w w:val="105"/>
        </w:rPr>
        <w:t xml:space="preserve">is expensive and disruptive  for  organizations.  As  a  result,  the  interest  is  strong, and the literature is </w:t>
      </w:r>
      <w:r>
        <w:rPr>
          <w:spacing w:val="-3"/>
          <w:w w:val="105"/>
        </w:rPr>
        <w:t xml:space="preserve">vast. </w:t>
      </w:r>
      <w:r>
        <w:rPr>
          <w:w w:val="105"/>
        </w:rPr>
        <w:t>These advances in understanding turnover (Holtom et al., 2008, 2013) include the addition of improved individual difference measures for predicting turnover,  such as   the effects of personality and motivation;  more focus on variables that capture social contexts      and interpersonal relationships and relational perspectives such as exchanges between leaders and subordinates (Mossholder et al., 2005); identification of factors that explain why employees stay with an organization, such as commitment to an organization (referred to in the literature as embeddedness) (Mitchell and Lee, 2001); and the development of dynamic models of the turnover processes (Lee et al.,</w:t>
      </w:r>
      <w:r>
        <w:rPr>
          <w:spacing w:val="57"/>
          <w:w w:val="105"/>
        </w:rPr>
        <w:t xml:space="preserve"> </w:t>
      </w:r>
      <w:r>
        <w:rPr>
          <w:w w:val="105"/>
        </w:rPr>
        <w:t>2004).</w:t>
      </w:r>
    </w:p>
    <w:p w:rsidR="00194060" w:rsidRDefault="00F75F9A">
      <w:pPr>
        <w:pStyle w:val="BodyText"/>
        <w:spacing w:line="312" w:lineRule="auto"/>
        <w:ind w:left="120" w:right="1439" w:firstLine="338"/>
        <w:jc w:val="both"/>
      </w:pPr>
      <w:r>
        <w:rPr>
          <w:w w:val="105"/>
        </w:rPr>
        <w:t xml:space="preserve">There are </w:t>
      </w:r>
      <w:r>
        <w:rPr>
          <w:spacing w:val="-4"/>
          <w:w w:val="105"/>
        </w:rPr>
        <w:t xml:space="preserve">two </w:t>
      </w:r>
      <w:r>
        <w:rPr>
          <w:w w:val="105"/>
        </w:rPr>
        <w:t xml:space="preserve">basic dimensions of turnover: voluntary-involuntary and functional-dysfunctional (Holtom et al., 2008). </w:t>
      </w:r>
      <w:r>
        <w:rPr>
          <w:spacing w:val="-3"/>
          <w:w w:val="105"/>
        </w:rPr>
        <w:t xml:space="preserve">Voluntary </w:t>
      </w:r>
      <w:r>
        <w:rPr>
          <w:w w:val="105"/>
        </w:rPr>
        <w:t xml:space="preserve">and involuntary refer to an employee choosing or being forced to </w:t>
      </w:r>
      <w:r>
        <w:rPr>
          <w:spacing w:val="-3"/>
          <w:w w:val="105"/>
        </w:rPr>
        <w:t xml:space="preserve">leave </w:t>
      </w:r>
      <w:r>
        <w:rPr>
          <w:w w:val="105"/>
        </w:rPr>
        <w:t>an organization, respectively.  Functional and dysfunctional refer to the situation when a low  or</w:t>
      </w:r>
      <w:r>
        <w:rPr>
          <w:spacing w:val="12"/>
          <w:w w:val="105"/>
        </w:rPr>
        <w:t xml:space="preserve"> </w:t>
      </w:r>
      <w:r>
        <w:rPr>
          <w:w w:val="105"/>
        </w:rPr>
        <w:t>high</w:t>
      </w:r>
      <w:r>
        <w:rPr>
          <w:spacing w:val="14"/>
          <w:w w:val="105"/>
        </w:rPr>
        <w:t xml:space="preserve"> </w:t>
      </w:r>
      <w:r>
        <w:rPr>
          <w:w w:val="105"/>
        </w:rPr>
        <w:t>performing</w:t>
      </w:r>
      <w:r>
        <w:rPr>
          <w:spacing w:val="13"/>
          <w:w w:val="105"/>
        </w:rPr>
        <w:t xml:space="preserve"> </w:t>
      </w:r>
      <w:r>
        <w:rPr>
          <w:w w:val="105"/>
        </w:rPr>
        <w:t>employee</w:t>
      </w:r>
      <w:r>
        <w:rPr>
          <w:spacing w:val="12"/>
          <w:w w:val="105"/>
        </w:rPr>
        <w:t xml:space="preserve"> </w:t>
      </w:r>
      <w:r>
        <w:rPr>
          <w:w w:val="105"/>
        </w:rPr>
        <w:t>leaves,</w:t>
      </w:r>
      <w:r>
        <w:rPr>
          <w:spacing w:val="13"/>
          <w:w w:val="105"/>
        </w:rPr>
        <w:t xml:space="preserve"> </w:t>
      </w:r>
      <w:r>
        <w:rPr>
          <w:w w:val="105"/>
        </w:rPr>
        <w:t>respectively</w:t>
      </w:r>
      <w:r>
        <w:rPr>
          <w:spacing w:val="13"/>
          <w:w w:val="105"/>
        </w:rPr>
        <w:t xml:space="preserve"> </w:t>
      </w:r>
      <w:r>
        <w:rPr>
          <w:w w:val="105"/>
        </w:rPr>
        <w:t>(Abelson</w:t>
      </w:r>
      <w:r>
        <w:rPr>
          <w:spacing w:val="13"/>
          <w:w w:val="105"/>
        </w:rPr>
        <w:t xml:space="preserve"> </w:t>
      </w:r>
      <w:r>
        <w:rPr>
          <w:w w:val="105"/>
        </w:rPr>
        <w:t>and</w:t>
      </w:r>
      <w:r>
        <w:rPr>
          <w:spacing w:val="12"/>
          <w:w w:val="105"/>
        </w:rPr>
        <w:t xml:space="preserve"> </w:t>
      </w:r>
      <w:r>
        <w:rPr>
          <w:w w:val="105"/>
        </w:rPr>
        <w:t>Baysinger,</w:t>
      </w:r>
      <w:r>
        <w:rPr>
          <w:spacing w:val="13"/>
          <w:w w:val="105"/>
        </w:rPr>
        <w:t xml:space="preserve"> </w:t>
      </w:r>
      <w:r>
        <w:rPr>
          <w:w w:val="105"/>
        </w:rPr>
        <w:t>1984).</w:t>
      </w:r>
    </w:p>
    <w:p w:rsidR="00194060" w:rsidRDefault="00F75F9A">
      <w:pPr>
        <w:pStyle w:val="BodyText"/>
        <w:spacing w:line="312" w:lineRule="auto"/>
        <w:ind w:left="120" w:right="1438" w:firstLine="338"/>
        <w:jc w:val="both"/>
      </w:pPr>
      <w:r>
        <w:rPr>
          <w:w w:val="110"/>
        </w:rPr>
        <w:t xml:space="preserve">There are three types of variables that should </w:t>
      </w:r>
      <w:r>
        <w:rPr>
          <w:spacing w:val="3"/>
          <w:w w:val="110"/>
        </w:rPr>
        <w:t xml:space="preserve">be </w:t>
      </w:r>
      <w:r>
        <w:rPr>
          <w:w w:val="110"/>
        </w:rPr>
        <w:t>taken into account when studying turnover (see</w:t>
      </w:r>
      <w:r>
        <w:rPr>
          <w:spacing w:val="-18"/>
          <w:w w:val="110"/>
        </w:rPr>
        <w:t xml:space="preserve"> </w:t>
      </w:r>
      <w:r>
        <w:rPr>
          <w:spacing w:val="-4"/>
          <w:w w:val="110"/>
        </w:rPr>
        <w:t>Table</w:t>
      </w:r>
      <w:r>
        <w:rPr>
          <w:spacing w:val="-17"/>
          <w:w w:val="110"/>
        </w:rPr>
        <w:t xml:space="preserve"> </w:t>
      </w:r>
      <w:r>
        <w:rPr>
          <w:w w:val="110"/>
        </w:rPr>
        <w:t>6).</w:t>
      </w:r>
      <w:r>
        <w:rPr>
          <w:spacing w:val="7"/>
          <w:w w:val="110"/>
        </w:rPr>
        <w:t xml:space="preserve"> </w:t>
      </w:r>
      <w:r>
        <w:rPr>
          <w:w w:val="110"/>
        </w:rPr>
        <w:t>These</w:t>
      </w:r>
      <w:r>
        <w:rPr>
          <w:spacing w:val="-17"/>
          <w:w w:val="110"/>
        </w:rPr>
        <w:t xml:space="preserve"> </w:t>
      </w:r>
      <w:r>
        <w:rPr>
          <w:w w:val="110"/>
        </w:rPr>
        <w:t>include</w:t>
      </w:r>
      <w:r>
        <w:rPr>
          <w:spacing w:val="-17"/>
          <w:w w:val="110"/>
        </w:rPr>
        <w:t xml:space="preserve"> </w:t>
      </w:r>
      <w:r>
        <w:rPr>
          <w:w w:val="110"/>
        </w:rPr>
        <w:t>external</w:t>
      </w:r>
      <w:r>
        <w:rPr>
          <w:spacing w:val="-17"/>
          <w:w w:val="110"/>
        </w:rPr>
        <w:t xml:space="preserve"> </w:t>
      </w:r>
      <w:r>
        <w:rPr>
          <w:w w:val="110"/>
        </w:rPr>
        <w:t>factors</w:t>
      </w:r>
      <w:r>
        <w:rPr>
          <w:spacing w:val="-17"/>
          <w:w w:val="110"/>
        </w:rPr>
        <w:t xml:space="preserve"> </w:t>
      </w:r>
      <w:r>
        <w:rPr>
          <w:w w:val="110"/>
        </w:rPr>
        <w:t>related</w:t>
      </w:r>
      <w:r>
        <w:rPr>
          <w:spacing w:val="-17"/>
          <w:w w:val="110"/>
        </w:rPr>
        <w:t xml:space="preserve"> </w:t>
      </w:r>
      <w:r>
        <w:rPr>
          <w:w w:val="110"/>
        </w:rPr>
        <w:t>to</w:t>
      </w:r>
      <w:r>
        <w:rPr>
          <w:spacing w:val="-17"/>
          <w:w w:val="110"/>
        </w:rPr>
        <w:t xml:space="preserve"> </w:t>
      </w:r>
      <w:r>
        <w:rPr>
          <w:w w:val="110"/>
        </w:rPr>
        <w:t>the</w:t>
      </w:r>
      <w:r>
        <w:rPr>
          <w:spacing w:val="-18"/>
          <w:w w:val="110"/>
        </w:rPr>
        <w:t xml:space="preserve"> </w:t>
      </w:r>
      <w:r>
        <w:rPr>
          <w:spacing w:val="-4"/>
          <w:w w:val="110"/>
        </w:rPr>
        <w:t>economy,</w:t>
      </w:r>
      <w:r>
        <w:rPr>
          <w:spacing w:val="-14"/>
          <w:w w:val="110"/>
        </w:rPr>
        <w:t xml:space="preserve"> </w:t>
      </w:r>
      <w:r>
        <w:rPr>
          <w:w w:val="110"/>
        </w:rPr>
        <w:t>work-related</w:t>
      </w:r>
      <w:r>
        <w:rPr>
          <w:spacing w:val="-18"/>
          <w:w w:val="110"/>
        </w:rPr>
        <w:t xml:space="preserve"> </w:t>
      </w:r>
      <w:r>
        <w:rPr>
          <w:w w:val="110"/>
        </w:rPr>
        <w:t>factors</w:t>
      </w:r>
      <w:r>
        <w:rPr>
          <w:spacing w:val="-17"/>
          <w:w w:val="110"/>
        </w:rPr>
        <w:t xml:space="preserve"> </w:t>
      </w:r>
      <w:r>
        <w:rPr>
          <w:w w:val="110"/>
        </w:rPr>
        <w:t>related</w:t>
      </w:r>
      <w:r>
        <w:rPr>
          <w:spacing w:val="-17"/>
          <w:w w:val="110"/>
        </w:rPr>
        <w:t xml:space="preserve"> </w:t>
      </w:r>
      <w:r>
        <w:rPr>
          <w:w w:val="110"/>
        </w:rPr>
        <w:t xml:space="preserve">to </w:t>
      </w:r>
      <w:r>
        <w:rPr>
          <w:spacing w:val="-6"/>
          <w:w w:val="110"/>
        </w:rPr>
        <w:t xml:space="preserve">pay, </w:t>
      </w:r>
      <w:r>
        <w:rPr>
          <w:w w:val="110"/>
        </w:rPr>
        <w:t>satisfaction, and opportunities, and individual characteristics, noting for example that</w:t>
      </w:r>
      <w:r>
        <w:rPr>
          <w:spacing w:val="55"/>
          <w:w w:val="110"/>
        </w:rPr>
        <w:t xml:space="preserve"> </w:t>
      </w:r>
      <w:r>
        <w:rPr>
          <w:w w:val="110"/>
        </w:rPr>
        <w:t>there</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8"/>
        <w:jc w:val="both"/>
      </w:pPr>
      <w:r>
        <w:rPr>
          <w:w w:val="105"/>
        </w:rPr>
        <w:lastRenderedPageBreak/>
        <w:t xml:space="preserve">are differences in turnover between males and females. The findings in the table are not absolute  and can </w:t>
      </w:r>
      <w:r>
        <w:rPr>
          <w:spacing w:val="-4"/>
          <w:w w:val="105"/>
        </w:rPr>
        <w:t xml:space="preserve">vary </w:t>
      </w:r>
      <w:r>
        <w:rPr>
          <w:w w:val="105"/>
        </w:rPr>
        <w:t>in strength, e.g., pay and employment perceptions are less consistently related to turnover in service organizations (Cotton and</w:t>
      </w:r>
      <w:r>
        <w:rPr>
          <w:spacing w:val="6"/>
          <w:w w:val="105"/>
        </w:rPr>
        <w:t xml:space="preserve"> </w:t>
      </w:r>
      <w:r>
        <w:rPr>
          <w:spacing w:val="-3"/>
          <w:w w:val="105"/>
        </w:rPr>
        <w:t xml:space="preserve">Tuttle, </w:t>
      </w:r>
      <w:r>
        <w:rPr>
          <w:w w:val="105"/>
        </w:rPr>
        <w:t>1986).</w:t>
      </w:r>
    </w:p>
    <w:p w:rsidR="00194060" w:rsidRDefault="00F75F9A">
      <w:pPr>
        <w:spacing w:before="122"/>
        <w:ind w:left="3404"/>
        <w:rPr>
          <w:sz w:val="18"/>
        </w:rPr>
      </w:pPr>
      <w:r>
        <w:rPr>
          <w:b/>
          <w:w w:val="110"/>
          <w:sz w:val="18"/>
        </w:rPr>
        <w:t xml:space="preserve">Table 6: </w:t>
      </w:r>
      <w:r>
        <w:rPr>
          <w:w w:val="110"/>
          <w:sz w:val="18"/>
        </w:rPr>
        <w:t>Correlates of Turnover.</w:t>
      </w:r>
    </w:p>
    <w:p w:rsidR="00194060" w:rsidRDefault="00F75F9A">
      <w:pPr>
        <w:pStyle w:val="BodyText"/>
        <w:spacing w:before="3"/>
        <w:rPr>
          <w:sz w:val="16"/>
        </w:rPr>
      </w:pPr>
      <w:r>
        <w:rPr>
          <w:noProof/>
        </w:rPr>
        <w:drawing>
          <wp:anchor distT="0" distB="0" distL="0" distR="0" simplePos="0" relativeHeight="251594752" behindDoc="0" locked="0" layoutInCell="1" allowOverlap="1">
            <wp:simplePos x="0" y="0"/>
            <wp:positionH relativeFrom="page">
              <wp:posOffset>1166088</wp:posOffset>
            </wp:positionH>
            <wp:positionV relativeFrom="paragraph">
              <wp:posOffset>143725</wp:posOffset>
            </wp:positionV>
            <wp:extent cx="5498973" cy="2879026"/>
            <wp:effectExtent l="0" t="0" r="0" b="0"/>
            <wp:wrapTopAndBottom/>
            <wp:docPr id="2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jpeg"/>
                    <pic:cNvPicPr/>
                  </pic:nvPicPr>
                  <pic:blipFill>
                    <a:blip r:embed="rId32" cstate="print"/>
                    <a:stretch>
                      <a:fillRect/>
                    </a:stretch>
                  </pic:blipFill>
                  <pic:spPr>
                    <a:xfrm>
                      <a:off x="0" y="0"/>
                      <a:ext cx="5498973" cy="2879026"/>
                    </a:xfrm>
                    <a:prstGeom prst="rect">
                      <a:avLst/>
                    </a:prstGeom>
                  </pic:spPr>
                </pic:pic>
              </a:graphicData>
            </a:graphic>
          </wp:anchor>
        </w:drawing>
      </w:r>
    </w:p>
    <w:p w:rsidR="00194060" w:rsidRDefault="00194060">
      <w:pPr>
        <w:pStyle w:val="BodyText"/>
        <w:spacing w:before="8"/>
        <w:rPr>
          <w:sz w:val="21"/>
        </w:rPr>
      </w:pPr>
    </w:p>
    <w:p w:rsidR="00194060" w:rsidRDefault="00F75F9A">
      <w:pPr>
        <w:pStyle w:val="BodyText"/>
        <w:spacing w:line="312" w:lineRule="auto"/>
        <w:ind w:left="120" w:right="1435" w:firstLine="338"/>
        <w:jc w:val="both"/>
      </w:pPr>
      <w:r>
        <w:rPr>
          <w:w w:val="105"/>
        </w:rPr>
        <w:t xml:space="preserve">Over time,  theories about turnover </w:t>
      </w:r>
      <w:r>
        <w:rPr>
          <w:spacing w:val="-4"/>
          <w:w w:val="105"/>
        </w:rPr>
        <w:t xml:space="preserve">have  </w:t>
      </w:r>
      <w:r>
        <w:rPr>
          <w:w w:val="105"/>
        </w:rPr>
        <w:t xml:space="preserve">expanded.  Holtom et al. (2008) summarized trends  that </w:t>
      </w:r>
      <w:r>
        <w:rPr>
          <w:spacing w:val="-3"/>
          <w:w w:val="105"/>
        </w:rPr>
        <w:t xml:space="preserve">have </w:t>
      </w:r>
      <w:r>
        <w:rPr>
          <w:w w:val="105"/>
        </w:rPr>
        <w:t>informed and led to these expanded theories in the literature,  each described in more  detail</w:t>
      </w:r>
      <w:r>
        <w:rPr>
          <w:spacing w:val="14"/>
          <w:w w:val="105"/>
        </w:rPr>
        <w:t xml:space="preserve"> </w:t>
      </w:r>
      <w:r>
        <w:rPr>
          <w:w w:val="105"/>
        </w:rPr>
        <w:t>below:</w:t>
      </w:r>
    </w:p>
    <w:p w:rsidR="00194060" w:rsidRDefault="00F75F9A">
      <w:pPr>
        <w:pStyle w:val="ListParagraph"/>
        <w:numPr>
          <w:ilvl w:val="3"/>
          <w:numId w:val="1"/>
        </w:numPr>
        <w:tabs>
          <w:tab w:val="left" w:pos="666"/>
        </w:tabs>
        <w:spacing w:before="137"/>
      </w:pPr>
      <w:r>
        <w:rPr>
          <w:w w:val="105"/>
        </w:rPr>
        <w:t>Individual</w:t>
      </w:r>
      <w:r>
        <w:rPr>
          <w:spacing w:val="15"/>
          <w:w w:val="105"/>
        </w:rPr>
        <w:t xml:space="preserve"> </w:t>
      </w:r>
      <w:r>
        <w:rPr>
          <w:w w:val="105"/>
        </w:rPr>
        <w:t>characteristics,</w:t>
      </w:r>
      <w:r>
        <w:rPr>
          <w:spacing w:val="16"/>
          <w:w w:val="105"/>
        </w:rPr>
        <w:t xml:space="preserve"> </w:t>
      </w:r>
      <w:r>
        <w:rPr>
          <w:w w:val="105"/>
        </w:rPr>
        <w:t>including</w:t>
      </w:r>
      <w:r>
        <w:rPr>
          <w:spacing w:val="15"/>
          <w:w w:val="105"/>
        </w:rPr>
        <w:t xml:space="preserve"> </w:t>
      </w:r>
      <w:r>
        <w:rPr>
          <w:w w:val="105"/>
        </w:rPr>
        <w:t>the</w:t>
      </w:r>
      <w:r>
        <w:rPr>
          <w:spacing w:val="15"/>
          <w:w w:val="105"/>
        </w:rPr>
        <w:t xml:space="preserve"> </w:t>
      </w:r>
      <w:r>
        <w:rPr>
          <w:w w:val="105"/>
        </w:rPr>
        <w:t>role</w:t>
      </w:r>
      <w:r>
        <w:rPr>
          <w:spacing w:val="16"/>
          <w:w w:val="105"/>
        </w:rPr>
        <w:t xml:space="preserve"> </w:t>
      </w:r>
      <w:r>
        <w:rPr>
          <w:w w:val="105"/>
        </w:rPr>
        <w:t>of</w:t>
      </w:r>
      <w:r>
        <w:rPr>
          <w:spacing w:val="15"/>
          <w:w w:val="105"/>
        </w:rPr>
        <w:t xml:space="preserve"> </w:t>
      </w:r>
      <w:r>
        <w:rPr>
          <w:w w:val="105"/>
        </w:rPr>
        <w:t>personality</w:t>
      </w:r>
    </w:p>
    <w:p w:rsidR="00194060" w:rsidRDefault="00F75F9A">
      <w:pPr>
        <w:pStyle w:val="ListParagraph"/>
        <w:numPr>
          <w:ilvl w:val="3"/>
          <w:numId w:val="1"/>
        </w:numPr>
        <w:tabs>
          <w:tab w:val="left" w:pos="666"/>
        </w:tabs>
        <w:spacing w:before="220"/>
      </w:pPr>
      <w:r>
        <w:rPr>
          <w:w w:val="110"/>
        </w:rPr>
        <w:t>Attitudes and coping with stress and</w:t>
      </w:r>
      <w:r>
        <w:rPr>
          <w:spacing w:val="2"/>
          <w:w w:val="110"/>
        </w:rPr>
        <w:t xml:space="preserve"> </w:t>
      </w:r>
      <w:r>
        <w:rPr>
          <w:w w:val="110"/>
        </w:rPr>
        <w:t>change</w:t>
      </w:r>
    </w:p>
    <w:p w:rsidR="00194060" w:rsidRDefault="00F75F9A">
      <w:pPr>
        <w:pStyle w:val="ListParagraph"/>
        <w:numPr>
          <w:ilvl w:val="3"/>
          <w:numId w:val="1"/>
        </w:numPr>
        <w:tabs>
          <w:tab w:val="left" w:pos="666"/>
        </w:tabs>
        <w:spacing w:before="221" w:line="312" w:lineRule="auto"/>
        <w:ind w:right="1438"/>
      </w:pPr>
      <w:r>
        <w:rPr>
          <w:w w:val="105"/>
        </w:rPr>
        <w:t>Contextual considerations that take into account the individual and the organization, using models</w:t>
      </w:r>
      <w:r>
        <w:rPr>
          <w:spacing w:val="14"/>
          <w:w w:val="105"/>
        </w:rPr>
        <w:t xml:space="preserve"> </w:t>
      </w:r>
      <w:r>
        <w:rPr>
          <w:w w:val="105"/>
        </w:rPr>
        <w:t>such</w:t>
      </w:r>
      <w:r>
        <w:rPr>
          <w:spacing w:val="15"/>
          <w:w w:val="105"/>
        </w:rPr>
        <w:t xml:space="preserve"> </w:t>
      </w:r>
      <w:r>
        <w:rPr>
          <w:w w:val="105"/>
        </w:rPr>
        <w:t>as</w:t>
      </w:r>
      <w:r>
        <w:rPr>
          <w:spacing w:val="14"/>
          <w:w w:val="105"/>
        </w:rPr>
        <w:t xml:space="preserve"> </w:t>
      </w:r>
      <w:r>
        <w:rPr>
          <w:w w:val="105"/>
        </w:rPr>
        <w:t>the</w:t>
      </w:r>
      <w:r>
        <w:rPr>
          <w:spacing w:val="14"/>
          <w:w w:val="105"/>
        </w:rPr>
        <w:t xml:space="preserve"> </w:t>
      </w:r>
      <w:r>
        <w:rPr>
          <w:w w:val="105"/>
        </w:rPr>
        <w:t>Unfolding</w:t>
      </w:r>
      <w:r>
        <w:rPr>
          <w:spacing w:val="14"/>
          <w:w w:val="105"/>
        </w:rPr>
        <w:t xml:space="preserve"> </w:t>
      </w:r>
      <w:r>
        <w:rPr>
          <w:w w:val="105"/>
        </w:rPr>
        <w:t>model</w:t>
      </w:r>
      <w:r>
        <w:rPr>
          <w:spacing w:val="15"/>
          <w:w w:val="105"/>
        </w:rPr>
        <w:t xml:space="preserve"> </w:t>
      </w:r>
      <w:r>
        <w:rPr>
          <w:w w:val="105"/>
        </w:rPr>
        <w:t>(described</w:t>
      </w:r>
      <w:r>
        <w:rPr>
          <w:spacing w:val="14"/>
          <w:w w:val="105"/>
        </w:rPr>
        <w:t xml:space="preserve"> </w:t>
      </w:r>
      <w:r>
        <w:rPr>
          <w:w w:val="105"/>
        </w:rPr>
        <w:t>below)</w:t>
      </w:r>
    </w:p>
    <w:p w:rsidR="00194060" w:rsidRDefault="00F75F9A">
      <w:pPr>
        <w:pStyle w:val="ListParagraph"/>
        <w:numPr>
          <w:ilvl w:val="3"/>
          <w:numId w:val="1"/>
        </w:numPr>
        <w:tabs>
          <w:tab w:val="left" w:pos="666"/>
        </w:tabs>
        <w:spacing w:before="144"/>
      </w:pPr>
      <w:r>
        <w:rPr>
          <w:spacing w:val="-3"/>
          <w:w w:val="105"/>
        </w:rPr>
        <w:t xml:space="preserve">Focus </w:t>
      </w:r>
      <w:r>
        <w:rPr>
          <w:w w:val="105"/>
        </w:rPr>
        <w:t>on staying</w:t>
      </w:r>
      <w:r>
        <w:rPr>
          <w:spacing w:val="-8"/>
          <w:w w:val="105"/>
        </w:rPr>
        <w:t xml:space="preserve"> </w:t>
      </w:r>
      <w:r>
        <w:rPr>
          <w:w w:val="105"/>
        </w:rPr>
        <w:t>(embeddedness)</w:t>
      </w:r>
    </w:p>
    <w:p w:rsidR="00194060" w:rsidRDefault="00F75F9A">
      <w:pPr>
        <w:pStyle w:val="ListParagraph"/>
        <w:numPr>
          <w:ilvl w:val="3"/>
          <w:numId w:val="1"/>
        </w:numPr>
        <w:tabs>
          <w:tab w:val="left" w:pos="666"/>
        </w:tabs>
        <w:spacing w:before="220"/>
      </w:pPr>
      <w:r>
        <w:rPr>
          <w:w w:val="105"/>
        </w:rPr>
        <w:t>Dynamic</w:t>
      </w:r>
      <w:r>
        <w:rPr>
          <w:spacing w:val="14"/>
          <w:w w:val="105"/>
        </w:rPr>
        <w:t xml:space="preserve"> </w:t>
      </w:r>
      <w:r>
        <w:rPr>
          <w:w w:val="105"/>
        </w:rPr>
        <w:t>modeling</w:t>
      </w:r>
    </w:p>
    <w:p w:rsidR="00194060" w:rsidRDefault="00F75F9A">
      <w:pPr>
        <w:pStyle w:val="BodyText"/>
        <w:spacing w:before="214" w:line="312" w:lineRule="auto"/>
        <w:ind w:left="120" w:right="1438" w:firstLine="338"/>
        <w:jc w:val="both"/>
      </w:pPr>
      <w:r>
        <w:rPr>
          <w:w w:val="110"/>
        </w:rPr>
        <w:t>Individual</w:t>
      </w:r>
      <w:r>
        <w:rPr>
          <w:spacing w:val="-42"/>
          <w:w w:val="110"/>
        </w:rPr>
        <w:t xml:space="preserve"> </w:t>
      </w:r>
      <w:r>
        <w:rPr>
          <w:w w:val="110"/>
        </w:rPr>
        <w:t>characteristics</w:t>
      </w:r>
      <w:r>
        <w:rPr>
          <w:spacing w:val="-42"/>
          <w:w w:val="110"/>
        </w:rPr>
        <w:t xml:space="preserve"> </w:t>
      </w:r>
      <w:r>
        <w:rPr>
          <w:w w:val="110"/>
        </w:rPr>
        <w:t>are</w:t>
      </w:r>
      <w:r>
        <w:rPr>
          <w:spacing w:val="-41"/>
          <w:w w:val="110"/>
        </w:rPr>
        <w:t xml:space="preserve"> </w:t>
      </w:r>
      <w:r>
        <w:rPr>
          <w:w w:val="110"/>
        </w:rPr>
        <w:t>examined</w:t>
      </w:r>
      <w:r>
        <w:rPr>
          <w:spacing w:val="-42"/>
          <w:w w:val="110"/>
        </w:rPr>
        <w:t xml:space="preserve"> </w:t>
      </w:r>
      <w:r>
        <w:rPr>
          <w:w w:val="110"/>
        </w:rPr>
        <w:t>to</w:t>
      </w:r>
      <w:r>
        <w:rPr>
          <w:spacing w:val="-41"/>
          <w:w w:val="110"/>
        </w:rPr>
        <w:t xml:space="preserve"> </w:t>
      </w:r>
      <w:r>
        <w:rPr>
          <w:w w:val="110"/>
        </w:rPr>
        <w:t>understand</w:t>
      </w:r>
      <w:r>
        <w:rPr>
          <w:spacing w:val="-42"/>
          <w:w w:val="110"/>
        </w:rPr>
        <w:t xml:space="preserve"> </w:t>
      </w:r>
      <w:r>
        <w:rPr>
          <w:w w:val="110"/>
        </w:rPr>
        <w:t>how</w:t>
      </w:r>
      <w:r>
        <w:rPr>
          <w:spacing w:val="-41"/>
          <w:w w:val="110"/>
        </w:rPr>
        <w:t xml:space="preserve"> </w:t>
      </w:r>
      <w:r>
        <w:rPr>
          <w:w w:val="110"/>
        </w:rPr>
        <w:t>self-confidence</w:t>
      </w:r>
      <w:r>
        <w:rPr>
          <w:spacing w:val="-42"/>
          <w:w w:val="110"/>
        </w:rPr>
        <w:t xml:space="preserve"> </w:t>
      </w:r>
      <w:r>
        <w:rPr>
          <w:w w:val="110"/>
        </w:rPr>
        <w:t>and</w:t>
      </w:r>
      <w:r>
        <w:rPr>
          <w:spacing w:val="-41"/>
          <w:w w:val="110"/>
        </w:rPr>
        <w:t xml:space="preserve"> </w:t>
      </w:r>
      <w:r>
        <w:rPr>
          <w:w w:val="110"/>
        </w:rPr>
        <w:t>decisiveness</w:t>
      </w:r>
      <w:r>
        <w:rPr>
          <w:spacing w:val="-42"/>
          <w:w w:val="110"/>
        </w:rPr>
        <w:t xml:space="preserve"> </w:t>
      </w:r>
      <w:r>
        <w:rPr>
          <w:w w:val="110"/>
        </w:rPr>
        <w:t>com- bined with ties to the organization and prior employment are related to turnover. A framework is needed</w:t>
      </w:r>
      <w:r>
        <w:rPr>
          <w:spacing w:val="-11"/>
          <w:w w:val="110"/>
        </w:rPr>
        <w:t xml:space="preserve"> </w:t>
      </w:r>
      <w:r>
        <w:rPr>
          <w:w w:val="110"/>
        </w:rPr>
        <w:t>to</w:t>
      </w:r>
      <w:r>
        <w:rPr>
          <w:spacing w:val="-11"/>
          <w:w w:val="110"/>
        </w:rPr>
        <w:t xml:space="preserve"> </w:t>
      </w:r>
      <w:r>
        <w:rPr>
          <w:w w:val="110"/>
        </w:rPr>
        <w:t>relate</w:t>
      </w:r>
      <w:r>
        <w:rPr>
          <w:spacing w:val="-11"/>
          <w:w w:val="110"/>
        </w:rPr>
        <w:t xml:space="preserve"> </w:t>
      </w:r>
      <w:r>
        <w:rPr>
          <w:w w:val="110"/>
        </w:rPr>
        <w:t>individual</w:t>
      </w:r>
      <w:r>
        <w:rPr>
          <w:spacing w:val="-11"/>
          <w:w w:val="110"/>
        </w:rPr>
        <w:t xml:space="preserve"> </w:t>
      </w:r>
      <w:r>
        <w:rPr>
          <w:w w:val="110"/>
        </w:rPr>
        <w:t>differences</w:t>
      </w:r>
      <w:r>
        <w:rPr>
          <w:spacing w:val="-11"/>
          <w:w w:val="110"/>
        </w:rPr>
        <w:t xml:space="preserve"> </w:t>
      </w:r>
      <w:r>
        <w:rPr>
          <w:w w:val="110"/>
        </w:rPr>
        <w:t>to</w:t>
      </w:r>
      <w:r>
        <w:rPr>
          <w:spacing w:val="-11"/>
          <w:w w:val="110"/>
        </w:rPr>
        <w:t xml:space="preserve"> </w:t>
      </w:r>
      <w:r>
        <w:rPr>
          <w:w w:val="110"/>
        </w:rPr>
        <w:t>other</w:t>
      </w:r>
      <w:r>
        <w:rPr>
          <w:spacing w:val="-11"/>
          <w:w w:val="110"/>
        </w:rPr>
        <w:t xml:space="preserve"> </w:t>
      </w:r>
      <w:r>
        <w:rPr>
          <w:w w:val="110"/>
        </w:rPr>
        <w:t>factors</w:t>
      </w:r>
      <w:r>
        <w:rPr>
          <w:spacing w:val="-11"/>
          <w:w w:val="110"/>
        </w:rPr>
        <w:t xml:space="preserve"> </w:t>
      </w:r>
      <w:r>
        <w:rPr>
          <w:w w:val="110"/>
        </w:rPr>
        <w:t>(Maertz</w:t>
      </w:r>
      <w:r>
        <w:rPr>
          <w:spacing w:val="-11"/>
          <w:w w:val="110"/>
        </w:rPr>
        <w:t xml:space="preserve"> </w:t>
      </w:r>
      <w:r>
        <w:rPr>
          <w:w w:val="110"/>
        </w:rPr>
        <w:t>Jr</w:t>
      </w:r>
      <w:r>
        <w:rPr>
          <w:spacing w:val="-11"/>
          <w:w w:val="110"/>
        </w:rPr>
        <w:t xml:space="preserve"> </w:t>
      </w:r>
      <w:r>
        <w:rPr>
          <w:w w:val="110"/>
        </w:rPr>
        <w:t>and</w:t>
      </w:r>
      <w:r>
        <w:rPr>
          <w:spacing w:val="-11"/>
          <w:w w:val="110"/>
        </w:rPr>
        <w:t xml:space="preserve"> </w:t>
      </w:r>
      <w:r>
        <w:rPr>
          <w:w w:val="110"/>
        </w:rPr>
        <w:t>Campion,</w:t>
      </w:r>
      <w:r>
        <w:rPr>
          <w:spacing w:val="-11"/>
          <w:w w:val="110"/>
        </w:rPr>
        <w:t xml:space="preserve"> </w:t>
      </w:r>
      <w:r>
        <w:rPr>
          <w:w w:val="110"/>
        </w:rPr>
        <w:t>2004;</w:t>
      </w:r>
      <w:r>
        <w:rPr>
          <w:spacing w:val="-12"/>
          <w:w w:val="110"/>
        </w:rPr>
        <w:t xml:space="preserve"> </w:t>
      </w:r>
      <w:r>
        <w:rPr>
          <w:w w:val="110"/>
        </w:rPr>
        <w:t>Allen</w:t>
      </w:r>
      <w:r>
        <w:rPr>
          <w:spacing w:val="-10"/>
          <w:w w:val="110"/>
        </w:rPr>
        <w:t xml:space="preserve"> </w:t>
      </w:r>
      <w:r>
        <w:rPr>
          <w:w w:val="110"/>
        </w:rPr>
        <w:t>et</w:t>
      </w:r>
      <w:r>
        <w:rPr>
          <w:spacing w:val="-11"/>
          <w:w w:val="110"/>
        </w:rPr>
        <w:t xml:space="preserve"> </w:t>
      </w:r>
      <w:r>
        <w:rPr>
          <w:w w:val="110"/>
        </w:rPr>
        <w:t>al., 2005; Bauer et al.,</w:t>
      </w:r>
      <w:r>
        <w:rPr>
          <w:spacing w:val="41"/>
          <w:w w:val="110"/>
        </w:rPr>
        <w:t xml:space="preserve"> </w:t>
      </w:r>
      <w:r>
        <w:rPr>
          <w:w w:val="110"/>
        </w:rPr>
        <w:t>2006).</w:t>
      </w:r>
    </w:p>
    <w:p w:rsidR="00194060" w:rsidRDefault="00F75F9A">
      <w:pPr>
        <w:pStyle w:val="BodyText"/>
        <w:spacing w:line="312" w:lineRule="auto"/>
        <w:ind w:left="120" w:right="1436" w:firstLine="338"/>
        <w:jc w:val="both"/>
      </w:pPr>
      <w:r>
        <w:rPr>
          <w:w w:val="105"/>
        </w:rPr>
        <w:t xml:space="preserve">Stress- and change-related attitudes focus on how acceptance of change is positively related to job satisfaction and negatively related to turnover intentions </w:t>
      </w:r>
      <w:r>
        <w:rPr>
          <w:spacing w:val="-3"/>
          <w:w w:val="105"/>
        </w:rPr>
        <w:t xml:space="preserve">Wanberg </w:t>
      </w:r>
      <w:r>
        <w:rPr>
          <w:w w:val="105"/>
        </w:rPr>
        <w:t xml:space="preserve">and Banas (2000). Con- </w:t>
      </w:r>
      <w:r>
        <w:rPr>
          <w:spacing w:val="-4"/>
          <w:w w:val="105"/>
        </w:rPr>
        <w:t>versely,</w:t>
      </w:r>
      <w:r>
        <w:rPr>
          <w:spacing w:val="-3"/>
          <w:w w:val="105"/>
        </w:rPr>
        <w:t xml:space="preserve"> </w:t>
      </w:r>
      <w:r>
        <w:rPr>
          <w:w w:val="105"/>
        </w:rPr>
        <w:t>psychological</w:t>
      </w:r>
      <w:r>
        <w:rPr>
          <w:spacing w:val="46"/>
          <w:w w:val="105"/>
        </w:rPr>
        <w:t xml:space="preserve"> </w:t>
      </w:r>
      <w:r>
        <w:rPr>
          <w:w w:val="105"/>
        </w:rPr>
        <w:t>uncertainty</w:t>
      </w:r>
      <w:r>
        <w:rPr>
          <w:spacing w:val="46"/>
          <w:w w:val="105"/>
        </w:rPr>
        <w:t xml:space="preserve"> </w:t>
      </w:r>
      <w:r>
        <w:rPr>
          <w:w w:val="105"/>
        </w:rPr>
        <w:t>and</w:t>
      </w:r>
      <w:r>
        <w:rPr>
          <w:spacing w:val="46"/>
          <w:w w:val="105"/>
        </w:rPr>
        <w:t xml:space="preserve"> </w:t>
      </w:r>
      <w:r>
        <w:rPr>
          <w:w w:val="105"/>
        </w:rPr>
        <w:t>stress</w:t>
      </w:r>
      <w:r>
        <w:rPr>
          <w:spacing w:val="46"/>
          <w:w w:val="105"/>
        </w:rPr>
        <w:t xml:space="preserve"> </w:t>
      </w:r>
      <w:r>
        <w:rPr>
          <w:w w:val="105"/>
        </w:rPr>
        <w:t>are</w:t>
      </w:r>
      <w:r>
        <w:rPr>
          <w:spacing w:val="46"/>
          <w:w w:val="105"/>
        </w:rPr>
        <w:t xml:space="preserve"> </w:t>
      </w:r>
      <w:r>
        <w:rPr>
          <w:w w:val="105"/>
        </w:rPr>
        <w:t>positively</w:t>
      </w:r>
      <w:r>
        <w:rPr>
          <w:spacing w:val="46"/>
          <w:w w:val="105"/>
        </w:rPr>
        <w:t xml:space="preserve"> </w:t>
      </w:r>
      <w:r>
        <w:rPr>
          <w:w w:val="105"/>
        </w:rPr>
        <w:t>related</w:t>
      </w:r>
      <w:r>
        <w:rPr>
          <w:spacing w:val="46"/>
          <w:w w:val="105"/>
        </w:rPr>
        <w:t xml:space="preserve"> </w:t>
      </w:r>
      <w:r>
        <w:rPr>
          <w:w w:val="105"/>
        </w:rPr>
        <w:t>to</w:t>
      </w:r>
      <w:r>
        <w:rPr>
          <w:spacing w:val="46"/>
          <w:w w:val="105"/>
        </w:rPr>
        <w:t xml:space="preserve"> </w:t>
      </w:r>
      <w:r>
        <w:rPr>
          <w:w w:val="105"/>
        </w:rPr>
        <w:t>turnover</w:t>
      </w:r>
      <w:r>
        <w:rPr>
          <w:spacing w:val="46"/>
          <w:w w:val="105"/>
        </w:rPr>
        <w:t xml:space="preserve"> </w:t>
      </w:r>
      <w:r>
        <w:rPr>
          <w:w w:val="105"/>
        </w:rPr>
        <w:t>and</w:t>
      </w:r>
      <w:r>
        <w:rPr>
          <w:spacing w:val="46"/>
          <w:w w:val="105"/>
        </w:rPr>
        <w:t xml:space="preserve"> </w:t>
      </w:r>
      <w:r>
        <w:rPr>
          <w:w w:val="105"/>
        </w:rPr>
        <w:t>can</w:t>
      </w:r>
      <w:r>
        <w:rPr>
          <w:spacing w:val="46"/>
          <w:w w:val="105"/>
        </w:rPr>
        <w:t xml:space="preserve"> </w:t>
      </w:r>
      <w:r>
        <w:rPr>
          <w:w w:val="105"/>
        </w:rPr>
        <w:t>manifest</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9"/>
        <w:jc w:val="both"/>
      </w:pPr>
      <w:r>
        <w:rPr>
          <w:w w:val="105"/>
        </w:rPr>
        <w:lastRenderedPageBreak/>
        <w:t>along multiple dimensions related to age, occupational status, co-worker support, absenteeism, pri- ority layoffs, and other factors such as work overload (Rafferty and Griffin, 2006; Podsakoff et al., 2007; Davis et al.,</w:t>
      </w:r>
      <w:r>
        <w:rPr>
          <w:spacing w:val="55"/>
          <w:w w:val="105"/>
        </w:rPr>
        <w:t xml:space="preserve"> </w:t>
      </w:r>
      <w:r>
        <w:rPr>
          <w:w w:val="105"/>
        </w:rPr>
        <w:t>2015).</w:t>
      </w:r>
    </w:p>
    <w:p w:rsidR="00194060" w:rsidRDefault="00F75F9A">
      <w:pPr>
        <w:pStyle w:val="BodyText"/>
        <w:spacing w:line="312" w:lineRule="auto"/>
        <w:ind w:left="120" w:right="1437" w:firstLine="338"/>
        <w:jc w:val="both"/>
      </w:pPr>
      <w:r>
        <w:rPr>
          <w:w w:val="105"/>
        </w:rPr>
        <w:t>Studies using the Unfolding Model (Lee and Mitchell, 1994; Lee et al., 1999; Holtom and In- derrieden, 2006) include shocks (e.g. clash with supervisor or colleague, a better job offer, passed over for promotion, family reasons, reassignment, and mergers and acquisitions), scripts (a pre- existing plan of action), image violations (an individuals values and goals do not align with the organizations), job satisfaction (the decline that can occur if a person no longer feels intellectually challenged), and job search (seeking and weighing alternatives).</w:t>
      </w:r>
    </w:p>
    <w:p w:rsidR="00194060" w:rsidRDefault="00F75F9A">
      <w:pPr>
        <w:pStyle w:val="BodyText"/>
        <w:spacing w:line="312" w:lineRule="auto"/>
        <w:ind w:left="120" w:right="1437" w:firstLine="338"/>
        <w:jc w:val="both"/>
      </w:pPr>
      <w:r>
        <w:rPr>
          <w:w w:val="105"/>
        </w:rPr>
        <w:t xml:space="preserve">Each type of shock triggers a different set and ordering of reactions (called paths) towards turnover (or not). Understanding the kinds of shocks can provide insights into which paths lead to avoidable turnover and which do not, from the firms perspective (Holtom et al., 2005, 2013). </w:t>
      </w:r>
      <w:r>
        <w:rPr>
          <w:spacing w:val="-6"/>
          <w:w w:val="105"/>
        </w:rPr>
        <w:t xml:space="preserve">For </w:t>
      </w:r>
      <w:r>
        <w:rPr>
          <w:w w:val="105"/>
        </w:rPr>
        <w:t xml:space="preserve">example, personal shocks that are positive lead to unavoidable leaving while negative shocks  that are work related are avoidable. Shock-driven </w:t>
      </w:r>
      <w:r>
        <w:rPr>
          <w:spacing w:val="-3"/>
          <w:w w:val="105"/>
        </w:rPr>
        <w:t xml:space="preserve">events </w:t>
      </w:r>
      <w:r>
        <w:rPr>
          <w:w w:val="105"/>
        </w:rPr>
        <w:t xml:space="preserve">lead to faster turnover and tend to happen  earlier in a job, while job dissatisfaction-driven turnover takes longer (Holtom et al., 2013). The Unfolding Model holds promise for explaining turnover but needs to </w:t>
      </w:r>
      <w:r>
        <w:rPr>
          <w:spacing w:val="3"/>
          <w:w w:val="105"/>
        </w:rPr>
        <w:t xml:space="preserve">be </w:t>
      </w:r>
      <w:r>
        <w:rPr>
          <w:w w:val="105"/>
        </w:rPr>
        <w:t>tested for its applicability   in different scenarios (Holtom</w:t>
      </w:r>
      <w:r>
        <w:rPr>
          <w:spacing w:val="30"/>
          <w:w w:val="105"/>
        </w:rPr>
        <w:t xml:space="preserve"> </w:t>
      </w:r>
      <w:r>
        <w:rPr>
          <w:w w:val="105"/>
        </w:rPr>
        <w:t>et al., 2008).</w:t>
      </w:r>
    </w:p>
    <w:p w:rsidR="00194060" w:rsidRDefault="00F75F9A">
      <w:pPr>
        <w:pStyle w:val="BodyText"/>
        <w:spacing w:line="312" w:lineRule="auto"/>
        <w:ind w:left="120" w:right="1436" w:firstLine="338"/>
        <w:jc w:val="both"/>
      </w:pPr>
      <w:r>
        <w:rPr>
          <w:w w:val="105"/>
        </w:rPr>
        <w:t xml:space="preserve">Contextual considerations encompass attitudes and perceptions about satisfaction, engagement within an office, all of which are inversely related to turnover. </w:t>
      </w:r>
      <w:r>
        <w:rPr>
          <w:spacing w:val="-6"/>
          <w:w w:val="105"/>
        </w:rPr>
        <w:t xml:space="preserve">For </w:t>
      </w:r>
      <w:r>
        <w:rPr>
          <w:w w:val="105"/>
        </w:rPr>
        <w:t xml:space="preserve">example, the diversity of the workforce at different levels and occupations and the perception of diversity are determinants of turnover but the relationship varies </w:t>
      </w:r>
      <w:r>
        <w:rPr>
          <w:spacing w:val="-3"/>
          <w:w w:val="105"/>
        </w:rPr>
        <w:t xml:space="preserve">by </w:t>
      </w:r>
      <w:r>
        <w:rPr>
          <w:w w:val="105"/>
        </w:rPr>
        <w:t xml:space="preserve">gender and occupation. A firms pay distribution also affects turnover where high performing employees are more likely to </w:t>
      </w:r>
      <w:r>
        <w:rPr>
          <w:spacing w:val="-3"/>
          <w:w w:val="105"/>
        </w:rPr>
        <w:t xml:space="preserve">leave  </w:t>
      </w:r>
      <w:r>
        <w:rPr>
          <w:w w:val="105"/>
        </w:rPr>
        <w:t>if there is little differentiation  in pay although commitment is a confounding factor (Panaccio et al., 2014). Perceived supervisory support had mixed effects across studies (Bauer et al., 2006). Contextual considerations also focus on organizational-level consequences of turnover, such as unit-level satisfaction and attitudes (Shaw et al.,</w:t>
      </w:r>
      <w:r>
        <w:rPr>
          <w:spacing w:val="28"/>
          <w:w w:val="105"/>
        </w:rPr>
        <w:t xml:space="preserve"> </w:t>
      </w:r>
      <w:r>
        <w:rPr>
          <w:w w:val="105"/>
        </w:rPr>
        <w:t>2005a).</w:t>
      </w:r>
    </w:p>
    <w:p w:rsidR="00194060" w:rsidRDefault="00F75F9A">
      <w:pPr>
        <w:pStyle w:val="BodyText"/>
        <w:spacing w:line="312" w:lineRule="auto"/>
        <w:ind w:left="120" w:right="1436" w:firstLine="338"/>
        <w:jc w:val="right"/>
      </w:pPr>
      <w:r>
        <w:rPr>
          <w:w w:val="105"/>
        </w:rPr>
        <w:t>Similar</w:t>
      </w:r>
      <w:r>
        <w:rPr>
          <w:spacing w:val="9"/>
          <w:w w:val="105"/>
        </w:rPr>
        <w:t xml:space="preserve"> </w:t>
      </w:r>
      <w:r>
        <w:rPr>
          <w:w w:val="105"/>
        </w:rPr>
        <w:t>to</w:t>
      </w:r>
      <w:r>
        <w:rPr>
          <w:spacing w:val="10"/>
          <w:w w:val="105"/>
        </w:rPr>
        <w:t xml:space="preserve"> </w:t>
      </w:r>
      <w:r>
        <w:rPr>
          <w:w w:val="105"/>
        </w:rPr>
        <w:t>unit-level</w:t>
      </w:r>
      <w:r>
        <w:rPr>
          <w:spacing w:val="9"/>
          <w:w w:val="105"/>
        </w:rPr>
        <w:t xml:space="preserve"> </w:t>
      </w:r>
      <w:r>
        <w:rPr>
          <w:w w:val="105"/>
        </w:rPr>
        <w:t>consequences,</w:t>
      </w:r>
      <w:r>
        <w:rPr>
          <w:spacing w:val="12"/>
          <w:w w:val="105"/>
        </w:rPr>
        <w:t xml:space="preserve"> </w:t>
      </w:r>
      <w:r>
        <w:rPr>
          <w:w w:val="105"/>
        </w:rPr>
        <w:t>culture,</w:t>
      </w:r>
      <w:r>
        <w:rPr>
          <w:spacing w:val="12"/>
          <w:w w:val="105"/>
        </w:rPr>
        <w:t xml:space="preserve"> </w:t>
      </w:r>
      <w:r>
        <w:rPr>
          <w:w w:val="105"/>
        </w:rPr>
        <w:t>prestige,</w:t>
      </w:r>
      <w:r>
        <w:rPr>
          <w:spacing w:val="12"/>
          <w:w w:val="105"/>
        </w:rPr>
        <w:t xml:space="preserve"> </w:t>
      </w:r>
      <w:r>
        <w:rPr>
          <w:w w:val="105"/>
        </w:rPr>
        <w:t>and</w:t>
      </w:r>
      <w:r>
        <w:rPr>
          <w:spacing w:val="9"/>
          <w:w w:val="105"/>
        </w:rPr>
        <w:t xml:space="preserve"> </w:t>
      </w:r>
      <w:r>
        <w:rPr>
          <w:w w:val="105"/>
        </w:rPr>
        <w:t>climate</w:t>
      </w:r>
      <w:r>
        <w:rPr>
          <w:spacing w:val="10"/>
          <w:w w:val="105"/>
        </w:rPr>
        <w:t xml:space="preserve"> </w:t>
      </w:r>
      <w:r>
        <w:rPr>
          <w:w w:val="105"/>
        </w:rPr>
        <w:t>each</w:t>
      </w:r>
      <w:r>
        <w:rPr>
          <w:spacing w:val="10"/>
          <w:w w:val="105"/>
        </w:rPr>
        <w:t xml:space="preserve"> </w:t>
      </w:r>
      <w:r>
        <w:rPr>
          <w:w w:val="105"/>
        </w:rPr>
        <w:t>play</w:t>
      </w:r>
      <w:r>
        <w:rPr>
          <w:spacing w:val="9"/>
          <w:w w:val="105"/>
        </w:rPr>
        <w:t xml:space="preserve"> </w:t>
      </w:r>
      <w:r>
        <w:rPr>
          <w:w w:val="105"/>
        </w:rPr>
        <w:t>a</w:t>
      </w:r>
      <w:r>
        <w:rPr>
          <w:spacing w:val="10"/>
          <w:w w:val="105"/>
        </w:rPr>
        <w:t xml:space="preserve"> </w:t>
      </w:r>
      <w:r>
        <w:rPr>
          <w:w w:val="105"/>
        </w:rPr>
        <w:t>role</w:t>
      </w:r>
      <w:r>
        <w:rPr>
          <w:spacing w:val="10"/>
          <w:w w:val="105"/>
        </w:rPr>
        <w:t xml:space="preserve"> </w:t>
      </w:r>
      <w:r>
        <w:rPr>
          <w:w w:val="105"/>
        </w:rPr>
        <w:t>separately</w:t>
      </w:r>
      <w:r>
        <w:rPr>
          <w:spacing w:val="9"/>
          <w:w w:val="105"/>
        </w:rPr>
        <w:t xml:space="preserve"> </w:t>
      </w:r>
      <w:r>
        <w:rPr>
          <w:w w:val="105"/>
        </w:rPr>
        <w:t>and</w:t>
      </w:r>
      <w:r>
        <w:rPr>
          <w:w w:val="110"/>
        </w:rPr>
        <w:t xml:space="preserve"> </w:t>
      </w:r>
      <w:r>
        <w:rPr>
          <w:w w:val="105"/>
        </w:rPr>
        <w:t>in</w:t>
      </w:r>
      <w:r>
        <w:rPr>
          <w:spacing w:val="32"/>
          <w:w w:val="105"/>
        </w:rPr>
        <w:t xml:space="preserve"> </w:t>
      </w:r>
      <w:r>
        <w:rPr>
          <w:w w:val="105"/>
        </w:rPr>
        <w:t>combination.</w:t>
      </w:r>
      <w:r>
        <w:rPr>
          <w:spacing w:val="28"/>
          <w:w w:val="105"/>
        </w:rPr>
        <w:t xml:space="preserve"> </w:t>
      </w:r>
      <w:r>
        <w:rPr>
          <w:w w:val="105"/>
        </w:rPr>
        <w:t>The</w:t>
      </w:r>
      <w:r>
        <w:rPr>
          <w:spacing w:val="32"/>
          <w:w w:val="105"/>
        </w:rPr>
        <w:t xml:space="preserve"> </w:t>
      </w:r>
      <w:r>
        <w:rPr>
          <w:w w:val="105"/>
        </w:rPr>
        <w:t>concept</w:t>
      </w:r>
      <w:r>
        <w:rPr>
          <w:spacing w:val="33"/>
          <w:w w:val="105"/>
        </w:rPr>
        <w:t xml:space="preserve"> </w:t>
      </w:r>
      <w:r>
        <w:rPr>
          <w:w w:val="105"/>
        </w:rPr>
        <w:t>of</w:t>
      </w:r>
      <w:r>
        <w:rPr>
          <w:spacing w:val="32"/>
          <w:w w:val="105"/>
        </w:rPr>
        <w:t xml:space="preserve"> </w:t>
      </w:r>
      <w:r>
        <w:rPr>
          <w:w w:val="105"/>
        </w:rPr>
        <w:t>social</w:t>
      </w:r>
      <w:r>
        <w:rPr>
          <w:spacing w:val="32"/>
          <w:w w:val="105"/>
        </w:rPr>
        <w:t xml:space="preserve"> </w:t>
      </w:r>
      <w:r>
        <w:rPr>
          <w:w w:val="105"/>
        </w:rPr>
        <w:t>capital</w:t>
      </w:r>
      <w:r>
        <w:rPr>
          <w:spacing w:val="32"/>
          <w:w w:val="105"/>
        </w:rPr>
        <w:t xml:space="preserve"> </w:t>
      </w:r>
      <w:r>
        <w:rPr>
          <w:w w:val="105"/>
        </w:rPr>
        <w:t>is</w:t>
      </w:r>
      <w:r>
        <w:rPr>
          <w:spacing w:val="33"/>
          <w:w w:val="105"/>
        </w:rPr>
        <w:t xml:space="preserve"> </w:t>
      </w:r>
      <w:r>
        <w:rPr>
          <w:w w:val="105"/>
        </w:rPr>
        <w:t>used</w:t>
      </w:r>
      <w:r>
        <w:rPr>
          <w:spacing w:val="33"/>
          <w:w w:val="105"/>
        </w:rPr>
        <w:t xml:space="preserve"> </w:t>
      </w:r>
      <w:r>
        <w:rPr>
          <w:w w:val="105"/>
        </w:rPr>
        <w:t>to</w:t>
      </w:r>
      <w:r>
        <w:rPr>
          <w:spacing w:val="32"/>
          <w:w w:val="105"/>
        </w:rPr>
        <w:t xml:space="preserve"> </w:t>
      </w:r>
      <w:r>
        <w:rPr>
          <w:w w:val="105"/>
        </w:rPr>
        <w:t>explain</w:t>
      </w:r>
      <w:r>
        <w:rPr>
          <w:spacing w:val="32"/>
          <w:w w:val="105"/>
        </w:rPr>
        <w:t xml:space="preserve"> </w:t>
      </w:r>
      <w:r>
        <w:rPr>
          <w:w w:val="105"/>
        </w:rPr>
        <w:t>the</w:t>
      </w:r>
      <w:r>
        <w:rPr>
          <w:spacing w:val="32"/>
          <w:w w:val="105"/>
        </w:rPr>
        <w:t xml:space="preserve"> </w:t>
      </w:r>
      <w:r>
        <w:rPr>
          <w:w w:val="105"/>
        </w:rPr>
        <w:t>complexity</w:t>
      </w:r>
      <w:r>
        <w:rPr>
          <w:spacing w:val="32"/>
          <w:w w:val="105"/>
        </w:rPr>
        <w:t xml:space="preserve"> </w:t>
      </w:r>
      <w:r>
        <w:rPr>
          <w:w w:val="105"/>
        </w:rPr>
        <w:t>of</w:t>
      </w:r>
      <w:r>
        <w:rPr>
          <w:spacing w:val="33"/>
          <w:w w:val="105"/>
        </w:rPr>
        <w:t xml:space="preserve"> </w:t>
      </w:r>
      <w:r>
        <w:rPr>
          <w:w w:val="105"/>
        </w:rPr>
        <w:t>the</w:t>
      </w:r>
      <w:r>
        <w:rPr>
          <w:spacing w:val="33"/>
          <w:w w:val="105"/>
        </w:rPr>
        <w:t xml:space="preserve"> </w:t>
      </w:r>
      <w:r>
        <w:rPr>
          <w:w w:val="105"/>
        </w:rPr>
        <w:t>dynamics that</w:t>
      </w:r>
      <w:r>
        <w:rPr>
          <w:spacing w:val="28"/>
          <w:w w:val="105"/>
        </w:rPr>
        <w:t xml:space="preserve"> </w:t>
      </w:r>
      <w:r>
        <w:rPr>
          <w:w w:val="105"/>
        </w:rPr>
        <w:t>result</w:t>
      </w:r>
      <w:r>
        <w:rPr>
          <w:spacing w:val="28"/>
          <w:w w:val="105"/>
        </w:rPr>
        <w:t xml:space="preserve"> </w:t>
      </w:r>
      <w:r>
        <w:rPr>
          <w:w w:val="105"/>
        </w:rPr>
        <w:t>when</w:t>
      </w:r>
      <w:r>
        <w:rPr>
          <w:spacing w:val="28"/>
          <w:w w:val="105"/>
        </w:rPr>
        <w:t xml:space="preserve"> </w:t>
      </w:r>
      <w:r>
        <w:rPr>
          <w:w w:val="105"/>
        </w:rPr>
        <w:t>turnover</w:t>
      </w:r>
      <w:r>
        <w:rPr>
          <w:spacing w:val="29"/>
          <w:w w:val="105"/>
        </w:rPr>
        <w:t xml:space="preserve"> </w:t>
      </w:r>
      <w:r>
        <w:rPr>
          <w:w w:val="105"/>
        </w:rPr>
        <w:t>occurs.</w:t>
      </w:r>
      <w:r>
        <w:rPr>
          <w:spacing w:val="15"/>
          <w:w w:val="105"/>
        </w:rPr>
        <w:t xml:space="preserve"> </w:t>
      </w:r>
      <w:r>
        <w:rPr>
          <w:w w:val="105"/>
        </w:rPr>
        <w:t>The</w:t>
      </w:r>
      <w:r>
        <w:rPr>
          <w:spacing w:val="28"/>
          <w:w w:val="105"/>
        </w:rPr>
        <w:t xml:space="preserve"> </w:t>
      </w:r>
      <w:r>
        <w:rPr>
          <w:w w:val="105"/>
        </w:rPr>
        <w:t>effect</w:t>
      </w:r>
      <w:r>
        <w:rPr>
          <w:spacing w:val="28"/>
          <w:w w:val="105"/>
        </w:rPr>
        <w:t xml:space="preserve"> </w:t>
      </w:r>
      <w:r>
        <w:rPr>
          <w:w w:val="105"/>
        </w:rPr>
        <w:t>on</w:t>
      </w:r>
      <w:r>
        <w:rPr>
          <w:spacing w:val="29"/>
          <w:w w:val="105"/>
        </w:rPr>
        <w:t xml:space="preserve"> </w:t>
      </w:r>
      <w:r>
        <w:rPr>
          <w:w w:val="105"/>
        </w:rPr>
        <w:t>employee</w:t>
      </w:r>
      <w:r>
        <w:rPr>
          <w:spacing w:val="28"/>
          <w:w w:val="105"/>
        </w:rPr>
        <w:t xml:space="preserve"> </w:t>
      </w:r>
      <w:r>
        <w:rPr>
          <w:w w:val="105"/>
        </w:rPr>
        <w:t>productivity</w:t>
      </w:r>
      <w:r>
        <w:rPr>
          <w:spacing w:val="28"/>
          <w:w w:val="105"/>
        </w:rPr>
        <w:t xml:space="preserve"> </w:t>
      </w:r>
      <w:r>
        <w:rPr>
          <w:w w:val="105"/>
        </w:rPr>
        <w:t>is</w:t>
      </w:r>
      <w:r>
        <w:rPr>
          <w:spacing w:val="28"/>
          <w:w w:val="105"/>
        </w:rPr>
        <w:t xml:space="preserve"> </w:t>
      </w:r>
      <w:r>
        <w:rPr>
          <w:w w:val="105"/>
        </w:rPr>
        <w:t>nonlinear;</w:t>
      </w:r>
      <w:r>
        <w:rPr>
          <w:spacing w:val="34"/>
          <w:w w:val="105"/>
        </w:rPr>
        <w:t xml:space="preserve"> </w:t>
      </w:r>
      <w:r>
        <w:rPr>
          <w:w w:val="105"/>
        </w:rPr>
        <w:t>at</w:t>
      </w:r>
      <w:r>
        <w:rPr>
          <w:spacing w:val="28"/>
          <w:w w:val="105"/>
        </w:rPr>
        <w:t xml:space="preserve"> </w:t>
      </w:r>
      <w:r>
        <w:rPr>
          <w:w w:val="105"/>
        </w:rPr>
        <w:t>low</w:t>
      </w:r>
      <w:r>
        <w:rPr>
          <w:spacing w:val="29"/>
          <w:w w:val="105"/>
        </w:rPr>
        <w:t xml:space="preserve"> </w:t>
      </w:r>
      <w:r>
        <w:rPr>
          <w:w w:val="105"/>
        </w:rPr>
        <w:t>levels</w:t>
      </w:r>
      <w:r>
        <w:rPr>
          <w:w w:val="99"/>
        </w:rPr>
        <w:t xml:space="preserve"> </w:t>
      </w:r>
      <w:r>
        <w:rPr>
          <w:w w:val="105"/>
        </w:rPr>
        <w:t>of turnover, productivity remains low, as new ideas are not infused into the</w:t>
      </w:r>
      <w:r>
        <w:rPr>
          <w:spacing w:val="-14"/>
          <w:w w:val="105"/>
        </w:rPr>
        <w:t xml:space="preserve"> </w:t>
      </w:r>
      <w:r>
        <w:rPr>
          <w:w w:val="105"/>
        </w:rPr>
        <w:t xml:space="preserve">organization. </w:t>
      </w:r>
      <w:r>
        <w:rPr>
          <w:spacing w:val="24"/>
          <w:w w:val="105"/>
        </w:rPr>
        <w:t xml:space="preserve"> </w:t>
      </w:r>
      <w:r>
        <w:rPr>
          <w:w w:val="105"/>
        </w:rPr>
        <w:t>As</w:t>
      </w:r>
      <w:r>
        <w:rPr>
          <w:w w:val="102"/>
        </w:rPr>
        <w:t xml:space="preserve"> </w:t>
      </w:r>
      <w:r>
        <w:rPr>
          <w:w w:val="105"/>
        </w:rPr>
        <w:t>turnover</w:t>
      </w:r>
      <w:r>
        <w:rPr>
          <w:spacing w:val="19"/>
          <w:w w:val="105"/>
        </w:rPr>
        <w:t xml:space="preserve"> </w:t>
      </w:r>
      <w:r>
        <w:rPr>
          <w:w w:val="105"/>
        </w:rPr>
        <w:t>begins</w:t>
      </w:r>
      <w:r>
        <w:rPr>
          <w:spacing w:val="20"/>
          <w:w w:val="105"/>
        </w:rPr>
        <w:t xml:space="preserve"> </w:t>
      </w:r>
      <w:r>
        <w:rPr>
          <w:w w:val="105"/>
        </w:rPr>
        <w:t>to</w:t>
      </w:r>
      <w:r>
        <w:rPr>
          <w:spacing w:val="19"/>
          <w:w w:val="105"/>
        </w:rPr>
        <w:t xml:space="preserve"> </w:t>
      </w:r>
      <w:r>
        <w:rPr>
          <w:w w:val="105"/>
        </w:rPr>
        <w:t>increase,</w:t>
      </w:r>
      <w:r>
        <w:rPr>
          <w:spacing w:val="21"/>
          <w:w w:val="105"/>
        </w:rPr>
        <w:t xml:space="preserve"> </w:t>
      </w:r>
      <w:r>
        <w:rPr>
          <w:w w:val="105"/>
        </w:rPr>
        <w:t>the</w:t>
      </w:r>
      <w:r>
        <w:rPr>
          <w:spacing w:val="20"/>
          <w:w w:val="105"/>
        </w:rPr>
        <w:t xml:space="preserve"> </w:t>
      </w:r>
      <w:r>
        <w:rPr>
          <w:w w:val="105"/>
        </w:rPr>
        <w:t>changes</w:t>
      </w:r>
      <w:r>
        <w:rPr>
          <w:spacing w:val="19"/>
          <w:w w:val="105"/>
        </w:rPr>
        <w:t xml:space="preserve"> </w:t>
      </w:r>
      <w:r>
        <w:rPr>
          <w:w w:val="105"/>
        </w:rPr>
        <w:t>increase</w:t>
      </w:r>
      <w:r>
        <w:rPr>
          <w:spacing w:val="20"/>
          <w:w w:val="105"/>
        </w:rPr>
        <w:t xml:space="preserve"> </w:t>
      </w:r>
      <w:r>
        <w:rPr>
          <w:w w:val="105"/>
        </w:rPr>
        <w:t>productivity</w:t>
      </w:r>
      <w:r>
        <w:rPr>
          <w:spacing w:val="20"/>
          <w:w w:val="105"/>
        </w:rPr>
        <w:t xml:space="preserve"> </w:t>
      </w:r>
      <w:r>
        <w:rPr>
          <w:w w:val="105"/>
        </w:rPr>
        <w:t>as</w:t>
      </w:r>
      <w:r>
        <w:rPr>
          <w:spacing w:val="19"/>
          <w:w w:val="105"/>
        </w:rPr>
        <w:t xml:space="preserve"> </w:t>
      </w:r>
      <w:r>
        <w:rPr>
          <w:w w:val="105"/>
        </w:rPr>
        <w:t>employees</w:t>
      </w:r>
      <w:r>
        <w:rPr>
          <w:spacing w:val="20"/>
          <w:w w:val="105"/>
        </w:rPr>
        <w:t xml:space="preserve"> </w:t>
      </w:r>
      <w:r>
        <w:rPr>
          <w:w w:val="105"/>
        </w:rPr>
        <w:t>take</w:t>
      </w:r>
      <w:r>
        <w:rPr>
          <w:spacing w:val="20"/>
          <w:w w:val="105"/>
        </w:rPr>
        <w:t xml:space="preserve"> </w:t>
      </w:r>
      <w:r>
        <w:rPr>
          <w:w w:val="105"/>
        </w:rPr>
        <w:t>on</w:t>
      </w:r>
      <w:r>
        <w:rPr>
          <w:spacing w:val="19"/>
          <w:w w:val="105"/>
        </w:rPr>
        <w:t xml:space="preserve"> </w:t>
      </w:r>
      <w:r>
        <w:rPr>
          <w:w w:val="105"/>
        </w:rPr>
        <w:t>new</w:t>
      </w:r>
      <w:r>
        <w:rPr>
          <w:spacing w:val="20"/>
          <w:w w:val="105"/>
        </w:rPr>
        <w:t xml:space="preserve"> </w:t>
      </w:r>
      <w:r>
        <w:rPr>
          <w:w w:val="105"/>
        </w:rPr>
        <w:t>roles</w:t>
      </w:r>
      <w:r>
        <w:rPr>
          <w:spacing w:val="20"/>
          <w:w w:val="105"/>
        </w:rPr>
        <w:t xml:space="preserve"> </w:t>
      </w:r>
      <w:r>
        <w:rPr>
          <w:w w:val="105"/>
        </w:rPr>
        <w:t>and</w:t>
      </w:r>
      <w:r>
        <w:rPr>
          <w:w w:val="110"/>
        </w:rPr>
        <w:t xml:space="preserve"> </w:t>
      </w:r>
      <w:r>
        <w:rPr>
          <w:w w:val="105"/>
        </w:rPr>
        <w:t>organizations</w:t>
      </w:r>
      <w:r>
        <w:rPr>
          <w:spacing w:val="15"/>
          <w:w w:val="105"/>
        </w:rPr>
        <w:t xml:space="preserve"> </w:t>
      </w:r>
      <w:r>
        <w:rPr>
          <w:w w:val="105"/>
        </w:rPr>
        <w:t>find</w:t>
      </w:r>
      <w:r>
        <w:rPr>
          <w:spacing w:val="15"/>
          <w:w w:val="105"/>
        </w:rPr>
        <w:t xml:space="preserve"> </w:t>
      </w:r>
      <w:r>
        <w:rPr>
          <w:spacing w:val="-4"/>
          <w:w w:val="105"/>
        </w:rPr>
        <w:t>ways</w:t>
      </w:r>
      <w:r>
        <w:rPr>
          <w:spacing w:val="16"/>
          <w:w w:val="105"/>
        </w:rPr>
        <w:t xml:space="preserve"> </w:t>
      </w:r>
      <w:r>
        <w:rPr>
          <w:w w:val="105"/>
        </w:rPr>
        <w:t>to</w:t>
      </w:r>
      <w:r>
        <w:rPr>
          <w:spacing w:val="15"/>
          <w:w w:val="105"/>
        </w:rPr>
        <w:t xml:space="preserve"> </w:t>
      </w:r>
      <w:r>
        <w:rPr>
          <w:w w:val="105"/>
        </w:rPr>
        <w:t>offset</w:t>
      </w:r>
      <w:r>
        <w:rPr>
          <w:spacing w:val="16"/>
          <w:w w:val="105"/>
        </w:rPr>
        <w:t xml:space="preserve"> </w:t>
      </w:r>
      <w:r>
        <w:rPr>
          <w:w w:val="105"/>
        </w:rPr>
        <w:t>the</w:t>
      </w:r>
      <w:r>
        <w:rPr>
          <w:spacing w:val="15"/>
          <w:w w:val="105"/>
        </w:rPr>
        <w:t xml:space="preserve"> </w:t>
      </w:r>
      <w:r>
        <w:rPr>
          <w:w w:val="105"/>
        </w:rPr>
        <w:t>disruptions</w:t>
      </w:r>
      <w:r>
        <w:rPr>
          <w:spacing w:val="16"/>
          <w:w w:val="105"/>
        </w:rPr>
        <w:t xml:space="preserve"> </w:t>
      </w:r>
      <w:r>
        <w:rPr>
          <w:w w:val="105"/>
        </w:rPr>
        <w:t>(Shaw</w:t>
      </w:r>
      <w:r>
        <w:rPr>
          <w:spacing w:val="15"/>
          <w:w w:val="105"/>
        </w:rPr>
        <w:t xml:space="preserve"> </w:t>
      </w:r>
      <w:r>
        <w:rPr>
          <w:w w:val="105"/>
        </w:rPr>
        <w:t>et</w:t>
      </w:r>
      <w:r>
        <w:rPr>
          <w:spacing w:val="15"/>
          <w:w w:val="105"/>
        </w:rPr>
        <w:t xml:space="preserve"> </w:t>
      </w:r>
      <w:r>
        <w:rPr>
          <w:w w:val="105"/>
        </w:rPr>
        <w:t>al.,</w:t>
      </w:r>
      <w:r>
        <w:rPr>
          <w:spacing w:val="16"/>
          <w:w w:val="105"/>
        </w:rPr>
        <w:t xml:space="preserve"> </w:t>
      </w:r>
      <w:r>
        <w:rPr>
          <w:w w:val="105"/>
        </w:rPr>
        <w:t>2005b;</w:t>
      </w:r>
      <w:r>
        <w:rPr>
          <w:spacing w:val="15"/>
          <w:w w:val="105"/>
        </w:rPr>
        <w:t xml:space="preserve"> </w:t>
      </w:r>
      <w:r>
        <w:rPr>
          <w:w w:val="105"/>
        </w:rPr>
        <w:t>Segrest</w:t>
      </w:r>
      <w:r>
        <w:rPr>
          <w:spacing w:val="16"/>
          <w:w w:val="105"/>
        </w:rPr>
        <w:t xml:space="preserve"> </w:t>
      </w:r>
      <w:r>
        <w:rPr>
          <w:w w:val="105"/>
        </w:rPr>
        <w:t>et</w:t>
      </w:r>
      <w:r>
        <w:rPr>
          <w:spacing w:val="15"/>
          <w:w w:val="105"/>
        </w:rPr>
        <w:t xml:space="preserve"> </w:t>
      </w:r>
      <w:r>
        <w:rPr>
          <w:w w:val="105"/>
        </w:rPr>
        <w:t>al.,</w:t>
      </w:r>
      <w:r>
        <w:rPr>
          <w:spacing w:val="16"/>
          <w:w w:val="105"/>
        </w:rPr>
        <w:t xml:space="preserve"> </w:t>
      </w:r>
      <w:r>
        <w:rPr>
          <w:w w:val="105"/>
        </w:rPr>
        <w:t>2015).</w:t>
      </w:r>
      <w:r>
        <w:rPr>
          <w:spacing w:val="43"/>
          <w:w w:val="105"/>
        </w:rPr>
        <w:t xml:space="preserve"> </w:t>
      </w:r>
      <w:r>
        <w:rPr>
          <w:w w:val="105"/>
        </w:rPr>
        <w:t>Finding</w:t>
      </w:r>
      <w:r>
        <w:rPr>
          <w:w w:val="107"/>
        </w:rPr>
        <w:t xml:space="preserve"> </w:t>
      </w:r>
      <w:r>
        <w:rPr>
          <w:w w:val="105"/>
        </w:rPr>
        <w:t>a</w:t>
      </w:r>
      <w:r>
        <w:rPr>
          <w:spacing w:val="7"/>
          <w:w w:val="105"/>
        </w:rPr>
        <w:t xml:space="preserve"> </w:t>
      </w:r>
      <w:r>
        <w:rPr>
          <w:w w:val="105"/>
        </w:rPr>
        <w:t>balance</w:t>
      </w:r>
      <w:r>
        <w:rPr>
          <w:spacing w:val="7"/>
          <w:w w:val="105"/>
        </w:rPr>
        <w:t xml:space="preserve"> </w:t>
      </w:r>
      <w:r>
        <w:rPr>
          <w:w w:val="105"/>
        </w:rPr>
        <w:t>of</w:t>
      </w:r>
      <w:r>
        <w:rPr>
          <w:spacing w:val="8"/>
          <w:w w:val="105"/>
        </w:rPr>
        <w:t xml:space="preserve"> </w:t>
      </w:r>
      <w:r>
        <w:rPr>
          <w:w w:val="105"/>
        </w:rPr>
        <w:t>some</w:t>
      </w:r>
      <w:r>
        <w:rPr>
          <w:spacing w:val="7"/>
          <w:w w:val="105"/>
        </w:rPr>
        <w:t xml:space="preserve"> </w:t>
      </w:r>
      <w:r>
        <w:rPr>
          <w:w w:val="105"/>
        </w:rPr>
        <w:t>but</w:t>
      </w:r>
      <w:r>
        <w:rPr>
          <w:spacing w:val="8"/>
          <w:w w:val="105"/>
        </w:rPr>
        <w:t xml:space="preserve"> </w:t>
      </w:r>
      <w:r>
        <w:rPr>
          <w:w w:val="105"/>
        </w:rPr>
        <w:t>not</w:t>
      </w:r>
      <w:r>
        <w:rPr>
          <w:spacing w:val="7"/>
          <w:w w:val="105"/>
        </w:rPr>
        <w:t xml:space="preserve"> </w:t>
      </w:r>
      <w:r>
        <w:rPr>
          <w:w w:val="105"/>
        </w:rPr>
        <w:t>too</w:t>
      </w:r>
      <w:r>
        <w:rPr>
          <w:spacing w:val="7"/>
          <w:w w:val="105"/>
        </w:rPr>
        <w:t xml:space="preserve"> </w:t>
      </w:r>
      <w:r>
        <w:rPr>
          <w:spacing w:val="-4"/>
          <w:w w:val="105"/>
        </w:rPr>
        <w:t>much</w:t>
      </w:r>
      <w:r>
        <w:rPr>
          <w:spacing w:val="8"/>
          <w:w w:val="105"/>
        </w:rPr>
        <w:t xml:space="preserve"> </w:t>
      </w:r>
      <w:r>
        <w:rPr>
          <w:w w:val="105"/>
        </w:rPr>
        <w:t>turnover</w:t>
      </w:r>
      <w:r>
        <w:rPr>
          <w:spacing w:val="7"/>
          <w:w w:val="105"/>
        </w:rPr>
        <w:t xml:space="preserve"> </w:t>
      </w:r>
      <w:r>
        <w:rPr>
          <w:w w:val="105"/>
        </w:rPr>
        <w:t>appears</w:t>
      </w:r>
      <w:r>
        <w:rPr>
          <w:spacing w:val="8"/>
          <w:w w:val="105"/>
        </w:rPr>
        <w:t xml:space="preserve"> </w:t>
      </w:r>
      <w:r>
        <w:rPr>
          <w:w w:val="105"/>
        </w:rPr>
        <w:t>to</w:t>
      </w:r>
      <w:r>
        <w:rPr>
          <w:spacing w:val="7"/>
          <w:w w:val="105"/>
        </w:rPr>
        <w:t xml:space="preserve"> </w:t>
      </w:r>
      <w:r>
        <w:rPr>
          <w:w w:val="105"/>
        </w:rPr>
        <w:t>keep</w:t>
      </w:r>
      <w:r>
        <w:rPr>
          <w:spacing w:val="7"/>
          <w:w w:val="105"/>
        </w:rPr>
        <w:t xml:space="preserve"> </w:t>
      </w:r>
      <w:r>
        <w:rPr>
          <w:w w:val="105"/>
        </w:rPr>
        <w:t>employees</w:t>
      </w:r>
      <w:r>
        <w:rPr>
          <w:spacing w:val="8"/>
          <w:w w:val="105"/>
        </w:rPr>
        <w:t xml:space="preserve"> </w:t>
      </w:r>
      <w:r>
        <w:rPr>
          <w:w w:val="105"/>
        </w:rPr>
        <w:t>and</w:t>
      </w:r>
      <w:r>
        <w:rPr>
          <w:spacing w:val="7"/>
          <w:w w:val="105"/>
        </w:rPr>
        <w:t xml:space="preserve"> </w:t>
      </w:r>
      <w:r>
        <w:rPr>
          <w:w w:val="105"/>
        </w:rPr>
        <w:t>organizations</w:t>
      </w:r>
      <w:r>
        <w:rPr>
          <w:spacing w:val="8"/>
          <w:w w:val="105"/>
        </w:rPr>
        <w:t xml:space="preserve"> </w:t>
      </w:r>
      <w:r>
        <w:rPr>
          <w:w w:val="105"/>
        </w:rPr>
        <w:t>engaged.</w:t>
      </w:r>
      <w:r>
        <w:rPr>
          <w:w w:val="104"/>
        </w:rPr>
        <w:t xml:space="preserve"> </w:t>
      </w:r>
      <w:r>
        <w:rPr>
          <w:w w:val="105"/>
        </w:rPr>
        <w:t>When</w:t>
      </w:r>
      <w:r>
        <w:rPr>
          <w:spacing w:val="35"/>
          <w:w w:val="105"/>
        </w:rPr>
        <w:t xml:space="preserve"> </w:t>
      </w:r>
      <w:r>
        <w:rPr>
          <w:w w:val="105"/>
        </w:rPr>
        <w:t>the</w:t>
      </w:r>
      <w:r>
        <w:rPr>
          <w:spacing w:val="36"/>
          <w:w w:val="105"/>
        </w:rPr>
        <w:t xml:space="preserve"> </w:t>
      </w:r>
      <w:r>
        <w:rPr>
          <w:w w:val="105"/>
        </w:rPr>
        <w:t>focus</w:t>
      </w:r>
      <w:r>
        <w:rPr>
          <w:spacing w:val="36"/>
          <w:w w:val="105"/>
        </w:rPr>
        <w:t xml:space="preserve"> </w:t>
      </w:r>
      <w:r>
        <w:rPr>
          <w:w w:val="105"/>
        </w:rPr>
        <w:t>shifts</w:t>
      </w:r>
      <w:r>
        <w:rPr>
          <w:spacing w:val="36"/>
          <w:w w:val="105"/>
        </w:rPr>
        <w:t xml:space="preserve"> </w:t>
      </w:r>
      <w:r>
        <w:rPr>
          <w:w w:val="105"/>
        </w:rPr>
        <w:t>to</w:t>
      </w:r>
      <w:r>
        <w:rPr>
          <w:spacing w:val="36"/>
          <w:w w:val="105"/>
        </w:rPr>
        <w:t xml:space="preserve"> </w:t>
      </w:r>
      <w:r>
        <w:rPr>
          <w:w w:val="105"/>
        </w:rPr>
        <w:t>staying</w:t>
      </w:r>
      <w:r>
        <w:rPr>
          <w:spacing w:val="36"/>
          <w:w w:val="105"/>
        </w:rPr>
        <w:t xml:space="preserve"> </w:t>
      </w:r>
      <w:r>
        <w:rPr>
          <w:w w:val="105"/>
        </w:rPr>
        <w:t>in</w:t>
      </w:r>
      <w:r>
        <w:rPr>
          <w:spacing w:val="36"/>
          <w:w w:val="105"/>
        </w:rPr>
        <w:t xml:space="preserve"> </w:t>
      </w:r>
      <w:r>
        <w:rPr>
          <w:w w:val="105"/>
        </w:rPr>
        <w:t>place</w:t>
      </w:r>
      <w:r>
        <w:rPr>
          <w:spacing w:val="35"/>
          <w:w w:val="105"/>
        </w:rPr>
        <w:t xml:space="preserve"> </w:t>
      </w:r>
      <w:r>
        <w:rPr>
          <w:w w:val="105"/>
        </w:rPr>
        <w:t>of</w:t>
      </w:r>
      <w:r>
        <w:rPr>
          <w:spacing w:val="36"/>
          <w:w w:val="105"/>
        </w:rPr>
        <w:t xml:space="preserve"> </w:t>
      </w:r>
      <w:r>
        <w:rPr>
          <w:w w:val="105"/>
        </w:rPr>
        <w:t>leaving,</w:t>
      </w:r>
      <w:r>
        <w:rPr>
          <w:spacing w:val="41"/>
          <w:w w:val="105"/>
        </w:rPr>
        <w:t xml:space="preserve"> </w:t>
      </w:r>
      <w:r>
        <w:rPr>
          <w:w w:val="105"/>
        </w:rPr>
        <w:t>the</w:t>
      </w:r>
      <w:r>
        <w:rPr>
          <w:spacing w:val="36"/>
          <w:w w:val="105"/>
        </w:rPr>
        <w:t xml:space="preserve"> </w:t>
      </w:r>
      <w:r>
        <w:rPr>
          <w:w w:val="105"/>
        </w:rPr>
        <w:t>concept</w:t>
      </w:r>
      <w:r>
        <w:rPr>
          <w:spacing w:val="36"/>
          <w:w w:val="105"/>
        </w:rPr>
        <w:t xml:space="preserve"> </w:t>
      </w:r>
      <w:r>
        <w:rPr>
          <w:w w:val="105"/>
        </w:rPr>
        <w:t>of</w:t>
      </w:r>
      <w:r>
        <w:rPr>
          <w:spacing w:val="36"/>
          <w:w w:val="105"/>
        </w:rPr>
        <w:t xml:space="preserve"> </w:t>
      </w:r>
      <w:r>
        <w:rPr>
          <w:w w:val="105"/>
        </w:rPr>
        <w:t>embeddedness</w:t>
      </w:r>
      <w:r>
        <w:rPr>
          <w:spacing w:val="36"/>
          <w:w w:val="105"/>
        </w:rPr>
        <w:t xml:space="preserve"> </w:t>
      </w:r>
      <w:r>
        <w:rPr>
          <w:w w:val="105"/>
        </w:rPr>
        <w:t>is</w:t>
      </w:r>
      <w:r>
        <w:rPr>
          <w:spacing w:val="35"/>
          <w:w w:val="105"/>
        </w:rPr>
        <w:t xml:space="preserve"> </w:t>
      </w:r>
      <w:r>
        <w:rPr>
          <w:w w:val="105"/>
        </w:rPr>
        <w:t>useful.</w:t>
      </w:r>
    </w:p>
    <w:p w:rsidR="00194060" w:rsidRDefault="00F75F9A">
      <w:pPr>
        <w:pStyle w:val="BodyText"/>
        <w:spacing w:line="312" w:lineRule="auto"/>
        <w:ind w:left="120" w:right="1437"/>
        <w:jc w:val="both"/>
      </w:pPr>
      <w:r>
        <w:rPr>
          <w:w w:val="105"/>
        </w:rPr>
        <w:t>Embeddedness is a mix of factors that influence whether an employee stays in their job. The concept represents links that the employee has to the community and others in the unit or organization, how they</w:t>
      </w:r>
      <w:r>
        <w:rPr>
          <w:spacing w:val="6"/>
          <w:w w:val="105"/>
        </w:rPr>
        <w:t xml:space="preserve"> </w:t>
      </w:r>
      <w:r>
        <w:rPr>
          <w:w w:val="105"/>
        </w:rPr>
        <w:t>fit</w:t>
      </w:r>
      <w:r>
        <w:rPr>
          <w:spacing w:val="6"/>
          <w:w w:val="105"/>
        </w:rPr>
        <w:t xml:space="preserve"> </w:t>
      </w:r>
      <w:r>
        <w:rPr>
          <w:w w:val="105"/>
        </w:rPr>
        <w:t>in,</w:t>
      </w:r>
      <w:r>
        <w:rPr>
          <w:spacing w:val="8"/>
          <w:w w:val="105"/>
        </w:rPr>
        <w:t xml:space="preserve"> </w:t>
      </w:r>
      <w:r>
        <w:rPr>
          <w:w w:val="105"/>
        </w:rPr>
        <w:t>and</w:t>
      </w:r>
      <w:r>
        <w:rPr>
          <w:spacing w:val="6"/>
          <w:w w:val="105"/>
        </w:rPr>
        <w:t xml:space="preserve"> </w:t>
      </w:r>
      <w:r>
        <w:rPr>
          <w:w w:val="105"/>
        </w:rPr>
        <w:t>the</w:t>
      </w:r>
      <w:r>
        <w:rPr>
          <w:spacing w:val="6"/>
          <w:w w:val="105"/>
        </w:rPr>
        <w:t xml:space="preserve"> </w:t>
      </w:r>
      <w:r>
        <w:rPr>
          <w:w w:val="105"/>
        </w:rPr>
        <w:t>sacrifices</w:t>
      </w:r>
      <w:r>
        <w:rPr>
          <w:spacing w:val="7"/>
          <w:w w:val="105"/>
        </w:rPr>
        <w:t xml:space="preserve"> </w:t>
      </w:r>
      <w:r>
        <w:rPr>
          <w:w w:val="105"/>
        </w:rPr>
        <w:t>they</w:t>
      </w:r>
      <w:r>
        <w:rPr>
          <w:spacing w:val="6"/>
          <w:w w:val="105"/>
        </w:rPr>
        <w:t xml:space="preserve"> </w:t>
      </w:r>
      <w:r>
        <w:rPr>
          <w:w w:val="105"/>
        </w:rPr>
        <w:t>would</w:t>
      </w:r>
      <w:r>
        <w:rPr>
          <w:spacing w:val="6"/>
          <w:w w:val="105"/>
        </w:rPr>
        <w:t xml:space="preserve"> </w:t>
      </w:r>
      <w:r>
        <w:rPr>
          <w:w w:val="105"/>
        </w:rPr>
        <w:t>make</w:t>
      </w:r>
      <w:r>
        <w:rPr>
          <w:spacing w:val="6"/>
          <w:w w:val="105"/>
        </w:rPr>
        <w:t xml:space="preserve"> </w:t>
      </w:r>
      <w:r>
        <w:rPr>
          <w:w w:val="105"/>
        </w:rPr>
        <w:t>both</w:t>
      </w:r>
      <w:r>
        <w:rPr>
          <w:spacing w:val="6"/>
          <w:w w:val="105"/>
        </w:rPr>
        <w:t xml:space="preserve"> </w:t>
      </w:r>
      <w:r>
        <w:rPr>
          <w:w w:val="105"/>
        </w:rPr>
        <w:t>on</w:t>
      </w:r>
      <w:r>
        <w:rPr>
          <w:spacing w:val="6"/>
          <w:w w:val="105"/>
        </w:rPr>
        <w:t xml:space="preserve"> </w:t>
      </w:r>
      <w:r>
        <w:rPr>
          <w:w w:val="105"/>
        </w:rPr>
        <w:t>and</w:t>
      </w:r>
      <w:r>
        <w:rPr>
          <w:spacing w:val="6"/>
          <w:w w:val="105"/>
        </w:rPr>
        <w:t xml:space="preserve"> </w:t>
      </w:r>
      <w:r>
        <w:rPr>
          <w:w w:val="105"/>
        </w:rPr>
        <w:t>off</w:t>
      </w:r>
      <w:r>
        <w:rPr>
          <w:spacing w:val="7"/>
          <w:w w:val="105"/>
        </w:rPr>
        <w:t xml:space="preserve"> </w:t>
      </w:r>
      <w:r>
        <w:rPr>
          <w:w w:val="105"/>
        </w:rPr>
        <w:t>the</w:t>
      </w:r>
      <w:r>
        <w:rPr>
          <w:spacing w:val="6"/>
          <w:w w:val="105"/>
        </w:rPr>
        <w:t xml:space="preserve"> </w:t>
      </w:r>
      <w:r>
        <w:rPr>
          <w:w w:val="105"/>
        </w:rPr>
        <w:t>job</w:t>
      </w:r>
      <w:r>
        <w:rPr>
          <w:spacing w:val="6"/>
          <w:w w:val="105"/>
        </w:rPr>
        <w:t xml:space="preserve"> </w:t>
      </w:r>
      <w:r>
        <w:rPr>
          <w:w w:val="105"/>
        </w:rPr>
        <w:t>if</w:t>
      </w:r>
      <w:r>
        <w:rPr>
          <w:spacing w:val="6"/>
          <w:w w:val="105"/>
        </w:rPr>
        <w:t xml:space="preserve"> </w:t>
      </w:r>
      <w:r>
        <w:rPr>
          <w:w w:val="105"/>
        </w:rPr>
        <w:t>they</w:t>
      </w:r>
      <w:r>
        <w:rPr>
          <w:spacing w:val="6"/>
          <w:w w:val="105"/>
        </w:rPr>
        <w:t xml:space="preserve"> </w:t>
      </w:r>
      <w:r>
        <w:rPr>
          <w:w w:val="105"/>
        </w:rPr>
        <w:t>left</w:t>
      </w:r>
      <w:r>
        <w:rPr>
          <w:spacing w:val="6"/>
          <w:w w:val="105"/>
        </w:rPr>
        <w:t xml:space="preserve"> </w:t>
      </w:r>
      <w:r>
        <w:rPr>
          <w:w w:val="105"/>
        </w:rPr>
        <w:t>(Mitchell</w:t>
      </w:r>
      <w:r>
        <w:rPr>
          <w:spacing w:val="6"/>
          <w:w w:val="105"/>
        </w:rPr>
        <w:t xml:space="preserve"> </w:t>
      </w:r>
      <w:r>
        <w:rPr>
          <w:w w:val="105"/>
        </w:rPr>
        <w:t>and</w:t>
      </w:r>
      <w:r>
        <w:rPr>
          <w:spacing w:val="7"/>
          <w:w w:val="105"/>
        </w:rPr>
        <w:t xml:space="preserve"> </w:t>
      </w:r>
      <w:r>
        <w:rPr>
          <w:w w:val="105"/>
        </w:rPr>
        <w:t>Lee,</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8"/>
        <w:jc w:val="both"/>
      </w:pPr>
      <w:r>
        <w:rPr>
          <w:w w:val="110"/>
        </w:rPr>
        <w:lastRenderedPageBreak/>
        <w:t xml:space="preserve">2001; Mitchell et al., 2001). This construct can </w:t>
      </w:r>
      <w:r>
        <w:rPr>
          <w:spacing w:val="3"/>
          <w:w w:val="110"/>
        </w:rPr>
        <w:t xml:space="preserve">be </w:t>
      </w:r>
      <w:r>
        <w:rPr>
          <w:w w:val="110"/>
        </w:rPr>
        <w:t>incorporated into different models such as the Unfolding</w:t>
      </w:r>
      <w:r>
        <w:rPr>
          <w:spacing w:val="-27"/>
          <w:w w:val="110"/>
        </w:rPr>
        <w:t xml:space="preserve"> </w:t>
      </w:r>
      <w:r>
        <w:rPr>
          <w:w w:val="110"/>
        </w:rPr>
        <w:t>Model</w:t>
      </w:r>
      <w:r>
        <w:rPr>
          <w:spacing w:val="-26"/>
          <w:w w:val="110"/>
        </w:rPr>
        <w:t xml:space="preserve"> </w:t>
      </w:r>
      <w:r>
        <w:rPr>
          <w:w w:val="110"/>
        </w:rPr>
        <w:t>to</w:t>
      </w:r>
      <w:r>
        <w:rPr>
          <w:spacing w:val="-26"/>
          <w:w w:val="110"/>
        </w:rPr>
        <w:t xml:space="preserve"> </w:t>
      </w:r>
      <w:r>
        <w:rPr>
          <w:w w:val="110"/>
        </w:rPr>
        <w:t>understand</w:t>
      </w:r>
      <w:r>
        <w:rPr>
          <w:spacing w:val="-26"/>
          <w:w w:val="110"/>
        </w:rPr>
        <w:t xml:space="preserve"> </w:t>
      </w:r>
      <w:r>
        <w:rPr>
          <w:w w:val="110"/>
        </w:rPr>
        <w:t>the</w:t>
      </w:r>
      <w:r>
        <w:rPr>
          <w:spacing w:val="-26"/>
          <w:w w:val="110"/>
        </w:rPr>
        <w:t xml:space="preserve"> </w:t>
      </w:r>
      <w:r>
        <w:rPr>
          <w:w w:val="110"/>
        </w:rPr>
        <w:t>factors</w:t>
      </w:r>
      <w:r>
        <w:rPr>
          <w:spacing w:val="-26"/>
          <w:w w:val="110"/>
        </w:rPr>
        <w:t xml:space="preserve"> </w:t>
      </w:r>
      <w:r>
        <w:rPr>
          <w:w w:val="110"/>
        </w:rPr>
        <w:t>that</w:t>
      </w:r>
      <w:r>
        <w:rPr>
          <w:spacing w:val="-26"/>
          <w:w w:val="110"/>
        </w:rPr>
        <w:t xml:space="preserve"> </w:t>
      </w:r>
      <w:r>
        <w:rPr>
          <w:w w:val="110"/>
        </w:rPr>
        <w:t>keep</w:t>
      </w:r>
      <w:r>
        <w:rPr>
          <w:spacing w:val="-26"/>
          <w:w w:val="110"/>
        </w:rPr>
        <w:t xml:space="preserve"> </w:t>
      </w:r>
      <w:r>
        <w:rPr>
          <w:w w:val="110"/>
        </w:rPr>
        <w:t>high</w:t>
      </w:r>
      <w:r>
        <w:rPr>
          <w:spacing w:val="-26"/>
          <w:w w:val="110"/>
        </w:rPr>
        <w:t xml:space="preserve"> </w:t>
      </w:r>
      <w:r>
        <w:rPr>
          <w:w w:val="110"/>
        </w:rPr>
        <w:t>performing</w:t>
      </w:r>
      <w:r>
        <w:rPr>
          <w:spacing w:val="-26"/>
          <w:w w:val="110"/>
        </w:rPr>
        <w:t xml:space="preserve"> </w:t>
      </w:r>
      <w:r>
        <w:rPr>
          <w:w w:val="110"/>
        </w:rPr>
        <w:t>employees</w:t>
      </w:r>
      <w:r>
        <w:rPr>
          <w:spacing w:val="-26"/>
          <w:w w:val="110"/>
        </w:rPr>
        <w:t xml:space="preserve"> </w:t>
      </w:r>
      <w:r>
        <w:rPr>
          <w:w w:val="110"/>
        </w:rPr>
        <w:t>while</w:t>
      </w:r>
      <w:r>
        <w:rPr>
          <w:spacing w:val="-26"/>
          <w:w w:val="110"/>
        </w:rPr>
        <w:t xml:space="preserve"> </w:t>
      </w:r>
      <w:r>
        <w:rPr>
          <w:w w:val="110"/>
        </w:rPr>
        <w:t>encouraging low</w:t>
      </w:r>
      <w:r>
        <w:rPr>
          <w:spacing w:val="-29"/>
          <w:w w:val="110"/>
        </w:rPr>
        <w:t xml:space="preserve"> </w:t>
      </w:r>
      <w:r>
        <w:rPr>
          <w:w w:val="110"/>
        </w:rPr>
        <w:t>performing</w:t>
      </w:r>
      <w:r>
        <w:rPr>
          <w:spacing w:val="-28"/>
          <w:w w:val="110"/>
        </w:rPr>
        <w:t xml:space="preserve"> </w:t>
      </w:r>
      <w:r>
        <w:rPr>
          <w:w w:val="110"/>
        </w:rPr>
        <w:t>employees</w:t>
      </w:r>
      <w:r>
        <w:rPr>
          <w:spacing w:val="-28"/>
          <w:w w:val="110"/>
        </w:rPr>
        <w:t xml:space="preserve"> </w:t>
      </w:r>
      <w:r>
        <w:rPr>
          <w:w w:val="110"/>
        </w:rPr>
        <w:t>to</w:t>
      </w:r>
      <w:r>
        <w:rPr>
          <w:spacing w:val="-28"/>
          <w:w w:val="110"/>
        </w:rPr>
        <w:t xml:space="preserve"> </w:t>
      </w:r>
      <w:r>
        <w:rPr>
          <w:w w:val="110"/>
        </w:rPr>
        <w:t>leave.</w:t>
      </w:r>
      <w:r>
        <w:rPr>
          <w:spacing w:val="-13"/>
          <w:w w:val="110"/>
        </w:rPr>
        <w:t xml:space="preserve"> </w:t>
      </w:r>
      <w:r>
        <w:rPr>
          <w:w w:val="110"/>
        </w:rPr>
        <w:t>Although</w:t>
      </w:r>
      <w:r>
        <w:rPr>
          <w:spacing w:val="-28"/>
          <w:w w:val="110"/>
        </w:rPr>
        <w:t xml:space="preserve"> </w:t>
      </w:r>
      <w:r>
        <w:rPr>
          <w:w w:val="110"/>
        </w:rPr>
        <w:t>embeddedness</w:t>
      </w:r>
      <w:r>
        <w:rPr>
          <w:spacing w:val="-28"/>
          <w:w w:val="110"/>
        </w:rPr>
        <w:t xml:space="preserve"> </w:t>
      </w:r>
      <w:r>
        <w:rPr>
          <w:spacing w:val="-3"/>
          <w:w w:val="110"/>
        </w:rPr>
        <w:t>varies</w:t>
      </w:r>
      <w:r>
        <w:rPr>
          <w:spacing w:val="-28"/>
          <w:w w:val="110"/>
        </w:rPr>
        <w:t xml:space="preserve"> </w:t>
      </w:r>
      <w:r>
        <w:rPr>
          <w:spacing w:val="-3"/>
          <w:w w:val="110"/>
        </w:rPr>
        <w:t>by</w:t>
      </w:r>
      <w:r>
        <w:rPr>
          <w:spacing w:val="-28"/>
          <w:w w:val="110"/>
        </w:rPr>
        <w:t xml:space="preserve"> </w:t>
      </w:r>
      <w:r>
        <w:rPr>
          <w:w w:val="110"/>
        </w:rPr>
        <w:t>demographic</w:t>
      </w:r>
      <w:r>
        <w:rPr>
          <w:spacing w:val="-29"/>
          <w:w w:val="110"/>
        </w:rPr>
        <w:t xml:space="preserve"> </w:t>
      </w:r>
      <w:r>
        <w:rPr>
          <w:w w:val="110"/>
        </w:rPr>
        <w:t>group,</w:t>
      </w:r>
      <w:r>
        <w:rPr>
          <w:spacing w:val="-27"/>
          <w:w w:val="110"/>
        </w:rPr>
        <w:t xml:space="preserve"> </w:t>
      </w:r>
      <w:r>
        <w:rPr>
          <w:w w:val="110"/>
        </w:rPr>
        <w:t>it</w:t>
      </w:r>
      <w:r>
        <w:rPr>
          <w:spacing w:val="-28"/>
          <w:w w:val="110"/>
        </w:rPr>
        <w:t xml:space="preserve"> </w:t>
      </w:r>
      <w:r>
        <w:rPr>
          <w:w w:val="110"/>
        </w:rPr>
        <w:t>is</w:t>
      </w:r>
      <w:r>
        <w:rPr>
          <w:spacing w:val="-28"/>
          <w:w w:val="110"/>
        </w:rPr>
        <w:t xml:space="preserve"> </w:t>
      </w:r>
      <w:r>
        <w:rPr>
          <w:w w:val="110"/>
        </w:rPr>
        <w:t>still a</w:t>
      </w:r>
      <w:r>
        <w:rPr>
          <w:spacing w:val="-11"/>
          <w:w w:val="110"/>
        </w:rPr>
        <w:t xml:space="preserve"> </w:t>
      </w:r>
      <w:r>
        <w:rPr>
          <w:w w:val="110"/>
        </w:rPr>
        <w:t>strong</w:t>
      </w:r>
      <w:r>
        <w:rPr>
          <w:spacing w:val="-10"/>
          <w:w w:val="110"/>
        </w:rPr>
        <w:t xml:space="preserve"> </w:t>
      </w:r>
      <w:r>
        <w:rPr>
          <w:w w:val="110"/>
        </w:rPr>
        <w:t>predictor</w:t>
      </w:r>
      <w:r>
        <w:rPr>
          <w:spacing w:val="-10"/>
          <w:w w:val="110"/>
        </w:rPr>
        <w:t xml:space="preserve"> </w:t>
      </w:r>
      <w:r>
        <w:rPr>
          <w:w w:val="110"/>
        </w:rPr>
        <w:t>of</w:t>
      </w:r>
      <w:r>
        <w:rPr>
          <w:spacing w:val="-11"/>
          <w:w w:val="110"/>
        </w:rPr>
        <w:t xml:space="preserve"> </w:t>
      </w:r>
      <w:r>
        <w:rPr>
          <w:w w:val="110"/>
        </w:rPr>
        <w:t>employee</w:t>
      </w:r>
      <w:r>
        <w:rPr>
          <w:spacing w:val="-10"/>
          <w:w w:val="110"/>
        </w:rPr>
        <w:t xml:space="preserve"> </w:t>
      </w:r>
      <w:r>
        <w:rPr>
          <w:w w:val="110"/>
        </w:rPr>
        <w:t>retention</w:t>
      </w:r>
      <w:r>
        <w:rPr>
          <w:spacing w:val="-10"/>
          <w:w w:val="110"/>
        </w:rPr>
        <w:t xml:space="preserve"> </w:t>
      </w:r>
      <w:r>
        <w:rPr>
          <w:w w:val="110"/>
        </w:rPr>
        <w:t>(Mallol</w:t>
      </w:r>
      <w:r>
        <w:rPr>
          <w:spacing w:val="-11"/>
          <w:w w:val="110"/>
        </w:rPr>
        <w:t xml:space="preserve"> </w:t>
      </w:r>
      <w:r>
        <w:rPr>
          <w:w w:val="110"/>
        </w:rPr>
        <w:t>et</w:t>
      </w:r>
      <w:r>
        <w:rPr>
          <w:spacing w:val="-10"/>
          <w:w w:val="110"/>
        </w:rPr>
        <w:t xml:space="preserve"> </w:t>
      </w:r>
      <w:r>
        <w:rPr>
          <w:w w:val="110"/>
        </w:rPr>
        <w:t>al.,</w:t>
      </w:r>
      <w:r>
        <w:rPr>
          <w:spacing w:val="-10"/>
          <w:w w:val="110"/>
        </w:rPr>
        <w:t xml:space="preserve"> </w:t>
      </w:r>
      <w:r>
        <w:rPr>
          <w:w w:val="110"/>
        </w:rPr>
        <w:t>2007;</w:t>
      </w:r>
      <w:r>
        <w:rPr>
          <w:spacing w:val="-11"/>
          <w:w w:val="110"/>
        </w:rPr>
        <w:t xml:space="preserve"> </w:t>
      </w:r>
      <w:r>
        <w:rPr>
          <w:w w:val="110"/>
        </w:rPr>
        <w:t>Peltokorpi</w:t>
      </w:r>
      <w:r>
        <w:rPr>
          <w:spacing w:val="-10"/>
          <w:w w:val="110"/>
        </w:rPr>
        <w:t xml:space="preserve"> </w:t>
      </w:r>
      <w:r>
        <w:rPr>
          <w:w w:val="110"/>
        </w:rPr>
        <w:t>et</w:t>
      </w:r>
      <w:r>
        <w:rPr>
          <w:spacing w:val="-10"/>
          <w:w w:val="110"/>
        </w:rPr>
        <w:t xml:space="preserve"> </w:t>
      </w:r>
      <w:r>
        <w:rPr>
          <w:w w:val="110"/>
        </w:rPr>
        <w:t>al.,</w:t>
      </w:r>
      <w:r>
        <w:rPr>
          <w:spacing w:val="-11"/>
          <w:w w:val="110"/>
        </w:rPr>
        <w:t xml:space="preserve"> </w:t>
      </w:r>
      <w:r>
        <w:rPr>
          <w:w w:val="110"/>
        </w:rPr>
        <w:t>2015;</w:t>
      </w:r>
      <w:r>
        <w:rPr>
          <w:spacing w:val="-10"/>
          <w:w w:val="110"/>
        </w:rPr>
        <w:t xml:space="preserve"> </w:t>
      </w:r>
      <w:r>
        <w:rPr>
          <w:w w:val="110"/>
        </w:rPr>
        <w:t>Bergiel</w:t>
      </w:r>
      <w:r>
        <w:rPr>
          <w:spacing w:val="-10"/>
          <w:w w:val="110"/>
        </w:rPr>
        <w:t xml:space="preserve"> </w:t>
      </w:r>
      <w:r>
        <w:rPr>
          <w:w w:val="110"/>
        </w:rPr>
        <w:t>et</w:t>
      </w:r>
      <w:r>
        <w:rPr>
          <w:spacing w:val="-11"/>
          <w:w w:val="110"/>
        </w:rPr>
        <w:t xml:space="preserve"> </w:t>
      </w:r>
      <w:r>
        <w:rPr>
          <w:w w:val="110"/>
        </w:rPr>
        <w:t>al., 2014;</w:t>
      </w:r>
      <w:r>
        <w:rPr>
          <w:spacing w:val="-29"/>
          <w:w w:val="110"/>
        </w:rPr>
        <w:t xml:space="preserve"> </w:t>
      </w:r>
      <w:r>
        <w:rPr>
          <w:w w:val="110"/>
        </w:rPr>
        <w:t>Purba</w:t>
      </w:r>
      <w:r>
        <w:rPr>
          <w:spacing w:val="-28"/>
          <w:w w:val="110"/>
        </w:rPr>
        <w:t xml:space="preserve"> </w:t>
      </w:r>
      <w:r>
        <w:rPr>
          <w:w w:val="110"/>
        </w:rPr>
        <w:t>et</w:t>
      </w:r>
      <w:r>
        <w:rPr>
          <w:spacing w:val="-28"/>
          <w:w w:val="110"/>
        </w:rPr>
        <w:t xml:space="preserve"> </w:t>
      </w:r>
      <w:r>
        <w:rPr>
          <w:w w:val="110"/>
        </w:rPr>
        <w:t>al.,</w:t>
      </w:r>
      <w:r>
        <w:rPr>
          <w:spacing w:val="-29"/>
          <w:w w:val="110"/>
        </w:rPr>
        <w:t xml:space="preserve"> </w:t>
      </w:r>
      <w:r>
        <w:rPr>
          <w:w w:val="110"/>
        </w:rPr>
        <w:t>2016).</w:t>
      </w:r>
      <w:r>
        <w:rPr>
          <w:spacing w:val="-4"/>
          <w:w w:val="110"/>
        </w:rPr>
        <w:t xml:space="preserve"> </w:t>
      </w:r>
      <w:r>
        <w:rPr>
          <w:w w:val="110"/>
        </w:rPr>
        <w:t>Embeddedness</w:t>
      </w:r>
      <w:r>
        <w:rPr>
          <w:spacing w:val="-29"/>
          <w:w w:val="110"/>
        </w:rPr>
        <w:t xml:space="preserve"> </w:t>
      </w:r>
      <w:r>
        <w:rPr>
          <w:w w:val="110"/>
        </w:rPr>
        <w:t>is</w:t>
      </w:r>
      <w:r>
        <w:rPr>
          <w:spacing w:val="-28"/>
          <w:w w:val="110"/>
        </w:rPr>
        <w:t xml:space="preserve"> </w:t>
      </w:r>
      <w:r>
        <w:rPr>
          <w:w w:val="110"/>
        </w:rPr>
        <w:t>also</w:t>
      </w:r>
      <w:r>
        <w:rPr>
          <w:spacing w:val="-29"/>
          <w:w w:val="110"/>
        </w:rPr>
        <w:t xml:space="preserve"> </w:t>
      </w:r>
      <w:r>
        <w:rPr>
          <w:w w:val="110"/>
        </w:rPr>
        <w:t>affected</w:t>
      </w:r>
      <w:r>
        <w:rPr>
          <w:spacing w:val="-28"/>
          <w:w w:val="110"/>
        </w:rPr>
        <w:t xml:space="preserve"> </w:t>
      </w:r>
      <w:r>
        <w:rPr>
          <w:spacing w:val="-3"/>
          <w:w w:val="110"/>
        </w:rPr>
        <w:t>by</w:t>
      </w:r>
      <w:r>
        <w:rPr>
          <w:spacing w:val="-28"/>
          <w:w w:val="110"/>
        </w:rPr>
        <w:t xml:space="preserve"> </w:t>
      </w:r>
      <w:r>
        <w:rPr>
          <w:w w:val="110"/>
        </w:rPr>
        <w:t>the</w:t>
      </w:r>
      <w:r>
        <w:rPr>
          <w:spacing w:val="-28"/>
          <w:w w:val="110"/>
        </w:rPr>
        <w:t xml:space="preserve"> </w:t>
      </w:r>
      <w:r>
        <w:rPr>
          <w:w w:val="110"/>
        </w:rPr>
        <w:t>quality</w:t>
      </w:r>
      <w:r>
        <w:rPr>
          <w:spacing w:val="-29"/>
          <w:w w:val="110"/>
        </w:rPr>
        <w:t xml:space="preserve"> </w:t>
      </w:r>
      <w:r>
        <w:rPr>
          <w:w w:val="110"/>
        </w:rPr>
        <w:t>of</w:t>
      </w:r>
      <w:r>
        <w:rPr>
          <w:spacing w:val="-29"/>
          <w:w w:val="110"/>
        </w:rPr>
        <w:t xml:space="preserve"> </w:t>
      </w:r>
      <w:r>
        <w:rPr>
          <w:w w:val="110"/>
        </w:rPr>
        <w:t>the</w:t>
      </w:r>
      <w:r>
        <w:rPr>
          <w:spacing w:val="-29"/>
          <w:w w:val="110"/>
        </w:rPr>
        <w:t xml:space="preserve"> </w:t>
      </w:r>
      <w:r>
        <w:rPr>
          <w:w w:val="110"/>
        </w:rPr>
        <w:t>supervisor</w:t>
      </w:r>
      <w:r>
        <w:rPr>
          <w:spacing w:val="-28"/>
          <w:w w:val="110"/>
        </w:rPr>
        <w:t xml:space="preserve"> </w:t>
      </w:r>
      <w:r>
        <w:rPr>
          <w:w w:val="110"/>
        </w:rPr>
        <w:t>relationship and the extroverted/introverted profile of the employee (Bauer et al., 2006; Purba et al., 2016), the</w:t>
      </w:r>
      <w:r>
        <w:rPr>
          <w:spacing w:val="-4"/>
          <w:w w:val="110"/>
        </w:rPr>
        <w:t xml:space="preserve"> </w:t>
      </w:r>
      <w:r>
        <w:rPr>
          <w:w w:val="110"/>
        </w:rPr>
        <w:t>quality</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development</w:t>
      </w:r>
      <w:r>
        <w:rPr>
          <w:spacing w:val="-3"/>
          <w:w w:val="110"/>
        </w:rPr>
        <w:t xml:space="preserve"> </w:t>
      </w:r>
      <w:r>
        <w:rPr>
          <w:w w:val="110"/>
        </w:rPr>
        <w:t>climate</w:t>
      </w:r>
      <w:r>
        <w:rPr>
          <w:spacing w:val="-4"/>
          <w:w w:val="110"/>
        </w:rPr>
        <w:t xml:space="preserve"> </w:t>
      </w:r>
      <w:r>
        <w:rPr>
          <w:w w:val="110"/>
        </w:rPr>
        <w:t>(Spell</w:t>
      </w:r>
      <w:r>
        <w:rPr>
          <w:spacing w:val="-4"/>
          <w:w w:val="110"/>
        </w:rPr>
        <w:t xml:space="preserve"> </w:t>
      </w:r>
      <w:r>
        <w:rPr>
          <w:w w:val="110"/>
        </w:rPr>
        <w:t>et</w:t>
      </w:r>
      <w:r>
        <w:rPr>
          <w:spacing w:val="-4"/>
          <w:w w:val="110"/>
        </w:rPr>
        <w:t xml:space="preserve"> </w:t>
      </w:r>
      <w:r>
        <w:rPr>
          <w:w w:val="110"/>
        </w:rPr>
        <w:t>al.,</w:t>
      </w:r>
      <w:r>
        <w:rPr>
          <w:spacing w:val="-4"/>
          <w:w w:val="110"/>
        </w:rPr>
        <w:t xml:space="preserve"> </w:t>
      </w:r>
      <w:r>
        <w:rPr>
          <w:w w:val="110"/>
        </w:rPr>
        <w:t>2014),</w:t>
      </w:r>
      <w:r>
        <w:rPr>
          <w:spacing w:val="-3"/>
          <w:w w:val="110"/>
        </w:rPr>
        <w:t xml:space="preserve"> </w:t>
      </w:r>
      <w:r>
        <w:rPr>
          <w:w w:val="110"/>
        </w:rPr>
        <w:t>and</w:t>
      </w:r>
      <w:r>
        <w:rPr>
          <w:spacing w:val="-3"/>
          <w:w w:val="110"/>
        </w:rPr>
        <w:t xml:space="preserve"> </w:t>
      </w:r>
      <w:r>
        <w:rPr>
          <w:w w:val="110"/>
        </w:rPr>
        <w:t>human</w:t>
      </w:r>
      <w:r>
        <w:rPr>
          <w:spacing w:val="-4"/>
          <w:w w:val="110"/>
        </w:rPr>
        <w:t xml:space="preserve"> </w:t>
      </w:r>
      <w:r>
        <w:rPr>
          <w:w w:val="110"/>
        </w:rPr>
        <w:t>resource</w:t>
      </w:r>
      <w:r>
        <w:rPr>
          <w:spacing w:val="-4"/>
          <w:w w:val="110"/>
        </w:rPr>
        <w:t xml:space="preserve"> </w:t>
      </w:r>
      <w:r>
        <w:rPr>
          <w:w w:val="110"/>
        </w:rPr>
        <w:t>practices,</w:t>
      </w:r>
      <w:r>
        <w:rPr>
          <w:spacing w:val="-3"/>
          <w:w w:val="110"/>
        </w:rPr>
        <w:t xml:space="preserve"> </w:t>
      </w:r>
      <w:r>
        <w:rPr>
          <w:w w:val="110"/>
        </w:rPr>
        <w:t>such</w:t>
      </w:r>
      <w:r>
        <w:rPr>
          <w:spacing w:val="-4"/>
          <w:w w:val="110"/>
        </w:rPr>
        <w:t xml:space="preserve"> </w:t>
      </w:r>
      <w:r>
        <w:rPr>
          <w:w w:val="110"/>
        </w:rPr>
        <w:t>as onboarding,</w:t>
      </w:r>
      <w:r>
        <w:rPr>
          <w:spacing w:val="-16"/>
          <w:w w:val="110"/>
        </w:rPr>
        <w:t xml:space="preserve"> </w:t>
      </w:r>
      <w:r>
        <w:rPr>
          <w:w w:val="110"/>
        </w:rPr>
        <w:t>leadership</w:t>
      </w:r>
      <w:r>
        <w:rPr>
          <w:spacing w:val="-16"/>
          <w:w w:val="110"/>
        </w:rPr>
        <w:t xml:space="preserve"> </w:t>
      </w:r>
      <w:r>
        <w:rPr>
          <w:w w:val="110"/>
        </w:rPr>
        <w:t>development,</w:t>
      </w:r>
      <w:r>
        <w:rPr>
          <w:spacing w:val="-15"/>
          <w:w w:val="110"/>
        </w:rPr>
        <w:t xml:space="preserve"> </w:t>
      </w:r>
      <w:r>
        <w:rPr>
          <w:w w:val="110"/>
        </w:rPr>
        <w:t>compensation,</w:t>
      </w:r>
      <w:r>
        <w:rPr>
          <w:spacing w:val="-15"/>
          <w:w w:val="110"/>
        </w:rPr>
        <w:t xml:space="preserve"> </w:t>
      </w:r>
      <w:r>
        <w:rPr>
          <w:w w:val="110"/>
        </w:rPr>
        <w:t>and</w:t>
      </w:r>
      <w:r>
        <w:rPr>
          <w:spacing w:val="-16"/>
          <w:w w:val="110"/>
        </w:rPr>
        <w:t xml:space="preserve"> </w:t>
      </w:r>
      <w:r>
        <w:rPr>
          <w:w w:val="110"/>
        </w:rPr>
        <w:t>employee</w:t>
      </w:r>
      <w:r>
        <w:rPr>
          <w:spacing w:val="-16"/>
          <w:w w:val="110"/>
        </w:rPr>
        <w:t xml:space="preserve"> </w:t>
      </w:r>
      <w:r>
        <w:rPr>
          <w:w w:val="110"/>
        </w:rPr>
        <w:t>relations</w:t>
      </w:r>
      <w:r>
        <w:rPr>
          <w:spacing w:val="-15"/>
          <w:w w:val="110"/>
        </w:rPr>
        <w:t xml:space="preserve"> </w:t>
      </w:r>
      <w:r>
        <w:rPr>
          <w:w w:val="110"/>
        </w:rPr>
        <w:t>(Schmidt</w:t>
      </w:r>
      <w:r>
        <w:rPr>
          <w:spacing w:val="-16"/>
          <w:w w:val="110"/>
        </w:rPr>
        <w:t xml:space="preserve"> </w:t>
      </w:r>
      <w:r>
        <w:rPr>
          <w:w w:val="110"/>
        </w:rPr>
        <w:t>et</w:t>
      </w:r>
      <w:r>
        <w:rPr>
          <w:spacing w:val="-16"/>
          <w:w w:val="110"/>
        </w:rPr>
        <w:t xml:space="preserve"> </w:t>
      </w:r>
      <w:r>
        <w:rPr>
          <w:w w:val="110"/>
        </w:rPr>
        <w:t>al.,</w:t>
      </w:r>
      <w:r>
        <w:rPr>
          <w:spacing w:val="-16"/>
          <w:w w:val="110"/>
        </w:rPr>
        <w:t xml:space="preserve"> </w:t>
      </w:r>
      <w:r>
        <w:rPr>
          <w:w w:val="110"/>
        </w:rPr>
        <w:t xml:space="preserve">2018; Selden and </w:t>
      </w:r>
      <w:r>
        <w:rPr>
          <w:spacing w:val="-3"/>
          <w:w w:val="110"/>
        </w:rPr>
        <w:t>Sowa,</w:t>
      </w:r>
      <w:r>
        <w:rPr>
          <w:spacing w:val="30"/>
          <w:w w:val="110"/>
        </w:rPr>
        <w:t xml:space="preserve"> </w:t>
      </w:r>
      <w:r>
        <w:rPr>
          <w:w w:val="110"/>
        </w:rPr>
        <w:t>2015).</w:t>
      </w:r>
    </w:p>
    <w:p w:rsidR="00194060" w:rsidRDefault="00F75F9A">
      <w:pPr>
        <w:pStyle w:val="BodyText"/>
        <w:spacing w:line="312" w:lineRule="auto"/>
        <w:ind w:left="120" w:right="1436" w:firstLine="338"/>
        <w:jc w:val="both"/>
      </w:pPr>
      <w:r>
        <w:rPr>
          <w:w w:val="105"/>
        </w:rPr>
        <w:t xml:space="preserve">Dynamic modeling of the turnover process focuses on </w:t>
      </w:r>
      <w:r>
        <w:rPr>
          <w:spacing w:val="-3"/>
          <w:w w:val="105"/>
        </w:rPr>
        <w:t xml:space="preserve">how </w:t>
      </w:r>
      <w:r>
        <w:rPr>
          <w:w w:val="105"/>
        </w:rPr>
        <w:t xml:space="preserve">turnover changes </w:t>
      </w:r>
      <w:r>
        <w:rPr>
          <w:spacing w:val="-4"/>
          <w:w w:val="105"/>
        </w:rPr>
        <w:t xml:space="preserve">over </w:t>
      </w:r>
      <w:r>
        <w:rPr>
          <w:w w:val="105"/>
        </w:rPr>
        <w:t xml:space="preserve">time. There are many different types of models for examining trends in important behaviors such as attitudes, the different phases of job search (passive, scanning, and focused), and the different cognitive changes that employees undergo when changing jobs (Steel, 2002; Bentein et al., 2005; Kammeyer-Mueller et al., 2005). Dynamic models incorporate these kinds of changes </w:t>
      </w:r>
      <w:r>
        <w:rPr>
          <w:spacing w:val="-4"/>
          <w:w w:val="105"/>
        </w:rPr>
        <w:t xml:space="preserve">over </w:t>
      </w:r>
      <w:r>
        <w:rPr>
          <w:w w:val="105"/>
        </w:rPr>
        <w:t xml:space="preserve">time (Holtom et al., 2013; Jiang et al., 2012; Peltokorpi et al., 2015; Sturman and </w:t>
      </w:r>
      <w:r>
        <w:rPr>
          <w:spacing w:val="-4"/>
          <w:w w:val="105"/>
        </w:rPr>
        <w:t xml:space="preserve">Trevor, </w:t>
      </w:r>
      <w:r>
        <w:rPr>
          <w:w w:val="105"/>
        </w:rPr>
        <w:t xml:space="preserve">2001; </w:t>
      </w:r>
      <w:r>
        <w:rPr>
          <w:spacing w:val="-4"/>
          <w:w w:val="105"/>
        </w:rPr>
        <w:t xml:space="preserve">Weller </w:t>
      </w:r>
      <w:r>
        <w:rPr>
          <w:w w:val="105"/>
        </w:rPr>
        <w:t>et al., 2009). This area  of research is promising for understanding turnover in the military because it takes into account multiple factors and how they change</w:t>
      </w:r>
      <w:r>
        <w:rPr>
          <w:spacing w:val="53"/>
          <w:w w:val="105"/>
        </w:rPr>
        <w:t xml:space="preserve"> </w:t>
      </w:r>
      <w:r>
        <w:rPr>
          <w:spacing w:val="-3"/>
          <w:w w:val="105"/>
        </w:rPr>
        <w:t xml:space="preserve">over </w:t>
      </w:r>
      <w:r>
        <w:rPr>
          <w:w w:val="105"/>
        </w:rPr>
        <w:t>time.</w:t>
      </w:r>
    </w:p>
    <w:p w:rsidR="00194060" w:rsidRDefault="00F75F9A">
      <w:pPr>
        <w:pStyle w:val="BodyText"/>
        <w:spacing w:line="312" w:lineRule="auto"/>
        <w:ind w:left="120" w:right="1436" w:firstLine="338"/>
        <w:jc w:val="both"/>
      </w:pPr>
      <w:r>
        <w:rPr>
          <w:w w:val="110"/>
        </w:rPr>
        <w:t>Expansion of earlier research focuses on the relationship between turnover, commitment,</w:t>
      </w:r>
      <w:r>
        <w:rPr>
          <w:spacing w:val="-28"/>
          <w:w w:val="110"/>
        </w:rPr>
        <w:t xml:space="preserve"> </w:t>
      </w:r>
      <w:r>
        <w:rPr>
          <w:w w:val="110"/>
        </w:rPr>
        <w:t>and job</w:t>
      </w:r>
      <w:r>
        <w:rPr>
          <w:spacing w:val="-14"/>
          <w:w w:val="110"/>
        </w:rPr>
        <w:t xml:space="preserve"> </w:t>
      </w:r>
      <w:r>
        <w:rPr>
          <w:w w:val="110"/>
        </w:rPr>
        <w:t>satisfaction,</w:t>
      </w:r>
      <w:r>
        <w:rPr>
          <w:spacing w:val="-12"/>
          <w:w w:val="110"/>
        </w:rPr>
        <w:t xml:space="preserve"> </w:t>
      </w:r>
      <w:r>
        <w:rPr>
          <w:w w:val="110"/>
        </w:rPr>
        <w:t>and</w:t>
      </w:r>
      <w:r>
        <w:rPr>
          <w:spacing w:val="-13"/>
          <w:w w:val="110"/>
        </w:rPr>
        <w:t xml:space="preserve"> </w:t>
      </w:r>
      <w:r>
        <w:rPr>
          <w:w w:val="110"/>
        </w:rPr>
        <w:t>has</w:t>
      </w:r>
      <w:r>
        <w:rPr>
          <w:spacing w:val="-13"/>
          <w:w w:val="110"/>
        </w:rPr>
        <w:t xml:space="preserve"> </w:t>
      </w:r>
      <w:r>
        <w:rPr>
          <w:w w:val="110"/>
        </w:rPr>
        <w:t>continued</w:t>
      </w:r>
      <w:r>
        <w:rPr>
          <w:spacing w:val="-14"/>
          <w:w w:val="110"/>
        </w:rPr>
        <w:t xml:space="preserve"> </w:t>
      </w:r>
      <w:r>
        <w:rPr>
          <w:w w:val="110"/>
        </w:rPr>
        <w:t>to</w:t>
      </w:r>
      <w:r>
        <w:rPr>
          <w:spacing w:val="-13"/>
          <w:w w:val="110"/>
        </w:rPr>
        <w:t xml:space="preserve"> </w:t>
      </w:r>
      <w:r>
        <w:rPr>
          <w:w w:val="110"/>
        </w:rPr>
        <w:t>provide</w:t>
      </w:r>
      <w:r>
        <w:rPr>
          <w:spacing w:val="-14"/>
          <w:w w:val="110"/>
        </w:rPr>
        <w:t xml:space="preserve"> </w:t>
      </w:r>
      <w:r>
        <w:rPr>
          <w:w w:val="110"/>
        </w:rPr>
        <w:t>new</w:t>
      </w:r>
      <w:r>
        <w:rPr>
          <w:spacing w:val="-13"/>
          <w:w w:val="110"/>
        </w:rPr>
        <w:t xml:space="preserve"> </w:t>
      </w:r>
      <w:r>
        <w:rPr>
          <w:w w:val="110"/>
        </w:rPr>
        <w:t>insights</w:t>
      </w:r>
      <w:r>
        <w:rPr>
          <w:spacing w:val="-13"/>
          <w:w w:val="110"/>
        </w:rPr>
        <w:t xml:space="preserve"> </w:t>
      </w:r>
      <w:r>
        <w:rPr>
          <w:w w:val="110"/>
        </w:rPr>
        <w:t>about</w:t>
      </w:r>
      <w:r>
        <w:rPr>
          <w:spacing w:val="-14"/>
          <w:w w:val="110"/>
        </w:rPr>
        <w:t xml:space="preserve"> </w:t>
      </w:r>
      <w:r>
        <w:rPr>
          <w:spacing w:val="-3"/>
          <w:w w:val="110"/>
        </w:rPr>
        <w:t>why</w:t>
      </w:r>
      <w:r>
        <w:rPr>
          <w:spacing w:val="-13"/>
          <w:w w:val="110"/>
        </w:rPr>
        <w:t xml:space="preserve"> </w:t>
      </w:r>
      <w:r>
        <w:rPr>
          <w:w w:val="110"/>
        </w:rPr>
        <w:t>people</w:t>
      </w:r>
      <w:r>
        <w:rPr>
          <w:spacing w:val="-13"/>
          <w:w w:val="110"/>
        </w:rPr>
        <w:t xml:space="preserve"> </w:t>
      </w:r>
      <w:r>
        <w:rPr>
          <w:spacing w:val="-3"/>
          <w:w w:val="110"/>
        </w:rPr>
        <w:t>may</w:t>
      </w:r>
      <w:r>
        <w:rPr>
          <w:spacing w:val="-14"/>
          <w:w w:val="110"/>
        </w:rPr>
        <w:t xml:space="preserve"> </w:t>
      </w:r>
      <w:r>
        <w:rPr>
          <w:w w:val="110"/>
        </w:rPr>
        <w:t>or</w:t>
      </w:r>
      <w:r>
        <w:rPr>
          <w:spacing w:val="-13"/>
          <w:w w:val="110"/>
        </w:rPr>
        <w:t xml:space="preserve"> </w:t>
      </w:r>
      <w:r>
        <w:rPr>
          <w:spacing w:val="-3"/>
          <w:w w:val="110"/>
        </w:rPr>
        <w:t>may</w:t>
      </w:r>
      <w:r>
        <w:rPr>
          <w:spacing w:val="-13"/>
          <w:w w:val="110"/>
        </w:rPr>
        <w:t xml:space="preserve"> </w:t>
      </w:r>
      <w:r>
        <w:rPr>
          <w:w w:val="110"/>
        </w:rPr>
        <w:t>not</w:t>
      </w:r>
      <w:r>
        <w:rPr>
          <w:spacing w:val="-14"/>
          <w:w w:val="110"/>
        </w:rPr>
        <w:t xml:space="preserve"> </w:t>
      </w:r>
      <w:r>
        <w:rPr>
          <w:spacing w:val="-3"/>
          <w:w w:val="110"/>
        </w:rPr>
        <w:t xml:space="preserve">leave </w:t>
      </w:r>
      <w:r>
        <w:rPr>
          <w:w w:val="110"/>
        </w:rPr>
        <w:t>their</w:t>
      </w:r>
      <w:r>
        <w:rPr>
          <w:spacing w:val="-21"/>
          <w:w w:val="110"/>
        </w:rPr>
        <w:t xml:space="preserve"> </w:t>
      </w:r>
      <w:r>
        <w:rPr>
          <w:w w:val="110"/>
        </w:rPr>
        <w:t>job</w:t>
      </w:r>
      <w:r>
        <w:rPr>
          <w:spacing w:val="-20"/>
          <w:w w:val="110"/>
        </w:rPr>
        <w:t xml:space="preserve"> </w:t>
      </w:r>
      <w:r>
        <w:rPr>
          <w:w w:val="110"/>
        </w:rPr>
        <w:t>(Holtom</w:t>
      </w:r>
      <w:r>
        <w:rPr>
          <w:spacing w:val="-20"/>
          <w:w w:val="110"/>
        </w:rPr>
        <w:t xml:space="preserve"> </w:t>
      </w:r>
      <w:r>
        <w:rPr>
          <w:w w:val="110"/>
        </w:rPr>
        <w:t>et</w:t>
      </w:r>
      <w:r>
        <w:rPr>
          <w:spacing w:val="-20"/>
          <w:w w:val="110"/>
        </w:rPr>
        <w:t xml:space="preserve"> </w:t>
      </w:r>
      <w:r>
        <w:rPr>
          <w:w w:val="110"/>
        </w:rPr>
        <w:t>al.,</w:t>
      </w:r>
      <w:r>
        <w:rPr>
          <w:spacing w:val="-20"/>
          <w:w w:val="110"/>
        </w:rPr>
        <w:t xml:space="preserve"> </w:t>
      </w:r>
      <w:r>
        <w:rPr>
          <w:w w:val="110"/>
        </w:rPr>
        <w:t>2013;</w:t>
      </w:r>
      <w:r>
        <w:rPr>
          <w:spacing w:val="-20"/>
          <w:w w:val="110"/>
        </w:rPr>
        <w:t xml:space="preserve"> </w:t>
      </w:r>
      <w:r>
        <w:rPr>
          <w:w w:val="110"/>
        </w:rPr>
        <w:t>Ellingson</w:t>
      </w:r>
      <w:r>
        <w:rPr>
          <w:spacing w:val="-20"/>
          <w:w w:val="110"/>
        </w:rPr>
        <w:t xml:space="preserve"> </w:t>
      </w:r>
      <w:r>
        <w:rPr>
          <w:w w:val="110"/>
        </w:rPr>
        <w:t>et</w:t>
      </w:r>
      <w:r>
        <w:rPr>
          <w:spacing w:val="-20"/>
          <w:w w:val="110"/>
        </w:rPr>
        <w:t xml:space="preserve"> </w:t>
      </w:r>
      <w:r>
        <w:rPr>
          <w:w w:val="110"/>
        </w:rPr>
        <w:t>al.,</w:t>
      </w:r>
      <w:r>
        <w:rPr>
          <w:spacing w:val="-20"/>
          <w:w w:val="110"/>
        </w:rPr>
        <w:t xml:space="preserve"> </w:t>
      </w:r>
      <w:r>
        <w:rPr>
          <w:w w:val="110"/>
        </w:rPr>
        <w:t>2016). More</w:t>
      </w:r>
      <w:r>
        <w:rPr>
          <w:spacing w:val="-20"/>
          <w:w w:val="110"/>
        </w:rPr>
        <w:t xml:space="preserve"> </w:t>
      </w:r>
      <w:r>
        <w:rPr>
          <w:w w:val="110"/>
        </w:rPr>
        <w:t>recent</w:t>
      </w:r>
      <w:r>
        <w:rPr>
          <w:spacing w:val="-20"/>
          <w:w w:val="110"/>
        </w:rPr>
        <w:t xml:space="preserve"> </w:t>
      </w:r>
      <w:r>
        <w:rPr>
          <w:w w:val="110"/>
        </w:rPr>
        <w:t>studies</w:t>
      </w:r>
      <w:r>
        <w:rPr>
          <w:spacing w:val="-20"/>
          <w:w w:val="110"/>
        </w:rPr>
        <w:t xml:space="preserve"> </w:t>
      </w:r>
      <w:r>
        <w:rPr>
          <w:w w:val="110"/>
        </w:rPr>
        <w:t>now</w:t>
      </w:r>
      <w:r>
        <w:rPr>
          <w:spacing w:val="-20"/>
          <w:w w:val="110"/>
        </w:rPr>
        <w:t xml:space="preserve"> </w:t>
      </w:r>
      <w:r>
        <w:rPr>
          <w:w w:val="110"/>
        </w:rPr>
        <w:t>focus</w:t>
      </w:r>
      <w:r>
        <w:rPr>
          <w:spacing w:val="-20"/>
          <w:w w:val="110"/>
        </w:rPr>
        <w:t xml:space="preserve"> </w:t>
      </w:r>
      <w:r>
        <w:rPr>
          <w:w w:val="110"/>
        </w:rPr>
        <w:t>on</w:t>
      </w:r>
      <w:r>
        <w:rPr>
          <w:spacing w:val="-20"/>
          <w:w w:val="110"/>
        </w:rPr>
        <w:t xml:space="preserve"> </w:t>
      </w:r>
      <w:r>
        <w:rPr>
          <w:spacing w:val="-3"/>
          <w:w w:val="110"/>
        </w:rPr>
        <w:t>why</w:t>
      </w:r>
      <w:r>
        <w:rPr>
          <w:spacing w:val="-20"/>
          <w:w w:val="110"/>
        </w:rPr>
        <w:t xml:space="preserve"> </w:t>
      </w:r>
      <w:r>
        <w:rPr>
          <w:w w:val="110"/>
        </w:rPr>
        <w:t>people stay</w:t>
      </w:r>
      <w:r>
        <w:rPr>
          <w:spacing w:val="-7"/>
          <w:w w:val="110"/>
        </w:rPr>
        <w:t xml:space="preserve"> </w:t>
      </w:r>
      <w:r>
        <w:rPr>
          <w:w w:val="110"/>
        </w:rPr>
        <w:t>(retention)</w:t>
      </w:r>
      <w:r>
        <w:rPr>
          <w:spacing w:val="-7"/>
          <w:w w:val="110"/>
        </w:rPr>
        <w:t xml:space="preserve"> </w:t>
      </w:r>
      <w:r>
        <w:rPr>
          <w:w w:val="110"/>
        </w:rPr>
        <w:t>as</w:t>
      </w:r>
      <w:r>
        <w:rPr>
          <w:spacing w:val="-6"/>
          <w:w w:val="110"/>
        </w:rPr>
        <w:t xml:space="preserve"> </w:t>
      </w:r>
      <w:r>
        <w:rPr>
          <w:w w:val="110"/>
        </w:rPr>
        <w:t>well</w:t>
      </w:r>
      <w:r>
        <w:rPr>
          <w:spacing w:val="-7"/>
          <w:w w:val="110"/>
        </w:rPr>
        <w:t xml:space="preserve"> </w:t>
      </w:r>
      <w:r>
        <w:rPr>
          <w:w w:val="110"/>
        </w:rPr>
        <w:t>as</w:t>
      </w:r>
      <w:r>
        <w:rPr>
          <w:spacing w:val="-7"/>
          <w:w w:val="110"/>
        </w:rPr>
        <w:t xml:space="preserve"> </w:t>
      </w:r>
      <w:r>
        <w:rPr>
          <w:spacing w:val="-3"/>
          <w:w w:val="110"/>
        </w:rPr>
        <w:t>why</w:t>
      </w:r>
      <w:r>
        <w:rPr>
          <w:spacing w:val="-6"/>
          <w:w w:val="110"/>
        </w:rPr>
        <w:t xml:space="preserve"> </w:t>
      </w:r>
      <w:r>
        <w:rPr>
          <w:w w:val="110"/>
        </w:rPr>
        <w:t>they</w:t>
      </w:r>
      <w:r>
        <w:rPr>
          <w:spacing w:val="-7"/>
          <w:w w:val="110"/>
        </w:rPr>
        <w:t xml:space="preserve"> </w:t>
      </w:r>
      <w:r>
        <w:rPr>
          <w:spacing w:val="-3"/>
          <w:w w:val="110"/>
        </w:rPr>
        <w:t>leave</w:t>
      </w:r>
      <w:r>
        <w:rPr>
          <w:spacing w:val="-7"/>
          <w:w w:val="110"/>
        </w:rPr>
        <w:t xml:space="preserve"> </w:t>
      </w:r>
      <w:r>
        <w:rPr>
          <w:w w:val="110"/>
        </w:rPr>
        <w:t>(attrition).</w:t>
      </w:r>
      <w:r>
        <w:rPr>
          <w:spacing w:val="16"/>
          <w:w w:val="110"/>
        </w:rPr>
        <w:t xml:space="preserve"> </w:t>
      </w:r>
      <w:r>
        <w:rPr>
          <w:spacing w:val="-4"/>
          <w:w w:val="110"/>
        </w:rPr>
        <w:t>Turnover</w:t>
      </w:r>
      <w:r>
        <w:rPr>
          <w:spacing w:val="-6"/>
          <w:w w:val="110"/>
        </w:rPr>
        <w:t xml:space="preserve"> </w:t>
      </w:r>
      <w:r>
        <w:rPr>
          <w:w w:val="110"/>
        </w:rPr>
        <w:t>is</w:t>
      </w:r>
      <w:r>
        <w:rPr>
          <w:spacing w:val="-7"/>
          <w:w w:val="110"/>
        </w:rPr>
        <w:t xml:space="preserve"> </w:t>
      </w:r>
      <w:r>
        <w:rPr>
          <w:w w:val="110"/>
        </w:rPr>
        <w:t>now</w:t>
      </w:r>
      <w:r>
        <w:rPr>
          <w:spacing w:val="-7"/>
          <w:w w:val="110"/>
        </w:rPr>
        <w:t xml:space="preserve"> </w:t>
      </w:r>
      <w:r>
        <w:rPr>
          <w:w w:val="110"/>
        </w:rPr>
        <w:t>examined</w:t>
      </w:r>
      <w:r>
        <w:rPr>
          <w:spacing w:val="-6"/>
          <w:w w:val="110"/>
        </w:rPr>
        <w:t xml:space="preserve"> </w:t>
      </w:r>
      <w:r>
        <w:rPr>
          <w:w w:val="110"/>
        </w:rPr>
        <w:t>more</w:t>
      </w:r>
      <w:r>
        <w:rPr>
          <w:spacing w:val="-7"/>
          <w:w w:val="110"/>
        </w:rPr>
        <w:t xml:space="preserve"> </w:t>
      </w:r>
      <w:r>
        <w:rPr>
          <w:w w:val="110"/>
        </w:rPr>
        <w:t>broadly</w:t>
      </w:r>
      <w:r>
        <w:rPr>
          <w:spacing w:val="-7"/>
          <w:w w:val="110"/>
        </w:rPr>
        <w:t xml:space="preserve"> </w:t>
      </w:r>
      <w:r>
        <w:rPr>
          <w:w w:val="110"/>
        </w:rPr>
        <w:t>and describes factors that influence whether a person stays or leaves a job and how the reactions to these</w:t>
      </w:r>
      <w:r>
        <w:rPr>
          <w:spacing w:val="-17"/>
          <w:w w:val="110"/>
        </w:rPr>
        <w:t xml:space="preserve"> </w:t>
      </w:r>
      <w:r>
        <w:rPr>
          <w:w w:val="110"/>
        </w:rPr>
        <w:t>factors</w:t>
      </w:r>
      <w:r>
        <w:rPr>
          <w:spacing w:val="-18"/>
          <w:w w:val="110"/>
        </w:rPr>
        <w:t xml:space="preserve"> </w:t>
      </w:r>
      <w:r>
        <w:rPr>
          <w:w w:val="110"/>
        </w:rPr>
        <w:t>may</w:t>
      </w:r>
      <w:r>
        <w:rPr>
          <w:spacing w:val="-18"/>
          <w:w w:val="110"/>
        </w:rPr>
        <w:t xml:space="preserve"> </w:t>
      </w:r>
      <w:r>
        <w:rPr>
          <w:w w:val="110"/>
        </w:rPr>
        <w:t>change</w:t>
      </w:r>
      <w:r>
        <w:rPr>
          <w:spacing w:val="-17"/>
          <w:w w:val="110"/>
        </w:rPr>
        <w:t xml:space="preserve"> </w:t>
      </w:r>
      <w:r>
        <w:rPr>
          <w:spacing w:val="-4"/>
          <w:w w:val="110"/>
        </w:rPr>
        <w:t>over</w:t>
      </w:r>
      <w:r>
        <w:rPr>
          <w:spacing w:val="-18"/>
          <w:w w:val="110"/>
        </w:rPr>
        <w:t xml:space="preserve"> </w:t>
      </w:r>
      <w:r>
        <w:rPr>
          <w:w w:val="110"/>
        </w:rPr>
        <w:t>time,</w:t>
      </w:r>
      <w:r>
        <w:rPr>
          <w:spacing w:val="-16"/>
          <w:w w:val="110"/>
        </w:rPr>
        <w:t xml:space="preserve"> </w:t>
      </w:r>
      <w:r>
        <w:rPr>
          <w:w w:val="110"/>
        </w:rPr>
        <w:t>such</w:t>
      </w:r>
      <w:r>
        <w:rPr>
          <w:spacing w:val="-17"/>
          <w:w w:val="110"/>
        </w:rPr>
        <w:t xml:space="preserve"> </w:t>
      </w:r>
      <w:r>
        <w:rPr>
          <w:w w:val="110"/>
        </w:rPr>
        <w:t>as</w:t>
      </w:r>
      <w:r>
        <w:rPr>
          <w:spacing w:val="-17"/>
          <w:w w:val="110"/>
        </w:rPr>
        <w:t xml:space="preserve"> </w:t>
      </w:r>
      <w:r>
        <w:rPr>
          <w:w w:val="110"/>
        </w:rPr>
        <w:t>where</w:t>
      </w:r>
      <w:r>
        <w:rPr>
          <w:spacing w:val="-18"/>
          <w:w w:val="110"/>
        </w:rPr>
        <w:t xml:space="preserve"> </w:t>
      </w:r>
      <w:r>
        <w:rPr>
          <w:w w:val="110"/>
        </w:rPr>
        <w:t>they</w:t>
      </w:r>
      <w:r>
        <w:rPr>
          <w:spacing w:val="-17"/>
          <w:w w:val="110"/>
        </w:rPr>
        <w:t xml:space="preserve"> </w:t>
      </w:r>
      <w:r>
        <w:rPr>
          <w:w w:val="110"/>
        </w:rPr>
        <w:t>are</w:t>
      </w:r>
      <w:r>
        <w:rPr>
          <w:spacing w:val="-18"/>
          <w:w w:val="110"/>
        </w:rPr>
        <w:t xml:space="preserve"> </w:t>
      </w:r>
      <w:r>
        <w:rPr>
          <w:w w:val="110"/>
        </w:rPr>
        <w:t>in</w:t>
      </w:r>
      <w:r>
        <w:rPr>
          <w:spacing w:val="-17"/>
          <w:w w:val="110"/>
        </w:rPr>
        <w:t xml:space="preserve"> </w:t>
      </w:r>
      <w:r>
        <w:rPr>
          <w:w w:val="110"/>
        </w:rPr>
        <w:t>their</w:t>
      </w:r>
      <w:r>
        <w:rPr>
          <w:spacing w:val="-17"/>
          <w:w w:val="110"/>
        </w:rPr>
        <w:t xml:space="preserve"> </w:t>
      </w:r>
      <w:r>
        <w:rPr>
          <w:w w:val="110"/>
        </w:rPr>
        <w:t>job</w:t>
      </w:r>
      <w:r>
        <w:rPr>
          <w:spacing w:val="-18"/>
          <w:w w:val="110"/>
        </w:rPr>
        <w:t xml:space="preserve"> </w:t>
      </w:r>
      <w:r>
        <w:rPr>
          <w:w w:val="110"/>
        </w:rPr>
        <w:t>search,</w:t>
      </w:r>
      <w:r>
        <w:rPr>
          <w:spacing w:val="-15"/>
          <w:w w:val="110"/>
        </w:rPr>
        <w:t xml:space="preserve"> </w:t>
      </w:r>
      <w:r>
        <w:rPr>
          <w:w w:val="110"/>
        </w:rPr>
        <w:t>or</w:t>
      </w:r>
      <w:r>
        <w:rPr>
          <w:spacing w:val="-18"/>
          <w:w w:val="110"/>
        </w:rPr>
        <w:t xml:space="preserve"> </w:t>
      </w:r>
      <w:r>
        <w:rPr>
          <w:w w:val="110"/>
        </w:rPr>
        <w:t>their</w:t>
      </w:r>
      <w:r>
        <w:rPr>
          <w:spacing w:val="-17"/>
          <w:w w:val="110"/>
        </w:rPr>
        <w:t xml:space="preserve"> </w:t>
      </w:r>
      <w:r>
        <w:rPr>
          <w:w w:val="110"/>
        </w:rPr>
        <w:t>level</w:t>
      </w:r>
      <w:r>
        <w:rPr>
          <w:spacing w:val="-18"/>
          <w:w w:val="110"/>
        </w:rPr>
        <w:t xml:space="preserve"> </w:t>
      </w:r>
      <w:r>
        <w:rPr>
          <w:w w:val="110"/>
        </w:rPr>
        <w:t>of</w:t>
      </w:r>
      <w:r>
        <w:rPr>
          <w:spacing w:val="-17"/>
          <w:w w:val="110"/>
        </w:rPr>
        <w:t xml:space="preserve"> </w:t>
      </w:r>
      <w:r>
        <w:rPr>
          <w:w w:val="110"/>
        </w:rPr>
        <w:t>skill, and</w:t>
      </w:r>
      <w:r>
        <w:rPr>
          <w:spacing w:val="-11"/>
          <w:w w:val="110"/>
        </w:rPr>
        <w:t xml:space="preserve"> </w:t>
      </w:r>
      <w:r>
        <w:rPr>
          <w:w w:val="110"/>
        </w:rPr>
        <w:t>stage</w:t>
      </w:r>
      <w:r>
        <w:rPr>
          <w:spacing w:val="-11"/>
          <w:w w:val="110"/>
        </w:rPr>
        <w:t xml:space="preserve"> </w:t>
      </w:r>
      <w:r>
        <w:rPr>
          <w:w w:val="110"/>
        </w:rPr>
        <w:t>of</w:t>
      </w:r>
      <w:r>
        <w:rPr>
          <w:spacing w:val="-10"/>
          <w:w w:val="110"/>
        </w:rPr>
        <w:t xml:space="preserve"> </w:t>
      </w:r>
      <w:r>
        <w:rPr>
          <w:w w:val="110"/>
        </w:rPr>
        <w:t>their</w:t>
      </w:r>
      <w:r>
        <w:rPr>
          <w:spacing w:val="-11"/>
          <w:w w:val="110"/>
        </w:rPr>
        <w:t xml:space="preserve"> </w:t>
      </w:r>
      <w:r>
        <w:rPr>
          <w:w w:val="110"/>
        </w:rPr>
        <w:t>life</w:t>
      </w:r>
      <w:r>
        <w:rPr>
          <w:spacing w:val="-10"/>
          <w:w w:val="110"/>
        </w:rPr>
        <w:t xml:space="preserve"> </w:t>
      </w:r>
      <w:r>
        <w:rPr>
          <w:w w:val="110"/>
        </w:rPr>
        <w:t>(Liu</w:t>
      </w:r>
      <w:r>
        <w:rPr>
          <w:spacing w:val="-11"/>
          <w:w w:val="110"/>
        </w:rPr>
        <w:t xml:space="preserve"> </w:t>
      </w:r>
      <w:r>
        <w:rPr>
          <w:w w:val="110"/>
        </w:rPr>
        <w:t>et</w:t>
      </w:r>
      <w:r>
        <w:rPr>
          <w:spacing w:val="-10"/>
          <w:w w:val="110"/>
        </w:rPr>
        <w:t xml:space="preserve"> </w:t>
      </w:r>
      <w:r>
        <w:rPr>
          <w:w w:val="110"/>
        </w:rPr>
        <w:t>al.,</w:t>
      </w:r>
      <w:r>
        <w:rPr>
          <w:spacing w:val="-11"/>
          <w:w w:val="110"/>
        </w:rPr>
        <w:t xml:space="preserve"> </w:t>
      </w:r>
      <w:r>
        <w:rPr>
          <w:w w:val="110"/>
        </w:rPr>
        <w:t>2012;</w:t>
      </w:r>
      <w:r>
        <w:rPr>
          <w:spacing w:val="-11"/>
          <w:w w:val="110"/>
        </w:rPr>
        <w:t xml:space="preserve"> </w:t>
      </w:r>
      <w:r>
        <w:rPr>
          <w:w w:val="110"/>
        </w:rPr>
        <w:t>Hesford</w:t>
      </w:r>
      <w:r>
        <w:rPr>
          <w:spacing w:val="-11"/>
          <w:w w:val="110"/>
        </w:rPr>
        <w:t xml:space="preserve"> </w:t>
      </w:r>
      <w:r>
        <w:rPr>
          <w:w w:val="110"/>
        </w:rPr>
        <w:t>et</w:t>
      </w:r>
      <w:r>
        <w:rPr>
          <w:spacing w:val="-10"/>
          <w:w w:val="110"/>
        </w:rPr>
        <w:t xml:space="preserve"> </w:t>
      </w:r>
      <w:r>
        <w:rPr>
          <w:w w:val="110"/>
        </w:rPr>
        <w:t>al.,</w:t>
      </w:r>
      <w:r>
        <w:rPr>
          <w:spacing w:val="-11"/>
          <w:w w:val="110"/>
        </w:rPr>
        <w:t xml:space="preserve"> </w:t>
      </w:r>
      <w:r>
        <w:rPr>
          <w:w w:val="110"/>
        </w:rPr>
        <w:t>2016).</w:t>
      </w:r>
      <w:r>
        <w:rPr>
          <w:spacing w:val="9"/>
          <w:w w:val="110"/>
        </w:rPr>
        <w:t xml:space="preserve"> </w:t>
      </w:r>
      <w:r>
        <w:rPr>
          <w:w w:val="110"/>
        </w:rPr>
        <w:t>The</w:t>
      </w:r>
      <w:r>
        <w:rPr>
          <w:spacing w:val="-10"/>
          <w:w w:val="110"/>
        </w:rPr>
        <w:t xml:space="preserve"> </w:t>
      </w:r>
      <w:r>
        <w:rPr>
          <w:w w:val="110"/>
        </w:rPr>
        <w:t>models</w:t>
      </w:r>
      <w:r>
        <w:rPr>
          <w:spacing w:val="-11"/>
          <w:w w:val="110"/>
        </w:rPr>
        <w:t xml:space="preserve"> </w:t>
      </w:r>
      <w:r>
        <w:rPr>
          <w:w w:val="110"/>
        </w:rPr>
        <w:t>and</w:t>
      </w:r>
      <w:r>
        <w:rPr>
          <w:spacing w:val="-10"/>
          <w:w w:val="110"/>
        </w:rPr>
        <w:t xml:space="preserve"> </w:t>
      </w:r>
      <w:r>
        <w:rPr>
          <w:w w:val="110"/>
        </w:rPr>
        <w:t>approaches</w:t>
      </w:r>
      <w:r>
        <w:rPr>
          <w:spacing w:val="-11"/>
          <w:w w:val="110"/>
        </w:rPr>
        <w:t xml:space="preserve"> </w:t>
      </w:r>
      <w:r>
        <w:rPr>
          <w:w w:val="110"/>
        </w:rPr>
        <w:t>are</w:t>
      </w:r>
      <w:r>
        <w:rPr>
          <w:spacing w:val="-11"/>
          <w:w w:val="110"/>
        </w:rPr>
        <w:t xml:space="preserve"> </w:t>
      </w:r>
      <w:r>
        <w:rPr>
          <w:w w:val="110"/>
        </w:rPr>
        <w:t>more complex</w:t>
      </w:r>
      <w:r>
        <w:rPr>
          <w:spacing w:val="-17"/>
          <w:w w:val="110"/>
        </w:rPr>
        <w:t xml:space="preserve"> </w:t>
      </w:r>
      <w:r>
        <w:rPr>
          <w:w w:val="110"/>
        </w:rPr>
        <w:t>and</w:t>
      </w:r>
      <w:r>
        <w:rPr>
          <w:spacing w:val="-16"/>
          <w:w w:val="110"/>
        </w:rPr>
        <w:t xml:space="preserve"> </w:t>
      </w:r>
      <w:r>
        <w:rPr>
          <w:w w:val="110"/>
        </w:rPr>
        <w:t>provide</w:t>
      </w:r>
      <w:r>
        <w:rPr>
          <w:spacing w:val="-16"/>
          <w:w w:val="110"/>
        </w:rPr>
        <w:t xml:space="preserve"> </w:t>
      </w:r>
      <w:r>
        <w:rPr>
          <w:w w:val="110"/>
        </w:rPr>
        <w:t>deeper</w:t>
      </w:r>
      <w:r>
        <w:rPr>
          <w:spacing w:val="-17"/>
          <w:w w:val="110"/>
        </w:rPr>
        <w:t xml:space="preserve"> </w:t>
      </w:r>
      <w:r>
        <w:rPr>
          <w:w w:val="110"/>
        </w:rPr>
        <w:t>insights</w:t>
      </w:r>
      <w:r>
        <w:rPr>
          <w:spacing w:val="-15"/>
          <w:w w:val="110"/>
        </w:rPr>
        <w:t xml:space="preserve"> </w:t>
      </w:r>
      <w:r>
        <w:rPr>
          <w:w w:val="110"/>
        </w:rPr>
        <w:t>into</w:t>
      </w:r>
      <w:r>
        <w:rPr>
          <w:spacing w:val="-16"/>
          <w:w w:val="110"/>
        </w:rPr>
        <w:t xml:space="preserve"> </w:t>
      </w:r>
      <w:r>
        <w:rPr>
          <w:w w:val="110"/>
        </w:rPr>
        <w:t>this</w:t>
      </w:r>
      <w:r>
        <w:rPr>
          <w:spacing w:val="-16"/>
          <w:w w:val="110"/>
        </w:rPr>
        <w:t xml:space="preserve"> </w:t>
      </w:r>
      <w:r>
        <w:rPr>
          <w:w w:val="110"/>
        </w:rPr>
        <w:t>topic,</w:t>
      </w:r>
      <w:r>
        <w:rPr>
          <w:spacing w:val="-14"/>
          <w:w w:val="110"/>
        </w:rPr>
        <w:t xml:space="preserve"> </w:t>
      </w:r>
      <w:r>
        <w:rPr>
          <w:w w:val="110"/>
        </w:rPr>
        <w:t>such</w:t>
      </w:r>
      <w:r>
        <w:rPr>
          <w:spacing w:val="-16"/>
          <w:w w:val="110"/>
        </w:rPr>
        <w:t xml:space="preserve"> </w:t>
      </w:r>
      <w:r>
        <w:rPr>
          <w:w w:val="110"/>
        </w:rPr>
        <w:t>as</w:t>
      </w:r>
      <w:r>
        <w:rPr>
          <w:spacing w:val="-17"/>
          <w:w w:val="110"/>
        </w:rPr>
        <w:t xml:space="preserve"> </w:t>
      </w:r>
      <w:r>
        <w:rPr>
          <w:w w:val="110"/>
        </w:rPr>
        <w:t>understanding</w:t>
      </w:r>
      <w:r>
        <w:rPr>
          <w:spacing w:val="-16"/>
          <w:w w:val="110"/>
        </w:rPr>
        <w:t xml:space="preserve"> </w:t>
      </w:r>
      <w:r>
        <w:rPr>
          <w:spacing w:val="-3"/>
          <w:w w:val="110"/>
        </w:rPr>
        <w:t>why</w:t>
      </w:r>
      <w:r>
        <w:rPr>
          <w:spacing w:val="-16"/>
          <w:w w:val="110"/>
        </w:rPr>
        <w:t xml:space="preserve"> </w:t>
      </w:r>
      <w:r>
        <w:rPr>
          <w:w w:val="110"/>
        </w:rPr>
        <w:t>early</w:t>
      </w:r>
      <w:r>
        <w:rPr>
          <w:spacing w:val="-16"/>
          <w:w w:val="110"/>
        </w:rPr>
        <w:t xml:space="preserve"> </w:t>
      </w:r>
      <w:r>
        <w:rPr>
          <w:w w:val="110"/>
        </w:rPr>
        <w:t>turnover</w:t>
      </w:r>
      <w:r>
        <w:rPr>
          <w:spacing w:val="-17"/>
          <w:w w:val="110"/>
        </w:rPr>
        <w:t xml:space="preserve"> </w:t>
      </w:r>
      <w:r>
        <w:rPr>
          <w:spacing w:val="-3"/>
          <w:w w:val="110"/>
        </w:rPr>
        <w:t xml:space="preserve">may </w:t>
      </w:r>
      <w:r>
        <w:rPr>
          <w:spacing w:val="3"/>
          <w:w w:val="110"/>
        </w:rPr>
        <w:t xml:space="preserve">be </w:t>
      </w:r>
      <w:r>
        <w:rPr>
          <w:w w:val="110"/>
        </w:rPr>
        <w:t xml:space="preserve">more detrimental to an organization than turnover </w:t>
      </w:r>
      <w:r>
        <w:rPr>
          <w:spacing w:val="-3"/>
          <w:w w:val="110"/>
        </w:rPr>
        <w:t xml:space="preserve">by </w:t>
      </w:r>
      <w:r>
        <w:rPr>
          <w:w w:val="110"/>
        </w:rPr>
        <w:t xml:space="preserve">employees who </w:t>
      </w:r>
      <w:r>
        <w:rPr>
          <w:spacing w:val="-3"/>
          <w:w w:val="110"/>
        </w:rPr>
        <w:t xml:space="preserve">have </w:t>
      </w:r>
      <w:r>
        <w:rPr>
          <w:w w:val="110"/>
        </w:rPr>
        <w:t>been with the firm for longer periods of</w:t>
      </w:r>
      <w:r>
        <w:rPr>
          <w:spacing w:val="42"/>
          <w:w w:val="110"/>
        </w:rPr>
        <w:t xml:space="preserve"> </w:t>
      </w:r>
      <w:r>
        <w:rPr>
          <w:w w:val="110"/>
        </w:rPr>
        <w:t>time.</w:t>
      </w:r>
    </w:p>
    <w:p w:rsidR="00194060" w:rsidRDefault="00194060">
      <w:pPr>
        <w:pStyle w:val="BodyText"/>
        <w:spacing w:before="2"/>
        <w:rPr>
          <w:sz w:val="26"/>
        </w:rPr>
      </w:pPr>
    </w:p>
    <w:p w:rsidR="00194060" w:rsidRDefault="00F75F9A">
      <w:pPr>
        <w:pStyle w:val="Heading3"/>
        <w:numPr>
          <w:ilvl w:val="2"/>
          <w:numId w:val="1"/>
        </w:numPr>
        <w:tabs>
          <w:tab w:val="left" w:pos="939"/>
          <w:tab w:val="left" w:pos="940"/>
        </w:tabs>
        <w:ind w:hanging="819"/>
      </w:pPr>
      <w:r>
        <w:rPr>
          <w:w w:val="115"/>
        </w:rPr>
        <w:t>Attrition in</w:t>
      </w:r>
      <w:r>
        <w:rPr>
          <w:spacing w:val="-24"/>
          <w:w w:val="115"/>
        </w:rPr>
        <w:t xml:space="preserve"> </w:t>
      </w:r>
      <w:r>
        <w:rPr>
          <w:w w:val="115"/>
        </w:rPr>
        <w:t>Education</w:t>
      </w:r>
    </w:p>
    <w:p w:rsidR="00194060" w:rsidRDefault="00194060">
      <w:pPr>
        <w:pStyle w:val="BodyText"/>
        <w:spacing w:before="10"/>
        <w:rPr>
          <w:b/>
          <w:sz w:val="18"/>
        </w:rPr>
      </w:pPr>
    </w:p>
    <w:p w:rsidR="00194060" w:rsidRDefault="00F75F9A">
      <w:pPr>
        <w:pStyle w:val="BodyText"/>
        <w:spacing w:line="312" w:lineRule="auto"/>
        <w:ind w:left="120" w:right="1437"/>
        <w:jc w:val="both"/>
      </w:pPr>
      <w:r>
        <w:rPr>
          <w:w w:val="110"/>
        </w:rPr>
        <w:t>In the education literature, research synergistic to military attrition covers three domains, high- school dropout, college persistence, and teacher attrition and retention (attrition tends to occur within</w:t>
      </w:r>
      <w:r>
        <w:rPr>
          <w:spacing w:val="-14"/>
          <w:w w:val="110"/>
        </w:rPr>
        <w:t xml:space="preserve"> </w:t>
      </w:r>
      <w:r>
        <w:rPr>
          <w:w w:val="110"/>
        </w:rPr>
        <w:t>the</w:t>
      </w:r>
      <w:r>
        <w:rPr>
          <w:spacing w:val="-13"/>
          <w:w w:val="110"/>
        </w:rPr>
        <w:t xml:space="preserve"> </w:t>
      </w:r>
      <w:r>
        <w:rPr>
          <w:w w:val="110"/>
        </w:rPr>
        <w:t>first</w:t>
      </w:r>
      <w:r>
        <w:rPr>
          <w:spacing w:val="-13"/>
          <w:w w:val="110"/>
        </w:rPr>
        <w:t xml:space="preserve"> </w:t>
      </w:r>
      <w:r>
        <w:rPr>
          <w:w w:val="110"/>
        </w:rPr>
        <w:t>five</w:t>
      </w:r>
      <w:r>
        <w:rPr>
          <w:spacing w:val="-14"/>
          <w:w w:val="110"/>
        </w:rPr>
        <w:t xml:space="preserve"> </w:t>
      </w:r>
      <w:r>
        <w:rPr>
          <w:w w:val="110"/>
        </w:rPr>
        <w:t>years</w:t>
      </w:r>
      <w:r>
        <w:rPr>
          <w:spacing w:val="-13"/>
          <w:w w:val="110"/>
        </w:rPr>
        <w:t xml:space="preserve"> </w:t>
      </w:r>
      <w:r>
        <w:rPr>
          <w:w w:val="110"/>
        </w:rPr>
        <w:t>of</w:t>
      </w:r>
      <w:r>
        <w:rPr>
          <w:spacing w:val="-13"/>
          <w:w w:val="110"/>
        </w:rPr>
        <w:t xml:space="preserve"> </w:t>
      </w:r>
      <w:r>
        <w:rPr>
          <w:w w:val="110"/>
        </w:rPr>
        <w:t>teaching).</w:t>
      </w:r>
      <w:r>
        <w:rPr>
          <w:spacing w:val="6"/>
          <w:w w:val="110"/>
        </w:rPr>
        <w:t xml:space="preserve"> </w:t>
      </w:r>
      <w:r>
        <w:rPr>
          <w:w w:val="110"/>
        </w:rPr>
        <w:t>Across</w:t>
      </w:r>
      <w:r>
        <w:rPr>
          <w:spacing w:val="-13"/>
          <w:w w:val="110"/>
        </w:rPr>
        <w:t xml:space="preserve"> </w:t>
      </w:r>
      <w:r>
        <w:rPr>
          <w:w w:val="110"/>
        </w:rPr>
        <w:t>these</w:t>
      </w:r>
      <w:r>
        <w:rPr>
          <w:spacing w:val="-13"/>
          <w:w w:val="110"/>
        </w:rPr>
        <w:t xml:space="preserve"> </w:t>
      </w:r>
      <w:r>
        <w:rPr>
          <w:w w:val="110"/>
        </w:rPr>
        <w:t>domains</w:t>
      </w:r>
      <w:r>
        <w:rPr>
          <w:spacing w:val="-13"/>
          <w:w w:val="110"/>
        </w:rPr>
        <w:t xml:space="preserve"> </w:t>
      </w:r>
      <w:r>
        <w:rPr>
          <w:w w:val="110"/>
        </w:rPr>
        <w:t>many</w:t>
      </w:r>
      <w:r>
        <w:rPr>
          <w:spacing w:val="-14"/>
          <w:w w:val="110"/>
        </w:rPr>
        <w:t xml:space="preserve"> </w:t>
      </w:r>
      <w:r>
        <w:rPr>
          <w:w w:val="110"/>
        </w:rPr>
        <w:t>factors</w:t>
      </w:r>
      <w:r>
        <w:rPr>
          <w:spacing w:val="-13"/>
          <w:w w:val="110"/>
        </w:rPr>
        <w:t xml:space="preserve"> </w:t>
      </w:r>
      <w:r>
        <w:rPr>
          <w:w w:val="110"/>
        </w:rPr>
        <w:t>are</w:t>
      </w:r>
      <w:r>
        <w:rPr>
          <w:spacing w:val="-13"/>
          <w:w w:val="110"/>
        </w:rPr>
        <w:t xml:space="preserve"> </w:t>
      </w:r>
      <w:r>
        <w:rPr>
          <w:w w:val="110"/>
        </w:rPr>
        <w:t>identified</w:t>
      </w:r>
      <w:r>
        <w:rPr>
          <w:spacing w:val="-13"/>
          <w:w w:val="110"/>
        </w:rPr>
        <w:t xml:space="preserve"> </w:t>
      </w:r>
      <w:r>
        <w:rPr>
          <w:w w:val="110"/>
        </w:rPr>
        <w:t>that</w:t>
      </w:r>
      <w:r>
        <w:rPr>
          <w:spacing w:val="-14"/>
          <w:w w:val="110"/>
        </w:rPr>
        <w:t xml:space="preserve"> </w:t>
      </w:r>
      <w:r>
        <w:rPr>
          <w:w w:val="110"/>
        </w:rPr>
        <w:t>drive student</w:t>
      </w:r>
      <w:r>
        <w:rPr>
          <w:spacing w:val="-10"/>
          <w:w w:val="110"/>
        </w:rPr>
        <w:t xml:space="preserve"> </w:t>
      </w:r>
      <w:r>
        <w:rPr>
          <w:w w:val="110"/>
        </w:rPr>
        <w:t>and</w:t>
      </w:r>
      <w:r>
        <w:rPr>
          <w:spacing w:val="-9"/>
          <w:w w:val="110"/>
        </w:rPr>
        <w:t xml:space="preserve"> </w:t>
      </w:r>
      <w:r>
        <w:rPr>
          <w:w w:val="110"/>
        </w:rPr>
        <w:t>teacher</w:t>
      </w:r>
      <w:r>
        <w:rPr>
          <w:spacing w:val="-9"/>
          <w:w w:val="110"/>
        </w:rPr>
        <w:t xml:space="preserve"> </w:t>
      </w:r>
      <w:r>
        <w:rPr>
          <w:w w:val="110"/>
        </w:rPr>
        <w:t>attrition,</w:t>
      </w:r>
      <w:r>
        <w:rPr>
          <w:spacing w:val="-7"/>
          <w:w w:val="110"/>
        </w:rPr>
        <w:t xml:space="preserve"> </w:t>
      </w:r>
      <w:r>
        <w:rPr>
          <w:w w:val="110"/>
        </w:rPr>
        <w:t>including</w:t>
      </w:r>
      <w:r>
        <w:rPr>
          <w:spacing w:val="-10"/>
          <w:w w:val="110"/>
        </w:rPr>
        <w:t xml:space="preserve"> </w:t>
      </w:r>
      <w:r>
        <w:rPr>
          <w:w w:val="110"/>
        </w:rPr>
        <w:t>both</w:t>
      </w:r>
      <w:r>
        <w:rPr>
          <w:spacing w:val="-9"/>
          <w:w w:val="110"/>
        </w:rPr>
        <w:t xml:space="preserve"> </w:t>
      </w:r>
      <w:r>
        <w:rPr>
          <w:w w:val="110"/>
        </w:rPr>
        <w:t>individual,</w:t>
      </w:r>
      <w:r>
        <w:rPr>
          <w:spacing w:val="-7"/>
          <w:w w:val="110"/>
        </w:rPr>
        <w:t xml:space="preserve"> </w:t>
      </w:r>
      <w:r>
        <w:rPr>
          <w:w w:val="110"/>
        </w:rPr>
        <w:t>contextual</w:t>
      </w:r>
      <w:r>
        <w:rPr>
          <w:spacing w:val="-9"/>
          <w:w w:val="110"/>
        </w:rPr>
        <w:t xml:space="preserve"> </w:t>
      </w:r>
      <w:r>
        <w:rPr>
          <w:w w:val="110"/>
        </w:rPr>
        <w:t>factors,</w:t>
      </w:r>
      <w:r>
        <w:rPr>
          <w:spacing w:val="-8"/>
          <w:w w:val="110"/>
        </w:rPr>
        <w:t xml:space="preserve"> </w:t>
      </w:r>
      <w:r>
        <w:rPr>
          <w:w w:val="110"/>
        </w:rPr>
        <w:t>and</w:t>
      </w:r>
      <w:r>
        <w:rPr>
          <w:spacing w:val="-9"/>
          <w:w w:val="110"/>
        </w:rPr>
        <w:t xml:space="preserve"> </w:t>
      </w:r>
      <w:r>
        <w:rPr>
          <w:w w:val="110"/>
        </w:rPr>
        <w:t>changes</w:t>
      </w:r>
      <w:r>
        <w:rPr>
          <w:spacing w:val="-9"/>
          <w:w w:val="110"/>
        </w:rPr>
        <w:t xml:space="preserve"> </w:t>
      </w:r>
      <w:r>
        <w:rPr>
          <w:spacing w:val="-3"/>
          <w:w w:val="110"/>
        </w:rPr>
        <w:t>over</w:t>
      </w:r>
      <w:r>
        <w:rPr>
          <w:spacing w:val="-9"/>
          <w:w w:val="110"/>
        </w:rPr>
        <w:t xml:space="preserve"> </w:t>
      </w:r>
      <w:r>
        <w:rPr>
          <w:w w:val="110"/>
        </w:rPr>
        <w:t xml:space="preserve">time. </w:t>
      </w:r>
      <w:r>
        <w:rPr>
          <w:spacing w:val="-6"/>
          <w:w w:val="110"/>
        </w:rPr>
        <w:t>For</w:t>
      </w:r>
      <w:r>
        <w:rPr>
          <w:spacing w:val="-15"/>
          <w:w w:val="110"/>
        </w:rPr>
        <w:t xml:space="preserve"> </w:t>
      </w:r>
      <w:r>
        <w:rPr>
          <w:w w:val="110"/>
        </w:rPr>
        <w:t>example,</w:t>
      </w:r>
      <w:r>
        <w:rPr>
          <w:spacing w:val="-14"/>
          <w:w w:val="110"/>
        </w:rPr>
        <w:t xml:space="preserve"> </w:t>
      </w:r>
      <w:r>
        <w:rPr>
          <w:w w:val="110"/>
        </w:rPr>
        <w:t>the</w:t>
      </w:r>
      <w:r>
        <w:rPr>
          <w:spacing w:val="-15"/>
          <w:w w:val="110"/>
        </w:rPr>
        <w:t xml:space="preserve"> </w:t>
      </w:r>
      <w:r>
        <w:rPr>
          <w:w w:val="110"/>
        </w:rPr>
        <w:t>age</w:t>
      </w:r>
      <w:r>
        <w:rPr>
          <w:spacing w:val="-14"/>
          <w:w w:val="110"/>
        </w:rPr>
        <w:t xml:space="preserve"> </w:t>
      </w:r>
      <w:r>
        <w:rPr>
          <w:w w:val="110"/>
        </w:rPr>
        <w:t>groups</w:t>
      </w:r>
      <w:r>
        <w:rPr>
          <w:spacing w:val="-15"/>
          <w:w w:val="110"/>
        </w:rPr>
        <w:t xml:space="preserve"> </w:t>
      </w:r>
      <w:r>
        <w:rPr>
          <w:w w:val="110"/>
        </w:rPr>
        <w:t>are</w:t>
      </w:r>
      <w:r>
        <w:rPr>
          <w:spacing w:val="-15"/>
          <w:w w:val="110"/>
        </w:rPr>
        <w:t xml:space="preserve"> </w:t>
      </w:r>
      <w:r>
        <w:rPr>
          <w:w w:val="110"/>
        </w:rPr>
        <w:t>similar</w:t>
      </w:r>
      <w:r>
        <w:rPr>
          <w:spacing w:val="-14"/>
          <w:w w:val="110"/>
        </w:rPr>
        <w:t xml:space="preserve"> </w:t>
      </w:r>
      <w:r>
        <w:rPr>
          <w:w w:val="110"/>
        </w:rPr>
        <w:t>(ages</w:t>
      </w:r>
      <w:r>
        <w:rPr>
          <w:spacing w:val="-15"/>
          <w:w w:val="110"/>
        </w:rPr>
        <w:t xml:space="preserve"> </w:t>
      </w:r>
      <w:r>
        <w:rPr>
          <w:w w:val="110"/>
        </w:rPr>
        <w:t>14-25)</w:t>
      </w:r>
      <w:r>
        <w:rPr>
          <w:spacing w:val="-15"/>
          <w:w w:val="110"/>
        </w:rPr>
        <w:t xml:space="preserve"> </w:t>
      </w:r>
      <w:r>
        <w:rPr>
          <w:w w:val="110"/>
        </w:rPr>
        <w:t>and</w:t>
      </w:r>
      <w:r>
        <w:rPr>
          <w:spacing w:val="-14"/>
          <w:w w:val="110"/>
        </w:rPr>
        <w:t xml:space="preserve"> </w:t>
      </w:r>
      <w:r>
        <w:rPr>
          <w:w w:val="110"/>
        </w:rPr>
        <w:t>thus</w:t>
      </w:r>
      <w:r>
        <w:rPr>
          <w:spacing w:val="-15"/>
          <w:w w:val="110"/>
        </w:rPr>
        <w:t xml:space="preserve"> </w:t>
      </w:r>
      <w:r>
        <w:rPr>
          <w:w w:val="110"/>
        </w:rPr>
        <w:t>the</w:t>
      </w:r>
      <w:r>
        <w:rPr>
          <w:spacing w:val="-15"/>
          <w:w w:val="110"/>
        </w:rPr>
        <w:t xml:space="preserve"> </w:t>
      </w:r>
      <w:r>
        <w:rPr>
          <w:w w:val="110"/>
        </w:rPr>
        <w:t>individuals</w:t>
      </w:r>
      <w:r>
        <w:rPr>
          <w:spacing w:val="-14"/>
          <w:w w:val="110"/>
        </w:rPr>
        <w:t xml:space="preserve"> </w:t>
      </w:r>
      <w:r>
        <w:rPr>
          <w:w w:val="110"/>
        </w:rPr>
        <w:t>who</w:t>
      </w:r>
      <w:r>
        <w:rPr>
          <w:spacing w:val="-15"/>
          <w:w w:val="110"/>
        </w:rPr>
        <w:t xml:space="preserve"> </w:t>
      </w:r>
      <w:r>
        <w:rPr>
          <w:w w:val="110"/>
        </w:rPr>
        <w:t>enlist</w:t>
      </w:r>
      <w:r>
        <w:rPr>
          <w:spacing w:val="-15"/>
          <w:w w:val="110"/>
        </w:rPr>
        <w:t xml:space="preserve"> </w:t>
      </w:r>
      <w:r>
        <w:rPr>
          <w:w w:val="110"/>
        </w:rPr>
        <w:t>face</w:t>
      </w:r>
      <w:r>
        <w:rPr>
          <w:spacing w:val="-14"/>
          <w:w w:val="110"/>
        </w:rPr>
        <w:t xml:space="preserve"> </w:t>
      </w:r>
      <w:r>
        <w:rPr>
          <w:w w:val="110"/>
        </w:rPr>
        <w:t>many of the same challenges as high school and college students and young teachers. They are in new and demanding environments, they must make decisions about their career and life trajectories, and</w:t>
      </w:r>
      <w:r>
        <w:rPr>
          <w:spacing w:val="-12"/>
          <w:w w:val="110"/>
        </w:rPr>
        <w:t xml:space="preserve"> </w:t>
      </w:r>
      <w:r>
        <w:rPr>
          <w:w w:val="110"/>
        </w:rPr>
        <w:t>they</w:t>
      </w:r>
      <w:r>
        <w:rPr>
          <w:spacing w:val="-10"/>
          <w:w w:val="110"/>
        </w:rPr>
        <w:t xml:space="preserve"> </w:t>
      </w:r>
      <w:r>
        <w:rPr>
          <w:w w:val="110"/>
        </w:rPr>
        <w:t>are</w:t>
      </w:r>
      <w:r>
        <w:rPr>
          <w:spacing w:val="-12"/>
          <w:w w:val="110"/>
        </w:rPr>
        <w:t xml:space="preserve"> </w:t>
      </w:r>
      <w:r>
        <w:rPr>
          <w:w w:val="110"/>
        </w:rPr>
        <w:t>still</w:t>
      </w:r>
      <w:r>
        <w:rPr>
          <w:spacing w:val="-10"/>
          <w:w w:val="110"/>
        </w:rPr>
        <w:t xml:space="preserve"> </w:t>
      </w:r>
      <w:r>
        <w:rPr>
          <w:w w:val="110"/>
        </w:rPr>
        <w:t>growing</w:t>
      </w:r>
      <w:r>
        <w:rPr>
          <w:spacing w:val="-12"/>
          <w:w w:val="110"/>
        </w:rPr>
        <w:t xml:space="preserve"> </w:t>
      </w:r>
      <w:r>
        <w:rPr>
          <w:w w:val="110"/>
        </w:rPr>
        <w:t>up.</w:t>
      </w:r>
      <w:r>
        <w:rPr>
          <w:spacing w:val="7"/>
          <w:w w:val="110"/>
        </w:rPr>
        <w:t xml:space="preserve"> </w:t>
      </w:r>
      <w:r>
        <w:rPr>
          <w:w w:val="110"/>
        </w:rPr>
        <w:t>The</w:t>
      </w:r>
      <w:r>
        <w:rPr>
          <w:spacing w:val="-11"/>
          <w:w w:val="110"/>
        </w:rPr>
        <w:t xml:space="preserve"> </w:t>
      </w:r>
      <w:r>
        <w:rPr>
          <w:w w:val="110"/>
        </w:rPr>
        <w:t>definition</w:t>
      </w:r>
      <w:r>
        <w:rPr>
          <w:spacing w:val="-11"/>
          <w:w w:val="110"/>
        </w:rPr>
        <w:t xml:space="preserve"> </w:t>
      </w:r>
      <w:r>
        <w:rPr>
          <w:w w:val="110"/>
        </w:rPr>
        <w:t>of</w:t>
      </w:r>
      <w:r>
        <w:rPr>
          <w:spacing w:val="-12"/>
          <w:w w:val="110"/>
        </w:rPr>
        <w:t xml:space="preserve"> </w:t>
      </w:r>
      <w:r>
        <w:rPr>
          <w:w w:val="110"/>
        </w:rPr>
        <w:t>attrition</w:t>
      </w:r>
      <w:r>
        <w:rPr>
          <w:spacing w:val="-11"/>
          <w:w w:val="110"/>
        </w:rPr>
        <w:t xml:space="preserve"> </w:t>
      </w:r>
      <w:r>
        <w:rPr>
          <w:spacing w:val="-3"/>
          <w:w w:val="110"/>
        </w:rPr>
        <w:t>varies</w:t>
      </w:r>
      <w:r>
        <w:rPr>
          <w:spacing w:val="-11"/>
          <w:w w:val="110"/>
        </w:rPr>
        <w:t xml:space="preserve"> </w:t>
      </w:r>
      <w:r>
        <w:rPr>
          <w:w w:val="110"/>
        </w:rPr>
        <w:t>across</w:t>
      </w:r>
      <w:r>
        <w:rPr>
          <w:spacing w:val="-12"/>
          <w:w w:val="110"/>
        </w:rPr>
        <w:t xml:space="preserve"> </w:t>
      </w:r>
      <w:r>
        <w:rPr>
          <w:w w:val="110"/>
        </w:rPr>
        <w:t>high-school</w:t>
      </w:r>
      <w:r>
        <w:rPr>
          <w:spacing w:val="-11"/>
          <w:w w:val="110"/>
        </w:rPr>
        <w:t xml:space="preserve"> </w:t>
      </w:r>
      <w:r>
        <w:rPr>
          <w:w w:val="110"/>
        </w:rPr>
        <w:t>dropout,</w:t>
      </w:r>
      <w:r>
        <w:rPr>
          <w:spacing w:val="-10"/>
          <w:w w:val="110"/>
        </w:rPr>
        <w:t xml:space="preserve"> </w:t>
      </w:r>
      <w:r>
        <w:rPr>
          <w:w w:val="110"/>
        </w:rPr>
        <w:t>college</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ind w:left="120"/>
      </w:pPr>
      <w:r>
        <w:rPr>
          <w:w w:val="110"/>
        </w:rPr>
        <w:lastRenderedPageBreak/>
        <w:t>persistence, and teacher turnover.</w:t>
      </w:r>
    </w:p>
    <w:p w:rsidR="00194060" w:rsidRDefault="00194060">
      <w:pPr>
        <w:pStyle w:val="BodyText"/>
        <w:spacing w:before="4"/>
        <w:rPr>
          <w:sz w:val="27"/>
        </w:rPr>
      </w:pPr>
    </w:p>
    <w:p w:rsidR="00194060" w:rsidRDefault="00F75F9A">
      <w:pPr>
        <w:pStyle w:val="ListParagraph"/>
        <w:numPr>
          <w:ilvl w:val="3"/>
          <w:numId w:val="1"/>
        </w:numPr>
        <w:tabs>
          <w:tab w:val="left" w:pos="666"/>
        </w:tabs>
        <w:spacing w:line="312" w:lineRule="auto"/>
        <w:ind w:right="1436"/>
        <w:jc w:val="both"/>
      </w:pPr>
      <w:r>
        <w:rPr>
          <w:w w:val="105"/>
        </w:rPr>
        <w:t xml:space="preserve">High-school dropout is defined consistently as leaving school prior to graduation. There are multiple </w:t>
      </w:r>
      <w:r>
        <w:rPr>
          <w:spacing w:val="-4"/>
          <w:w w:val="105"/>
        </w:rPr>
        <w:t xml:space="preserve">ways </w:t>
      </w:r>
      <w:r>
        <w:rPr>
          <w:w w:val="105"/>
        </w:rPr>
        <w:t xml:space="preserve">to increase the specificity of the measure in time (e.g., </w:t>
      </w:r>
      <w:r>
        <w:rPr>
          <w:spacing w:val="-3"/>
          <w:w w:val="105"/>
        </w:rPr>
        <w:t xml:space="preserve">over </w:t>
      </w:r>
      <w:r>
        <w:rPr>
          <w:w w:val="105"/>
        </w:rPr>
        <w:t xml:space="preserve">one year period) </w:t>
      </w:r>
      <w:r>
        <w:rPr>
          <w:w w:val="106"/>
        </w:rPr>
        <w:t>or</w:t>
      </w:r>
      <w:r>
        <w:rPr>
          <w:spacing w:val="21"/>
        </w:rPr>
        <w:t xml:space="preserve"> </w:t>
      </w:r>
      <w:r>
        <w:rPr>
          <w:w w:val="112"/>
        </w:rPr>
        <w:t>the</w:t>
      </w:r>
      <w:r>
        <w:rPr>
          <w:spacing w:val="21"/>
        </w:rPr>
        <w:t xml:space="preserve"> </w:t>
      </w:r>
      <w:r>
        <w:rPr>
          <w:spacing w:val="6"/>
          <w:w w:val="110"/>
        </w:rPr>
        <w:t>p</w:t>
      </w:r>
      <w:r>
        <w:rPr>
          <w:w w:val="107"/>
        </w:rPr>
        <w:t>opulation</w:t>
      </w:r>
      <w:r>
        <w:rPr>
          <w:spacing w:val="21"/>
        </w:rPr>
        <w:t xml:space="preserve"> </w:t>
      </w:r>
      <w:r>
        <w:rPr>
          <w:w w:val="95"/>
        </w:rPr>
        <w:t>of</w:t>
      </w:r>
      <w:r>
        <w:rPr>
          <w:spacing w:val="21"/>
        </w:rPr>
        <w:t xml:space="preserve"> </w:t>
      </w:r>
      <w:r>
        <w:rPr>
          <w:w w:val="106"/>
        </w:rPr>
        <w:t>i</w:t>
      </w:r>
      <w:r>
        <w:rPr>
          <w:spacing w:val="-6"/>
          <w:w w:val="106"/>
        </w:rPr>
        <w:t>n</w:t>
      </w:r>
      <w:r>
        <w:rPr>
          <w:w w:val="112"/>
        </w:rPr>
        <w:t>terest</w:t>
      </w:r>
      <w:r>
        <w:rPr>
          <w:spacing w:val="21"/>
        </w:rPr>
        <w:t xml:space="preserve"> </w:t>
      </w:r>
      <w:r>
        <w:rPr>
          <w:w w:val="105"/>
        </w:rPr>
        <w:t>(e.g.,</w:t>
      </w:r>
      <w:r>
        <w:rPr>
          <w:spacing w:val="22"/>
        </w:rPr>
        <w:t xml:space="preserve"> </w:t>
      </w:r>
      <w:r>
        <w:rPr>
          <w:w w:val="114"/>
        </w:rPr>
        <w:t>tra</w:t>
      </w:r>
      <w:r>
        <w:rPr>
          <w:spacing w:val="-6"/>
          <w:w w:val="114"/>
        </w:rPr>
        <w:t>c</w:t>
      </w:r>
      <w:r>
        <w:rPr>
          <w:w w:val="103"/>
        </w:rPr>
        <w:t>king</w:t>
      </w:r>
      <w:r>
        <w:rPr>
          <w:spacing w:val="21"/>
        </w:rPr>
        <w:t xml:space="preserve"> </w:t>
      </w:r>
      <w:r>
        <w:rPr>
          <w:w w:val="111"/>
        </w:rPr>
        <w:t>9th</w:t>
      </w:r>
      <w:r>
        <w:rPr>
          <w:spacing w:val="21"/>
        </w:rPr>
        <w:t xml:space="preserve"> </w:t>
      </w:r>
      <w:r>
        <w:rPr>
          <w:w w:val="106"/>
        </w:rPr>
        <w:t>graders</w:t>
      </w:r>
      <w:r>
        <w:rPr>
          <w:spacing w:val="21"/>
        </w:rPr>
        <w:t xml:space="preserve"> </w:t>
      </w:r>
      <w:r>
        <w:rPr>
          <w:w w:val="109"/>
        </w:rPr>
        <w:t>through</w:t>
      </w:r>
      <w:r>
        <w:rPr>
          <w:spacing w:val="21"/>
        </w:rPr>
        <w:t xml:space="preserve"> </w:t>
      </w:r>
      <w:r>
        <w:rPr>
          <w:w w:val="105"/>
        </w:rPr>
        <w:t>high</w:t>
      </w:r>
      <w:r>
        <w:rPr>
          <w:spacing w:val="21"/>
        </w:rPr>
        <w:t xml:space="preserve"> </w:t>
      </w:r>
      <w:r>
        <w:rPr>
          <w:w w:val="99"/>
        </w:rPr>
        <w:t>s</w:t>
      </w:r>
      <w:r>
        <w:rPr>
          <w:spacing w:val="-7"/>
          <w:w w:val="99"/>
        </w:rPr>
        <w:t>c</w:t>
      </w:r>
      <w:r>
        <w:rPr>
          <w:w w:val="104"/>
        </w:rPr>
        <w:t>h</w:t>
      </w:r>
      <w:r>
        <w:rPr>
          <w:spacing w:val="6"/>
          <w:w w:val="104"/>
        </w:rPr>
        <w:t>o</w:t>
      </w:r>
      <w:r>
        <w:rPr>
          <w:w w:val="104"/>
        </w:rPr>
        <w:t>ol)</w:t>
      </w:r>
      <w:r>
        <w:rPr>
          <w:spacing w:val="21"/>
        </w:rPr>
        <w:t xml:space="preserve"> </w:t>
      </w:r>
      <w:r>
        <w:rPr>
          <w:w w:val="109"/>
        </w:rPr>
        <w:t>(Du</w:t>
      </w:r>
      <w:r>
        <w:rPr>
          <w:spacing w:val="-6"/>
          <w:w w:val="109"/>
        </w:rPr>
        <w:t>p</w:t>
      </w:r>
      <w:r>
        <w:rPr>
          <w:spacing w:val="-103"/>
          <w:w w:val="148"/>
        </w:rPr>
        <w:t>´</w:t>
      </w:r>
      <w:r>
        <w:rPr>
          <w:w w:val="106"/>
        </w:rPr>
        <w:t>e</w:t>
      </w:r>
      <w:r>
        <w:rPr>
          <w:spacing w:val="-7"/>
          <w:w w:val="106"/>
        </w:rPr>
        <w:t>r</w:t>
      </w:r>
      <w:r>
        <w:rPr>
          <w:spacing w:val="-103"/>
          <w:w w:val="148"/>
        </w:rPr>
        <w:t>´</w:t>
      </w:r>
      <w:r>
        <w:rPr>
          <w:w w:val="99"/>
        </w:rPr>
        <w:t>e</w:t>
      </w:r>
      <w:r>
        <w:rPr>
          <w:spacing w:val="21"/>
        </w:rPr>
        <w:t xml:space="preserve"> </w:t>
      </w:r>
      <w:r>
        <w:rPr>
          <w:w w:val="114"/>
        </w:rPr>
        <w:t>et</w:t>
      </w:r>
      <w:r>
        <w:rPr>
          <w:spacing w:val="21"/>
        </w:rPr>
        <w:t xml:space="preserve"> </w:t>
      </w:r>
      <w:r>
        <w:rPr>
          <w:w w:val="108"/>
        </w:rPr>
        <w:t xml:space="preserve">al., </w:t>
      </w:r>
      <w:r>
        <w:rPr>
          <w:w w:val="105"/>
        </w:rPr>
        <w:t>2015; Stearns, 2011; Council et al.,</w:t>
      </w:r>
      <w:r>
        <w:rPr>
          <w:spacing w:val="27"/>
          <w:w w:val="105"/>
        </w:rPr>
        <w:t xml:space="preserve"> </w:t>
      </w:r>
      <w:r>
        <w:rPr>
          <w:w w:val="105"/>
        </w:rPr>
        <w:t>2011).</w:t>
      </w:r>
    </w:p>
    <w:p w:rsidR="00194060" w:rsidRDefault="00F75F9A">
      <w:pPr>
        <w:pStyle w:val="ListParagraph"/>
        <w:numPr>
          <w:ilvl w:val="3"/>
          <w:numId w:val="1"/>
        </w:numPr>
        <w:tabs>
          <w:tab w:val="left" w:pos="666"/>
        </w:tabs>
        <w:spacing w:before="178" w:line="312" w:lineRule="auto"/>
        <w:ind w:right="1438"/>
        <w:jc w:val="both"/>
      </w:pPr>
      <w:r>
        <w:rPr>
          <w:w w:val="105"/>
        </w:rPr>
        <w:t xml:space="preserve">College attrition is usually presented in terms of persistence to complete college. It is compli- cated in terms of how attrition-like behaviors are operationalized and has been largely defined as persistence in enrollment each semester; withdrawal from the institution prior to gradu- ation, including students that may </w:t>
      </w:r>
      <w:r>
        <w:rPr>
          <w:spacing w:val="-3"/>
          <w:w w:val="105"/>
        </w:rPr>
        <w:t xml:space="preserve">have  </w:t>
      </w:r>
      <w:r>
        <w:rPr>
          <w:w w:val="105"/>
        </w:rPr>
        <w:t>transferred to another institution;  and withdrawal  from the institution not including transfers (Kuh et al., 2006; Allen, 1999; Cabrera et al.,  1993).</w:t>
      </w:r>
    </w:p>
    <w:p w:rsidR="00194060" w:rsidRDefault="00F75F9A">
      <w:pPr>
        <w:pStyle w:val="ListParagraph"/>
        <w:numPr>
          <w:ilvl w:val="3"/>
          <w:numId w:val="1"/>
        </w:numPr>
        <w:tabs>
          <w:tab w:val="left" w:pos="666"/>
        </w:tabs>
        <w:spacing w:before="177" w:line="312" w:lineRule="auto"/>
        <w:ind w:right="1436"/>
        <w:jc w:val="both"/>
      </w:pPr>
      <w:r>
        <w:rPr>
          <w:w w:val="110"/>
        </w:rPr>
        <w:t xml:space="preserve">New teacher attrition is generally defined as leaving the profession in the first five years. An understanding of what factors influence expectations and intentions to </w:t>
      </w:r>
      <w:r>
        <w:rPr>
          <w:spacing w:val="-3"/>
          <w:w w:val="110"/>
        </w:rPr>
        <w:t xml:space="preserve">leave </w:t>
      </w:r>
      <w:r>
        <w:rPr>
          <w:w w:val="110"/>
        </w:rPr>
        <w:t>or stay is important</w:t>
      </w:r>
      <w:r>
        <w:rPr>
          <w:spacing w:val="-13"/>
          <w:w w:val="110"/>
        </w:rPr>
        <w:t xml:space="preserve"> </w:t>
      </w:r>
      <w:r>
        <w:rPr>
          <w:w w:val="110"/>
        </w:rPr>
        <w:t>(Bean,</w:t>
      </w:r>
      <w:r>
        <w:rPr>
          <w:spacing w:val="-12"/>
          <w:w w:val="110"/>
        </w:rPr>
        <w:t xml:space="preserve"> </w:t>
      </w:r>
      <w:r>
        <w:rPr>
          <w:w w:val="110"/>
        </w:rPr>
        <w:t>1985;</w:t>
      </w:r>
      <w:r>
        <w:rPr>
          <w:spacing w:val="-12"/>
          <w:w w:val="110"/>
        </w:rPr>
        <w:t xml:space="preserve"> </w:t>
      </w:r>
      <w:r>
        <w:rPr>
          <w:w w:val="110"/>
        </w:rPr>
        <w:t>Flores</w:t>
      </w:r>
      <w:r>
        <w:rPr>
          <w:spacing w:val="-12"/>
          <w:w w:val="110"/>
        </w:rPr>
        <w:t xml:space="preserve"> </w:t>
      </w:r>
      <w:r>
        <w:rPr>
          <w:w w:val="110"/>
        </w:rPr>
        <w:t>and</w:t>
      </w:r>
      <w:r>
        <w:rPr>
          <w:spacing w:val="-12"/>
          <w:w w:val="110"/>
        </w:rPr>
        <w:t xml:space="preserve"> </w:t>
      </w:r>
      <w:r>
        <w:rPr>
          <w:w w:val="110"/>
        </w:rPr>
        <w:t>Day,</w:t>
      </w:r>
      <w:r>
        <w:rPr>
          <w:spacing w:val="-13"/>
          <w:w w:val="110"/>
        </w:rPr>
        <w:t xml:space="preserve"> </w:t>
      </w:r>
      <w:r>
        <w:rPr>
          <w:w w:val="110"/>
        </w:rPr>
        <w:t>2006;</w:t>
      </w:r>
      <w:r>
        <w:rPr>
          <w:spacing w:val="-12"/>
          <w:w w:val="110"/>
        </w:rPr>
        <w:t xml:space="preserve"> </w:t>
      </w:r>
      <w:r>
        <w:rPr>
          <w:w w:val="110"/>
        </w:rPr>
        <w:t>Schaefer</w:t>
      </w:r>
      <w:r>
        <w:rPr>
          <w:spacing w:val="-12"/>
          <w:w w:val="110"/>
        </w:rPr>
        <w:t xml:space="preserve"> </w:t>
      </w:r>
      <w:r>
        <w:rPr>
          <w:w w:val="110"/>
        </w:rPr>
        <w:t>et</w:t>
      </w:r>
      <w:r>
        <w:rPr>
          <w:spacing w:val="-12"/>
          <w:w w:val="110"/>
        </w:rPr>
        <w:t xml:space="preserve"> </w:t>
      </w:r>
      <w:r>
        <w:rPr>
          <w:w w:val="110"/>
        </w:rPr>
        <w:t>al.,</w:t>
      </w:r>
      <w:r>
        <w:rPr>
          <w:spacing w:val="-12"/>
          <w:w w:val="110"/>
        </w:rPr>
        <w:t xml:space="preserve"> </w:t>
      </w:r>
      <w:r>
        <w:rPr>
          <w:w w:val="110"/>
        </w:rPr>
        <w:t>2012)</w:t>
      </w:r>
      <w:r>
        <w:rPr>
          <w:spacing w:val="-12"/>
          <w:w w:val="110"/>
        </w:rPr>
        <w:t xml:space="preserve"> </w:t>
      </w:r>
      <w:r>
        <w:rPr>
          <w:w w:val="110"/>
        </w:rPr>
        <w:t>as</w:t>
      </w:r>
      <w:r>
        <w:rPr>
          <w:spacing w:val="-13"/>
          <w:w w:val="110"/>
        </w:rPr>
        <w:t xml:space="preserve"> </w:t>
      </w:r>
      <w:r>
        <w:rPr>
          <w:w w:val="110"/>
        </w:rPr>
        <w:t>well</w:t>
      </w:r>
      <w:r>
        <w:rPr>
          <w:spacing w:val="-12"/>
          <w:w w:val="110"/>
        </w:rPr>
        <w:t xml:space="preserve"> </w:t>
      </w:r>
      <w:r>
        <w:rPr>
          <w:w w:val="110"/>
        </w:rPr>
        <w:t>as</w:t>
      </w:r>
      <w:r>
        <w:rPr>
          <w:spacing w:val="-12"/>
          <w:w w:val="110"/>
        </w:rPr>
        <w:t xml:space="preserve"> </w:t>
      </w:r>
      <w:r>
        <w:rPr>
          <w:w w:val="110"/>
        </w:rPr>
        <w:t>how</w:t>
      </w:r>
      <w:r>
        <w:rPr>
          <w:spacing w:val="-12"/>
          <w:w w:val="110"/>
        </w:rPr>
        <w:t xml:space="preserve"> </w:t>
      </w:r>
      <w:r>
        <w:rPr>
          <w:w w:val="110"/>
        </w:rPr>
        <w:t xml:space="preserve">variation </w:t>
      </w:r>
      <w:r>
        <w:rPr>
          <w:w w:val="106"/>
        </w:rPr>
        <w:t>in</w:t>
      </w:r>
      <w:r>
        <w:rPr>
          <w:spacing w:val="5"/>
        </w:rPr>
        <w:t xml:space="preserve"> </w:t>
      </w:r>
      <w:r>
        <w:rPr>
          <w:w w:val="99"/>
        </w:rPr>
        <w:t>l</w:t>
      </w:r>
      <w:r>
        <w:rPr>
          <w:spacing w:val="6"/>
          <w:w w:val="99"/>
        </w:rPr>
        <w:t>o</w:t>
      </w:r>
      <w:r>
        <w:rPr>
          <w:w w:val="103"/>
        </w:rPr>
        <w:t>cal</w:t>
      </w:r>
      <w:r>
        <w:rPr>
          <w:spacing w:val="5"/>
        </w:rPr>
        <w:t xml:space="preserve"> </w:t>
      </w:r>
      <w:r>
        <w:rPr>
          <w:w w:val="102"/>
        </w:rPr>
        <w:t>co</w:t>
      </w:r>
      <w:r>
        <w:rPr>
          <w:spacing w:val="-7"/>
          <w:w w:val="102"/>
        </w:rPr>
        <w:t>n</w:t>
      </w:r>
      <w:r>
        <w:rPr>
          <w:w w:val="115"/>
        </w:rPr>
        <w:t>text</w:t>
      </w:r>
      <w:r>
        <w:rPr>
          <w:spacing w:val="5"/>
        </w:rPr>
        <w:t xml:space="preserve"> </w:t>
      </w:r>
      <w:r>
        <w:rPr>
          <w:w w:val="101"/>
        </w:rPr>
        <w:t>influences</w:t>
      </w:r>
      <w:r>
        <w:rPr>
          <w:spacing w:val="6"/>
        </w:rPr>
        <w:t xml:space="preserve"> </w:t>
      </w:r>
      <w:r>
        <w:rPr>
          <w:w w:val="109"/>
        </w:rPr>
        <w:t>tea</w:t>
      </w:r>
      <w:r>
        <w:rPr>
          <w:spacing w:val="-6"/>
          <w:w w:val="109"/>
        </w:rPr>
        <w:t>c</w:t>
      </w:r>
      <w:r>
        <w:rPr>
          <w:w w:val="106"/>
        </w:rPr>
        <w:t>hers</w:t>
      </w:r>
      <w:r>
        <w:rPr>
          <w:spacing w:val="5"/>
        </w:rPr>
        <w:t xml:space="preserve"> </w:t>
      </w:r>
      <w:r>
        <w:rPr>
          <w:w w:val="113"/>
        </w:rPr>
        <w:t>to</w:t>
      </w:r>
      <w:r>
        <w:rPr>
          <w:spacing w:val="6"/>
        </w:rPr>
        <w:t xml:space="preserve"> </w:t>
      </w:r>
      <w:r>
        <w:rPr>
          <w:w w:val="114"/>
        </w:rPr>
        <w:t>st</w:t>
      </w:r>
      <w:r>
        <w:rPr>
          <w:spacing w:val="-7"/>
          <w:w w:val="114"/>
        </w:rPr>
        <w:t>a</w:t>
      </w:r>
      <w:r>
        <w:rPr>
          <w:w w:val="104"/>
        </w:rPr>
        <w:t>y</w:t>
      </w:r>
      <w:r>
        <w:rPr>
          <w:spacing w:val="6"/>
        </w:rPr>
        <w:t xml:space="preserve"> </w:t>
      </w:r>
      <w:r>
        <w:rPr>
          <w:w w:val="106"/>
        </w:rPr>
        <w:t>or</w:t>
      </w:r>
      <w:r>
        <w:rPr>
          <w:spacing w:val="5"/>
        </w:rPr>
        <w:t xml:space="preserve"> </w:t>
      </w:r>
      <w:r>
        <w:rPr>
          <w:w w:val="103"/>
        </w:rPr>
        <w:t>le</w:t>
      </w:r>
      <w:r>
        <w:rPr>
          <w:spacing w:val="-6"/>
          <w:w w:val="103"/>
        </w:rPr>
        <w:t>a</w:t>
      </w:r>
      <w:r>
        <w:rPr>
          <w:spacing w:val="-6"/>
          <w:w w:val="104"/>
        </w:rPr>
        <w:t>v</w:t>
      </w:r>
      <w:r>
        <w:rPr>
          <w:w w:val="99"/>
        </w:rPr>
        <w:t>e</w:t>
      </w:r>
      <w:r>
        <w:rPr>
          <w:spacing w:val="5"/>
        </w:rPr>
        <w:t xml:space="preserve"> </w:t>
      </w:r>
      <w:r>
        <w:rPr>
          <w:w w:val="109"/>
        </w:rPr>
        <w:t>(Du</w:t>
      </w:r>
      <w:r>
        <w:rPr>
          <w:spacing w:val="-6"/>
          <w:w w:val="109"/>
        </w:rPr>
        <w:t>p</w:t>
      </w:r>
      <w:r>
        <w:rPr>
          <w:spacing w:val="-103"/>
          <w:w w:val="148"/>
        </w:rPr>
        <w:t>´</w:t>
      </w:r>
      <w:r>
        <w:rPr>
          <w:w w:val="106"/>
        </w:rPr>
        <w:t>e</w:t>
      </w:r>
      <w:r>
        <w:rPr>
          <w:spacing w:val="-7"/>
          <w:w w:val="106"/>
        </w:rPr>
        <w:t>r</w:t>
      </w:r>
      <w:r>
        <w:rPr>
          <w:spacing w:val="-103"/>
          <w:w w:val="148"/>
        </w:rPr>
        <w:t>´</w:t>
      </w:r>
      <w:r>
        <w:rPr>
          <w:w w:val="99"/>
        </w:rPr>
        <w:t>e</w:t>
      </w:r>
      <w:r>
        <w:rPr>
          <w:spacing w:val="5"/>
        </w:rPr>
        <w:t xml:space="preserve"> </w:t>
      </w:r>
      <w:r>
        <w:rPr>
          <w:w w:val="114"/>
        </w:rPr>
        <w:t>et</w:t>
      </w:r>
      <w:r>
        <w:rPr>
          <w:spacing w:val="5"/>
        </w:rPr>
        <w:t xml:space="preserve"> </w:t>
      </w:r>
      <w:r>
        <w:rPr>
          <w:w w:val="108"/>
        </w:rPr>
        <w:t>al.,</w:t>
      </w:r>
      <w:r>
        <w:rPr>
          <w:spacing w:val="5"/>
        </w:rPr>
        <w:t xml:space="preserve"> </w:t>
      </w:r>
      <w:r>
        <w:rPr>
          <w:w w:val="102"/>
        </w:rPr>
        <w:t>2015).</w:t>
      </w:r>
      <w:r>
        <w:t xml:space="preserve"> </w:t>
      </w:r>
      <w:r>
        <w:rPr>
          <w:spacing w:val="-18"/>
        </w:rPr>
        <w:t xml:space="preserve"> </w:t>
      </w:r>
      <w:r>
        <w:rPr>
          <w:w w:val="106"/>
        </w:rPr>
        <w:t>Ma</w:t>
      </w:r>
      <w:r>
        <w:rPr>
          <w:spacing w:val="-6"/>
          <w:w w:val="106"/>
        </w:rPr>
        <w:t>n</w:t>
      </w:r>
      <w:r>
        <w:rPr>
          <w:w w:val="104"/>
        </w:rPr>
        <w:t>y</w:t>
      </w:r>
      <w:r>
        <w:rPr>
          <w:spacing w:val="6"/>
        </w:rPr>
        <w:t xml:space="preserve"> </w:t>
      </w:r>
      <w:r>
        <w:rPr>
          <w:w w:val="106"/>
        </w:rPr>
        <w:t>factors</w:t>
      </w:r>
      <w:r>
        <w:rPr>
          <w:spacing w:val="5"/>
        </w:rPr>
        <w:t xml:space="preserve"> </w:t>
      </w:r>
      <w:r>
        <w:rPr>
          <w:w w:val="110"/>
        </w:rPr>
        <w:t>h</w:t>
      </w:r>
      <w:r>
        <w:rPr>
          <w:spacing w:val="-6"/>
          <w:w w:val="110"/>
        </w:rPr>
        <w:t>a</w:t>
      </w:r>
      <w:r>
        <w:rPr>
          <w:spacing w:val="-6"/>
          <w:w w:val="104"/>
        </w:rPr>
        <w:t>v</w:t>
      </w:r>
      <w:r>
        <w:rPr>
          <w:w w:val="99"/>
        </w:rPr>
        <w:t>e</w:t>
      </w:r>
      <w:r>
        <w:rPr>
          <w:spacing w:val="5"/>
        </w:rPr>
        <w:t xml:space="preserve"> </w:t>
      </w:r>
      <w:r>
        <w:rPr>
          <w:w w:val="111"/>
        </w:rPr>
        <w:t xml:space="preserve">a </w:t>
      </w:r>
      <w:r>
        <w:rPr>
          <w:w w:val="110"/>
        </w:rPr>
        <w:t>weak association with teacher attrition and there is not just one factor that explains</w:t>
      </w:r>
      <w:r>
        <w:rPr>
          <w:spacing w:val="-28"/>
          <w:w w:val="110"/>
        </w:rPr>
        <w:t xml:space="preserve"> </w:t>
      </w:r>
      <w:r>
        <w:rPr>
          <w:w w:val="110"/>
        </w:rPr>
        <w:t>attrition (Borman and Dowling,</w:t>
      </w:r>
      <w:r>
        <w:rPr>
          <w:spacing w:val="30"/>
          <w:w w:val="110"/>
        </w:rPr>
        <w:t xml:space="preserve"> </w:t>
      </w:r>
      <w:r>
        <w:rPr>
          <w:w w:val="110"/>
        </w:rPr>
        <w:t>2008).</w:t>
      </w:r>
    </w:p>
    <w:p w:rsidR="00194060" w:rsidRDefault="00194060">
      <w:pPr>
        <w:pStyle w:val="BodyText"/>
        <w:spacing w:before="8"/>
        <w:rPr>
          <w:sz w:val="20"/>
        </w:rPr>
      </w:pPr>
    </w:p>
    <w:p w:rsidR="00194060" w:rsidRDefault="00F75F9A">
      <w:pPr>
        <w:pStyle w:val="BodyText"/>
        <w:spacing w:line="312" w:lineRule="auto"/>
        <w:ind w:left="120" w:right="1434"/>
        <w:jc w:val="both"/>
      </w:pPr>
      <w:r>
        <w:rPr>
          <w:w w:val="110"/>
        </w:rPr>
        <w:t>Similar</w:t>
      </w:r>
      <w:r>
        <w:rPr>
          <w:spacing w:val="-11"/>
          <w:w w:val="110"/>
        </w:rPr>
        <w:t xml:space="preserve"> </w:t>
      </w:r>
      <w:r>
        <w:rPr>
          <w:w w:val="110"/>
        </w:rPr>
        <w:t>to</w:t>
      </w:r>
      <w:r>
        <w:rPr>
          <w:spacing w:val="-10"/>
          <w:w w:val="110"/>
        </w:rPr>
        <w:t xml:space="preserve"> </w:t>
      </w:r>
      <w:r>
        <w:rPr>
          <w:w w:val="110"/>
        </w:rPr>
        <w:t>studying</w:t>
      </w:r>
      <w:r>
        <w:rPr>
          <w:spacing w:val="-10"/>
          <w:w w:val="110"/>
        </w:rPr>
        <w:t xml:space="preserve"> </w:t>
      </w:r>
      <w:r>
        <w:rPr>
          <w:w w:val="110"/>
        </w:rPr>
        <w:t>attrition</w:t>
      </w:r>
      <w:r>
        <w:rPr>
          <w:spacing w:val="-11"/>
          <w:w w:val="110"/>
        </w:rPr>
        <w:t xml:space="preserve"> </w:t>
      </w:r>
      <w:r>
        <w:rPr>
          <w:w w:val="110"/>
        </w:rPr>
        <w:t>of</w:t>
      </w:r>
      <w:r>
        <w:rPr>
          <w:spacing w:val="-10"/>
          <w:w w:val="110"/>
        </w:rPr>
        <w:t xml:space="preserve"> </w:t>
      </w:r>
      <w:r>
        <w:rPr>
          <w:w w:val="110"/>
        </w:rPr>
        <w:t>Soldiers,</w:t>
      </w:r>
      <w:r>
        <w:rPr>
          <w:spacing w:val="-9"/>
          <w:w w:val="110"/>
        </w:rPr>
        <w:t xml:space="preserve"> </w:t>
      </w:r>
      <w:r>
        <w:rPr>
          <w:w w:val="110"/>
        </w:rPr>
        <w:t>there</w:t>
      </w:r>
      <w:r>
        <w:rPr>
          <w:spacing w:val="-10"/>
          <w:w w:val="110"/>
        </w:rPr>
        <w:t xml:space="preserve"> </w:t>
      </w:r>
      <w:r>
        <w:rPr>
          <w:w w:val="110"/>
        </w:rPr>
        <w:t>is</w:t>
      </w:r>
      <w:r>
        <w:rPr>
          <w:spacing w:val="-11"/>
          <w:w w:val="110"/>
        </w:rPr>
        <w:t xml:space="preserve"> </w:t>
      </w:r>
      <w:r>
        <w:rPr>
          <w:w w:val="110"/>
        </w:rPr>
        <w:t>a</w:t>
      </w:r>
      <w:r>
        <w:rPr>
          <w:spacing w:val="-10"/>
          <w:w w:val="110"/>
        </w:rPr>
        <w:t xml:space="preserve"> </w:t>
      </w:r>
      <w:r>
        <w:rPr>
          <w:w w:val="110"/>
        </w:rPr>
        <w:t>need</w:t>
      </w:r>
      <w:r>
        <w:rPr>
          <w:spacing w:val="-11"/>
          <w:w w:val="110"/>
        </w:rPr>
        <w:t xml:space="preserve"> </w:t>
      </w:r>
      <w:r>
        <w:rPr>
          <w:w w:val="110"/>
        </w:rPr>
        <w:t>to</w:t>
      </w:r>
      <w:r>
        <w:rPr>
          <w:spacing w:val="-9"/>
          <w:w w:val="110"/>
        </w:rPr>
        <w:t xml:space="preserve"> </w:t>
      </w:r>
      <w:r>
        <w:rPr>
          <w:w w:val="110"/>
        </w:rPr>
        <w:t>characterize</w:t>
      </w:r>
      <w:r>
        <w:rPr>
          <w:spacing w:val="-11"/>
          <w:w w:val="110"/>
        </w:rPr>
        <w:t xml:space="preserve"> </w:t>
      </w:r>
      <w:r>
        <w:rPr>
          <w:w w:val="110"/>
        </w:rPr>
        <w:t>attrition</w:t>
      </w:r>
      <w:r>
        <w:rPr>
          <w:spacing w:val="-10"/>
          <w:w w:val="110"/>
        </w:rPr>
        <w:t xml:space="preserve"> </w:t>
      </w:r>
      <w:r>
        <w:rPr>
          <w:w w:val="110"/>
        </w:rPr>
        <w:t>as</w:t>
      </w:r>
      <w:r>
        <w:rPr>
          <w:spacing w:val="-11"/>
          <w:w w:val="110"/>
        </w:rPr>
        <w:t xml:space="preserve"> </w:t>
      </w:r>
      <w:r>
        <w:rPr>
          <w:w w:val="110"/>
        </w:rPr>
        <w:t>a</w:t>
      </w:r>
      <w:r>
        <w:rPr>
          <w:spacing w:val="-10"/>
          <w:w w:val="110"/>
        </w:rPr>
        <w:t xml:space="preserve"> </w:t>
      </w:r>
      <w:r>
        <w:rPr>
          <w:w w:val="110"/>
        </w:rPr>
        <w:t>process</w:t>
      </w:r>
      <w:r>
        <w:rPr>
          <w:spacing w:val="-11"/>
          <w:w w:val="110"/>
        </w:rPr>
        <w:t xml:space="preserve"> </w:t>
      </w:r>
      <w:r>
        <w:rPr>
          <w:w w:val="110"/>
        </w:rPr>
        <w:t xml:space="preserve">versus a single </w:t>
      </w:r>
      <w:r>
        <w:rPr>
          <w:spacing w:val="-3"/>
          <w:w w:val="110"/>
        </w:rPr>
        <w:t xml:space="preserve">event </w:t>
      </w:r>
      <w:r>
        <w:rPr>
          <w:w w:val="110"/>
        </w:rPr>
        <w:t xml:space="preserve">in time and to incorporate individual and contextual factors of attrition and their interactions </w:t>
      </w:r>
      <w:r>
        <w:rPr>
          <w:spacing w:val="-4"/>
          <w:w w:val="110"/>
        </w:rPr>
        <w:t xml:space="preserve">over </w:t>
      </w:r>
      <w:r>
        <w:rPr>
          <w:w w:val="110"/>
        </w:rPr>
        <w:t xml:space="preserve">time in future research (Schaefer et al., 2012; Rumberger and Lim, 2008). The interaction of individual characteristics and contextual factors and how these interactions change </w:t>
      </w:r>
      <w:r>
        <w:rPr>
          <w:spacing w:val="-4"/>
          <w:w w:val="110"/>
        </w:rPr>
        <w:t xml:space="preserve">over </w:t>
      </w:r>
      <w:r>
        <w:rPr>
          <w:w w:val="110"/>
        </w:rPr>
        <w:t xml:space="preserve">time provide the opportunity to improve our understanding of </w:t>
      </w:r>
      <w:r>
        <w:rPr>
          <w:spacing w:val="-3"/>
          <w:w w:val="110"/>
        </w:rPr>
        <w:t xml:space="preserve">why </w:t>
      </w:r>
      <w:r>
        <w:rPr>
          <w:w w:val="110"/>
        </w:rPr>
        <w:t xml:space="preserve">students drop out or persist to finish high school or college and </w:t>
      </w:r>
      <w:r>
        <w:rPr>
          <w:spacing w:val="-3"/>
          <w:w w:val="110"/>
        </w:rPr>
        <w:t xml:space="preserve">why </w:t>
      </w:r>
      <w:r>
        <w:rPr>
          <w:w w:val="110"/>
        </w:rPr>
        <w:t xml:space="preserve">teachers </w:t>
      </w:r>
      <w:r>
        <w:rPr>
          <w:spacing w:val="-3"/>
          <w:w w:val="110"/>
        </w:rPr>
        <w:t xml:space="preserve">leave </w:t>
      </w:r>
      <w:r>
        <w:rPr>
          <w:w w:val="110"/>
        </w:rPr>
        <w:t xml:space="preserve">or stay in their profession. Early warning systems that capture factors before and during the educational process may </w:t>
      </w:r>
      <w:r>
        <w:rPr>
          <w:spacing w:val="3"/>
          <w:w w:val="110"/>
        </w:rPr>
        <w:t xml:space="preserve">be </w:t>
      </w:r>
      <w:r>
        <w:rPr>
          <w:w w:val="110"/>
        </w:rPr>
        <w:t>effective (Allensworth</w:t>
      </w:r>
      <w:r>
        <w:rPr>
          <w:spacing w:val="-25"/>
          <w:w w:val="110"/>
        </w:rPr>
        <w:t xml:space="preserve"> </w:t>
      </w:r>
      <w:r>
        <w:rPr>
          <w:w w:val="110"/>
        </w:rPr>
        <w:t>and</w:t>
      </w:r>
      <w:r>
        <w:rPr>
          <w:spacing w:val="-25"/>
          <w:w w:val="110"/>
        </w:rPr>
        <w:t xml:space="preserve"> </w:t>
      </w:r>
      <w:r>
        <w:rPr>
          <w:w w:val="110"/>
        </w:rPr>
        <w:t>Easton,</w:t>
      </w:r>
      <w:r>
        <w:rPr>
          <w:spacing w:val="-25"/>
          <w:w w:val="110"/>
        </w:rPr>
        <w:t xml:space="preserve"> </w:t>
      </w:r>
      <w:r>
        <w:rPr>
          <w:w w:val="110"/>
        </w:rPr>
        <w:t>2005;</w:t>
      </w:r>
      <w:r>
        <w:rPr>
          <w:spacing w:val="-25"/>
          <w:w w:val="110"/>
        </w:rPr>
        <w:t xml:space="preserve"> </w:t>
      </w:r>
      <w:r>
        <w:rPr>
          <w:w w:val="110"/>
        </w:rPr>
        <w:t>Regional</w:t>
      </w:r>
      <w:r>
        <w:rPr>
          <w:spacing w:val="-25"/>
          <w:w w:val="110"/>
        </w:rPr>
        <w:t xml:space="preserve"> </w:t>
      </w:r>
      <w:r>
        <w:rPr>
          <w:w w:val="110"/>
        </w:rPr>
        <w:t>Educational</w:t>
      </w:r>
      <w:r>
        <w:rPr>
          <w:spacing w:val="-25"/>
          <w:w w:val="110"/>
        </w:rPr>
        <w:t xml:space="preserve"> </w:t>
      </w:r>
      <w:r>
        <w:rPr>
          <w:w w:val="110"/>
        </w:rPr>
        <w:t>Laboratory,</w:t>
      </w:r>
      <w:r>
        <w:rPr>
          <w:spacing w:val="-25"/>
          <w:w w:val="110"/>
        </w:rPr>
        <w:t xml:space="preserve"> </w:t>
      </w:r>
      <w:r>
        <w:rPr>
          <w:w w:val="110"/>
        </w:rPr>
        <w:t>2011).</w:t>
      </w:r>
      <w:r>
        <w:rPr>
          <w:spacing w:val="-7"/>
          <w:w w:val="110"/>
        </w:rPr>
        <w:t xml:space="preserve"> </w:t>
      </w:r>
      <w:r>
        <w:rPr>
          <w:w w:val="110"/>
        </w:rPr>
        <w:t>These</w:t>
      </w:r>
      <w:r>
        <w:rPr>
          <w:spacing w:val="-25"/>
          <w:w w:val="110"/>
        </w:rPr>
        <w:t xml:space="preserve"> </w:t>
      </w:r>
      <w:r>
        <w:rPr>
          <w:w w:val="110"/>
        </w:rPr>
        <w:t>kinds</w:t>
      </w:r>
      <w:r>
        <w:rPr>
          <w:spacing w:val="-25"/>
          <w:w w:val="110"/>
        </w:rPr>
        <w:t xml:space="preserve"> </w:t>
      </w:r>
      <w:r>
        <w:rPr>
          <w:w w:val="110"/>
        </w:rPr>
        <w:t>of</w:t>
      </w:r>
      <w:r>
        <w:rPr>
          <w:spacing w:val="-25"/>
          <w:w w:val="110"/>
        </w:rPr>
        <w:t xml:space="preserve"> </w:t>
      </w:r>
      <w:r>
        <w:rPr>
          <w:w w:val="110"/>
        </w:rPr>
        <w:t xml:space="preserve">indicators might also </w:t>
      </w:r>
      <w:r>
        <w:rPr>
          <w:spacing w:val="3"/>
          <w:w w:val="110"/>
        </w:rPr>
        <w:t xml:space="preserve">be </w:t>
      </w:r>
      <w:r>
        <w:rPr>
          <w:w w:val="110"/>
        </w:rPr>
        <w:t>useful for anticipating military</w:t>
      </w:r>
      <w:r>
        <w:rPr>
          <w:spacing w:val="8"/>
          <w:w w:val="110"/>
        </w:rPr>
        <w:t xml:space="preserve"> </w:t>
      </w:r>
      <w:r>
        <w:rPr>
          <w:w w:val="110"/>
        </w:rPr>
        <w:t>attrition.</w:t>
      </w:r>
    </w:p>
    <w:p w:rsidR="00194060" w:rsidRDefault="00194060">
      <w:pPr>
        <w:pStyle w:val="BodyText"/>
        <w:spacing w:before="7"/>
        <w:rPr>
          <w:sz w:val="25"/>
        </w:rPr>
      </w:pPr>
    </w:p>
    <w:p w:rsidR="00194060" w:rsidRDefault="00F75F9A">
      <w:pPr>
        <w:pStyle w:val="Heading2"/>
        <w:tabs>
          <w:tab w:val="left" w:pos="789"/>
        </w:tabs>
        <w:ind w:left="120" w:firstLine="0"/>
      </w:pPr>
      <w:r>
        <w:rPr>
          <w:w w:val="115"/>
        </w:rPr>
        <w:t>B.3</w:t>
      </w:r>
      <w:r>
        <w:rPr>
          <w:w w:val="115"/>
        </w:rPr>
        <w:tab/>
        <w:t>Summary and</w:t>
      </w:r>
      <w:r>
        <w:rPr>
          <w:spacing w:val="37"/>
          <w:w w:val="115"/>
        </w:rPr>
        <w:t xml:space="preserve"> </w:t>
      </w:r>
      <w:r>
        <w:rPr>
          <w:w w:val="115"/>
        </w:rPr>
        <w:t>Conclusions</w:t>
      </w:r>
    </w:p>
    <w:p w:rsidR="00194060" w:rsidRDefault="00F75F9A">
      <w:pPr>
        <w:pStyle w:val="BodyText"/>
        <w:spacing w:before="213" w:line="312" w:lineRule="auto"/>
        <w:ind w:left="120" w:right="1437"/>
        <w:jc w:val="both"/>
      </w:pPr>
      <w:r>
        <w:rPr>
          <w:w w:val="110"/>
        </w:rPr>
        <w:t>This</w:t>
      </w:r>
      <w:r>
        <w:rPr>
          <w:spacing w:val="-33"/>
          <w:w w:val="110"/>
        </w:rPr>
        <w:t xml:space="preserve"> </w:t>
      </w:r>
      <w:r>
        <w:rPr>
          <w:w w:val="110"/>
        </w:rPr>
        <w:t>literature</w:t>
      </w:r>
      <w:r>
        <w:rPr>
          <w:spacing w:val="-33"/>
          <w:w w:val="110"/>
        </w:rPr>
        <w:t xml:space="preserve"> </w:t>
      </w:r>
      <w:r>
        <w:rPr>
          <w:w w:val="110"/>
        </w:rPr>
        <w:t>review</w:t>
      </w:r>
      <w:r>
        <w:rPr>
          <w:spacing w:val="-33"/>
          <w:w w:val="110"/>
        </w:rPr>
        <w:t xml:space="preserve"> </w:t>
      </w:r>
      <w:r>
        <w:rPr>
          <w:w w:val="110"/>
        </w:rPr>
        <w:t>addresses</w:t>
      </w:r>
      <w:r>
        <w:rPr>
          <w:spacing w:val="-32"/>
          <w:w w:val="110"/>
        </w:rPr>
        <w:t xml:space="preserve"> </w:t>
      </w:r>
      <w:r>
        <w:rPr>
          <w:w w:val="110"/>
        </w:rPr>
        <w:t>how</w:t>
      </w:r>
      <w:r>
        <w:rPr>
          <w:spacing w:val="-33"/>
          <w:w w:val="110"/>
        </w:rPr>
        <w:t xml:space="preserve"> </w:t>
      </w:r>
      <w:r>
        <w:rPr>
          <w:w w:val="110"/>
        </w:rPr>
        <w:t>other</w:t>
      </w:r>
      <w:r>
        <w:rPr>
          <w:spacing w:val="-33"/>
          <w:w w:val="110"/>
        </w:rPr>
        <w:t xml:space="preserve"> </w:t>
      </w:r>
      <w:r>
        <w:rPr>
          <w:w w:val="110"/>
        </w:rPr>
        <w:t>social</w:t>
      </w:r>
      <w:r>
        <w:rPr>
          <w:spacing w:val="-33"/>
          <w:w w:val="110"/>
        </w:rPr>
        <w:t xml:space="preserve"> </w:t>
      </w:r>
      <w:r>
        <w:rPr>
          <w:w w:val="110"/>
        </w:rPr>
        <w:t>and</w:t>
      </w:r>
      <w:r>
        <w:rPr>
          <w:spacing w:val="-32"/>
          <w:w w:val="110"/>
        </w:rPr>
        <w:t xml:space="preserve"> </w:t>
      </w:r>
      <w:r>
        <w:rPr>
          <w:w w:val="110"/>
        </w:rPr>
        <w:t>behavioral</w:t>
      </w:r>
      <w:r>
        <w:rPr>
          <w:spacing w:val="-33"/>
          <w:w w:val="110"/>
        </w:rPr>
        <w:t xml:space="preserve"> </w:t>
      </w:r>
      <w:r>
        <w:rPr>
          <w:w w:val="110"/>
        </w:rPr>
        <w:t>science</w:t>
      </w:r>
      <w:r>
        <w:rPr>
          <w:spacing w:val="-33"/>
          <w:w w:val="110"/>
        </w:rPr>
        <w:t xml:space="preserve"> </w:t>
      </w:r>
      <w:r>
        <w:rPr>
          <w:w w:val="110"/>
        </w:rPr>
        <w:t>theories</w:t>
      </w:r>
      <w:r>
        <w:rPr>
          <w:spacing w:val="-32"/>
          <w:w w:val="110"/>
        </w:rPr>
        <w:t xml:space="preserve"> </w:t>
      </w:r>
      <w:r>
        <w:rPr>
          <w:w w:val="110"/>
        </w:rPr>
        <w:t>and</w:t>
      </w:r>
      <w:r>
        <w:rPr>
          <w:spacing w:val="-33"/>
          <w:w w:val="110"/>
        </w:rPr>
        <w:t xml:space="preserve"> </w:t>
      </w:r>
      <w:r>
        <w:rPr>
          <w:w w:val="110"/>
        </w:rPr>
        <w:t>methods</w:t>
      </w:r>
      <w:r>
        <w:rPr>
          <w:spacing w:val="-33"/>
          <w:w w:val="110"/>
        </w:rPr>
        <w:t xml:space="preserve"> </w:t>
      </w:r>
      <w:r>
        <w:rPr>
          <w:w w:val="110"/>
        </w:rPr>
        <w:t>across several</w:t>
      </w:r>
      <w:r>
        <w:rPr>
          <w:spacing w:val="-18"/>
          <w:w w:val="110"/>
        </w:rPr>
        <w:t xml:space="preserve"> </w:t>
      </w:r>
      <w:r>
        <w:rPr>
          <w:w w:val="110"/>
        </w:rPr>
        <w:t>disciplines</w:t>
      </w:r>
      <w:r>
        <w:rPr>
          <w:spacing w:val="-17"/>
          <w:w w:val="110"/>
        </w:rPr>
        <w:t xml:space="preserve"> </w:t>
      </w:r>
      <w:r>
        <w:rPr>
          <w:spacing w:val="-3"/>
          <w:w w:val="110"/>
        </w:rPr>
        <w:t>may</w:t>
      </w:r>
      <w:r>
        <w:rPr>
          <w:spacing w:val="-17"/>
          <w:w w:val="110"/>
        </w:rPr>
        <w:t xml:space="preserve"> </w:t>
      </w:r>
      <w:r>
        <w:rPr>
          <w:w w:val="110"/>
        </w:rPr>
        <w:t>afford</w:t>
      </w:r>
      <w:r>
        <w:rPr>
          <w:spacing w:val="-18"/>
          <w:w w:val="110"/>
        </w:rPr>
        <w:t xml:space="preserve"> </w:t>
      </w:r>
      <w:r>
        <w:rPr>
          <w:w w:val="110"/>
        </w:rPr>
        <w:t>a</w:t>
      </w:r>
      <w:r>
        <w:rPr>
          <w:spacing w:val="-17"/>
          <w:w w:val="110"/>
        </w:rPr>
        <w:t xml:space="preserve"> </w:t>
      </w:r>
      <w:r>
        <w:rPr>
          <w:w w:val="110"/>
        </w:rPr>
        <w:t>clearer</w:t>
      </w:r>
      <w:r>
        <w:rPr>
          <w:spacing w:val="-17"/>
          <w:w w:val="110"/>
        </w:rPr>
        <w:t xml:space="preserve"> </w:t>
      </w:r>
      <w:r>
        <w:rPr>
          <w:w w:val="110"/>
        </w:rPr>
        <w:t>understanding</w:t>
      </w:r>
      <w:r>
        <w:rPr>
          <w:spacing w:val="-17"/>
          <w:w w:val="110"/>
        </w:rPr>
        <w:t xml:space="preserve"> </w:t>
      </w:r>
      <w:r>
        <w:rPr>
          <w:w w:val="110"/>
        </w:rPr>
        <w:t>of</w:t>
      </w:r>
      <w:r>
        <w:rPr>
          <w:spacing w:val="-18"/>
          <w:w w:val="110"/>
        </w:rPr>
        <w:t xml:space="preserve"> </w:t>
      </w:r>
      <w:r>
        <w:rPr>
          <w:w w:val="110"/>
        </w:rPr>
        <w:t>questions</w:t>
      </w:r>
      <w:r>
        <w:rPr>
          <w:spacing w:val="-17"/>
          <w:w w:val="110"/>
        </w:rPr>
        <w:t xml:space="preserve"> </w:t>
      </w:r>
      <w:r>
        <w:rPr>
          <w:w w:val="110"/>
        </w:rPr>
        <w:t>about</w:t>
      </w:r>
      <w:r>
        <w:rPr>
          <w:spacing w:val="-17"/>
          <w:w w:val="110"/>
        </w:rPr>
        <w:t xml:space="preserve"> </w:t>
      </w:r>
      <w:r>
        <w:rPr>
          <w:w w:val="110"/>
        </w:rPr>
        <w:t>Army</w:t>
      </w:r>
      <w:r>
        <w:rPr>
          <w:spacing w:val="-18"/>
          <w:w w:val="110"/>
        </w:rPr>
        <w:t xml:space="preserve"> </w:t>
      </w:r>
      <w:r>
        <w:rPr>
          <w:w w:val="110"/>
        </w:rPr>
        <w:t>attrition.</w:t>
      </w:r>
      <w:r>
        <w:rPr>
          <w:spacing w:val="6"/>
          <w:w w:val="110"/>
        </w:rPr>
        <w:t xml:space="preserve"> </w:t>
      </w:r>
      <w:r>
        <w:rPr>
          <w:w w:val="110"/>
        </w:rPr>
        <w:t>The</w:t>
      </w:r>
      <w:r>
        <w:rPr>
          <w:spacing w:val="-17"/>
          <w:w w:val="110"/>
        </w:rPr>
        <w:t xml:space="preserve"> </w:t>
      </w:r>
      <w:r>
        <w:rPr>
          <w:w w:val="110"/>
        </w:rPr>
        <w:t>three areas</w:t>
      </w:r>
      <w:r>
        <w:rPr>
          <w:spacing w:val="-33"/>
          <w:w w:val="110"/>
        </w:rPr>
        <w:t xml:space="preserve"> </w:t>
      </w:r>
      <w:r>
        <w:rPr>
          <w:w w:val="110"/>
        </w:rPr>
        <w:t>of</w:t>
      </w:r>
      <w:r>
        <w:rPr>
          <w:spacing w:val="-32"/>
          <w:w w:val="110"/>
        </w:rPr>
        <w:t xml:space="preserve"> </w:t>
      </w:r>
      <w:r>
        <w:rPr>
          <w:w w:val="110"/>
        </w:rPr>
        <w:t>non-military</w:t>
      </w:r>
      <w:r>
        <w:rPr>
          <w:spacing w:val="-32"/>
          <w:w w:val="110"/>
        </w:rPr>
        <w:t xml:space="preserve"> </w:t>
      </w:r>
      <w:r>
        <w:rPr>
          <w:w w:val="110"/>
        </w:rPr>
        <w:t>literature</w:t>
      </w:r>
      <w:r>
        <w:rPr>
          <w:spacing w:val="-32"/>
          <w:w w:val="110"/>
        </w:rPr>
        <w:t xml:space="preserve"> </w:t>
      </w:r>
      <w:r>
        <w:rPr>
          <w:w w:val="110"/>
        </w:rPr>
        <w:t>reviewed</w:t>
      </w:r>
      <w:r>
        <w:rPr>
          <w:spacing w:val="-33"/>
          <w:w w:val="110"/>
        </w:rPr>
        <w:t xml:space="preserve"> </w:t>
      </w:r>
      <w:r>
        <w:rPr>
          <w:w w:val="110"/>
        </w:rPr>
        <w:t>are</w:t>
      </w:r>
      <w:r>
        <w:rPr>
          <w:spacing w:val="-32"/>
          <w:w w:val="110"/>
        </w:rPr>
        <w:t xml:space="preserve"> </w:t>
      </w:r>
      <w:r>
        <w:rPr>
          <w:w w:val="110"/>
        </w:rPr>
        <w:t>the</w:t>
      </w:r>
      <w:r>
        <w:rPr>
          <w:spacing w:val="-32"/>
          <w:w w:val="110"/>
        </w:rPr>
        <w:t xml:space="preserve"> </w:t>
      </w:r>
      <w:r>
        <w:rPr>
          <w:w w:val="110"/>
        </w:rPr>
        <w:t>helping</w:t>
      </w:r>
      <w:r>
        <w:rPr>
          <w:spacing w:val="-32"/>
          <w:w w:val="110"/>
        </w:rPr>
        <w:t xml:space="preserve"> </w:t>
      </w:r>
      <w:r>
        <w:rPr>
          <w:w w:val="110"/>
        </w:rPr>
        <w:t>professions</w:t>
      </w:r>
      <w:r>
        <w:rPr>
          <w:spacing w:val="-32"/>
          <w:w w:val="110"/>
        </w:rPr>
        <w:t xml:space="preserve"> </w:t>
      </w:r>
      <w:r>
        <w:rPr>
          <w:w w:val="110"/>
        </w:rPr>
        <w:t>(in</w:t>
      </w:r>
      <w:r>
        <w:rPr>
          <w:spacing w:val="-33"/>
          <w:w w:val="110"/>
        </w:rPr>
        <w:t xml:space="preserve"> </w:t>
      </w:r>
      <w:r>
        <w:rPr>
          <w:w w:val="110"/>
        </w:rPr>
        <w:t>this</w:t>
      </w:r>
      <w:r>
        <w:rPr>
          <w:spacing w:val="-32"/>
          <w:w w:val="110"/>
        </w:rPr>
        <w:t xml:space="preserve"> </w:t>
      </w:r>
      <w:r>
        <w:rPr>
          <w:w w:val="110"/>
        </w:rPr>
        <w:t>review,</w:t>
      </w:r>
      <w:r>
        <w:rPr>
          <w:spacing w:val="-30"/>
          <w:w w:val="110"/>
        </w:rPr>
        <w:t xml:space="preserve"> </w:t>
      </w:r>
      <w:r>
        <w:rPr>
          <w:w w:val="110"/>
        </w:rPr>
        <w:t>emergency</w:t>
      </w:r>
      <w:r>
        <w:rPr>
          <w:spacing w:val="-32"/>
          <w:w w:val="110"/>
        </w:rPr>
        <w:t xml:space="preserve"> </w:t>
      </w:r>
      <w:r>
        <w:rPr>
          <w:w w:val="110"/>
        </w:rPr>
        <w:t>med- ical</w:t>
      </w:r>
      <w:r>
        <w:rPr>
          <w:spacing w:val="-24"/>
          <w:w w:val="110"/>
        </w:rPr>
        <w:t xml:space="preserve"> </w:t>
      </w:r>
      <w:r>
        <w:rPr>
          <w:w w:val="110"/>
        </w:rPr>
        <w:t>technicians,</w:t>
      </w:r>
      <w:r>
        <w:rPr>
          <w:spacing w:val="-21"/>
          <w:w w:val="110"/>
        </w:rPr>
        <w:t xml:space="preserve"> </w:t>
      </w:r>
      <w:r>
        <w:rPr>
          <w:w w:val="110"/>
        </w:rPr>
        <w:t>police,</w:t>
      </w:r>
      <w:r>
        <w:rPr>
          <w:spacing w:val="-21"/>
          <w:w w:val="110"/>
        </w:rPr>
        <w:t xml:space="preserve"> </w:t>
      </w:r>
      <w:r>
        <w:rPr>
          <w:w w:val="110"/>
        </w:rPr>
        <w:t>and</w:t>
      </w:r>
      <w:r>
        <w:rPr>
          <w:spacing w:val="-23"/>
          <w:w w:val="110"/>
        </w:rPr>
        <w:t xml:space="preserve"> </w:t>
      </w:r>
      <w:r>
        <w:rPr>
          <w:w w:val="110"/>
        </w:rPr>
        <w:t>clergy),</w:t>
      </w:r>
      <w:r>
        <w:rPr>
          <w:spacing w:val="-21"/>
          <w:w w:val="110"/>
        </w:rPr>
        <w:t xml:space="preserve"> </w:t>
      </w:r>
      <w:r>
        <w:rPr>
          <w:w w:val="110"/>
        </w:rPr>
        <w:t>management,</w:t>
      </w:r>
      <w:r>
        <w:rPr>
          <w:spacing w:val="-22"/>
          <w:w w:val="110"/>
        </w:rPr>
        <w:t xml:space="preserve"> </w:t>
      </w:r>
      <w:r>
        <w:rPr>
          <w:w w:val="110"/>
        </w:rPr>
        <w:t>and</w:t>
      </w:r>
      <w:r>
        <w:rPr>
          <w:spacing w:val="-23"/>
          <w:w w:val="110"/>
        </w:rPr>
        <w:t xml:space="preserve"> </w:t>
      </w:r>
      <w:r>
        <w:rPr>
          <w:w w:val="110"/>
        </w:rPr>
        <w:t>education</w:t>
      </w:r>
      <w:r>
        <w:rPr>
          <w:spacing w:val="-23"/>
          <w:w w:val="110"/>
        </w:rPr>
        <w:t xml:space="preserve"> </w:t>
      </w:r>
      <w:r>
        <w:rPr>
          <w:w w:val="110"/>
        </w:rPr>
        <w:t>(teachers</w:t>
      </w:r>
      <w:r>
        <w:rPr>
          <w:spacing w:val="-23"/>
          <w:w w:val="110"/>
        </w:rPr>
        <w:t xml:space="preserve"> </w:t>
      </w:r>
      <w:r>
        <w:rPr>
          <w:w w:val="110"/>
        </w:rPr>
        <w:t>and</w:t>
      </w:r>
      <w:r>
        <w:rPr>
          <w:spacing w:val="-23"/>
          <w:w w:val="110"/>
        </w:rPr>
        <w:t xml:space="preserve"> </w:t>
      </w:r>
      <w:r>
        <w:rPr>
          <w:w w:val="110"/>
        </w:rPr>
        <w:t>students)</w:t>
      </w:r>
      <w:r>
        <w:rPr>
          <w:spacing w:val="-23"/>
          <w:w w:val="110"/>
        </w:rPr>
        <w:t xml:space="preserve"> </w:t>
      </w:r>
      <w:r>
        <w:rPr>
          <w:w w:val="110"/>
        </w:rPr>
        <w:t>because</w:t>
      </w:r>
      <w:r>
        <w:rPr>
          <w:spacing w:val="-23"/>
          <w:w w:val="110"/>
        </w:rPr>
        <w:t xml:space="preserve"> </w:t>
      </w:r>
      <w:r>
        <w:rPr>
          <w:w w:val="110"/>
        </w:rPr>
        <w:t>of their</w:t>
      </w:r>
      <w:r>
        <w:rPr>
          <w:spacing w:val="-7"/>
          <w:w w:val="110"/>
        </w:rPr>
        <w:t xml:space="preserve"> </w:t>
      </w:r>
      <w:r>
        <w:rPr>
          <w:w w:val="110"/>
        </w:rPr>
        <w:t>relevancy</w:t>
      </w:r>
      <w:r>
        <w:rPr>
          <w:spacing w:val="-8"/>
          <w:w w:val="110"/>
        </w:rPr>
        <w:t xml:space="preserve"> </w:t>
      </w:r>
      <w:r>
        <w:rPr>
          <w:w w:val="110"/>
        </w:rPr>
        <w:t>to</w:t>
      </w:r>
      <w:r>
        <w:rPr>
          <w:spacing w:val="-7"/>
          <w:w w:val="110"/>
        </w:rPr>
        <w:t xml:space="preserve"> </w:t>
      </w:r>
      <w:r>
        <w:rPr>
          <w:w w:val="110"/>
        </w:rPr>
        <w:t>understanding</w:t>
      </w:r>
      <w:r>
        <w:rPr>
          <w:spacing w:val="-7"/>
          <w:w w:val="110"/>
        </w:rPr>
        <w:t xml:space="preserve"> </w:t>
      </w:r>
      <w:r>
        <w:rPr>
          <w:w w:val="110"/>
        </w:rPr>
        <w:t>attrition</w:t>
      </w:r>
      <w:r>
        <w:rPr>
          <w:spacing w:val="-8"/>
          <w:w w:val="110"/>
        </w:rPr>
        <w:t xml:space="preserve"> </w:t>
      </w:r>
      <w:r>
        <w:rPr>
          <w:w w:val="110"/>
        </w:rPr>
        <w:t>of</w:t>
      </w:r>
      <w:r>
        <w:rPr>
          <w:spacing w:val="-7"/>
          <w:w w:val="110"/>
        </w:rPr>
        <w:t xml:space="preserve"> </w:t>
      </w:r>
      <w:r>
        <w:rPr>
          <w:w w:val="110"/>
        </w:rPr>
        <w:t>enlisted</w:t>
      </w:r>
      <w:r>
        <w:rPr>
          <w:spacing w:val="-7"/>
          <w:w w:val="110"/>
        </w:rPr>
        <w:t xml:space="preserve"> </w:t>
      </w:r>
      <w:r>
        <w:rPr>
          <w:w w:val="110"/>
        </w:rPr>
        <w:t>Army</w:t>
      </w:r>
      <w:r>
        <w:rPr>
          <w:spacing w:val="-6"/>
          <w:w w:val="110"/>
        </w:rPr>
        <w:t xml:space="preserve"> </w:t>
      </w:r>
      <w:r>
        <w:rPr>
          <w:w w:val="110"/>
        </w:rPr>
        <w:t>Soldiers.</w:t>
      </w:r>
      <w:r>
        <w:rPr>
          <w:spacing w:val="11"/>
          <w:w w:val="110"/>
        </w:rPr>
        <w:t xml:space="preserve"> </w:t>
      </w:r>
      <w:r>
        <w:rPr>
          <w:w w:val="110"/>
        </w:rPr>
        <w:t>These</w:t>
      </w:r>
      <w:r>
        <w:rPr>
          <w:spacing w:val="-7"/>
          <w:w w:val="110"/>
        </w:rPr>
        <w:t xml:space="preserve"> </w:t>
      </w:r>
      <w:r>
        <w:rPr>
          <w:w w:val="110"/>
        </w:rPr>
        <w:t>areas</w:t>
      </w:r>
      <w:r>
        <w:rPr>
          <w:spacing w:val="-7"/>
          <w:w w:val="110"/>
        </w:rPr>
        <w:t xml:space="preserve"> </w:t>
      </w:r>
      <w:r>
        <w:rPr>
          <w:spacing w:val="-3"/>
          <w:w w:val="110"/>
        </w:rPr>
        <w:t>have</w:t>
      </w:r>
      <w:r>
        <w:rPr>
          <w:spacing w:val="-7"/>
          <w:w w:val="110"/>
        </w:rPr>
        <w:t xml:space="preserve"> </w:t>
      </w:r>
      <w:r>
        <w:rPr>
          <w:w w:val="110"/>
        </w:rPr>
        <w:t>some</w:t>
      </w:r>
      <w:r>
        <w:rPr>
          <w:spacing w:val="-7"/>
          <w:w w:val="110"/>
        </w:rPr>
        <w:t xml:space="preserve"> </w:t>
      </w:r>
      <w:r>
        <w:rPr>
          <w:w w:val="110"/>
        </w:rPr>
        <w:t>focus on theory and include psychology (similar to the military literature) and subject matter</w:t>
      </w:r>
      <w:r>
        <w:rPr>
          <w:spacing w:val="-22"/>
          <w:w w:val="110"/>
        </w:rPr>
        <w:t xml:space="preserve"> </w:t>
      </w:r>
      <w:r>
        <w:rPr>
          <w:w w:val="110"/>
        </w:rPr>
        <w:t>expertise.</w:t>
      </w:r>
    </w:p>
    <w:p w:rsidR="00194060" w:rsidRDefault="00194060">
      <w:pPr>
        <w:spacing w:line="312" w:lineRule="auto"/>
        <w:jc w:val="both"/>
        <w:sectPr w:rsidR="00194060">
          <w:pgSz w:w="12240" w:h="15840"/>
          <w:pgMar w:top="1420" w:right="0" w:bottom="1600" w:left="1320" w:header="0" w:footer="1404" w:gutter="0"/>
          <w:cols w:space="720"/>
        </w:sectPr>
      </w:pPr>
    </w:p>
    <w:p w:rsidR="00194060" w:rsidRDefault="00F75F9A">
      <w:pPr>
        <w:pStyle w:val="BodyText"/>
        <w:spacing w:before="33" w:line="312" w:lineRule="auto"/>
        <w:ind w:left="120" w:right="1437"/>
      </w:pPr>
      <w:r>
        <w:rPr>
          <w:w w:val="105"/>
        </w:rPr>
        <w:lastRenderedPageBreak/>
        <w:t>The theories and methods presented above provide alternative perspectives on why an individual stays or leaves a position and how these factors change over time.</w:t>
      </w:r>
    </w:p>
    <w:p w:rsidR="00194060" w:rsidRDefault="00F75F9A">
      <w:pPr>
        <w:pStyle w:val="BodyText"/>
        <w:spacing w:line="312" w:lineRule="auto"/>
        <w:ind w:left="120" w:right="1436" w:firstLine="338"/>
        <w:jc w:val="both"/>
      </w:pPr>
      <w:r>
        <w:rPr>
          <w:spacing w:val="-3"/>
          <w:w w:val="105"/>
        </w:rPr>
        <w:t xml:space="preserve">Traditionally, </w:t>
      </w:r>
      <w:r>
        <w:rPr>
          <w:w w:val="105"/>
        </w:rPr>
        <w:t xml:space="preserve">research on attrition focused on job satisfaction and while that is still an impor-  tant factor, both the military and civilian research has evolved to include contextual factors and     the interdependence of these factors. In the military literature, contextual factors such as being unmarried, fewer years of military experience, and </w:t>
      </w:r>
      <w:r>
        <w:rPr>
          <w:spacing w:val="-3"/>
          <w:w w:val="105"/>
        </w:rPr>
        <w:t xml:space="preserve">lower </w:t>
      </w:r>
      <w:r>
        <w:rPr>
          <w:w w:val="105"/>
        </w:rPr>
        <w:t xml:space="preserve">unit or organizational support were sig- nificant predictors of attrition. Parallel notions in the civilian literature include contextual factors such as individual and organizational characteristics (demographic characteristics and personality profiles, the </w:t>
      </w:r>
      <w:r>
        <w:rPr>
          <w:spacing w:val="-3"/>
          <w:w w:val="105"/>
        </w:rPr>
        <w:t xml:space="preserve">availability </w:t>
      </w:r>
      <w:r>
        <w:rPr>
          <w:w w:val="105"/>
        </w:rPr>
        <w:t xml:space="preserve">of professional support, collaboration across teams, </w:t>
      </w:r>
      <w:r>
        <w:rPr>
          <w:spacing w:val="-3"/>
          <w:w w:val="105"/>
        </w:rPr>
        <w:t xml:space="preserve">salary, </w:t>
      </w:r>
      <w:r>
        <w:rPr>
          <w:w w:val="105"/>
        </w:rPr>
        <w:t xml:space="preserve">professional development) and how these factors and their interactions </w:t>
      </w:r>
      <w:r>
        <w:rPr>
          <w:spacing w:val="-3"/>
          <w:w w:val="105"/>
        </w:rPr>
        <w:t xml:space="preserve">vary </w:t>
      </w:r>
      <w:r>
        <w:rPr>
          <w:spacing w:val="-4"/>
          <w:w w:val="105"/>
        </w:rPr>
        <w:t>over</w:t>
      </w:r>
      <w:r>
        <w:rPr>
          <w:spacing w:val="10"/>
          <w:w w:val="105"/>
        </w:rPr>
        <w:t xml:space="preserve"> </w:t>
      </w:r>
      <w:r>
        <w:rPr>
          <w:w w:val="105"/>
        </w:rPr>
        <w:t>time.</w:t>
      </w:r>
    </w:p>
    <w:p w:rsidR="00194060" w:rsidRDefault="00F75F9A">
      <w:pPr>
        <w:pStyle w:val="BodyText"/>
        <w:spacing w:line="312" w:lineRule="auto"/>
        <w:ind w:left="120" w:right="1437" w:firstLine="338"/>
        <w:jc w:val="both"/>
      </w:pPr>
      <w:r>
        <w:rPr>
          <w:w w:val="105"/>
        </w:rPr>
        <w:t xml:space="preserve">An example of a management model that embraces the advances in theory is the Unfolding Model. This model allows for differences in what triggers attrition, such as different kinds of  internal and external shocks or other factors such as persistent job dissatisfaction; it models the different </w:t>
      </w:r>
      <w:r>
        <w:rPr>
          <w:spacing w:val="-3"/>
          <w:w w:val="105"/>
        </w:rPr>
        <w:t xml:space="preserve">pathways  </w:t>
      </w:r>
      <w:r>
        <w:rPr>
          <w:w w:val="105"/>
        </w:rPr>
        <w:t xml:space="preserve">to examine what factors firms can anticipate to </w:t>
      </w:r>
      <w:r>
        <w:rPr>
          <w:spacing w:val="-3"/>
          <w:w w:val="105"/>
        </w:rPr>
        <w:t>avoid</w:t>
      </w:r>
      <w:r>
        <w:rPr>
          <w:spacing w:val="51"/>
          <w:w w:val="105"/>
        </w:rPr>
        <w:t xml:space="preserve"> </w:t>
      </w:r>
      <w:r>
        <w:rPr>
          <w:w w:val="105"/>
        </w:rPr>
        <w:t>attrition of employees.  The Unfolding Model is representative of the emergence of dynamic and hierarchal models in the literature that account for multiple dimensions including</w:t>
      </w:r>
      <w:r>
        <w:rPr>
          <w:spacing w:val="2"/>
          <w:w w:val="105"/>
        </w:rPr>
        <w:t xml:space="preserve"> </w:t>
      </w:r>
      <w:r>
        <w:rPr>
          <w:w w:val="105"/>
        </w:rPr>
        <w:t>time.</w:t>
      </w:r>
    </w:p>
    <w:p w:rsidR="00194060" w:rsidRDefault="00F75F9A">
      <w:pPr>
        <w:pStyle w:val="BodyText"/>
        <w:spacing w:line="312" w:lineRule="auto"/>
        <w:ind w:left="120" w:right="1436" w:firstLine="338"/>
        <w:jc w:val="both"/>
      </w:pPr>
      <w:r>
        <w:rPr>
          <w:w w:val="105"/>
        </w:rPr>
        <w:t xml:space="preserve">While the theories and models </w:t>
      </w:r>
      <w:r>
        <w:rPr>
          <w:spacing w:val="-3"/>
          <w:w w:val="105"/>
        </w:rPr>
        <w:t xml:space="preserve">have </w:t>
      </w:r>
      <w:r>
        <w:rPr>
          <w:w w:val="105"/>
        </w:rPr>
        <w:t xml:space="preserve">matured, there are still gaps in the literature especially in terms of advanced analytic methods and the requisite data needed to drive them.  </w:t>
      </w:r>
      <w:r>
        <w:rPr>
          <w:spacing w:val="-5"/>
          <w:w w:val="105"/>
        </w:rPr>
        <w:t xml:space="preserve">Work  </w:t>
      </w:r>
      <w:r>
        <w:rPr>
          <w:w w:val="105"/>
        </w:rPr>
        <w:t xml:space="preserve">remains      to create frameworks to test applications of the new dynamic and hierarchal models and contex-   tual factors needed to take into account prior factors,  such as pre-deployment mental health in       the military or being laid off in an earlier job. Historically research in these areas has relied on relatively small surveys or a limited number of interviews but recently research is emerging that takes </w:t>
      </w:r>
      <w:r>
        <w:rPr>
          <w:spacing w:val="-3"/>
          <w:w w:val="105"/>
        </w:rPr>
        <w:t xml:space="preserve">advantage </w:t>
      </w:r>
      <w:r>
        <w:rPr>
          <w:w w:val="105"/>
        </w:rPr>
        <w:t xml:space="preserve">of access to </w:t>
      </w:r>
      <w:r>
        <w:rPr>
          <w:spacing w:val="-4"/>
          <w:w w:val="105"/>
        </w:rPr>
        <w:t xml:space="preserve">vast </w:t>
      </w:r>
      <w:r>
        <w:rPr>
          <w:w w:val="105"/>
        </w:rPr>
        <w:t>amounts of administrative data and longitudinal surveys. These relatively new data sources combined with the increasing analytics capacity that embraces advances in statistical measurement and modeling are being tested to assess if hard-to-solve problems such    as military attrition of enlisted Army Soldiers are solvable. As described in this report, addressing these</w:t>
      </w:r>
      <w:r>
        <w:rPr>
          <w:spacing w:val="14"/>
          <w:w w:val="105"/>
        </w:rPr>
        <w:t xml:space="preserve"> </w:t>
      </w:r>
      <w:r>
        <w:rPr>
          <w:w w:val="105"/>
        </w:rPr>
        <w:t>gaps</w:t>
      </w:r>
      <w:r>
        <w:rPr>
          <w:spacing w:val="14"/>
          <w:w w:val="105"/>
        </w:rPr>
        <w:t xml:space="preserve"> </w:t>
      </w:r>
      <w:r>
        <w:rPr>
          <w:w w:val="105"/>
        </w:rPr>
        <w:t>is</w:t>
      </w:r>
      <w:r>
        <w:rPr>
          <w:spacing w:val="14"/>
          <w:w w:val="105"/>
        </w:rPr>
        <w:t xml:space="preserve"> </w:t>
      </w:r>
      <w:r>
        <w:rPr>
          <w:w w:val="105"/>
        </w:rPr>
        <w:t>the</w:t>
      </w:r>
      <w:r>
        <w:rPr>
          <w:spacing w:val="15"/>
          <w:w w:val="105"/>
        </w:rPr>
        <w:t xml:space="preserve"> </w:t>
      </w:r>
      <w:r>
        <w:rPr>
          <w:w w:val="105"/>
        </w:rPr>
        <w:t>focus</w:t>
      </w:r>
      <w:r>
        <w:rPr>
          <w:spacing w:val="14"/>
          <w:w w:val="105"/>
        </w:rPr>
        <w:t xml:space="preserve"> </w:t>
      </w:r>
      <w:r>
        <w:rPr>
          <w:w w:val="105"/>
        </w:rPr>
        <w:t>of</w:t>
      </w:r>
      <w:r>
        <w:rPr>
          <w:spacing w:val="14"/>
          <w:w w:val="105"/>
        </w:rPr>
        <w:t xml:space="preserve"> </w:t>
      </w:r>
      <w:r>
        <w:rPr>
          <w:w w:val="105"/>
        </w:rPr>
        <w:t>our</w:t>
      </w:r>
      <w:r>
        <w:rPr>
          <w:spacing w:val="15"/>
          <w:w w:val="105"/>
        </w:rPr>
        <w:t xml:space="preserve"> </w:t>
      </w:r>
      <w:r>
        <w:rPr>
          <w:w w:val="105"/>
        </w:rPr>
        <w:t>research.</w:t>
      </w:r>
    </w:p>
    <w:sectPr w:rsidR="00194060">
      <w:pgSz w:w="12240" w:h="15840"/>
      <w:pgMar w:top="1420" w:right="0" w:bottom="1600" w:left="1320" w:header="0" w:footer="14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340" w:rsidRDefault="007B0340">
      <w:r>
        <w:separator/>
      </w:r>
    </w:p>
  </w:endnote>
  <w:endnote w:type="continuationSeparator" w:id="0">
    <w:p w:rsidR="007B0340" w:rsidRDefault="007B0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 w:name="Zapf Dingbats">
    <w:altName w:val="Calibri"/>
    <w:panose1 w:val="020B0604020202020204"/>
    <w:charset w:val="00"/>
    <w:family w:val="auto"/>
    <w:pitch w:val="variable"/>
  </w:font>
  <w:font w:name="Arial-BoldItalicMT">
    <w:altName w:val="Arial"/>
    <w:panose1 w:val="020B0604020202020204"/>
    <w:charset w:val="00"/>
    <w:family w:val="swiss"/>
    <w:pitch w:val="variable"/>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5F9A" w:rsidRDefault="007B0340">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alt="" style="position:absolute;margin-left:298.55pt;margin-top:710.8pt;width:14.95pt;height:12.95pt;z-index:-251658752;mso-wrap-style:square;mso-wrap-edited:f;mso-width-percent:0;mso-height-percent:0;mso-position-horizontal-relative:page;mso-position-vertical-relative:page;mso-width-percent:0;mso-height-percent:0;v-text-anchor:top" filled="f" stroked="f">
          <v:textbox inset="0,0,0,0">
            <w:txbxContent>
              <w:p w:rsidR="00F75F9A" w:rsidRDefault="00F75F9A">
                <w:pPr>
                  <w:pStyle w:val="BodyText"/>
                  <w:spacing w:line="231" w:lineRule="exact"/>
                  <w:ind w:left="4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340" w:rsidRDefault="007B0340">
      <w:r>
        <w:separator/>
      </w:r>
    </w:p>
  </w:footnote>
  <w:footnote w:type="continuationSeparator" w:id="0">
    <w:p w:rsidR="007B0340" w:rsidRDefault="007B0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458DB"/>
    <w:multiLevelType w:val="hybridMultilevel"/>
    <w:tmpl w:val="3B70C65C"/>
    <w:lvl w:ilvl="0" w:tplc="6F769E10">
      <w:start w:val="1"/>
      <w:numFmt w:val="decimal"/>
      <w:lvlText w:val="%1"/>
      <w:lvlJc w:val="left"/>
      <w:pPr>
        <w:ind w:left="949" w:hanging="502"/>
        <w:jc w:val="left"/>
      </w:pPr>
      <w:rPr>
        <w:rFonts w:ascii="Times New Roman" w:eastAsia="Times New Roman" w:hAnsi="Times New Roman" w:cs="Times New Roman" w:hint="default"/>
        <w:w w:val="99"/>
        <w:sz w:val="22"/>
        <w:szCs w:val="22"/>
      </w:rPr>
    </w:lvl>
    <w:lvl w:ilvl="1" w:tplc="70282402">
      <w:numFmt w:val="bullet"/>
      <w:lvlText w:val="•"/>
      <w:lvlJc w:val="left"/>
      <w:pPr>
        <w:ind w:left="1938" w:hanging="502"/>
      </w:pPr>
      <w:rPr>
        <w:rFonts w:hint="default"/>
      </w:rPr>
    </w:lvl>
    <w:lvl w:ilvl="2" w:tplc="AD3ED32E">
      <w:numFmt w:val="bullet"/>
      <w:lvlText w:val="•"/>
      <w:lvlJc w:val="left"/>
      <w:pPr>
        <w:ind w:left="2936" w:hanging="502"/>
      </w:pPr>
      <w:rPr>
        <w:rFonts w:hint="default"/>
      </w:rPr>
    </w:lvl>
    <w:lvl w:ilvl="3" w:tplc="2B20EC1A">
      <w:numFmt w:val="bullet"/>
      <w:lvlText w:val="•"/>
      <w:lvlJc w:val="left"/>
      <w:pPr>
        <w:ind w:left="3934" w:hanging="502"/>
      </w:pPr>
      <w:rPr>
        <w:rFonts w:hint="default"/>
      </w:rPr>
    </w:lvl>
    <w:lvl w:ilvl="4" w:tplc="543CEA26">
      <w:numFmt w:val="bullet"/>
      <w:lvlText w:val="•"/>
      <w:lvlJc w:val="left"/>
      <w:pPr>
        <w:ind w:left="4932" w:hanging="502"/>
      </w:pPr>
      <w:rPr>
        <w:rFonts w:hint="default"/>
      </w:rPr>
    </w:lvl>
    <w:lvl w:ilvl="5" w:tplc="5AD86AA8">
      <w:numFmt w:val="bullet"/>
      <w:lvlText w:val="•"/>
      <w:lvlJc w:val="left"/>
      <w:pPr>
        <w:ind w:left="5930" w:hanging="502"/>
      </w:pPr>
      <w:rPr>
        <w:rFonts w:hint="default"/>
      </w:rPr>
    </w:lvl>
    <w:lvl w:ilvl="6" w:tplc="06C2C210">
      <w:numFmt w:val="bullet"/>
      <w:lvlText w:val="•"/>
      <w:lvlJc w:val="left"/>
      <w:pPr>
        <w:ind w:left="6928" w:hanging="502"/>
      </w:pPr>
      <w:rPr>
        <w:rFonts w:hint="default"/>
      </w:rPr>
    </w:lvl>
    <w:lvl w:ilvl="7" w:tplc="7DEE92EA">
      <w:numFmt w:val="bullet"/>
      <w:lvlText w:val="•"/>
      <w:lvlJc w:val="left"/>
      <w:pPr>
        <w:ind w:left="7926" w:hanging="502"/>
      </w:pPr>
      <w:rPr>
        <w:rFonts w:hint="default"/>
      </w:rPr>
    </w:lvl>
    <w:lvl w:ilvl="8" w:tplc="98ECFBF4">
      <w:numFmt w:val="bullet"/>
      <w:lvlText w:val="•"/>
      <w:lvlJc w:val="left"/>
      <w:pPr>
        <w:ind w:left="8924" w:hanging="502"/>
      </w:pPr>
      <w:rPr>
        <w:rFonts w:hint="default"/>
      </w:rPr>
    </w:lvl>
  </w:abstractNum>
  <w:abstractNum w:abstractNumId="1" w15:restartNumberingAfterBreak="0">
    <w:nsid w:val="16910079"/>
    <w:multiLevelType w:val="multilevel"/>
    <w:tmpl w:val="1E72606E"/>
    <w:lvl w:ilvl="0">
      <w:start w:val="2"/>
      <w:numFmt w:val="upperLetter"/>
      <w:lvlText w:val="%1"/>
      <w:lvlJc w:val="left"/>
      <w:pPr>
        <w:ind w:left="939" w:hanging="820"/>
        <w:jc w:val="left"/>
      </w:pPr>
      <w:rPr>
        <w:rFonts w:hint="default"/>
      </w:rPr>
    </w:lvl>
    <w:lvl w:ilvl="1">
      <w:start w:val="2"/>
      <w:numFmt w:val="decimal"/>
      <w:lvlText w:val="%1.%2"/>
      <w:lvlJc w:val="left"/>
      <w:pPr>
        <w:ind w:left="939" w:hanging="820"/>
        <w:jc w:val="left"/>
      </w:pPr>
      <w:rPr>
        <w:rFonts w:hint="default"/>
      </w:rPr>
    </w:lvl>
    <w:lvl w:ilvl="2">
      <w:start w:val="1"/>
      <w:numFmt w:val="decimal"/>
      <w:lvlText w:val="%1.%2.%3"/>
      <w:lvlJc w:val="left"/>
      <w:pPr>
        <w:ind w:left="939" w:hanging="820"/>
        <w:jc w:val="left"/>
      </w:pPr>
      <w:rPr>
        <w:rFonts w:ascii="Times New Roman" w:eastAsia="Times New Roman" w:hAnsi="Times New Roman" w:cs="Times New Roman" w:hint="default"/>
        <w:b/>
        <w:bCs/>
        <w:w w:val="119"/>
        <w:sz w:val="22"/>
        <w:szCs w:val="22"/>
      </w:rPr>
    </w:lvl>
    <w:lvl w:ilvl="3">
      <w:numFmt w:val="bullet"/>
      <w:lvlText w:val="•"/>
      <w:lvlJc w:val="left"/>
      <w:pPr>
        <w:ind w:left="665" w:hanging="218"/>
      </w:pPr>
      <w:rPr>
        <w:rFonts w:ascii="Arial" w:eastAsia="Arial" w:hAnsi="Arial" w:cs="Arial" w:hint="default"/>
        <w:w w:val="140"/>
        <w:sz w:val="22"/>
        <w:szCs w:val="22"/>
      </w:rPr>
    </w:lvl>
    <w:lvl w:ilvl="4">
      <w:numFmt w:val="bullet"/>
      <w:lvlText w:val="•"/>
      <w:lvlJc w:val="left"/>
      <w:pPr>
        <w:ind w:left="4266" w:hanging="218"/>
      </w:pPr>
      <w:rPr>
        <w:rFonts w:hint="default"/>
      </w:rPr>
    </w:lvl>
    <w:lvl w:ilvl="5">
      <w:numFmt w:val="bullet"/>
      <w:lvlText w:val="•"/>
      <w:lvlJc w:val="left"/>
      <w:pPr>
        <w:ind w:left="5375" w:hanging="218"/>
      </w:pPr>
      <w:rPr>
        <w:rFonts w:hint="default"/>
      </w:rPr>
    </w:lvl>
    <w:lvl w:ilvl="6">
      <w:numFmt w:val="bullet"/>
      <w:lvlText w:val="•"/>
      <w:lvlJc w:val="left"/>
      <w:pPr>
        <w:ind w:left="6484" w:hanging="218"/>
      </w:pPr>
      <w:rPr>
        <w:rFonts w:hint="default"/>
      </w:rPr>
    </w:lvl>
    <w:lvl w:ilvl="7">
      <w:numFmt w:val="bullet"/>
      <w:lvlText w:val="•"/>
      <w:lvlJc w:val="left"/>
      <w:pPr>
        <w:ind w:left="7593" w:hanging="218"/>
      </w:pPr>
      <w:rPr>
        <w:rFonts w:hint="default"/>
      </w:rPr>
    </w:lvl>
    <w:lvl w:ilvl="8">
      <w:numFmt w:val="bullet"/>
      <w:lvlText w:val="•"/>
      <w:lvlJc w:val="left"/>
      <w:pPr>
        <w:ind w:left="8702" w:hanging="218"/>
      </w:pPr>
      <w:rPr>
        <w:rFonts w:hint="default"/>
      </w:rPr>
    </w:lvl>
  </w:abstractNum>
  <w:abstractNum w:abstractNumId="2" w15:restartNumberingAfterBreak="0">
    <w:nsid w:val="1EEA3369"/>
    <w:multiLevelType w:val="hybridMultilevel"/>
    <w:tmpl w:val="EA4E379A"/>
    <w:lvl w:ilvl="0" w:tplc="811238E4">
      <w:start w:val="1"/>
      <w:numFmt w:val="decimal"/>
      <w:lvlText w:val="%1."/>
      <w:lvlJc w:val="left"/>
      <w:pPr>
        <w:ind w:left="665" w:hanging="279"/>
        <w:jc w:val="left"/>
      </w:pPr>
      <w:rPr>
        <w:rFonts w:ascii="Times New Roman" w:eastAsia="Times New Roman" w:hAnsi="Times New Roman" w:cs="Times New Roman" w:hint="default"/>
        <w:w w:val="102"/>
        <w:sz w:val="22"/>
        <w:szCs w:val="22"/>
      </w:rPr>
    </w:lvl>
    <w:lvl w:ilvl="1" w:tplc="DB4E01F4">
      <w:numFmt w:val="bullet"/>
      <w:lvlText w:val="•"/>
      <w:lvlJc w:val="left"/>
      <w:pPr>
        <w:ind w:left="1686" w:hanging="279"/>
      </w:pPr>
      <w:rPr>
        <w:rFonts w:hint="default"/>
      </w:rPr>
    </w:lvl>
    <w:lvl w:ilvl="2" w:tplc="294EE72A">
      <w:numFmt w:val="bullet"/>
      <w:lvlText w:val="•"/>
      <w:lvlJc w:val="left"/>
      <w:pPr>
        <w:ind w:left="2712" w:hanging="279"/>
      </w:pPr>
      <w:rPr>
        <w:rFonts w:hint="default"/>
      </w:rPr>
    </w:lvl>
    <w:lvl w:ilvl="3" w:tplc="E598A13E">
      <w:numFmt w:val="bullet"/>
      <w:lvlText w:val="•"/>
      <w:lvlJc w:val="left"/>
      <w:pPr>
        <w:ind w:left="3738" w:hanging="279"/>
      </w:pPr>
      <w:rPr>
        <w:rFonts w:hint="default"/>
      </w:rPr>
    </w:lvl>
    <w:lvl w:ilvl="4" w:tplc="78000546">
      <w:numFmt w:val="bullet"/>
      <w:lvlText w:val="•"/>
      <w:lvlJc w:val="left"/>
      <w:pPr>
        <w:ind w:left="4764" w:hanging="279"/>
      </w:pPr>
      <w:rPr>
        <w:rFonts w:hint="default"/>
      </w:rPr>
    </w:lvl>
    <w:lvl w:ilvl="5" w:tplc="8E9682A2">
      <w:numFmt w:val="bullet"/>
      <w:lvlText w:val="•"/>
      <w:lvlJc w:val="left"/>
      <w:pPr>
        <w:ind w:left="5790" w:hanging="279"/>
      </w:pPr>
      <w:rPr>
        <w:rFonts w:hint="default"/>
      </w:rPr>
    </w:lvl>
    <w:lvl w:ilvl="6" w:tplc="22D4AB92">
      <w:numFmt w:val="bullet"/>
      <w:lvlText w:val="•"/>
      <w:lvlJc w:val="left"/>
      <w:pPr>
        <w:ind w:left="6816" w:hanging="279"/>
      </w:pPr>
      <w:rPr>
        <w:rFonts w:hint="default"/>
      </w:rPr>
    </w:lvl>
    <w:lvl w:ilvl="7" w:tplc="82D483A2">
      <w:numFmt w:val="bullet"/>
      <w:lvlText w:val="•"/>
      <w:lvlJc w:val="left"/>
      <w:pPr>
        <w:ind w:left="7842" w:hanging="279"/>
      </w:pPr>
      <w:rPr>
        <w:rFonts w:hint="default"/>
      </w:rPr>
    </w:lvl>
    <w:lvl w:ilvl="8" w:tplc="6874BCFC">
      <w:numFmt w:val="bullet"/>
      <w:lvlText w:val="•"/>
      <w:lvlJc w:val="left"/>
      <w:pPr>
        <w:ind w:left="8868" w:hanging="279"/>
      </w:pPr>
      <w:rPr>
        <w:rFonts w:hint="default"/>
      </w:rPr>
    </w:lvl>
  </w:abstractNum>
  <w:abstractNum w:abstractNumId="3" w15:restartNumberingAfterBreak="0">
    <w:nsid w:val="3E946985"/>
    <w:multiLevelType w:val="multilevel"/>
    <w:tmpl w:val="E55C87C2"/>
    <w:lvl w:ilvl="0">
      <w:start w:val="4"/>
      <w:numFmt w:val="decimal"/>
      <w:lvlText w:val="%1"/>
      <w:lvlJc w:val="left"/>
      <w:pPr>
        <w:ind w:left="732" w:hanging="613"/>
        <w:jc w:val="left"/>
      </w:pPr>
      <w:rPr>
        <w:rFonts w:hint="default"/>
      </w:rPr>
    </w:lvl>
    <w:lvl w:ilvl="1">
      <w:start w:val="1"/>
      <w:numFmt w:val="decimal"/>
      <w:lvlText w:val="%1.%2"/>
      <w:lvlJc w:val="left"/>
      <w:pPr>
        <w:ind w:left="732" w:hanging="613"/>
        <w:jc w:val="left"/>
      </w:pPr>
      <w:rPr>
        <w:rFonts w:ascii="Times New Roman" w:eastAsia="Times New Roman" w:hAnsi="Times New Roman" w:cs="Times New Roman" w:hint="default"/>
        <w:b/>
        <w:bCs/>
        <w:w w:val="114"/>
        <w:sz w:val="24"/>
        <w:szCs w:val="24"/>
      </w:rPr>
    </w:lvl>
    <w:lvl w:ilvl="2">
      <w:start w:val="1"/>
      <w:numFmt w:val="decimal"/>
      <w:lvlText w:val="%1.%2.%3"/>
      <w:lvlJc w:val="left"/>
      <w:pPr>
        <w:ind w:left="886" w:hanging="767"/>
        <w:jc w:val="left"/>
      </w:pPr>
      <w:rPr>
        <w:rFonts w:ascii="Times New Roman" w:eastAsia="Times New Roman" w:hAnsi="Times New Roman" w:cs="Times New Roman" w:hint="default"/>
        <w:b/>
        <w:bCs/>
        <w:w w:val="117"/>
        <w:sz w:val="22"/>
        <w:szCs w:val="22"/>
      </w:rPr>
    </w:lvl>
    <w:lvl w:ilvl="3">
      <w:numFmt w:val="bullet"/>
      <w:lvlText w:val="•"/>
      <w:lvlJc w:val="left"/>
      <w:pPr>
        <w:ind w:left="3111" w:hanging="767"/>
      </w:pPr>
      <w:rPr>
        <w:rFonts w:hint="default"/>
      </w:rPr>
    </w:lvl>
    <w:lvl w:ilvl="4">
      <w:numFmt w:val="bullet"/>
      <w:lvlText w:val="•"/>
      <w:lvlJc w:val="left"/>
      <w:pPr>
        <w:ind w:left="4226" w:hanging="767"/>
      </w:pPr>
      <w:rPr>
        <w:rFonts w:hint="default"/>
      </w:rPr>
    </w:lvl>
    <w:lvl w:ilvl="5">
      <w:numFmt w:val="bullet"/>
      <w:lvlText w:val="•"/>
      <w:lvlJc w:val="left"/>
      <w:pPr>
        <w:ind w:left="5342" w:hanging="767"/>
      </w:pPr>
      <w:rPr>
        <w:rFonts w:hint="default"/>
      </w:rPr>
    </w:lvl>
    <w:lvl w:ilvl="6">
      <w:numFmt w:val="bullet"/>
      <w:lvlText w:val="•"/>
      <w:lvlJc w:val="left"/>
      <w:pPr>
        <w:ind w:left="6457" w:hanging="767"/>
      </w:pPr>
      <w:rPr>
        <w:rFonts w:hint="default"/>
      </w:rPr>
    </w:lvl>
    <w:lvl w:ilvl="7">
      <w:numFmt w:val="bullet"/>
      <w:lvlText w:val="•"/>
      <w:lvlJc w:val="left"/>
      <w:pPr>
        <w:ind w:left="7573" w:hanging="767"/>
      </w:pPr>
      <w:rPr>
        <w:rFonts w:hint="default"/>
      </w:rPr>
    </w:lvl>
    <w:lvl w:ilvl="8">
      <w:numFmt w:val="bullet"/>
      <w:lvlText w:val="•"/>
      <w:lvlJc w:val="left"/>
      <w:pPr>
        <w:ind w:left="8688" w:hanging="767"/>
      </w:pPr>
      <w:rPr>
        <w:rFonts w:hint="default"/>
      </w:rPr>
    </w:lvl>
  </w:abstractNum>
  <w:abstractNum w:abstractNumId="4" w15:restartNumberingAfterBreak="0">
    <w:nsid w:val="4029202D"/>
    <w:multiLevelType w:val="hybridMultilevel"/>
    <w:tmpl w:val="32B0E57C"/>
    <w:lvl w:ilvl="0" w:tplc="7F00B6F8">
      <w:start w:val="1"/>
      <w:numFmt w:val="decimal"/>
      <w:lvlText w:val="%1"/>
      <w:lvlJc w:val="left"/>
      <w:pPr>
        <w:ind w:left="447" w:hanging="328"/>
        <w:jc w:val="left"/>
      </w:pPr>
      <w:rPr>
        <w:rFonts w:ascii="Times New Roman" w:eastAsia="Times New Roman" w:hAnsi="Times New Roman" w:cs="Times New Roman" w:hint="default"/>
        <w:b/>
        <w:bCs/>
        <w:w w:val="114"/>
        <w:sz w:val="22"/>
        <w:szCs w:val="22"/>
      </w:rPr>
    </w:lvl>
    <w:lvl w:ilvl="1" w:tplc="FF1EE822">
      <w:start w:val="1"/>
      <w:numFmt w:val="upperLetter"/>
      <w:lvlText w:val="%2"/>
      <w:lvlJc w:val="left"/>
      <w:pPr>
        <w:ind w:left="447" w:hanging="328"/>
        <w:jc w:val="left"/>
      </w:pPr>
      <w:rPr>
        <w:rFonts w:ascii="Times New Roman" w:eastAsia="Times New Roman" w:hAnsi="Times New Roman" w:cs="Times New Roman" w:hint="default"/>
        <w:b/>
        <w:bCs/>
        <w:w w:val="119"/>
        <w:sz w:val="22"/>
        <w:szCs w:val="22"/>
      </w:rPr>
    </w:lvl>
    <w:lvl w:ilvl="2" w:tplc="12CA398A">
      <w:start w:val="1"/>
      <w:numFmt w:val="decimal"/>
      <w:lvlText w:val="%3"/>
      <w:lvlJc w:val="left"/>
      <w:pPr>
        <w:ind w:left="949" w:hanging="502"/>
        <w:jc w:val="left"/>
      </w:pPr>
      <w:rPr>
        <w:rFonts w:ascii="Times New Roman" w:eastAsia="Times New Roman" w:hAnsi="Times New Roman" w:cs="Times New Roman" w:hint="default"/>
        <w:w w:val="99"/>
        <w:sz w:val="22"/>
        <w:szCs w:val="22"/>
      </w:rPr>
    </w:lvl>
    <w:lvl w:ilvl="3" w:tplc="BDCCCFD6">
      <w:numFmt w:val="bullet"/>
      <w:lvlText w:val="•"/>
      <w:lvlJc w:val="left"/>
      <w:pPr>
        <w:ind w:left="3157" w:hanging="502"/>
      </w:pPr>
      <w:rPr>
        <w:rFonts w:hint="default"/>
      </w:rPr>
    </w:lvl>
    <w:lvl w:ilvl="4" w:tplc="D6FAF3DA">
      <w:numFmt w:val="bullet"/>
      <w:lvlText w:val="•"/>
      <w:lvlJc w:val="left"/>
      <w:pPr>
        <w:ind w:left="4266" w:hanging="502"/>
      </w:pPr>
      <w:rPr>
        <w:rFonts w:hint="default"/>
      </w:rPr>
    </w:lvl>
    <w:lvl w:ilvl="5" w:tplc="749CEAD4">
      <w:numFmt w:val="bullet"/>
      <w:lvlText w:val="•"/>
      <w:lvlJc w:val="left"/>
      <w:pPr>
        <w:ind w:left="5375" w:hanging="502"/>
      </w:pPr>
      <w:rPr>
        <w:rFonts w:hint="default"/>
      </w:rPr>
    </w:lvl>
    <w:lvl w:ilvl="6" w:tplc="841E0744">
      <w:numFmt w:val="bullet"/>
      <w:lvlText w:val="•"/>
      <w:lvlJc w:val="left"/>
      <w:pPr>
        <w:ind w:left="6484" w:hanging="502"/>
      </w:pPr>
      <w:rPr>
        <w:rFonts w:hint="default"/>
      </w:rPr>
    </w:lvl>
    <w:lvl w:ilvl="7" w:tplc="FEB4E5BC">
      <w:numFmt w:val="bullet"/>
      <w:lvlText w:val="•"/>
      <w:lvlJc w:val="left"/>
      <w:pPr>
        <w:ind w:left="7593" w:hanging="502"/>
      </w:pPr>
      <w:rPr>
        <w:rFonts w:hint="default"/>
      </w:rPr>
    </w:lvl>
    <w:lvl w:ilvl="8" w:tplc="E75E8B98">
      <w:numFmt w:val="bullet"/>
      <w:lvlText w:val="•"/>
      <w:lvlJc w:val="left"/>
      <w:pPr>
        <w:ind w:left="8702" w:hanging="502"/>
      </w:pPr>
      <w:rPr>
        <w:rFonts w:hint="default"/>
      </w:rPr>
    </w:lvl>
  </w:abstractNum>
  <w:abstractNum w:abstractNumId="5" w15:restartNumberingAfterBreak="0">
    <w:nsid w:val="45477920"/>
    <w:multiLevelType w:val="multilevel"/>
    <w:tmpl w:val="8A4E3BB4"/>
    <w:lvl w:ilvl="0">
      <w:start w:val="3"/>
      <w:numFmt w:val="decimal"/>
      <w:lvlText w:val="%1"/>
      <w:lvlJc w:val="left"/>
      <w:pPr>
        <w:ind w:left="732" w:hanging="613"/>
        <w:jc w:val="left"/>
      </w:pPr>
      <w:rPr>
        <w:rFonts w:hint="default"/>
      </w:rPr>
    </w:lvl>
    <w:lvl w:ilvl="1">
      <w:start w:val="1"/>
      <w:numFmt w:val="decimal"/>
      <w:lvlText w:val="%1.%2"/>
      <w:lvlJc w:val="left"/>
      <w:pPr>
        <w:ind w:left="732" w:hanging="613"/>
        <w:jc w:val="left"/>
      </w:pPr>
      <w:rPr>
        <w:rFonts w:ascii="Times New Roman" w:eastAsia="Times New Roman" w:hAnsi="Times New Roman" w:cs="Times New Roman" w:hint="default"/>
        <w:b/>
        <w:bCs/>
        <w:w w:val="114"/>
        <w:sz w:val="24"/>
        <w:szCs w:val="24"/>
      </w:rPr>
    </w:lvl>
    <w:lvl w:ilvl="2">
      <w:numFmt w:val="bullet"/>
      <w:lvlText w:val="•"/>
      <w:lvlJc w:val="left"/>
      <w:pPr>
        <w:ind w:left="665" w:hanging="218"/>
      </w:pPr>
      <w:rPr>
        <w:rFonts w:ascii="Arial" w:eastAsia="Arial" w:hAnsi="Arial" w:cs="Arial" w:hint="default"/>
        <w:w w:val="140"/>
        <w:sz w:val="22"/>
        <w:szCs w:val="22"/>
      </w:rPr>
    </w:lvl>
    <w:lvl w:ilvl="3">
      <w:numFmt w:val="bullet"/>
      <w:lvlText w:val="•"/>
      <w:lvlJc w:val="left"/>
      <w:pPr>
        <w:ind w:left="3002" w:hanging="218"/>
      </w:pPr>
      <w:rPr>
        <w:rFonts w:hint="default"/>
      </w:rPr>
    </w:lvl>
    <w:lvl w:ilvl="4">
      <w:numFmt w:val="bullet"/>
      <w:lvlText w:val="•"/>
      <w:lvlJc w:val="left"/>
      <w:pPr>
        <w:ind w:left="4133" w:hanging="218"/>
      </w:pPr>
      <w:rPr>
        <w:rFonts w:hint="default"/>
      </w:rPr>
    </w:lvl>
    <w:lvl w:ilvl="5">
      <w:numFmt w:val="bullet"/>
      <w:lvlText w:val="•"/>
      <w:lvlJc w:val="left"/>
      <w:pPr>
        <w:ind w:left="5264" w:hanging="218"/>
      </w:pPr>
      <w:rPr>
        <w:rFonts w:hint="default"/>
      </w:rPr>
    </w:lvl>
    <w:lvl w:ilvl="6">
      <w:numFmt w:val="bullet"/>
      <w:lvlText w:val="•"/>
      <w:lvlJc w:val="left"/>
      <w:pPr>
        <w:ind w:left="6395" w:hanging="218"/>
      </w:pPr>
      <w:rPr>
        <w:rFonts w:hint="default"/>
      </w:rPr>
    </w:lvl>
    <w:lvl w:ilvl="7">
      <w:numFmt w:val="bullet"/>
      <w:lvlText w:val="•"/>
      <w:lvlJc w:val="left"/>
      <w:pPr>
        <w:ind w:left="7526" w:hanging="218"/>
      </w:pPr>
      <w:rPr>
        <w:rFonts w:hint="default"/>
      </w:rPr>
    </w:lvl>
    <w:lvl w:ilvl="8">
      <w:numFmt w:val="bullet"/>
      <w:lvlText w:val="•"/>
      <w:lvlJc w:val="left"/>
      <w:pPr>
        <w:ind w:left="8657" w:hanging="218"/>
      </w:pPr>
      <w:rPr>
        <w:rFonts w:hint="default"/>
      </w:rPr>
    </w:lvl>
  </w:abstractNum>
  <w:abstractNum w:abstractNumId="6" w15:restartNumberingAfterBreak="0">
    <w:nsid w:val="574D70A1"/>
    <w:multiLevelType w:val="hybridMultilevel"/>
    <w:tmpl w:val="2B12E0E8"/>
    <w:lvl w:ilvl="0" w:tplc="AB4ABE16">
      <w:start w:val="1"/>
      <w:numFmt w:val="decimal"/>
      <w:lvlText w:val="%1"/>
      <w:lvlJc w:val="left"/>
      <w:pPr>
        <w:ind w:left="604" w:hanging="485"/>
        <w:jc w:val="left"/>
      </w:pPr>
      <w:rPr>
        <w:rFonts w:ascii="Times New Roman" w:eastAsia="Times New Roman" w:hAnsi="Times New Roman" w:cs="Times New Roman" w:hint="default"/>
        <w:b/>
        <w:bCs/>
        <w:w w:val="115"/>
        <w:sz w:val="28"/>
        <w:szCs w:val="28"/>
      </w:rPr>
    </w:lvl>
    <w:lvl w:ilvl="1" w:tplc="F9EECDCA">
      <w:numFmt w:val="bullet"/>
      <w:lvlText w:val="•"/>
      <w:lvlJc w:val="left"/>
      <w:pPr>
        <w:ind w:left="665" w:hanging="218"/>
      </w:pPr>
      <w:rPr>
        <w:rFonts w:ascii="Arial" w:eastAsia="Arial" w:hAnsi="Arial" w:cs="Arial" w:hint="default"/>
        <w:w w:val="140"/>
        <w:sz w:val="22"/>
        <w:szCs w:val="22"/>
      </w:rPr>
    </w:lvl>
    <w:lvl w:ilvl="2" w:tplc="45740548">
      <w:numFmt w:val="bullet"/>
      <w:lvlText w:val="•"/>
      <w:lvlJc w:val="left"/>
      <w:pPr>
        <w:ind w:left="1800" w:hanging="218"/>
      </w:pPr>
      <w:rPr>
        <w:rFonts w:hint="default"/>
      </w:rPr>
    </w:lvl>
    <w:lvl w:ilvl="3" w:tplc="FD821096">
      <w:numFmt w:val="bullet"/>
      <w:lvlText w:val="•"/>
      <w:lvlJc w:val="left"/>
      <w:pPr>
        <w:ind w:left="2940" w:hanging="218"/>
      </w:pPr>
      <w:rPr>
        <w:rFonts w:hint="default"/>
      </w:rPr>
    </w:lvl>
    <w:lvl w:ilvl="4" w:tplc="C6CAD1A4">
      <w:numFmt w:val="bullet"/>
      <w:lvlText w:val="•"/>
      <w:lvlJc w:val="left"/>
      <w:pPr>
        <w:ind w:left="4080" w:hanging="218"/>
      </w:pPr>
      <w:rPr>
        <w:rFonts w:hint="default"/>
      </w:rPr>
    </w:lvl>
    <w:lvl w:ilvl="5" w:tplc="260E6AE2">
      <w:numFmt w:val="bullet"/>
      <w:lvlText w:val="•"/>
      <w:lvlJc w:val="left"/>
      <w:pPr>
        <w:ind w:left="5220" w:hanging="218"/>
      </w:pPr>
      <w:rPr>
        <w:rFonts w:hint="default"/>
      </w:rPr>
    </w:lvl>
    <w:lvl w:ilvl="6" w:tplc="E8BAC5D8">
      <w:numFmt w:val="bullet"/>
      <w:lvlText w:val="•"/>
      <w:lvlJc w:val="left"/>
      <w:pPr>
        <w:ind w:left="6360" w:hanging="218"/>
      </w:pPr>
      <w:rPr>
        <w:rFonts w:hint="default"/>
      </w:rPr>
    </w:lvl>
    <w:lvl w:ilvl="7" w:tplc="8BAA9042">
      <w:numFmt w:val="bullet"/>
      <w:lvlText w:val="•"/>
      <w:lvlJc w:val="left"/>
      <w:pPr>
        <w:ind w:left="7500" w:hanging="218"/>
      </w:pPr>
      <w:rPr>
        <w:rFonts w:hint="default"/>
      </w:rPr>
    </w:lvl>
    <w:lvl w:ilvl="8" w:tplc="9942E43A">
      <w:numFmt w:val="bullet"/>
      <w:lvlText w:val="•"/>
      <w:lvlJc w:val="left"/>
      <w:pPr>
        <w:ind w:left="8640" w:hanging="218"/>
      </w:pPr>
      <w:rPr>
        <w:rFonts w:hint="default"/>
      </w:rPr>
    </w:lvl>
  </w:abstractNum>
  <w:abstractNum w:abstractNumId="7" w15:restartNumberingAfterBreak="0">
    <w:nsid w:val="57AC2C1D"/>
    <w:multiLevelType w:val="multilevel"/>
    <w:tmpl w:val="F3D26F24"/>
    <w:lvl w:ilvl="0">
      <w:start w:val="5"/>
      <w:numFmt w:val="decimal"/>
      <w:lvlText w:val="%1"/>
      <w:lvlJc w:val="left"/>
      <w:pPr>
        <w:ind w:left="886" w:hanging="767"/>
        <w:jc w:val="left"/>
      </w:pPr>
      <w:rPr>
        <w:rFonts w:hint="default"/>
      </w:rPr>
    </w:lvl>
    <w:lvl w:ilvl="1">
      <w:start w:val="1"/>
      <w:numFmt w:val="decimal"/>
      <w:lvlText w:val="%1.%2"/>
      <w:lvlJc w:val="left"/>
      <w:pPr>
        <w:ind w:left="886" w:hanging="767"/>
        <w:jc w:val="left"/>
      </w:pPr>
      <w:rPr>
        <w:rFonts w:hint="default"/>
      </w:rPr>
    </w:lvl>
    <w:lvl w:ilvl="2">
      <w:start w:val="1"/>
      <w:numFmt w:val="decimal"/>
      <w:lvlText w:val="%1.%2.%3"/>
      <w:lvlJc w:val="left"/>
      <w:pPr>
        <w:ind w:left="886" w:hanging="767"/>
        <w:jc w:val="left"/>
      </w:pPr>
      <w:rPr>
        <w:rFonts w:ascii="Times New Roman" w:eastAsia="Times New Roman" w:hAnsi="Times New Roman" w:cs="Times New Roman" w:hint="default"/>
        <w:b/>
        <w:bCs/>
        <w:w w:val="117"/>
        <w:sz w:val="22"/>
        <w:szCs w:val="22"/>
      </w:rPr>
    </w:lvl>
    <w:lvl w:ilvl="3">
      <w:numFmt w:val="bullet"/>
      <w:lvlText w:val="•"/>
      <w:lvlJc w:val="left"/>
      <w:pPr>
        <w:ind w:left="665" w:hanging="218"/>
      </w:pPr>
      <w:rPr>
        <w:rFonts w:ascii="Arial" w:eastAsia="Arial" w:hAnsi="Arial" w:cs="Arial" w:hint="default"/>
        <w:w w:val="140"/>
        <w:sz w:val="22"/>
        <w:szCs w:val="22"/>
      </w:rPr>
    </w:lvl>
    <w:lvl w:ilvl="4">
      <w:numFmt w:val="bullet"/>
      <w:lvlText w:val="•"/>
      <w:lvlJc w:val="left"/>
      <w:pPr>
        <w:ind w:left="4226" w:hanging="218"/>
      </w:pPr>
      <w:rPr>
        <w:rFonts w:hint="default"/>
      </w:rPr>
    </w:lvl>
    <w:lvl w:ilvl="5">
      <w:numFmt w:val="bullet"/>
      <w:lvlText w:val="•"/>
      <w:lvlJc w:val="left"/>
      <w:pPr>
        <w:ind w:left="5342" w:hanging="218"/>
      </w:pPr>
      <w:rPr>
        <w:rFonts w:hint="default"/>
      </w:rPr>
    </w:lvl>
    <w:lvl w:ilvl="6">
      <w:numFmt w:val="bullet"/>
      <w:lvlText w:val="•"/>
      <w:lvlJc w:val="left"/>
      <w:pPr>
        <w:ind w:left="6457" w:hanging="218"/>
      </w:pPr>
      <w:rPr>
        <w:rFonts w:hint="default"/>
      </w:rPr>
    </w:lvl>
    <w:lvl w:ilvl="7">
      <w:numFmt w:val="bullet"/>
      <w:lvlText w:val="•"/>
      <w:lvlJc w:val="left"/>
      <w:pPr>
        <w:ind w:left="7573" w:hanging="218"/>
      </w:pPr>
      <w:rPr>
        <w:rFonts w:hint="default"/>
      </w:rPr>
    </w:lvl>
    <w:lvl w:ilvl="8">
      <w:numFmt w:val="bullet"/>
      <w:lvlText w:val="•"/>
      <w:lvlJc w:val="left"/>
      <w:pPr>
        <w:ind w:left="8688" w:hanging="218"/>
      </w:pPr>
      <w:rPr>
        <w:rFonts w:hint="default"/>
      </w:rPr>
    </w:lvl>
  </w:abstractNum>
  <w:abstractNum w:abstractNumId="8" w15:restartNumberingAfterBreak="0">
    <w:nsid w:val="5A33107B"/>
    <w:multiLevelType w:val="hybridMultilevel"/>
    <w:tmpl w:val="FC3AD33A"/>
    <w:lvl w:ilvl="0" w:tplc="DB7817E4">
      <w:numFmt w:val="bullet"/>
      <w:lvlText w:val="●"/>
      <w:lvlJc w:val="left"/>
      <w:pPr>
        <w:ind w:left="225" w:hanging="226"/>
      </w:pPr>
      <w:rPr>
        <w:rFonts w:ascii="Wingdings" w:eastAsia="Wingdings" w:hAnsi="Wingdings" w:cs="Wingdings" w:hint="default"/>
        <w:w w:val="102"/>
        <w:position w:val="3"/>
        <w:sz w:val="12"/>
        <w:szCs w:val="12"/>
      </w:rPr>
    </w:lvl>
    <w:lvl w:ilvl="1" w:tplc="C7B64500">
      <w:numFmt w:val="bullet"/>
      <w:lvlText w:val="•"/>
      <w:lvlJc w:val="left"/>
      <w:pPr>
        <w:ind w:left="358" w:hanging="226"/>
      </w:pPr>
      <w:rPr>
        <w:rFonts w:hint="default"/>
      </w:rPr>
    </w:lvl>
    <w:lvl w:ilvl="2" w:tplc="92763D10">
      <w:numFmt w:val="bullet"/>
      <w:lvlText w:val="•"/>
      <w:lvlJc w:val="left"/>
      <w:pPr>
        <w:ind w:left="496" w:hanging="226"/>
      </w:pPr>
      <w:rPr>
        <w:rFonts w:hint="default"/>
      </w:rPr>
    </w:lvl>
    <w:lvl w:ilvl="3" w:tplc="F72C13CA">
      <w:numFmt w:val="bullet"/>
      <w:lvlText w:val="•"/>
      <w:lvlJc w:val="left"/>
      <w:pPr>
        <w:ind w:left="635" w:hanging="226"/>
      </w:pPr>
      <w:rPr>
        <w:rFonts w:hint="default"/>
      </w:rPr>
    </w:lvl>
    <w:lvl w:ilvl="4" w:tplc="957A00E2">
      <w:numFmt w:val="bullet"/>
      <w:lvlText w:val="•"/>
      <w:lvlJc w:val="left"/>
      <w:pPr>
        <w:ind w:left="773" w:hanging="226"/>
      </w:pPr>
      <w:rPr>
        <w:rFonts w:hint="default"/>
      </w:rPr>
    </w:lvl>
    <w:lvl w:ilvl="5" w:tplc="5554F8E2">
      <w:numFmt w:val="bullet"/>
      <w:lvlText w:val="•"/>
      <w:lvlJc w:val="left"/>
      <w:pPr>
        <w:ind w:left="911" w:hanging="226"/>
      </w:pPr>
      <w:rPr>
        <w:rFonts w:hint="default"/>
      </w:rPr>
    </w:lvl>
    <w:lvl w:ilvl="6" w:tplc="B43250A0">
      <w:numFmt w:val="bullet"/>
      <w:lvlText w:val="•"/>
      <w:lvlJc w:val="left"/>
      <w:pPr>
        <w:ind w:left="1050" w:hanging="226"/>
      </w:pPr>
      <w:rPr>
        <w:rFonts w:hint="default"/>
      </w:rPr>
    </w:lvl>
    <w:lvl w:ilvl="7" w:tplc="7A548FD0">
      <w:numFmt w:val="bullet"/>
      <w:lvlText w:val="•"/>
      <w:lvlJc w:val="left"/>
      <w:pPr>
        <w:ind w:left="1188" w:hanging="226"/>
      </w:pPr>
      <w:rPr>
        <w:rFonts w:hint="default"/>
      </w:rPr>
    </w:lvl>
    <w:lvl w:ilvl="8" w:tplc="9EA2430E">
      <w:numFmt w:val="bullet"/>
      <w:lvlText w:val="•"/>
      <w:lvlJc w:val="left"/>
      <w:pPr>
        <w:ind w:left="1326" w:hanging="226"/>
      </w:pPr>
      <w:rPr>
        <w:rFonts w:hint="default"/>
      </w:rPr>
    </w:lvl>
  </w:abstractNum>
  <w:abstractNum w:abstractNumId="9" w15:restartNumberingAfterBreak="0">
    <w:nsid w:val="5DBF305F"/>
    <w:multiLevelType w:val="multilevel"/>
    <w:tmpl w:val="189EB818"/>
    <w:lvl w:ilvl="0">
      <w:start w:val="1"/>
      <w:numFmt w:val="upperLetter"/>
      <w:lvlText w:val="%1"/>
      <w:lvlJc w:val="left"/>
      <w:pPr>
        <w:ind w:left="686" w:hanging="567"/>
        <w:jc w:val="left"/>
      </w:pPr>
      <w:rPr>
        <w:rFonts w:ascii="Times New Roman" w:eastAsia="Times New Roman" w:hAnsi="Times New Roman" w:cs="Times New Roman" w:hint="default"/>
        <w:b/>
        <w:bCs/>
        <w:w w:val="120"/>
        <w:sz w:val="28"/>
        <w:szCs w:val="28"/>
      </w:rPr>
    </w:lvl>
    <w:lvl w:ilvl="1">
      <w:start w:val="1"/>
      <w:numFmt w:val="decimal"/>
      <w:lvlText w:val="%1.%2"/>
      <w:lvlJc w:val="left"/>
      <w:pPr>
        <w:ind w:left="801" w:hanging="682"/>
        <w:jc w:val="left"/>
      </w:pPr>
      <w:rPr>
        <w:rFonts w:ascii="Times New Roman" w:eastAsia="Times New Roman" w:hAnsi="Times New Roman" w:cs="Times New Roman" w:hint="default"/>
        <w:b/>
        <w:bCs/>
        <w:w w:val="116"/>
        <w:sz w:val="24"/>
        <w:szCs w:val="24"/>
      </w:rPr>
    </w:lvl>
    <w:lvl w:ilvl="2">
      <w:numFmt w:val="bullet"/>
      <w:lvlText w:val="•"/>
      <w:lvlJc w:val="left"/>
      <w:pPr>
        <w:ind w:left="665" w:hanging="218"/>
      </w:pPr>
      <w:rPr>
        <w:rFonts w:ascii="Arial" w:eastAsia="Arial" w:hAnsi="Arial" w:cs="Arial" w:hint="default"/>
        <w:w w:val="140"/>
        <w:sz w:val="22"/>
        <w:szCs w:val="22"/>
      </w:rPr>
    </w:lvl>
    <w:lvl w:ilvl="3">
      <w:numFmt w:val="bullet"/>
      <w:lvlText w:val="•"/>
      <w:lvlJc w:val="left"/>
      <w:pPr>
        <w:ind w:left="800" w:hanging="218"/>
      </w:pPr>
      <w:rPr>
        <w:rFonts w:hint="default"/>
      </w:rPr>
    </w:lvl>
    <w:lvl w:ilvl="4">
      <w:numFmt w:val="bullet"/>
      <w:lvlText w:val="•"/>
      <w:lvlJc w:val="left"/>
      <w:pPr>
        <w:ind w:left="2245" w:hanging="218"/>
      </w:pPr>
      <w:rPr>
        <w:rFonts w:hint="default"/>
      </w:rPr>
    </w:lvl>
    <w:lvl w:ilvl="5">
      <w:numFmt w:val="bullet"/>
      <w:lvlText w:val="•"/>
      <w:lvlJc w:val="left"/>
      <w:pPr>
        <w:ind w:left="3691" w:hanging="218"/>
      </w:pPr>
      <w:rPr>
        <w:rFonts w:hint="default"/>
      </w:rPr>
    </w:lvl>
    <w:lvl w:ilvl="6">
      <w:numFmt w:val="bullet"/>
      <w:lvlText w:val="•"/>
      <w:lvlJc w:val="left"/>
      <w:pPr>
        <w:ind w:left="5137" w:hanging="218"/>
      </w:pPr>
      <w:rPr>
        <w:rFonts w:hint="default"/>
      </w:rPr>
    </w:lvl>
    <w:lvl w:ilvl="7">
      <w:numFmt w:val="bullet"/>
      <w:lvlText w:val="•"/>
      <w:lvlJc w:val="left"/>
      <w:pPr>
        <w:ind w:left="6582" w:hanging="218"/>
      </w:pPr>
      <w:rPr>
        <w:rFonts w:hint="default"/>
      </w:rPr>
    </w:lvl>
    <w:lvl w:ilvl="8">
      <w:numFmt w:val="bullet"/>
      <w:lvlText w:val="•"/>
      <w:lvlJc w:val="left"/>
      <w:pPr>
        <w:ind w:left="8028" w:hanging="218"/>
      </w:pPr>
      <w:rPr>
        <w:rFonts w:hint="default"/>
      </w:rPr>
    </w:lvl>
  </w:abstractNum>
  <w:abstractNum w:abstractNumId="10" w15:restartNumberingAfterBreak="0">
    <w:nsid w:val="634B6FC9"/>
    <w:multiLevelType w:val="hybridMultilevel"/>
    <w:tmpl w:val="6DBC2216"/>
    <w:lvl w:ilvl="0" w:tplc="0994F292">
      <w:start w:val="3"/>
      <w:numFmt w:val="decimal"/>
      <w:lvlText w:val="%1)"/>
      <w:lvlJc w:val="left"/>
      <w:pPr>
        <w:ind w:left="120" w:hanging="235"/>
        <w:jc w:val="left"/>
      </w:pPr>
      <w:rPr>
        <w:rFonts w:ascii="Times New Roman" w:eastAsia="Times New Roman" w:hAnsi="Times New Roman" w:cs="Times New Roman" w:hint="default"/>
        <w:w w:val="106"/>
        <w:sz w:val="20"/>
        <w:szCs w:val="20"/>
      </w:rPr>
    </w:lvl>
    <w:lvl w:ilvl="1" w:tplc="67905D3A">
      <w:start w:val="1"/>
      <w:numFmt w:val="decimal"/>
      <w:lvlText w:val="%2."/>
      <w:lvlJc w:val="left"/>
      <w:pPr>
        <w:ind w:left="665" w:hanging="279"/>
        <w:jc w:val="left"/>
      </w:pPr>
      <w:rPr>
        <w:rFonts w:ascii="Times New Roman" w:eastAsia="Times New Roman" w:hAnsi="Times New Roman" w:cs="Times New Roman" w:hint="default"/>
        <w:w w:val="102"/>
        <w:sz w:val="22"/>
        <w:szCs w:val="22"/>
      </w:rPr>
    </w:lvl>
    <w:lvl w:ilvl="2" w:tplc="ED0C93FE">
      <w:numFmt w:val="bullet"/>
      <w:lvlText w:val="•"/>
      <w:lvlJc w:val="left"/>
      <w:pPr>
        <w:ind w:left="1800" w:hanging="279"/>
      </w:pPr>
      <w:rPr>
        <w:rFonts w:hint="default"/>
      </w:rPr>
    </w:lvl>
    <w:lvl w:ilvl="3" w:tplc="25E2D1A4">
      <w:numFmt w:val="bullet"/>
      <w:lvlText w:val="•"/>
      <w:lvlJc w:val="left"/>
      <w:pPr>
        <w:ind w:left="2940" w:hanging="279"/>
      </w:pPr>
      <w:rPr>
        <w:rFonts w:hint="default"/>
      </w:rPr>
    </w:lvl>
    <w:lvl w:ilvl="4" w:tplc="36745AB4">
      <w:numFmt w:val="bullet"/>
      <w:lvlText w:val="•"/>
      <w:lvlJc w:val="left"/>
      <w:pPr>
        <w:ind w:left="4080" w:hanging="279"/>
      </w:pPr>
      <w:rPr>
        <w:rFonts w:hint="default"/>
      </w:rPr>
    </w:lvl>
    <w:lvl w:ilvl="5" w:tplc="38E2BCE2">
      <w:numFmt w:val="bullet"/>
      <w:lvlText w:val="•"/>
      <w:lvlJc w:val="left"/>
      <w:pPr>
        <w:ind w:left="5220" w:hanging="279"/>
      </w:pPr>
      <w:rPr>
        <w:rFonts w:hint="default"/>
      </w:rPr>
    </w:lvl>
    <w:lvl w:ilvl="6" w:tplc="D834C0B2">
      <w:numFmt w:val="bullet"/>
      <w:lvlText w:val="•"/>
      <w:lvlJc w:val="left"/>
      <w:pPr>
        <w:ind w:left="6360" w:hanging="279"/>
      </w:pPr>
      <w:rPr>
        <w:rFonts w:hint="default"/>
      </w:rPr>
    </w:lvl>
    <w:lvl w:ilvl="7" w:tplc="FFB8DC20">
      <w:numFmt w:val="bullet"/>
      <w:lvlText w:val="•"/>
      <w:lvlJc w:val="left"/>
      <w:pPr>
        <w:ind w:left="7500" w:hanging="279"/>
      </w:pPr>
      <w:rPr>
        <w:rFonts w:hint="default"/>
      </w:rPr>
    </w:lvl>
    <w:lvl w:ilvl="8" w:tplc="498E312C">
      <w:numFmt w:val="bullet"/>
      <w:lvlText w:val="•"/>
      <w:lvlJc w:val="left"/>
      <w:pPr>
        <w:ind w:left="8640" w:hanging="279"/>
      </w:pPr>
      <w:rPr>
        <w:rFonts w:hint="default"/>
      </w:rPr>
    </w:lvl>
  </w:abstractNum>
  <w:abstractNum w:abstractNumId="11" w15:restartNumberingAfterBreak="0">
    <w:nsid w:val="6A32459A"/>
    <w:multiLevelType w:val="hybridMultilevel"/>
    <w:tmpl w:val="BCF0D69E"/>
    <w:lvl w:ilvl="0" w:tplc="0CD00736">
      <w:numFmt w:val="bullet"/>
      <w:lvlText w:val="–"/>
      <w:lvlJc w:val="left"/>
      <w:pPr>
        <w:ind w:left="120" w:hanging="169"/>
      </w:pPr>
      <w:rPr>
        <w:rFonts w:hint="default"/>
        <w:w w:val="102"/>
      </w:rPr>
    </w:lvl>
    <w:lvl w:ilvl="1" w:tplc="1708F906">
      <w:numFmt w:val="bullet"/>
      <w:lvlText w:val="•"/>
      <w:lvlJc w:val="left"/>
      <w:pPr>
        <w:ind w:left="665" w:hanging="218"/>
      </w:pPr>
      <w:rPr>
        <w:rFonts w:ascii="Arial" w:eastAsia="Arial" w:hAnsi="Arial" w:cs="Arial" w:hint="default"/>
        <w:w w:val="140"/>
        <w:sz w:val="22"/>
        <w:szCs w:val="22"/>
      </w:rPr>
    </w:lvl>
    <w:lvl w:ilvl="2" w:tplc="04DCAE30">
      <w:numFmt w:val="bullet"/>
      <w:lvlText w:val="•"/>
      <w:lvlJc w:val="left"/>
      <w:pPr>
        <w:ind w:left="1800" w:hanging="218"/>
      </w:pPr>
      <w:rPr>
        <w:rFonts w:hint="default"/>
      </w:rPr>
    </w:lvl>
    <w:lvl w:ilvl="3" w:tplc="044C2E6E">
      <w:numFmt w:val="bullet"/>
      <w:lvlText w:val="•"/>
      <w:lvlJc w:val="left"/>
      <w:pPr>
        <w:ind w:left="2940" w:hanging="218"/>
      </w:pPr>
      <w:rPr>
        <w:rFonts w:hint="default"/>
      </w:rPr>
    </w:lvl>
    <w:lvl w:ilvl="4" w:tplc="BA8C1C40">
      <w:numFmt w:val="bullet"/>
      <w:lvlText w:val="•"/>
      <w:lvlJc w:val="left"/>
      <w:pPr>
        <w:ind w:left="4080" w:hanging="218"/>
      </w:pPr>
      <w:rPr>
        <w:rFonts w:hint="default"/>
      </w:rPr>
    </w:lvl>
    <w:lvl w:ilvl="5" w:tplc="2A1CC650">
      <w:numFmt w:val="bullet"/>
      <w:lvlText w:val="•"/>
      <w:lvlJc w:val="left"/>
      <w:pPr>
        <w:ind w:left="5220" w:hanging="218"/>
      </w:pPr>
      <w:rPr>
        <w:rFonts w:hint="default"/>
      </w:rPr>
    </w:lvl>
    <w:lvl w:ilvl="6" w:tplc="67C42118">
      <w:numFmt w:val="bullet"/>
      <w:lvlText w:val="•"/>
      <w:lvlJc w:val="left"/>
      <w:pPr>
        <w:ind w:left="6360" w:hanging="218"/>
      </w:pPr>
      <w:rPr>
        <w:rFonts w:hint="default"/>
      </w:rPr>
    </w:lvl>
    <w:lvl w:ilvl="7" w:tplc="00087746">
      <w:numFmt w:val="bullet"/>
      <w:lvlText w:val="•"/>
      <w:lvlJc w:val="left"/>
      <w:pPr>
        <w:ind w:left="7500" w:hanging="218"/>
      </w:pPr>
      <w:rPr>
        <w:rFonts w:hint="default"/>
      </w:rPr>
    </w:lvl>
    <w:lvl w:ilvl="8" w:tplc="2EFCFC02">
      <w:numFmt w:val="bullet"/>
      <w:lvlText w:val="•"/>
      <w:lvlJc w:val="left"/>
      <w:pPr>
        <w:ind w:left="8640" w:hanging="218"/>
      </w:pPr>
      <w:rPr>
        <w:rFonts w:hint="default"/>
      </w:rPr>
    </w:lvl>
  </w:abstractNum>
  <w:abstractNum w:abstractNumId="12" w15:restartNumberingAfterBreak="0">
    <w:nsid w:val="777D4847"/>
    <w:multiLevelType w:val="multilevel"/>
    <w:tmpl w:val="E906161A"/>
    <w:lvl w:ilvl="0">
      <w:start w:val="3"/>
      <w:numFmt w:val="decimal"/>
      <w:lvlText w:val="%1"/>
      <w:lvlJc w:val="left"/>
      <w:pPr>
        <w:ind w:left="886" w:hanging="767"/>
        <w:jc w:val="left"/>
      </w:pPr>
      <w:rPr>
        <w:rFonts w:hint="default"/>
      </w:rPr>
    </w:lvl>
    <w:lvl w:ilvl="1">
      <w:start w:val="2"/>
      <w:numFmt w:val="decimal"/>
      <w:lvlText w:val="%1.%2"/>
      <w:lvlJc w:val="left"/>
      <w:pPr>
        <w:ind w:left="886" w:hanging="767"/>
        <w:jc w:val="left"/>
      </w:pPr>
      <w:rPr>
        <w:rFonts w:hint="default"/>
      </w:rPr>
    </w:lvl>
    <w:lvl w:ilvl="2">
      <w:start w:val="1"/>
      <w:numFmt w:val="decimal"/>
      <w:lvlText w:val="%1.%2.%3"/>
      <w:lvlJc w:val="left"/>
      <w:pPr>
        <w:ind w:left="886" w:hanging="767"/>
        <w:jc w:val="left"/>
      </w:pPr>
      <w:rPr>
        <w:rFonts w:ascii="Times New Roman" w:eastAsia="Times New Roman" w:hAnsi="Times New Roman" w:cs="Times New Roman" w:hint="default"/>
        <w:b/>
        <w:bCs/>
        <w:w w:val="117"/>
        <w:sz w:val="22"/>
        <w:szCs w:val="22"/>
      </w:rPr>
    </w:lvl>
    <w:lvl w:ilvl="3">
      <w:numFmt w:val="bullet"/>
      <w:lvlText w:val="•"/>
      <w:lvlJc w:val="left"/>
      <w:pPr>
        <w:ind w:left="3892" w:hanging="767"/>
      </w:pPr>
      <w:rPr>
        <w:rFonts w:hint="default"/>
      </w:rPr>
    </w:lvl>
    <w:lvl w:ilvl="4">
      <w:numFmt w:val="bullet"/>
      <w:lvlText w:val="•"/>
      <w:lvlJc w:val="left"/>
      <w:pPr>
        <w:ind w:left="4896" w:hanging="767"/>
      </w:pPr>
      <w:rPr>
        <w:rFonts w:hint="default"/>
      </w:rPr>
    </w:lvl>
    <w:lvl w:ilvl="5">
      <w:numFmt w:val="bullet"/>
      <w:lvlText w:val="•"/>
      <w:lvlJc w:val="left"/>
      <w:pPr>
        <w:ind w:left="5900" w:hanging="767"/>
      </w:pPr>
      <w:rPr>
        <w:rFonts w:hint="default"/>
      </w:rPr>
    </w:lvl>
    <w:lvl w:ilvl="6">
      <w:numFmt w:val="bullet"/>
      <w:lvlText w:val="•"/>
      <w:lvlJc w:val="left"/>
      <w:pPr>
        <w:ind w:left="6904" w:hanging="767"/>
      </w:pPr>
      <w:rPr>
        <w:rFonts w:hint="default"/>
      </w:rPr>
    </w:lvl>
    <w:lvl w:ilvl="7">
      <w:numFmt w:val="bullet"/>
      <w:lvlText w:val="•"/>
      <w:lvlJc w:val="left"/>
      <w:pPr>
        <w:ind w:left="7908" w:hanging="767"/>
      </w:pPr>
      <w:rPr>
        <w:rFonts w:hint="default"/>
      </w:rPr>
    </w:lvl>
    <w:lvl w:ilvl="8">
      <w:numFmt w:val="bullet"/>
      <w:lvlText w:val="•"/>
      <w:lvlJc w:val="left"/>
      <w:pPr>
        <w:ind w:left="8912" w:hanging="767"/>
      </w:pPr>
      <w:rPr>
        <w:rFonts w:hint="default"/>
      </w:rPr>
    </w:lvl>
  </w:abstractNum>
  <w:abstractNum w:abstractNumId="13" w15:restartNumberingAfterBreak="0">
    <w:nsid w:val="784F456B"/>
    <w:multiLevelType w:val="multilevel"/>
    <w:tmpl w:val="5C522D72"/>
    <w:lvl w:ilvl="0">
      <w:start w:val="5"/>
      <w:numFmt w:val="decimal"/>
      <w:lvlText w:val="%1"/>
      <w:lvlJc w:val="left"/>
      <w:pPr>
        <w:ind w:left="604" w:hanging="485"/>
        <w:jc w:val="left"/>
      </w:pPr>
      <w:rPr>
        <w:rFonts w:ascii="Times New Roman" w:eastAsia="Times New Roman" w:hAnsi="Times New Roman" w:cs="Times New Roman" w:hint="default"/>
        <w:b/>
        <w:bCs/>
        <w:w w:val="115"/>
        <w:sz w:val="28"/>
        <w:szCs w:val="28"/>
      </w:rPr>
    </w:lvl>
    <w:lvl w:ilvl="1">
      <w:start w:val="1"/>
      <w:numFmt w:val="decimal"/>
      <w:lvlText w:val="%1.%2"/>
      <w:lvlJc w:val="left"/>
      <w:pPr>
        <w:ind w:left="732" w:hanging="613"/>
        <w:jc w:val="left"/>
      </w:pPr>
      <w:rPr>
        <w:rFonts w:ascii="Times New Roman" w:eastAsia="Times New Roman" w:hAnsi="Times New Roman" w:cs="Times New Roman" w:hint="default"/>
        <w:b/>
        <w:bCs/>
        <w:w w:val="114"/>
        <w:sz w:val="24"/>
        <w:szCs w:val="24"/>
      </w:rPr>
    </w:lvl>
    <w:lvl w:ilvl="2">
      <w:numFmt w:val="bullet"/>
      <w:lvlText w:val="•"/>
      <w:lvlJc w:val="left"/>
      <w:pPr>
        <w:ind w:left="665" w:hanging="218"/>
      </w:pPr>
      <w:rPr>
        <w:rFonts w:ascii="Arial" w:eastAsia="Arial" w:hAnsi="Arial" w:cs="Arial" w:hint="default"/>
        <w:w w:val="140"/>
        <w:sz w:val="22"/>
        <w:szCs w:val="22"/>
      </w:rPr>
    </w:lvl>
    <w:lvl w:ilvl="3">
      <w:numFmt w:val="bullet"/>
      <w:lvlText w:val="•"/>
      <w:lvlJc w:val="left"/>
      <w:pPr>
        <w:ind w:left="2012" w:hanging="218"/>
      </w:pPr>
      <w:rPr>
        <w:rFonts w:hint="default"/>
      </w:rPr>
    </w:lvl>
    <w:lvl w:ilvl="4">
      <w:numFmt w:val="bullet"/>
      <w:lvlText w:val="•"/>
      <w:lvlJc w:val="left"/>
      <w:pPr>
        <w:ind w:left="3285" w:hanging="218"/>
      </w:pPr>
      <w:rPr>
        <w:rFonts w:hint="default"/>
      </w:rPr>
    </w:lvl>
    <w:lvl w:ilvl="5">
      <w:numFmt w:val="bullet"/>
      <w:lvlText w:val="•"/>
      <w:lvlJc w:val="left"/>
      <w:pPr>
        <w:ind w:left="4557" w:hanging="218"/>
      </w:pPr>
      <w:rPr>
        <w:rFonts w:hint="default"/>
      </w:rPr>
    </w:lvl>
    <w:lvl w:ilvl="6">
      <w:numFmt w:val="bullet"/>
      <w:lvlText w:val="•"/>
      <w:lvlJc w:val="left"/>
      <w:pPr>
        <w:ind w:left="5830" w:hanging="218"/>
      </w:pPr>
      <w:rPr>
        <w:rFonts w:hint="default"/>
      </w:rPr>
    </w:lvl>
    <w:lvl w:ilvl="7">
      <w:numFmt w:val="bullet"/>
      <w:lvlText w:val="•"/>
      <w:lvlJc w:val="left"/>
      <w:pPr>
        <w:ind w:left="7102" w:hanging="218"/>
      </w:pPr>
      <w:rPr>
        <w:rFonts w:hint="default"/>
      </w:rPr>
    </w:lvl>
    <w:lvl w:ilvl="8">
      <w:numFmt w:val="bullet"/>
      <w:lvlText w:val="•"/>
      <w:lvlJc w:val="left"/>
      <w:pPr>
        <w:ind w:left="8375" w:hanging="218"/>
      </w:pPr>
      <w:rPr>
        <w:rFonts w:hint="default"/>
      </w:rPr>
    </w:lvl>
  </w:abstractNum>
  <w:num w:numId="1">
    <w:abstractNumId w:val="1"/>
  </w:num>
  <w:num w:numId="2">
    <w:abstractNumId w:val="2"/>
  </w:num>
  <w:num w:numId="3">
    <w:abstractNumId w:val="9"/>
  </w:num>
  <w:num w:numId="4">
    <w:abstractNumId w:val="7"/>
  </w:num>
  <w:num w:numId="5">
    <w:abstractNumId w:val="13"/>
  </w:num>
  <w:num w:numId="6">
    <w:abstractNumId w:val="3"/>
  </w:num>
  <w:num w:numId="7">
    <w:abstractNumId w:val="12"/>
  </w:num>
  <w:num w:numId="8">
    <w:abstractNumId w:val="8"/>
  </w:num>
  <w:num w:numId="9">
    <w:abstractNumId w:val="11"/>
  </w:num>
  <w:num w:numId="10">
    <w:abstractNumId w:val="5"/>
  </w:num>
  <w:num w:numId="11">
    <w:abstractNumId w:val="6"/>
  </w:num>
  <w:num w:numId="12">
    <w:abstractNumId w:val="0"/>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trackRevision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94060"/>
    <w:rsid w:val="00194060"/>
    <w:rsid w:val="005C7B36"/>
    <w:rsid w:val="007B0340"/>
    <w:rsid w:val="00F75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Line 602"/>
        <o:r id="V:Rule2" type="connector" idref="#Line 616"/>
        <o:r id="V:Rule3" type="connector" idref="#Line 619"/>
        <o:r id="V:Rule4" type="connector" idref="#Line 667"/>
        <o:r id="V:Rule5" type="connector" idref="#Line 701"/>
        <o:r id="V:Rule6" type="connector" idref="#Line 702"/>
        <o:r id="V:Rule7" type="connector" idref="#Line 703"/>
        <o:r id="V:Rule8" type="connector" idref="#Line 704"/>
        <o:r id="V:Rule9" type="connector" idref="#Line 705"/>
        <o:r id="V:Rule10" type="connector" idref="#Line 706"/>
        <o:r id="V:Rule11" type="connector" idref="#Line 707"/>
        <o:r id="V:Rule12" type="connector" idref="#Line 708"/>
        <o:r id="V:Rule13" type="connector" idref="#Line 709"/>
        <o:r id="V:Rule14" type="connector" idref="#Line 710"/>
        <o:r id="V:Rule15" type="connector" idref="#Line 711"/>
        <o:r id="V:Rule16" type="connector" idref="#Line 712"/>
        <o:r id="V:Rule17" type="connector" idref="#Line 713"/>
        <o:r id="V:Rule18" type="connector" idref="#Line 730"/>
        <o:r id="V:Rule19" type="connector" idref="#Line 731"/>
        <o:r id="V:Rule20" type="connector" idref="#Line 732"/>
        <o:r id="V:Rule21" type="connector" idref="#Line 733"/>
        <o:r id="V:Rule22" type="connector" idref="#Line 734"/>
        <o:r id="V:Rule23" type="connector" idref="#Line 735"/>
        <o:r id="V:Rule24" type="connector" idref="#Line 736"/>
        <o:r id="V:Rule25" type="connector" idref="#Line 737"/>
        <o:r id="V:Rule26" type="connector" idref="#Line 738"/>
        <o:r id="V:Rule27" type="connector" idref="#Line 739"/>
        <o:r id="V:Rule28" type="connector" idref="#Line 740"/>
        <o:r id="V:Rule29" type="connector" idref="#Line 741"/>
        <o:r id="V:Rule30" type="connector" idref="#Line 742"/>
        <o:r id="V:Rule31" type="connector" idref="#Line 743"/>
        <o:r id="V:Rule32" type="connector" idref="#Line 745"/>
        <o:r id="V:Rule33" type="connector" idref="#Line 746"/>
        <o:r id="V:Rule34" type="connector" idref="#Line 747"/>
        <o:r id="V:Rule35" type="connector" idref="#Line 748"/>
        <o:r id="V:Rule36" type="connector" idref="#Line 749"/>
        <o:r id="V:Rule37" type="connector" idref="#Line 750"/>
        <o:r id="V:Rule38" type="connector" idref="#Line 751"/>
        <o:r id="V:Rule39" type="connector" idref="#Line 752"/>
        <o:r id="V:Rule40" type="connector" idref="#Line 753"/>
        <o:r id="V:Rule41" type="connector" idref="#Line 754"/>
        <o:r id="V:Rule42" type="connector" idref="#Line 755"/>
        <o:r id="V:Rule43" type="connector" idref="#Line 756"/>
        <o:r id="V:Rule44" type="connector" idref="#Line 757"/>
        <o:r id="V:Rule45" type="connector" idref="#Line 758"/>
        <o:r id="V:Rule46" type="connector" idref="#Line 759"/>
        <o:r id="V:Rule47" type="connector" idref="#Line 760"/>
        <o:r id="V:Rule48" type="connector" idref="#Line 761"/>
        <o:r id="V:Rule49" type="connector" idref="#Line 762"/>
        <o:r id="V:Rule50" type="connector" idref="#Line 763"/>
        <o:r id="V:Rule51" type="connector" idref="#Line 764"/>
        <o:r id="V:Rule52" type="connector" idref="#Line 765"/>
        <o:r id="V:Rule53" type="connector" idref="#Line 766"/>
        <o:r id="V:Rule54" type="connector" idref="#Line 767"/>
        <o:r id="V:Rule55" type="connector" idref="#Line 768"/>
        <o:r id="V:Rule56" type="connector" idref="#Line 769"/>
        <o:r id="V:Rule57" type="connector" idref="#Line 770"/>
        <o:r id="V:Rule58" type="connector" idref="#Line 771"/>
        <o:r id="V:Rule59" type="connector" idref="#Line 772"/>
        <o:r id="V:Rule60" type="connector" idref="#Line 773"/>
        <o:r id="V:Rule61" type="connector" idref="#Line 774"/>
        <o:r id="V:Rule62" type="connector" idref="#Line 775"/>
        <o:r id="V:Rule63" type="connector" idref="#Line 776"/>
        <o:r id="V:Rule64" type="connector" idref="#Line 777"/>
        <o:r id="V:Rule65" type="connector" idref="#Line 778"/>
        <o:r id="V:Rule66" type="connector" idref="#Line 779"/>
        <o:r id="V:Rule67" type="connector" idref="#Line 780"/>
        <o:r id="V:Rule68" type="connector" idref="#Line 781"/>
        <o:r id="V:Rule69" type="connector" idref="#Line 782"/>
        <o:r id="V:Rule70" type="connector" idref="#Line 783"/>
        <o:r id="V:Rule71" type="connector" idref="#Line 784"/>
        <o:r id="V:Rule72" type="connector" idref="#Line 785"/>
        <o:r id="V:Rule73" type="connector" idref="#Line 786"/>
        <o:r id="V:Rule74" type="connector" idref="#Line 787"/>
        <o:r id="V:Rule75" type="connector" idref="#Line 788"/>
        <o:r id="V:Rule76" type="connector" idref="#Line 789"/>
        <o:r id="V:Rule77" type="connector" idref="#Line 790"/>
        <o:r id="V:Rule78" type="connector" idref="#Line 791"/>
        <o:r id="V:Rule79" type="connector" idref="#Line 792"/>
        <o:r id="V:Rule80" type="connector" idref="#Line 793"/>
        <o:r id="V:Rule81" type="connector" idref="#Line 794"/>
        <o:r id="V:Rule82" type="connector" idref="#Line 795"/>
        <o:r id="V:Rule83" type="connector" idref="#Line 796"/>
        <o:r id="V:Rule84" type="connector" idref="#Line 797"/>
        <o:r id="V:Rule85" type="connector" idref="#Line 798"/>
        <o:r id="V:Rule86" type="connector" idref="#Line 799"/>
        <o:r id="V:Rule87" type="connector" idref="#Line 800"/>
        <o:r id="V:Rule88" type="connector" idref="#Line 801"/>
        <o:r id="V:Rule89" type="connector" idref="#Line 802"/>
        <o:r id="V:Rule90" type="connector" idref="#Line 803"/>
        <o:r id="V:Rule91" type="connector" idref="#Line 804"/>
        <o:r id="V:Rule92" type="connector" idref="#Line 805"/>
        <o:r id="V:Rule93" type="connector" idref="#Line 806"/>
        <o:r id="V:Rule94" type="connector" idref="#Line 807"/>
        <o:r id="V:Rule95" type="connector" idref="#Line 808"/>
        <o:r id="V:Rule96" type="connector" idref="#Line 809"/>
        <o:r id="V:Rule97" type="connector" idref="#Line 810"/>
        <o:r id="V:Rule98" type="connector" idref="#Line 811"/>
        <o:r id="V:Rule99" type="connector" idref="#Line 812"/>
        <o:r id="V:Rule100" type="connector" idref="#Line 813"/>
        <o:r id="V:Rule101" type="connector" idref="#Line 814"/>
        <o:r id="V:Rule102" type="connector" idref="#Line 815"/>
        <o:r id="V:Rule103" type="connector" idref="#Line 816"/>
        <o:r id="V:Rule104" type="connector" idref="#Line 817"/>
        <o:r id="V:Rule105" type="connector" idref="#Line 818"/>
        <o:r id="V:Rule106" type="connector" idref="#Line 819"/>
        <o:r id="V:Rule107" type="connector" idref="#Line 820"/>
        <o:r id="V:Rule108" type="connector" idref="#Line 821"/>
        <o:r id="V:Rule109" type="connector" idref="#Line 822"/>
        <o:r id="V:Rule110" type="connector" idref="#Line 823"/>
        <o:r id="V:Rule111" type="connector" idref="#Line 824"/>
        <o:r id="V:Rule112" type="connector" idref="#Line 825"/>
        <o:r id="V:Rule113" type="connector" idref="#Line 826"/>
        <o:r id="V:Rule114" type="connector" idref="#Line 827"/>
        <o:r id="V:Rule115" type="connector" idref="#Line 828"/>
        <o:r id="V:Rule116" type="connector" idref="#Line 829"/>
        <o:r id="V:Rule117" type="connector" idref="#Line 830"/>
        <o:r id="V:Rule118" type="connector" idref="#Line 831"/>
        <o:r id="V:Rule119" type="connector" idref="#Line 832"/>
        <o:r id="V:Rule120" type="connector" idref="#Line 833"/>
        <o:r id="V:Rule121" type="connector" idref="#Line 834"/>
        <o:r id="V:Rule122" type="connector" idref="#Line 835"/>
        <o:r id="V:Rule123" type="connector" idref="#Line 836"/>
        <o:r id="V:Rule124" type="connector" idref="#Line 837"/>
        <o:r id="V:Rule125" type="connector" idref="#Line 838"/>
        <o:r id="V:Rule126" type="connector" idref="#Line 839"/>
        <o:r id="V:Rule127" type="connector" idref="#Line 840"/>
        <o:r id="V:Rule128" type="connector" idref="#Line 841"/>
        <o:r id="V:Rule129" type="connector" idref="#Line 842"/>
        <o:r id="V:Rule130" type="connector" idref="#Line 843"/>
        <o:r id="V:Rule131" type="connector" idref="#Line 1111"/>
        <o:r id="V:Rule132" type="connector" idref="#Line 1112"/>
        <o:r id="V:Rule133" type="connector" idref="#Line 1119"/>
      </o:rules>
    </o:shapelayout>
  </w:shapeDefaults>
  <w:decimalSymbol w:val="."/>
  <w:listSeparator w:val=","/>
  <w14:docId w14:val="423AF99D"/>
  <w15:docId w15:val="{4AF3C18E-E48D-F94F-A377-0F1FF7F2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7"/>
      <w:ind w:left="120" w:hanging="484"/>
      <w:outlineLvl w:val="0"/>
    </w:pPr>
    <w:rPr>
      <w:b/>
      <w:bCs/>
      <w:sz w:val="28"/>
      <w:szCs w:val="28"/>
    </w:rPr>
  </w:style>
  <w:style w:type="paragraph" w:styleId="Heading2">
    <w:name w:val="heading 2"/>
    <w:basedOn w:val="Normal"/>
    <w:uiPriority w:val="9"/>
    <w:unhideWhenUsed/>
    <w:qFormat/>
    <w:pPr>
      <w:ind w:left="732" w:hanging="612"/>
      <w:outlineLvl w:val="1"/>
    </w:pPr>
    <w:rPr>
      <w:b/>
      <w:bCs/>
      <w:sz w:val="24"/>
      <w:szCs w:val="24"/>
    </w:rPr>
  </w:style>
  <w:style w:type="paragraph" w:styleId="Heading3">
    <w:name w:val="heading 3"/>
    <w:basedOn w:val="Normal"/>
    <w:uiPriority w:val="9"/>
    <w:unhideWhenUsed/>
    <w:qFormat/>
    <w:pPr>
      <w:ind w:left="886" w:hanging="76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55"/>
      <w:ind w:left="119"/>
    </w:pPr>
    <w:rPr>
      <w:b/>
      <w:bCs/>
      <w:sz w:val="28"/>
      <w:szCs w:val="28"/>
    </w:rPr>
  </w:style>
  <w:style w:type="paragraph" w:styleId="TOC2">
    <w:name w:val="toc 2"/>
    <w:basedOn w:val="Normal"/>
    <w:uiPriority w:val="1"/>
    <w:qFormat/>
    <w:pPr>
      <w:spacing w:before="294"/>
      <w:ind w:left="447" w:hanging="327"/>
    </w:pPr>
    <w:rPr>
      <w:b/>
      <w:bCs/>
    </w:rPr>
  </w:style>
  <w:style w:type="paragraph" w:styleId="TOC3">
    <w:name w:val="toc 3"/>
    <w:basedOn w:val="Normal"/>
    <w:uiPriority w:val="1"/>
    <w:qFormat/>
    <w:pPr>
      <w:spacing w:before="76"/>
      <w:ind w:left="949" w:hanging="502"/>
    </w:pPr>
  </w:style>
  <w:style w:type="paragraph" w:styleId="TOC4">
    <w:name w:val="toc 4"/>
    <w:basedOn w:val="Normal"/>
    <w:uiPriority w:val="1"/>
    <w:qFormat/>
    <w:pPr>
      <w:spacing w:before="76"/>
      <w:ind w:left="949"/>
    </w:pPr>
  </w:style>
  <w:style w:type="paragraph" w:styleId="BodyText">
    <w:name w:val="Body Text"/>
    <w:basedOn w:val="Normal"/>
    <w:uiPriority w:val="1"/>
    <w:qFormat/>
  </w:style>
  <w:style w:type="paragraph" w:styleId="ListParagraph">
    <w:name w:val="List Paragraph"/>
    <w:basedOn w:val="Normal"/>
    <w:uiPriority w:val="1"/>
    <w:qFormat/>
    <w:pPr>
      <w:ind w:left="665" w:hanging="218"/>
    </w:pPr>
  </w:style>
  <w:style w:type="paragraph" w:customStyle="1" w:styleId="TableParagraph">
    <w:name w:val="Table Paragraph"/>
    <w:basedOn w:val="Normal"/>
    <w:uiPriority w:val="1"/>
    <w:qFormat/>
    <w:pPr>
      <w:spacing w:line="238" w:lineRule="exact"/>
    </w:pPr>
  </w:style>
  <w:style w:type="paragraph" w:styleId="BalloonText">
    <w:name w:val="Balloon Text"/>
    <w:basedOn w:val="Normal"/>
    <w:link w:val="BalloonTextChar"/>
    <w:uiPriority w:val="99"/>
    <w:semiHidden/>
    <w:unhideWhenUsed/>
    <w:rsid w:val="00F75F9A"/>
    <w:rPr>
      <w:sz w:val="18"/>
      <w:szCs w:val="18"/>
    </w:rPr>
  </w:style>
  <w:style w:type="character" w:customStyle="1" w:styleId="BalloonTextChar">
    <w:name w:val="Balloon Text Char"/>
    <w:basedOn w:val="DefaultParagraphFont"/>
    <w:link w:val="BalloonText"/>
    <w:uiPriority w:val="99"/>
    <w:semiHidden/>
    <w:rsid w:val="00F75F9A"/>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bls.gov/news.release/jolts.t18.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customXml" Target="../customXml/item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BFE837A-A691-4062-8841-AFAB18AF3AEB}"/>
</file>

<file path=customXml/itemProps2.xml><?xml version="1.0" encoding="utf-8"?>
<ds:datastoreItem xmlns:ds="http://schemas.openxmlformats.org/officeDocument/2006/customXml" ds:itemID="{15D07C70-0A0C-463F-B786-4CEE1C300E61}"/>
</file>

<file path=customXml/itemProps3.xml><?xml version="1.0" encoding="utf-8"?>
<ds:datastoreItem xmlns:ds="http://schemas.openxmlformats.org/officeDocument/2006/customXml" ds:itemID="{F66FD483-67B4-4C25-920F-19F97BAD5207}"/>
</file>

<file path=docProps/app.xml><?xml version="1.0" encoding="utf-8"?>
<Properties xmlns="http://schemas.openxmlformats.org/officeDocument/2006/extended-properties" xmlns:vt="http://schemas.openxmlformats.org/officeDocument/2006/docPropsVTypes">
  <Template>Normal.dotm</Template>
  <TotalTime>3</TotalTime>
  <Pages>52</Pages>
  <Words>17472</Words>
  <Characters>99592</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SDAD, BII, UVA</Company>
  <LinksUpToDate>false</LinksUpToDate>
  <CharactersWithSpaces>116831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Stephanie S. Shipp</cp:lastModifiedBy>
  <cp:revision>2</cp:revision>
  <dcterms:created xsi:type="dcterms:W3CDTF">2018-11-27T15:53:00Z</dcterms:created>
  <dcterms:modified xsi:type="dcterms:W3CDTF">2018-11-27T16:05:00Z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2018-11-26T00:00:00Z</vt:filetime>
  </property>
  <property fmtid="{D5CDD505-2E9C-101B-9397-08002B2CF9AE}" pid="3" name="Creator">
    <vt:lpwstr>TeX</vt:lpwstr>
  </property>
  <property fmtid="{D5CDD505-2E9C-101B-9397-08002B2CF9AE}" pid="4" name="LastSaved">
    <vt:filetime>2018-11-27T00:00:00Z</vt:filetime>
  </property>
  <property fmtid="{D5CDD505-2E9C-101B-9397-08002B2CF9AE}" pid="5" name="ContentTypeId">
    <vt:lpwstr>0x010100D45AE3D1135F4E41AB498540A40487BD</vt:lpwstr>
  </property>
</Properties>
</file>