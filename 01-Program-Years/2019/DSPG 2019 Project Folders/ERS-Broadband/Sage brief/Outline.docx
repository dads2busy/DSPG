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224D11" w:rsidR="00224D11" w:rsidRDefault="00224D11" w14:paraId="387E5395" w14:textId="171C23C2">
      <w:pPr>
        <w:rPr>
          <w:ins w:author="Savchyn, Kateryna (ks6pn)" w:date="2019-07-18T11:30:37.8070381" w:id="1668441738"/>
        </w:rPr>
        <w:pPrChange w:author="Pristavec, Teja (tp2sk)" w:date="2019-07-17T09:47:00Z" w:id="1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  <w:ins w:author="Pristavec, Teja (tp2sk)" w:date="2019-07-17T09:45:00Z" w:id="2">
        <w:r w:rsidRPr="00224D11">
          <w:rPr/>
          <w:t xml:space="preserve">Why is having high quality broadband coverage and subscription </w:t>
        </w:r>
      </w:ins>
      <w:ins w:author="Pristavec, Teja (tp2sk)" w:date="2019-07-17T09:46:00Z" w:id="3">
        <w:r w:rsidRPr="00224D11">
          <w:rPr/>
          <w:t>data important? Who cares?</w:t>
        </w:r>
      </w:ins>
    </w:p>
    <w:p w:rsidR="6372668A" w:rsidP="5F1B6B31" w:rsidRDefault="6372668A" w14:paraId="3385AA5A" w14:textId="779C6DC1">
      <w:pPr>
        <w:pStyle w:val="ListParagraph"/>
        <w:numPr>
          <w:ilvl w:val="0"/>
          <w:numId w:val="2"/>
        </w:numPr>
        <w:rPr>
          <w:sz w:val="22"/>
          <w:szCs w:val="22"/>
          <w:rPrChange w:author="Savchyn, Kateryna (ks6pn)" w:date="2019-07-18T11:32:09.1148979" w:id="737813494">
            <w:rPr/>
          </w:rPrChange>
        </w:rPr>
        <w:pPrChange w:author="Savchyn, Kateryna (ks6pn)" w:date="2019-07-18T11:32:09.1148979" w:id="86419273">
          <w:pPr/>
        </w:pPrChange>
      </w:pPr>
      <w:ins w:author="Savchyn, Kateryna (ks6pn)" w:date="2019-07-18T11:32:09.1148979" w:id="1595632433">
        <w:r w:rsidR="6372668A">
          <w:rPr/>
          <w:t xml:space="preserve">Background on </w:t>
        </w:r>
      </w:ins>
      <w:ins w:author="Savchyn, Kateryna (ks6pn)" w:date="2019-07-18T11:31:08.2234665" w:id="906687052">
        <w:r w:rsidR="4457D73E">
          <w:rPr/>
          <w:t>$$ invested in i</w:t>
        </w:r>
      </w:ins>
      <w:ins w:author="Savchyn, Kateryna (ks6pn)" w:date="2019-07-18T11:31:38.8380057" w:id="1792108160">
        <w:r w:rsidR="101DC026">
          <w:rPr/>
          <w:t xml:space="preserve">nfrastructure development programs </w:t>
        </w:r>
      </w:ins>
      <w:ins w:author="Savchyn, Kateryna (ks6pn)" w:date="2019-07-18T11:32:09.1148979" w:id="1444874492">
        <w:r w:rsidR="5F1B6B31">
          <w:rPr/>
          <w:t xml:space="preserve">in rural communities </w:t>
        </w:r>
      </w:ins>
    </w:p>
    <w:p w:rsidR="1262A12E" w:rsidRDefault="00224D11" w14:paraId="3D10AE2A" w14:textId="77614676">
      <w:pPr>
        <w:pStyle w:val="ListParagraph"/>
        <w:numPr>
          <w:ilvl w:val="0"/>
          <w:numId w:val="2"/>
        </w:numPr>
        <w:rPr>
          <w:ins w:author="McDonald, Sarah (sm9dv)" w:date="2019-07-17T11:23:00Z" w:id="4"/>
        </w:rPr>
      </w:pPr>
      <w:ins w:author="Pristavec, Teja (tp2sk)" w:date="2019-07-17T09:50:00Z" w:id="5">
        <w:r>
          <w:t xml:space="preserve">Present the problem: </w:t>
        </w:r>
      </w:ins>
      <w:ins w:author="Pristavec, Teja (tp2sk)" w:date="2019-07-17T09:46:00Z" w:id="6">
        <w:r w:rsidRPr="00224D11">
          <w:t>FCC Form 477 is the current gold standard for these data.</w:t>
        </w:r>
      </w:ins>
      <w:ins w:author="Pristavec, Teja (tp2sk)" w:date="2019-07-17T09:50:00Z" w:id="7">
        <w:r>
          <w:t xml:space="preserve"> </w:t>
        </w:r>
      </w:ins>
      <w:r w:rsidRPr="00224D11" w:rsidR="1262A12E">
        <w:t xml:space="preserve">The FCC data is known to </w:t>
      </w:r>
      <w:del w:author="Pristavec, Teja (tp2sk)" w:date="2019-07-17T09:44:00Z" w:id="8">
        <w:r w:rsidRPr="00224D11" w:rsidDel="00224D11" w:rsidR="1262A12E">
          <w:delText>be inaccurate</w:delText>
        </w:r>
      </w:del>
      <w:ins w:author="Pristavec, Teja (tp2sk)" w:date="2019-07-17T09:44:00Z" w:id="9">
        <w:r w:rsidRPr="00224D11">
          <w:t xml:space="preserve">have </w:t>
        </w:r>
        <w:commentRangeStart w:id="10"/>
        <w:r w:rsidRPr="00224D11">
          <w:t>limitations</w:t>
        </w:r>
        <w:commentRangeEnd w:id="10"/>
        <w:r w:rsidRPr="00224D11">
          <w:rPr>
            <w:rPrChange w:author="Pristavec, Teja (tp2sk)" w:date="2019-07-17T09:47:00Z" w:id="11">
              <w:rPr>
                <w:rStyle w:val="CommentReference"/>
              </w:rPr>
            </w:rPrChange>
          </w:rPr>
          <w:commentReference w:id="10"/>
        </w:r>
      </w:ins>
      <w:ins w:author="Pristavec, Teja (tp2sk)" w:date="2019-07-17T09:50:00Z" w:id="12">
        <w:r>
          <w:t>.</w:t>
        </w:r>
      </w:ins>
    </w:p>
    <w:p w:rsidRPr="00224D11" w:rsidR="004B72FC" w:rsidP="004B72FC" w:rsidRDefault="004B72FC" w14:paraId="69D91161" w14:textId="5A8F13FF">
      <w:pPr>
        <w:pStyle w:val="ListParagraph"/>
        <w:numPr>
          <w:ilvl w:val="1"/>
          <w:numId w:val="2"/>
        </w:numPr>
        <w:pPrChange w:author="McDonald, Sarah (sm9dv)" w:date="2019-07-17T11:23:00Z" w:id="13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  <w:ins w:author="McDonald, Sarah (sm9dv)" w:date="2019-07-17T11:23:00Z" w:id="14">
        <w:r>
          <w:fldChar w:fldCharType="begin"/>
        </w:r>
        <w:r>
          <w:instrText xml:space="preserve"> HYPERLINK "</w:instrText>
        </w:r>
        <w:r w:rsidRPr="004B72FC">
          <w:rPr>
            <w:rPrChange w:author="McDonald, Sarah (sm9dv)" w:date="2019-07-17T11:23:00Z" w:id="15">
              <w:rPr>
                <w:rStyle w:val="Hyperlink"/>
              </w:rPr>
            </w:rPrChange>
          </w:rPr>
          <w:instrText>https://www.fcc.gov/economics-analytics/industry-analysis-division/form-477-resources</w:instrText>
        </w:r>
        <w:r>
          <w:instrText xml:space="preserve">" </w:instrText>
        </w:r>
        <w:r>
          <w:fldChar w:fldCharType="separate"/>
        </w:r>
        <w:r w:rsidRPr="00B4362E">
          <w:rPr>
            <w:rStyle w:val="Hyperlink"/>
            <w:rPrChange w:author="McDonald, Sarah (sm9dv)" w:date="2019-07-17T11:23:00Z" w:id="16">
              <w:rPr>
                <w:rStyle w:val="Hyperlink"/>
              </w:rPr>
            </w:rPrChange>
          </w:rPr>
          <w:t>https://www.fcc.gov/economics-analytics/industry-analysis-division/form-477-resources</w:t>
        </w:r>
        <w:r>
          <w:fldChar w:fldCharType="end"/>
        </w:r>
      </w:ins>
    </w:p>
    <w:p w:rsidRPr="00224D11" w:rsidR="1262A12E" w:rsidRDefault="1262A12E" w14:paraId="6902B8F8" w14:textId="531F27C0">
      <w:pPr>
        <w:pStyle w:val="ListParagraph"/>
        <w:numPr>
          <w:ilvl w:val="1"/>
          <w:numId w:val="2"/>
        </w:numPr>
        <w:pPrChange w:author="Pristavec, Teja (tp2sk)" w:date="2019-07-17T09:48:00Z" w:id="17">
          <w:pPr>
            <w:pStyle w:val="ListParagraph"/>
            <w:numPr>
              <w:ilvl w:val="1"/>
              <w:numId w:val="1"/>
            </w:numPr>
            <w:spacing w:after="0"/>
            <w:ind w:left="1440" w:hanging="360"/>
          </w:pPr>
        </w:pPrChange>
      </w:pPr>
      <w:r w:rsidRPr="00224D11">
        <w:t xml:space="preserve">Discuss </w:t>
      </w:r>
      <w:del w:author="Pristavec, Teja (tp2sk)" w:date="2019-07-17T09:44:00Z" w:id="18">
        <w:r w:rsidRPr="00224D11" w:rsidDel="00224D11">
          <w:delText>discrepancies</w:delText>
        </w:r>
      </w:del>
      <w:ins w:author="Pristavec, Teja (tp2sk)" w:date="2019-07-17T09:44:00Z" w:id="19">
        <w:r w:rsidRPr="00224D11" w:rsidR="00224D11">
          <w:t>k</w:t>
        </w:r>
      </w:ins>
      <w:ins w:author="Pristavec, Teja (tp2sk)" w:date="2019-07-17T09:45:00Z" w:id="20">
        <w:r w:rsidRPr="00224D11" w:rsidR="00224D11">
          <w:t>nown limitations, provide examples of discrepant estimates (e.g. Microsoft numbers)</w:t>
        </w:r>
      </w:ins>
    </w:p>
    <w:p w:rsidRPr="00224D11" w:rsidR="004B72FC" w:rsidP="004B72FC" w:rsidRDefault="1262A12E" w14:paraId="17969B76" w14:textId="5F8D49A6">
      <w:pPr>
        <w:pStyle w:val="ListParagraph"/>
        <w:numPr>
          <w:ilvl w:val="2"/>
          <w:numId w:val="2"/>
        </w:numPr>
        <w:rPr/>
        <w:pPrChange w:author="McDonald, Sarah (sm9dv)" w:date="2019-07-17T11:23:00Z" w:id="21">
          <w:pPr>
            <w:pStyle w:val="ListParagraph"/>
            <w:numPr>
              <w:ilvl w:val="2"/>
              <w:numId w:val="1"/>
            </w:numPr>
            <w:spacing w:after="0"/>
            <w:ind w:left="2160" w:hanging="360"/>
          </w:pPr>
        </w:pPrChange>
      </w:pPr>
      <w:del w:author="McDonald, Sarah (sm9dv)" w:date="2019-07-17T11:23:00Z" w:id="22">
        <w:r w:rsidRPr="00224D11" w:rsidDel="004B72FC">
          <w:delText>Link relevant sources</w:delText>
        </w:r>
      </w:del>
      <w:ins w:author="McDonald, Sarah (sm9dv)" w:date="2019-07-17T11:23:00Z" w:id="23">
        <w:r w:rsidR="004B72FC">
          <w:fldChar w:fldCharType="begin"/>
        </w:r>
        <w:r w:rsidR="004B72FC">
          <w:instrText xml:space="preserve"> HYPERLINK "</w:instrText>
        </w:r>
      </w:ins>
      <w:ins w:author="McDonald, Sarah (sm9dv)" w:date="2019-07-17T11:22:00Z" w:id="24">
        <w:r w:rsidRPr="004B72FC" w:rsidR="004B72FC">
          <w:rPr>
            <w:rPrChange w:author="McDonald, Sarah (sm9dv)" w:date="2019-07-17T11:23:00Z" w:id="25">
              <w:rPr>
                <w:rStyle w:val="Hyperlink"/>
              </w:rPr>
            </w:rPrChange>
          </w:rPr>
          <w:instrText>https://blogs.microsoft.com/on-the-issues/2019/04/08/its-time-for-a-new-approach-for-mapping-broadband-data-to-better-serve-americans/</w:instrText>
        </w:r>
      </w:ins>
      <w:ins w:author="McDonald, Sarah (sm9dv)" w:date="2019-07-17T11:23:00Z" w:id="26">
        <w:r w:rsidR="004B72FC">
          <w:instrText xml:space="preserve">" </w:instrText>
        </w:r>
        <w:r w:rsidR="004B72FC">
          <w:fldChar w:fldCharType="separate"/>
        </w:r>
      </w:ins>
      <w:ins w:author="McDonald, Sarah (sm9dv)" w:date="2019-07-17T11:22:00Z" w:id="27">
        <w:r w:rsidRPr="00B4362E" w:rsidR="004B72FC">
          <w:rPr>
            <w:rStyle w:val="Hyperlink"/>
            <w:rPrChange w:author="McDonald, Sarah (sm9dv)" w:date="2019-07-17T11:23:00Z" w:id="28">
              <w:rPr>
                <w:rStyle w:val="Hyperlink"/>
              </w:rPr>
            </w:rPrChange>
          </w:rPr>
          <w:t>https://blogs.microsoft.com/on-the-issues/2019/04/08/its-time-for-a-new-approach-for-mapping-broadband-data-to-better-serve-americans/</w:t>
        </w:r>
      </w:ins>
      <w:ins w:author="McDonald, Sarah (sm9dv)" w:date="2019-07-17T11:23:00Z" w:id="29">
        <w:r w:rsidR="004B72FC">
          <w:fldChar w:fldCharType="end"/>
        </w:r>
      </w:ins>
    </w:p>
    <w:p w:rsidRPr="00224D11" w:rsidR="00224D11" w:rsidRDefault="00224D11" w14:paraId="68AD724E" w14:textId="71E6BBDE">
      <w:pPr>
        <w:rPr>
          <w:moveTo w:author="Pristavec, Teja (tp2sk)" w:date="2019-07-17T09:45:00Z" w:id="30"/>
        </w:rPr>
        <w:pPrChange w:author="Pristavec, Teja (tp2sk)" w:date="2019-07-17T09:47:00Z" w:id="31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  <w:moveToRangeStart w:author="Pristavec, Teja (tp2sk)" w:date="2019-07-17T09:45:00Z" w:name="move14249148" w:id="32"/>
      <w:moveTo w:author="Pristavec, Teja (tp2sk)" w:date="2019-07-17T09:45:00Z" w:id="33">
        <w:r w:rsidRPr="00224D11">
          <w:rPr/>
          <w:t>Methodology</w:t>
        </w:r>
      </w:moveTo>
    </w:p>
    <w:p w:rsidR="00224D11" w:rsidP="00224D11" w:rsidRDefault="00224D11" w14:paraId="088E4D20" w14:textId="73A5DB1B">
      <w:pPr>
        <w:pStyle w:val="ListParagraph"/>
        <w:numPr>
          <w:ilvl w:val="0"/>
          <w:numId w:val="2"/>
        </w:numPr>
        <w:rPr>
          <w:ins w:author="McDonald, Sarah (sm9dv)" w:date="2019-07-17T11:52:00Z" w:id="34"/>
        </w:rPr>
      </w:pPr>
      <w:ins w:author="Pristavec, Teja (tp2sk)" w:date="2019-07-17T09:50:00Z" w:id="35">
        <w:r>
          <w:t xml:space="preserve">Explain what we are doing to address this problem. </w:t>
        </w:r>
      </w:ins>
    </w:p>
    <w:p w:rsidR="00FC3D51" w:rsidP="00FC3D51" w:rsidRDefault="00FC3D51" w14:paraId="3CD3946B" w14:textId="664E1CB7">
      <w:pPr>
        <w:pStyle w:val="ListParagraph"/>
        <w:numPr>
          <w:ilvl w:val="1"/>
          <w:numId w:val="2"/>
        </w:numPr>
        <w:rPr>
          <w:ins w:author="Pristavec, Teja (tp2sk)" w:date="2019-07-17T09:50:00Z" w:id="36"/>
        </w:rPr>
        <w:pPrChange w:author="McDonald, Sarah (sm9dv)" w:date="2019-07-17T11:52:00Z" w:id="37">
          <w:pPr>
            <w:pStyle w:val="ListParagraph"/>
            <w:numPr>
              <w:numId w:val="2"/>
            </w:numPr>
            <w:ind w:hanging="360"/>
          </w:pPr>
        </w:pPrChange>
      </w:pPr>
      <w:ins w:author="McDonald, Sarah (sm9dv)" w:date="2019-07-17T11:52:00Z" w:id="38">
        <w:r>
          <w:t>Link to GAO reports?</w:t>
        </w:r>
      </w:ins>
    </w:p>
    <w:p w:rsidR="00224D11" w:rsidDel="004B72FC" w:rsidRDefault="00224D11" w14:paraId="61070149" w14:textId="4B52FE9D">
      <w:pPr>
        <w:pStyle w:val="ListParagraph"/>
        <w:numPr>
          <w:ilvl w:val="0"/>
          <w:numId w:val="2"/>
        </w:numPr>
        <w:rPr>
          <w:del w:author="Pristavec, Teja (tp2sk)" w:date="2019-07-17T09:48:00Z" w:id="39"/>
        </w:rPr>
      </w:pPr>
      <w:moveTo w:author="Pristavec, Teja (tp2sk)" w:date="2019-07-17T09:45:00Z" w:id="40">
        <w:r w:rsidRPr="00224D11">
          <w:t xml:space="preserve">Briefly describe both ACS and </w:t>
        </w:r>
        <w:proofErr w:type="spellStart"/>
        <w:r w:rsidRPr="00224D11">
          <w:t>BroadbandNOW</w:t>
        </w:r>
        <w:proofErr w:type="spellEnd"/>
        <w:r w:rsidRPr="00224D11">
          <w:t xml:space="preserve"> data</w:t>
        </w:r>
      </w:moveTo>
      <w:ins w:author="Pristavec, Teja (tp2sk)" w:date="2019-07-17T09:48:00Z" w:id="41">
        <w:r>
          <w:t>, why we chose them, what +/- they have vis a vis FCC</w:t>
        </w:r>
      </w:ins>
    </w:p>
    <w:p w:rsidR="004B72FC" w:rsidP="00224D11" w:rsidRDefault="004B72FC" w14:paraId="49FEAAC5" w14:textId="77777777">
      <w:pPr>
        <w:pStyle w:val="ListParagraph"/>
        <w:numPr>
          <w:ilvl w:val="0"/>
          <w:numId w:val="2"/>
        </w:numPr>
        <w:rPr>
          <w:ins w:author="McDonald, Sarah (sm9dv)" w:date="2019-07-17T11:25:00Z" w:id="42"/>
        </w:rPr>
      </w:pPr>
    </w:p>
    <w:p w:rsidR="004B72FC" w:rsidP="004B72FC" w:rsidRDefault="004B72FC" w14:paraId="5099FDC6" w14:textId="44DDA0BF">
      <w:pPr>
        <w:pStyle w:val="ListParagraph"/>
        <w:numPr>
          <w:ilvl w:val="1"/>
          <w:numId w:val="2"/>
        </w:numPr>
        <w:rPr>
          <w:ins w:author="McDonald, Sarah (sm9dv)" w:date="2019-07-17T11:25:00Z" w:id="43"/>
        </w:rPr>
      </w:pPr>
      <w:ins w:author="McDonald, Sarah (sm9dv)" w:date="2019-07-17T11:25:00Z" w:id="44">
        <w:r>
          <w:fldChar w:fldCharType="begin"/>
        </w:r>
        <w:r>
          <w:instrText xml:space="preserve"> HYPERLINK "https://factfinder.census.gov/faces/tableservices/jsf/pages/productview.xhtml?pid=ACS_17_5YR_B28002&amp;prodType=table" </w:instrText>
        </w:r>
        <w:r>
          <w:fldChar w:fldCharType="separate"/>
        </w:r>
        <w:r>
          <w:rPr>
            <w:rStyle w:val="Hyperlink"/>
          </w:rPr>
          <w:t>https://factfinder.census.gov/faces/tableservices/jsf/pages/productview.xhtml?pid=ACS_17_5YR_B28002&amp;prodType=table</w:t>
        </w:r>
        <w:r>
          <w:fldChar w:fldCharType="end"/>
        </w:r>
      </w:ins>
    </w:p>
    <w:p w:rsidR="00224D11" w:rsidP="004B72FC" w:rsidRDefault="004B72FC" w14:paraId="362BDC44" w14:textId="056CA31F">
      <w:pPr>
        <w:pStyle w:val="ListParagraph"/>
        <w:numPr>
          <w:ilvl w:val="1"/>
          <w:numId w:val="2"/>
        </w:numPr>
        <w:rPr>
          <w:ins w:author="McDonald, Sarah (sm9dv)" w:date="2019-07-17T11:26:00Z" w:id="45"/>
        </w:rPr>
      </w:pPr>
      <w:ins w:author="McDonald, Sarah (sm9dv)" w:date="2019-07-17T11:25:00Z" w:id="46">
        <w:r>
          <w:fldChar w:fldCharType="begin"/>
        </w:r>
        <w:r>
          <w:instrText xml:space="preserve"> HYPERLINK "</w:instrText>
        </w:r>
        <w:r w:rsidRPr="004B72FC">
          <w:rPr>
            <w:rPrChange w:author="McDonald, Sarah (sm9dv)" w:date="2019-07-17T11:25:00Z" w:id="47">
              <w:rPr>
                <w:rStyle w:val="Hyperlink"/>
              </w:rPr>
            </w:rPrChange>
          </w:rPr>
          <w:instrText>https://factfinder.census.gov/faces/tableservices/jsf/pages/productview.xhtml?pid=ACS_17_5YR_B28003&amp;prodType=table</w:instrText>
        </w:r>
        <w:r>
          <w:instrText xml:space="preserve">" </w:instrText>
        </w:r>
        <w:r>
          <w:fldChar w:fldCharType="separate"/>
        </w:r>
        <w:r w:rsidRPr="00B4362E">
          <w:rPr>
            <w:rStyle w:val="Hyperlink"/>
            <w:rPrChange w:author="McDonald, Sarah (sm9dv)" w:date="2019-07-17T11:25:00Z" w:id="48">
              <w:rPr>
                <w:rStyle w:val="Hyperlink"/>
              </w:rPr>
            </w:rPrChange>
          </w:rPr>
          <w:t>https://factfinder.census.gov/faces/tableservices/jsf/pages/productview.xhtml?pid=ACS_17_5YR_B28003&amp;prodType=table</w:t>
        </w:r>
        <w:r>
          <w:fldChar w:fldCharType="end"/>
        </w:r>
      </w:ins>
    </w:p>
    <w:p w:rsidRPr="00224D11" w:rsidR="004B72FC" w:rsidP="004B72FC" w:rsidRDefault="004B72FC" w14:paraId="33BA86AC" w14:textId="56FCDF6A">
      <w:pPr>
        <w:pStyle w:val="ListParagraph"/>
        <w:numPr>
          <w:ilvl w:val="1"/>
          <w:numId w:val="2"/>
        </w:numPr>
        <w:rPr>
          <w:ins w:author="Pristavec, Teja (tp2sk)" w:date="2019-07-17T09:48:00Z" w:id="49"/>
          <w:moveTo w:author="Pristavec, Teja (tp2sk)" w:date="2019-07-17T09:45:00Z" w:id="50"/>
        </w:rPr>
        <w:pPrChange w:author="McDonald, Sarah (sm9dv)" w:date="2019-07-17T11:25:00Z" w:id="51">
          <w:pPr>
            <w:pStyle w:val="ListParagraph"/>
            <w:numPr>
              <w:ilvl w:val="1"/>
              <w:numId w:val="1"/>
            </w:numPr>
            <w:ind w:left="1440" w:hanging="360"/>
          </w:pPr>
        </w:pPrChange>
      </w:pPr>
      <w:ins w:author="McDonald, Sarah (sm9dv)" w:date="2019-07-17T11:26:00Z" w:id="52">
        <w:r>
          <w:fldChar w:fldCharType="begin"/>
        </w:r>
        <w:r>
          <w:instrText xml:space="preserve"> HYPERLINK "https://broadbandnow.com/" </w:instrText>
        </w:r>
        <w:r>
          <w:fldChar w:fldCharType="separate"/>
        </w:r>
        <w:r>
          <w:rPr>
            <w:rStyle w:val="Hyperlink"/>
          </w:rPr>
          <w:t>https://broadbandnow.com/</w:t>
        </w:r>
        <w:r>
          <w:fldChar w:fldCharType="end"/>
        </w:r>
      </w:ins>
    </w:p>
    <w:p w:rsidRPr="00224D11" w:rsidR="00224D11" w:rsidDel="00224D11" w:rsidRDefault="00224D11" w14:paraId="64C93D63" w14:textId="563188CF">
      <w:pPr>
        <w:pStyle w:val="ListParagraph"/>
        <w:numPr>
          <w:ilvl w:val="0"/>
          <w:numId w:val="2"/>
        </w:numPr>
        <w:rPr>
          <w:del w:author="Pristavec, Teja (tp2sk)" w:date="2019-07-17T09:45:00Z" w:id="53"/>
          <w:moveTo w:author="Pristavec, Teja (tp2sk)" w:date="2019-07-17T09:45:00Z" w:id="54"/>
        </w:rPr>
        <w:pPrChange w:author="Pristavec, Teja (tp2sk)" w:date="2019-07-17T09:47:00Z" w:id="55">
          <w:pPr>
            <w:pStyle w:val="ListParagraph"/>
            <w:numPr>
              <w:ilvl w:val="1"/>
              <w:numId w:val="1"/>
            </w:numPr>
            <w:ind w:left="1440" w:hanging="360"/>
          </w:pPr>
        </w:pPrChange>
      </w:pPr>
      <w:moveTo w:author="Pristavec, Teja (tp2sk)" w:date="2019-07-17T09:45:00Z" w:id="56">
        <w:r w:rsidRPr="00224D11">
          <w:t>Measures of difference between FCC/ACS/</w:t>
        </w:r>
        <w:proofErr w:type="spellStart"/>
        <w:r w:rsidRPr="00224D11">
          <w:t>BroadbandNOW</w:t>
        </w:r>
        <w:proofErr w:type="spellEnd"/>
        <w:r w:rsidRPr="00224D11">
          <w:t xml:space="preserve"> data</w:t>
        </w:r>
      </w:moveTo>
      <w:ins w:author="Pristavec, Teja (tp2sk)" w:date="2019-07-17T09:48:00Z" w:id="57">
        <w:r>
          <w:t xml:space="preserve"> that we developed, why we chose these measures</w:t>
        </w:r>
      </w:ins>
      <w:ins w:author="Pristavec, Teja (tp2sk)" w:date="2019-07-17T09:50:00Z" w:id="58">
        <w:r>
          <w:t>.</w:t>
        </w:r>
      </w:ins>
    </w:p>
    <w:moveToRangeEnd w:id="32"/>
    <w:p w:rsidRPr="00224D11" w:rsidR="00224D11" w:rsidRDefault="00224D11" w14:paraId="066EEE02" w14:textId="77777777">
      <w:pPr>
        <w:pStyle w:val="ListParagraph"/>
        <w:numPr>
          <w:ilvl w:val="0"/>
          <w:numId w:val="2"/>
        </w:numPr>
        <w:rPr>
          <w:ins w:author="Pristavec, Teja (tp2sk)" w:date="2019-07-17T09:45:00Z" w:id="59"/>
        </w:rPr>
        <w:pPrChange w:author="Pristavec, Teja (tp2sk)" w:date="2019-07-17T09:48:00Z" w:id="60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</w:p>
    <w:p w:rsidRPr="00224D11" w:rsidR="00224D11" w:rsidDel="4302C2B8" w:rsidRDefault="00224D11" w14:paraId="0DAA207F" w14:textId="60DE6557">
      <w:pPr>
        <w:numPr>
          <w:ilvl w:val="0"/>
          <w:numId w:val="2"/>
        </w:numPr>
        <w:ind w:left="0"/>
        <w:rPr>
          <w:del w:author="McDonald, Sarah (sm9dv)" w:date="2019-07-17T11:57:00.0739405" w:id="1124254392"/>
          <w:moveFrom w:author="Pristavec, Teja (tp2sk)" w:date="2019-07-17T09:46:00Z" w:id="61"/>
        </w:rPr>
        <w:pPrChange w:author="Pristavec, Teja (tp2sk)" w:date="2019-07-17T09:49:00Z" w:id="62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  <w:ins w:author="Pristavec, Teja (tp2sk)" w:date="2019-07-17T09:48:00Z" w:id="63">
        <w:r>
          <w:rPr/>
          <w:t>Results</w:t>
        </w:r>
      </w:ins>
      <w:moveFromRangeStart w:author="Pristavec, Teja (tp2sk)" w:date="2019-07-17T09:46:00Z" w:name="move14249214" w:id="64"/>
      <w:moveFrom w:author="Pristavec, Teja (tp2sk)" w:date="2019-07-17T09:46:00Z" w:id="65">
        <w:r w:rsidRPr="00224D11" w:rsidDel="00224D11" w:rsidR="1262A12E">
          <w:t>Who cares?</w:t>
        </w:r>
      </w:moveFrom>
      <w:ins w:author="Pristavec, Teja (tp2sk)" w:date="2019-07-17T09:49:00Z" w:id="66">
        <w:r w:rsidRPr="0AEFFAD2">
          <w:rPr/>
          <w:t xml:space="preserve"> (</w:t>
        </w:r>
      </w:ins>
    </w:p>
    <w:p w:rsidRPr="00224D11" w:rsidR="1262A12E" w:rsidDel="4302C2B8" w:rsidRDefault="1262A12E" w14:paraId="1B47D688" w14:textId="7F45295A">
      <w:pPr>
        <w:rPr>
          <w:del w:author="McDonald, Sarah (sm9dv)" w:date="2019-07-17T11:57:00.0739405" w:id="2130054500"/>
          <w:moveFrom w:author="Pristavec, Teja (tp2sk)" w:date="2019-07-17T09:46:00Z" w:id="67"/>
        </w:rPr>
        <w:pPrChange w:author="Pristavec, Teja (tp2sk)" w:date="2019-07-17T09:49:00Z" w:id="68">
          <w:pPr>
            <w:pStyle w:val="ListParagraph"/>
            <w:numPr>
              <w:ilvl w:val="1"/>
              <w:numId w:val="1"/>
            </w:numPr>
            <w:spacing w:after="0"/>
            <w:ind w:left="1440" w:hanging="360"/>
          </w:pPr>
        </w:pPrChange>
      </w:pPr>
      <w:moveFrom w:author="Pristavec, Teja (tp2sk)" w:date="2019-07-17T09:46:00Z" w:id="69">
        <w:r w:rsidRPr="00224D11" w:rsidDel="00224D11">
          <w:t>Discuss relevance to policy and funding</w:t>
        </w:r>
      </w:moveFrom>
    </w:p>
    <w:p w:rsidRPr="00224D11" w:rsidR="1262A12E" w:rsidDel="4302C2B8" w:rsidRDefault="1262A12E" w14:paraId="29F4EE46" w14:textId="73E59C06">
      <w:pPr>
        <w:rPr>
          <w:del w:author="McDonald, Sarah (sm9dv)" w:date="2019-07-17T11:57:00.0739405" w:id="1582832247"/>
          <w:moveFrom w:author="Pristavec, Teja (tp2sk)" w:date="2019-07-17T09:46:00Z" w:id="70"/>
        </w:rPr>
        <w:pPrChange w:author="Pristavec, Teja (tp2sk)" w:date="2019-07-17T09:49:00Z" w:id="71">
          <w:pPr>
            <w:pStyle w:val="ListParagraph"/>
            <w:numPr>
              <w:ilvl w:val="2"/>
              <w:numId w:val="1"/>
            </w:numPr>
            <w:spacing w:after="0"/>
            <w:ind w:left="2160" w:hanging="360"/>
          </w:pPr>
        </w:pPrChange>
      </w:pPr>
      <w:moveFrom w:author="Pristavec, Teja (tp2sk)" w:date="2019-07-17T09:46:00Z" w:id="72">
        <w:r w:rsidRPr="00224D11" w:rsidDel="00224D11">
          <w:t>Emphasize standard of living (property values) in rural areas</w:t>
        </w:r>
      </w:moveFrom>
    </w:p>
    <w:p w:rsidRPr="00224D11" w:rsidR="1262A12E" w:rsidDel="4302C2B8" w:rsidRDefault="1262A12E" w14:paraId="4C56F9D0" w14:textId="67FE9D11">
      <w:pPr>
        <w:rPr>
          <w:del w:author="McDonald, Sarah (sm9dv)" w:date="2019-07-17T11:57:00.0739405" w:id="1762847383"/>
          <w:moveFrom w:author="Pristavec, Teja (tp2sk)" w:date="2019-07-17T09:46:00Z" w:id="73"/>
        </w:rPr>
        <w:pPrChange w:author="Pristavec, Teja (tp2sk)" w:date="2019-07-17T09:49:00Z" w:id="74">
          <w:pPr>
            <w:pStyle w:val="ListParagraph"/>
            <w:numPr>
              <w:ilvl w:val="3"/>
              <w:numId w:val="1"/>
            </w:numPr>
            <w:spacing w:after="0"/>
            <w:ind w:left="2880" w:hanging="360"/>
          </w:pPr>
        </w:pPrChange>
      </w:pPr>
      <w:moveFrom w:author="Pristavec, Teja (tp2sk)" w:date="2019-07-17T09:46:00Z" w:id="75">
        <w:r w:rsidRPr="00224D11" w:rsidDel="00224D11">
          <w:t>Link relevant sources</w:t>
        </w:r>
      </w:moveFrom>
    </w:p>
    <w:moveFromRangeEnd w:id="64"/>
    <w:p w:rsidRPr="00224D11" w:rsidR="1262A12E" w:rsidDel="4302C2B8" w:rsidRDefault="1262A12E" w14:paraId="44EEC5C7" w14:textId="4EE2A561">
      <w:pPr>
        <w:rPr>
          <w:del w:author="McDonald, Sarah (sm9dv)" w:date="2019-07-17T11:57:00.0739405" w:id="919873990"/>
        </w:rPr>
        <w:pPrChange w:author="Pristavec, Teja (tp2sk)" w:date="2019-07-17T09:49:00Z" w:id="76">
          <w:pPr>
            <w:pStyle w:val="ListParagraph"/>
            <w:numPr>
              <w:numId w:val="1"/>
            </w:numPr>
            <w:ind w:hanging="360"/>
          </w:pPr>
        </w:pPrChange>
      </w:pPr>
      <w:r w:rsidRPr="00224D11">
        <w:rPr/>
        <w:t xml:space="preserve">Validating with ACS and </w:t>
      </w:r>
      <w:proofErr w:type="spellStart"/>
      <w:r w:rsidRPr="00224D11">
        <w:rPr/>
        <w:t>BroadbandNOW</w:t>
      </w:r>
      <w:proofErr w:type="spellEnd"/>
      <w:ins w:author="Pristavec, Teja (tp2sk)" w:date="2019-07-17T09:49:00Z" w:id="77">
        <w:r w:rsidRPr="0AEFFAD2" w:rsidR="00224D11">
          <w:rPr/>
          <w:t>)</w:t>
        </w:r>
      </w:ins>
    </w:p>
    <w:p w:rsidRPr="00224D11" w:rsidR="1262A12E" w:rsidDel="00224D11" w:rsidP="0AEFFAD2" w:rsidRDefault="1262A12E" w14:paraId="07FDED83" w14:textId="3FE0C153">
      <w:pPr>
        <w:ind w:left="-360" w:firstLine="0"/>
        <w:rPr>
          <w:moveFrom w:author="Pristavec, Teja (tp2sk)" w:date="2019-07-17T09:51:00Z" w:id="78"/>
        </w:rPr>
        <w:pPrChange w:author="McDonald, Sarah (sm9dv)" w:date="2019-07-17T11:57:30.395798" w:id="1979611230">
          <w:pPr>
            <w:numPr>
              <w:ilvl w:val="0"/>
              <w:numId w:val="2"/>
            </w:numPr>
            <w:ind w:left="0"/>
          </w:pPr>
        </w:pPrChange>
      </w:pPr>
      <w:moveFromRangeStart w:author="Pristavec, Teja (tp2sk)" w:date="2019-07-17T09:51:00Z" w:name="move14249486" w:id="80"/>
      <w:moveFrom w:author="Pristavec, Teja (tp2sk)" w:date="2019-07-17T09:51:00Z" w:id="81">
        <w:r w:rsidRPr="00224D11" w:rsidDel="00224D11">
          <w:t>Shiny app and explanation</w:t>
        </w:r>
      </w:moveFrom>
    </w:p>
    <w:moveFromRangeEnd w:id="80"/>
    <w:p w:rsidR="1262A12E" w:rsidP="00224D11" w:rsidRDefault="1262A12E" w14:paraId="02FFFC22" w14:textId="4A1B8536">
      <w:pPr>
        <w:pStyle w:val="ListParagraph"/>
        <w:numPr>
          <w:ilvl w:val="0"/>
          <w:numId w:val="3"/>
        </w:numPr>
        <w:rPr>
          <w:ins w:author="Pristavec, Teja (tp2sk)" w:date="2019-07-17T09:51:00Z" w:id="82"/>
        </w:rPr>
      </w:pPr>
      <w:r w:rsidRPr="00224D11">
        <w:t>Pick one or two example geographies where the difference between FCC/ACS/</w:t>
      </w:r>
      <w:proofErr w:type="spellStart"/>
      <w:r w:rsidRPr="00224D11">
        <w:t>BroadbandNOW</w:t>
      </w:r>
      <w:proofErr w:type="spellEnd"/>
      <w:r w:rsidRPr="00224D11">
        <w:t xml:space="preserve"> data is exceptionally bad</w:t>
      </w:r>
      <w:ins w:author="Pristavec, Teja (tp2sk)" w:date="2019-07-17T09:49:00Z" w:id="83">
        <w:r w:rsidR="00224D11">
          <w:t xml:space="preserve"> and present this as illustration of our work</w:t>
        </w:r>
      </w:ins>
      <w:ins w:author="Pristavec, Teja (tp2sk)" w:date="2019-07-17T09:51:00Z" w:id="84">
        <w:r w:rsidR="00224D11">
          <w:t>.</w:t>
        </w:r>
      </w:ins>
    </w:p>
    <w:p w:rsidRPr="00224D11" w:rsidR="00224D11" w:rsidP="00224D11" w:rsidRDefault="00224D11" w14:paraId="49B6AF64" w14:textId="77777777">
      <w:pPr>
        <w:pStyle w:val="ListParagraph"/>
        <w:numPr>
          <w:ilvl w:val="0"/>
          <w:numId w:val="3"/>
        </w:numPr>
        <w:rPr>
          <w:moveTo w:author="Pristavec, Teja (tp2sk)" w:date="2019-07-17T09:51:00Z" w:id="85"/>
        </w:rPr>
      </w:pPr>
      <w:moveToRangeStart w:author="Pristavec, Teja (tp2sk)" w:date="2019-07-17T09:51:00Z" w:name="move14249486" w:id="86"/>
      <w:moveTo w:author="Pristavec, Teja (tp2sk)" w:date="2019-07-17T09:51:00Z" w:id="87">
        <w:r w:rsidRPr="00224D11">
          <w:t>Shiny app and explanation</w:t>
        </w:r>
      </w:moveTo>
    </w:p>
    <w:moveToRangeEnd w:id="86"/>
    <w:p w:rsidRPr="00224D11" w:rsidR="00224D11" w:rsidDel="00224D11" w:rsidRDefault="00224D11" w14:paraId="1CD2453B" w14:textId="007369B2">
      <w:pPr>
        <w:pStyle w:val="ListParagraph"/>
        <w:numPr>
          <w:ilvl w:val="0"/>
          <w:numId w:val="3"/>
        </w:numPr>
        <w:rPr>
          <w:del w:author="Pristavec, Teja (tp2sk)" w:date="2019-07-17T09:51:00Z" w:id="88"/>
        </w:rPr>
        <w:pPrChange w:author="Pristavec, Teja (tp2sk)" w:date="2019-07-17T09:49:00Z" w:id="89">
          <w:pPr>
            <w:pStyle w:val="ListParagraph"/>
            <w:numPr>
              <w:ilvl w:val="2"/>
              <w:numId w:val="1"/>
            </w:numPr>
            <w:ind w:left="2160" w:hanging="360"/>
          </w:pPr>
        </w:pPrChange>
      </w:pPr>
    </w:p>
    <w:p w:rsidRPr="00224D11" w:rsidR="00224D11" w:rsidDel="00224D11" w:rsidRDefault="00224D11" w14:paraId="09E09FDA" w14:textId="35C6A016">
      <w:pPr>
        <w:rPr>
          <w:del w:author="Pristavec, Teja (tp2sk)" w:date="2019-07-17T09:46:00Z" w:id="90"/>
          <w:moveTo w:author="Pristavec, Teja (tp2sk)" w:date="2019-07-17T09:46:00Z" w:id="91"/>
        </w:rPr>
        <w:pPrChange w:author="Pristavec, Teja (tp2sk)" w:date="2019-07-17T09:47:00Z" w:id="92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  <w:moveToRangeStart w:author="Pristavec, Teja (tp2sk)" w:date="2019-07-17T09:46:00Z" w:name="move14249214" w:id="93"/>
      <w:moveTo w:author="Pristavec, Teja (tp2sk)" w:date="2019-07-17T09:46:00Z" w:id="94">
        <w:del w:author="Pristavec, Teja (tp2sk)" w:date="2019-07-17T09:46:00Z" w:id="95">
          <w:r w:rsidRPr="00224D11" w:rsidDel="00224D11">
            <w:delText>Who cares?</w:delText>
          </w:r>
        </w:del>
      </w:moveTo>
    </w:p>
    <w:p w:rsidR="00224D11" w:rsidP="00224D11" w:rsidRDefault="00224D11" w14:paraId="6D11C99A" w14:textId="77777777">
      <w:pPr>
        <w:rPr>
          <w:ins w:author="Pristavec, Teja (tp2sk)" w:date="2019-07-17T09:51:00Z" w:id="96"/>
        </w:rPr>
      </w:pPr>
      <w:moveTo w:author="Pristavec, Teja (tp2sk)" w:date="2019-07-17T09:46:00Z" w:id="97">
        <w:del w:author="Pristavec, Teja (tp2sk)" w:date="2019-07-17T09:51:00Z" w:id="98">
          <w:r w:rsidRPr="00224D11" w:rsidDel="00224D11">
            <w:delText xml:space="preserve">Discuss </w:delText>
          </w:r>
        </w:del>
      </w:moveTo>
      <w:ins w:author="Pristavec, Teja (tp2sk)" w:date="2019-07-17T09:51:00Z" w:id="99">
        <w:r>
          <w:t>Discussion</w:t>
        </w:r>
      </w:ins>
    </w:p>
    <w:p w:rsidR="00224D11" w:rsidP="00224D11" w:rsidRDefault="00224D11" w14:paraId="096121F9" w14:textId="09F1F6D1">
      <w:pPr>
        <w:pStyle w:val="ListParagraph"/>
        <w:numPr>
          <w:ilvl w:val="0"/>
          <w:numId w:val="5"/>
        </w:numPr>
        <w:rPr>
          <w:ins w:author="Pristavec, Teja (tp2sk)" w:date="2019-07-17T09:51:00Z" w:id="100"/>
        </w:rPr>
      </w:pPr>
      <w:ins w:author="Pristavec, Teja (tp2sk)" w:date="2019-07-17T09:51:00Z" w:id="101">
        <w:r>
          <w:t>R</w:t>
        </w:r>
      </w:ins>
      <w:moveTo w:author="Pristavec, Teja (tp2sk)" w:date="2019-07-17T09:46:00Z" w:id="102">
        <w:del w:author="Pristavec, Teja (tp2sk)" w:date="2019-07-17T09:51:00Z" w:id="103">
          <w:r w:rsidRPr="00224D11" w:rsidDel="00224D11">
            <w:delText>r</w:delText>
          </w:r>
        </w:del>
        <w:r w:rsidRPr="00224D11">
          <w:t xml:space="preserve">elevance to </w:t>
        </w:r>
      </w:moveTo>
      <w:ins w:author="Pristavec, Teja (tp2sk)" w:date="2019-07-17T09:51:00Z" w:id="104">
        <w:r>
          <w:t xml:space="preserve">broadband </w:t>
        </w:r>
      </w:ins>
      <w:moveTo w:author="Pristavec, Teja (tp2sk)" w:date="2019-07-17T09:46:00Z" w:id="105">
        <w:r w:rsidRPr="00224D11">
          <w:t>policy and funding</w:t>
        </w:r>
      </w:moveTo>
      <w:ins w:author="Pristavec, Teja (tp2sk)" w:date="2019-07-17T09:51:00Z" w:id="106">
        <w:r>
          <w:t xml:space="preserve"> allocation.</w:t>
        </w:r>
      </w:ins>
    </w:p>
    <w:p w:rsidR="00224D11" w:rsidRDefault="00224D11" w14:paraId="2296626E" w14:textId="3E13DC1F">
      <w:pPr>
        <w:pStyle w:val="ListParagraph"/>
        <w:numPr>
          <w:ilvl w:val="1"/>
          <w:numId w:val="5"/>
        </w:numPr>
        <w:rPr>
          <w:ins w:author="McDonald, Sarah (sm9dv)" w:date="2019-07-17T11:36:00Z" w:id="107"/>
        </w:rPr>
      </w:pPr>
      <w:ins w:author="Pristavec, Teja (tp2sk)" w:date="2019-07-17T09:51:00Z" w:id="108">
        <w:r>
          <w:t>Think about implications for data collection, alternative broadband provision (municipal broadband</w:t>
        </w:r>
        <w:proofErr w:type="gramStart"/>
        <w:r>
          <w:t>),…</w:t>
        </w:r>
      </w:ins>
      <w:proofErr w:type="gramEnd"/>
    </w:p>
    <w:p w:rsidR="004B72FC" w:rsidRDefault="004B72FC" w14:paraId="1AF05958" w14:textId="7B480A68">
      <w:pPr>
        <w:pStyle w:val="ListParagraph"/>
        <w:numPr>
          <w:ilvl w:val="1"/>
          <w:numId w:val="5"/>
        </w:numPr>
        <w:rPr>
          <w:ins w:author="McDonald, Sarah (sm9dv)" w:date="2019-07-17T11:39:00Z" w:id="109"/>
        </w:rPr>
      </w:pPr>
      <w:ins w:author="McDonald, Sarah (sm9dv)" w:date="2019-07-17T11:36:00Z" w:id="110">
        <w:r>
          <w:fldChar w:fldCharType="begin"/>
        </w:r>
        <w:r>
          <w:instrText xml:space="preserve"> HYPERLINK "https://www.congress.gov/bill/116th-congress/senate-bill/454/text?q=%7B%22search%22%3A%5B%22broadband%2C+federal+communications+commission%22%5D%7D&amp;r=2&amp;s=4" </w:instrText>
        </w:r>
        <w:r>
          <w:fldChar w:fldCharType="separate"/>
        </w:r>
        <w:r>
          <w:rPr>
            <w:rStyle w:val="Hyperlink"/>
          </w:rPr>
          <w:t>https://www.congress.gov/bill/116th-congress/senate-bill/454/text?q=%7B%22search</w:t>
        </w:r>
        <w:r>
          <w:rPr>
            <w:rStyle w:val="Hyperlink"/>
          </w:rPr>
          <w:t>%</w:t>
        </w:r>
        <w:r>
          <w:rPr>
            <w:rStyle w:val="Hyperlink"/>
          </w:rPr>
          <w:t>22%3A%5B%22broadband%2C+federal+communications+commission%22%5D%7D&amp;r=2&amp;s=4</w:t>
        </w:r>
        <w:r>
          <w:fldChar w:fldCharType="end"/>
        </w:r>
      </w:ins>
    </w:p>
    <w:p w:rsidR="00FC3D51" w:rsidRDefault="00FC3D51" w14:paraId="15C43F1B" w14:textId="29B36D90">
      <w:pPr>
        <w:pStyle w:val="ListParagraph"/>
        <w:numPr>
          <w:ilvl w:val="1"/>
          <w:numId w:val="5"/>
        </w:numPr>
        <w:rPr>
          <w:ins w:author="McDonald, Sarah (sm9dv)" w:date="2019-07-17T11:42:00Z" w:id="111"/>
        </w:rPr>
      </w:pPr>
      <w:ins w:author="McDonald, Sarah (sm9dv)" w:date="2019-07-17T11:39:00Z" w:id="112">
        <w:r>
          <w:fldChar w:fldCharType="begin"/>
        </w:r>
        <w:r>
          <w:instrText xml:space="preserve"> HYPERLINK "https://www.congress.gov/bill/116th-congress/house-bill/2643/text?q=%7B%22search%22%3A%5B%22broadband%2C+federal+communications+commission%22%5D%7D&amp;r=4&amp;s=4" </w:instrText>
        </w:r>
        <w:r>
          <w:fldChar w:fldCharType="separate"/>
        </w:r>
        <w:r>
          <w:rPr>
            <w:rStyle w:val="Hyperlink"/>
          </w:rPr>
          <w:t>https://www.congress.gov/bill/116th-congress/house-bill/2643/text?q=%7B%22sea</w:t>
        </w:r>
        <w:r>
          <w:rPr>
            <w:rStyle w:val="Hyperlink"/>
          </w:rPr>
          <w:t>r</w:t>
        </w:r>
        <w:r>
          <w:rPr>
            <w:rStyle w:val="Hyperlink"/>
          </w:rPr>
          <w:t>ch%22%3A%5B%22broadband%2C+federal+communications+commission%22%5D%7D&amp;r=4&amp;s=4</w:t>
        </w:r>
        <w:r>
          <w:fldChar w:fldCharType="end"/>
        </w:r>
      </w:ins>
    </w:p>
    <w:p w:rsidR="00FC3D51" w:rsidRDefault="00FC3D51" w14:paraId="637EEEDF" w14:textId="0EF35575">
      <w:pPr>
        <w:pStyle w:val="ListParagraph"/>
        <w:numPr>
          <w:ilvl w:val="1"/>
          <w:numId w:val="5"/>
        </w:numPr>
        <w:rPr>
          <w:ins w:author="McDonald, Sarah (sm9dv)" w:date="2019-07-17T11:45:00Z" w:id="113"/>
        </w:rPr>
      </w:pPr>
      <w:ins w:author="McDonald, Sarah (sm9dv)" w:date="2019-07-17T11:42:00Z" w:id="114">
        <w:r>
          <w:fldChar w:fldCharType="begin"/>
        </w:r>
        <w:r>
          <w:instrText xml:space="preserve"> HYPERLINK "https://www.congress.gov/bill/116th-congress/senate-bill/1822/text?q=%7B%22search%22%3A%5B%22broadband%2C+federal+communications+commission%22%5D%7D&amp;r=6&amp;s=4" </w:instrText>
        </w:r>
        <w:r>
          <w:fldChar w:fldCharType="separate"/>
        </w:r>
        <w:r>
          <w:rPr>
            <w:rStyle w:val="Hyperlink"/>
          </w:rPr>
          <w:t>https://www.congress.go</w:t>
        </w:r>
        <w:r>
          <w:rPr>
            <w:rStyle w:val="Hyperlink"/>
          </w:rPr>
          <w:t>v</w:t>
        </w:r>
        <w:r>
          <w:rPr>
            <w:rStyle w:val="Hyperlink"/>
          </w:rPr>
          <w:t>/bill/116th-congress/senate-bill/1822/text?q=%7B%22search%22%3A%5B%22broadband%2C+federal+communications+commission%22%5D%7D&amp;r=6&amp;s=4</w:t>
        </w:r>
        <w:r>
          <w:fldChar w:fldCharType="end"/>
        </w:r>
      </w:ins>
    </w:p>
    <w:p w:rsidRPr="00224D11" w:rsidR="00FC3D51" w:rsidRDefault="00FC3D51" w14:paraId="282230B0" w14:textId="7948A9C5">
      <w:pPr>
        <w:pStyle w:val="ListParagraph"/>
        <w:numPr>
          <w:ilvl w:val="1"/>
          <w:numId w:val="5"/>
        </w:numPr>
        <w:rPr>
          <w:moveTo w:author="Pristavec, Teja (tp2sk)" w:date="2019-07-17T09:46:00Z" w:id="115"/>
        </w:rPr>
        <w:pPrChange w:author="Pristavec, Teja (tp2sk)" w:date="2019-07-17T09:51:00Z" w:id="116">
          <w:pPr>
            <w:pStyle w:val="ListParagraph"/>
            <w:numPr>
              <w:ilvl w:val="1"/>
              <w:numId w:val="1"/>
            </w:numPr>
            <w:spacing w:after="0"/>
            <w:ind w:left="1440" w:hanging="360"/>
          </w:pPr>
        </w:pPrChange>
      </w:pPr>
      <w:ins w:author="McDonald, Sarah (sm9dv)" w:date="2019-07-17T11:45:00Z" w:id="117">
        <w:r>
          <w:fldChar w:fldCharType="begin"/>
        </w:r>
        <w:r>
          <w:instrText xml:space="preserve"> HYPERLINK "https://www.congress.gov/bill/116th-congress/senate-bill/1522/text" </w:instrText>
        </w:r>
        <w:r>
          <w:fldChar w:fldCharType="separate"/>
        </w:r>
        <w:r>
          <w:rPr>
            <w:rStyle w:val="Hyperlink"/>
          </w:rPr>
          <w:t>https://www.congress.gov/bill/116th-congress/senate-bill/1522/text</w:t>
        </w:r>
        <w:r>
          <w:fldChar w:fldCharType="end"/>
        </w:r>
      </w:ins>
    </w:p>
    <w:p w:rsidRPr="00224D11" w:rsidR="00224D11" w:rsidRDefault="00224D11" w14:paraId="6E6114A3" w14:textId="5D1CADC4">
      <w:pPr>
        <w:pStyle w:val="ListParagraph"/>
        <w:numPr>
          <w:ilvl w:val="0"/>
          <w:numId w:val="4"/>
        </w:numPr>
        <w:rPr>
          <w:moveTo w:author="Pristavec, Teja (tp2sk)" w:date="2019-07-17T09:46:00Z" w:id="118"/>
        </w:rPr>
        <w:pPrChange w:author="Pristavec, Teja (tp2sk)" w:date="2019-07-17T09:50:00Z" w:id="119">
          <w:pPr>
            <w:pStyle w:val="ListParagraph"/>
            <w:numPr>
              <w:ilvl w:val="2"/>
              <w:numId w:val="1"/>
            </w:numPr>
            <w:spacing w:after="0"/>
            <w:ind w:left="2160" w:hanging="360"/>
          </w:pPr>
        </w:pPrChange>
      </w:pPr>
      <w:moveTo w:author="Pristavec, Teja (tp2sk)" w:date="2019-07-17T09:46:00Z" w:id="120">
        <w:r w:rsidRPr="00224D11">
          <w:t>Emphasize standard of living</w:t>
        </w:r>
      </w:moveTo>
      <w:ins w:author="Pristavec, Teja (tp2sk)" w:date="2019-07-17T09:52:00Z" w:id="121">
        <w:r>
          <w:t>, heightened importance</w:t>
        </w:r>
        <w:bookmarkStart w:name="_GoBack" w:id="122"/>
        <w:bookmarkEnd w:id="122"/>
        <w:r>
          <w:t xml:space="preserve"> of accurate data for </w:t>
        </w:r>
      </w:ins>
      <w:moveTo w:author="Pristavec, Teja (tp2sk)" w:date="2019-07-17T09:46:00Z" w:id="123">
        <w:del w:author="Pristavec, Teja (tp2sk)" w:date="2019-07-17T09:52:00Z" w:id="124">
          <w:r w:rsidRPr="00224D11" w:rsidDel="00224D11">
            <w:delText xml:space="preserve"> (property values) in </w:delText>
          </w:r>
        </w:del>
        <w:r w:rsidRPr="00224D11">
          <w:t>rural areas</w:t>
        </w:r>
      </w:moveTo>
      <w:ins w:author="Pristavec, Teja (tp2sk)" w:date="2019-07-17T09:52:00Z" w:id="125">
        <w:r>
          <w:t>.</w:t>
        </w:r>
      </w:ins>
    </w:p>
    <w:p w:rsidRPr="00224D11" w:rsidR="00224D11" w:rsidDel="00FC3D51" w:rsidRDefault="00224D11" w14:paraId="1D61A07C" w14:textId="7827CB69">
      <w:pPr>
        <w:pStyle w:val="ListParagraph"/>
        <w:numPr>
          <w:ilvl w:val="0"/>
          <w:numId w:val="4"/>
        </w:numPr>
        <w:rPr>
          <w:del w:author="McDonald, Sarah (sm9dv)" w:date="2019-07-17T11:39:00Z" w:id="126"/>
          <w:moveTo w:author="Pristavec, Teja (tp2sk)" w:date="2019-07-17T09:46:00Z" w:id="127"/>
        </w:rPr>
        <w:pPrChange w:author="Pristavec, Teja (tp2sk)" w:date="2019-07-17T09:50:00Z" w:id="128">
          <w:pPr>
            <w:pStyle w:val="ListParagraph"/>
            <w:numPr>
              <w:ilvl w:val="3"/>
              <w:numId w:val="1"/>
            </w:numPr>
            <w:spacing w:after="0"/>
            <w:ind w:left="2880" w:hanging="360"/>
          </w:pPr>
        </w:pPrChange>
      </w:pPr>
      <w:moveTo w:author="Pristavec, Teja (tp2sk)" w:date="2019-07-17T09:46:00Z" w:id="129">
        <w:del w:author="McDonald, Sarah (sm9dv)" w:date="2019-07-17T11:39:00Z" w:id="130">
          <w:r w:rsidRPr="00224D11" w:rsidDel="00FC3D51">
            <w:lastRenderedPageBreak/>
            <w:delText>Link relevant sources</w:delText>
          </w:r>
        </w:del>
      </w:moveTo>
    </w:p>
    <w:p w:rsidR="1262A12E" w:rsidDel="00224D11" w:rsidP="4302C2B8" w:rsidRDefault="1262A12E" w14:paraId="0498589E" w14:noSpellErr="1" w14:textId="4D9C7375">
      <w:pPr>
        <w:pStyle w:val="Normal"/>
        <w:spacing w:after="0"/>
        <w:ind w:left="-360"/>
        <w:rPr>
          <w:ins w:author="McDonald, Sarah (sm9dv)" w:date="2019-07-17T11:57:00.0739405" w:id="1279411532"/>
          <w:moveFrom w:author="Pristavec, Teja (tp2sk)" w:date="2019-07-17T09:45:00Z" w:id="131"/>
        </w:rPr>
      </w:pPr>
      <w:moveFromRangeStart w:author="Pristavec, Teja (tp2sk)" w:date="2019-07-17T09:45:00Z" w:name="move14249148" w:id="133"/>
      <w:moveToRangeEnd w:id="93"/>
      <w:moveFrom w:author="Pristavec, Teja (tp2sk)" w:date="2019-07-17T09:45:00Z" w:id="134">
        <w:r w:rsidDel="00224D11">
          <w:t>Methodology</w:t>
        </w:r>
      </w:moveFrom>
    </w:p>
    <w:p w:rsidR="1262A12E" w:rsidDel="4302C2B8" w:rsidRDefault="1262A12E" w14:paraId="18AD91CD" w14:textId="45406CFF">
      <w:pPr>
        <w:pStyle w:val="ListParagraph"/>
        <w:numPr>
          <w:ilvl w:val="0"/>
          <w:numId w:val="1"/>
        </w:numPr>
        <w:spacing w:after="0"/>
        <w:ind w:left="0"/>
        <w:rPr>
          <w:del w:author="McDonald, Sarah (sm9dv)" w:date="2019-07-17T11:57:00.0739405" w:id="1449523556"/>
          <w:moveFrom w:author="Pristavec, Teja (tp2sk)" w:date="2019-07-17T09:45:00Z" w:id="131"/>
        </w:rPr>
        <w:pPrChange w:author="Pristavec, Teja (tp2sk)" w:date="2019-07-17T09:46:00Z" w:id="132">
          <w:pPr>
            <w:pStyle w:val="ListParagraph"/>
            <w:numPr>
              <w:numId w:val="1"/>
            </w:numPr>
            <w:spacing w:after="0"/>
            <w:ind w:hanging="360"/>
          </w:pPr>
        </w:pPrChange>
      </w:pPr>
    </w:p>
    <w:p w:rsidR="1262A12E" w:rsidDel="4302C2B8" w:rsidRDefault="1262A12E" w14:paraId="3E4C788F" w14:textId="15AD06DD">
      <w:pPr>
        <w:pStyle w:val="ListParagraph"/>
        <w:numPr>
          <w:ilvl w:val="1"/>
          <w:numId w:val="1"/>
        </w:numPr>
        <w:ind w:left="0"/>
        <w:rPr>
          <w:del w:author="McDonald, Sarah (sm9dv)" w:date="2019-07-17T11:57:00.0739405" w:id="773845679"/>
          <w:moveFrom w:author="Pristavec, Teja (tp2sk)" w:date="2019-07-17T09:45:00Z" w:id="135"/>
        </w:rPr>
        <w:pPrChange w:author="Pristavec, Teja (tp2sk)" w:date="2019-07-17T09:46:00Z" w:id="136">
          <w:pPr>
            <w:pStyle w:val="ListParagraph"/>
            <w:numPr>
              <w:ilvl w:val="1"/>
              <w:numId w:val="1"/>
            </w:numPr>
            <w:ind w:left="1440" w:hanging="360"/>
          </w:pPr>
        </w:pPrChange>
      </w:pPr>
      <w:moveFrom w:author="Pristavec, Teja (tp2sk)" w:date="2019-07-17T09:45:00Z" w:id="137">
        <w:r w:rsidDel="00224D11">
          <w:t>Briefly describe both ACS and BroadbandNOW data</w:t>
        </w:r>
      </w:moveFrom>
    </w:p>
    <w:p w:rsidR="1262A12E" w:rsidDel="4302C2B8" w:rsidRDefault="1262A12E" w14:paraId="43187229" w14:textId="0686B1B6">
      <w:pPr>
        <w:pStyle w:val="ListParagraph"/>
        <w:numPr>
          <w:ilvl w:val="1"/>
          <w:numId w:val="1"/>
        </w:numPr>
        <w:ind w:left="0"/>
        <w:rPr>
          <w:del w:author="McDonald, Sarah (sm9dv)" w:date="2019-07-17T11:57:00.0739405" w:id="1173170247"/>
          <w:moveFrom w:author="Pristavec, Teja (tp2sk)" w:date="2019-07-17T09:45:00Z" w:id="138"/>
        </w:rPr>
        <w:pPrChange w:author="Pristavec, Teja (tp2sk)" w:date="2019-07-17T09:46:00Z" w:id="139">
          <w:pPr>
            <w:pStyle w:val="ListParagraph"/>
            <w:numPr>
              <w:ilvl w:val="1"/>
              <w:numId w:val="1"/>
            </w:numPr>
            <w:ind w:left="1440" w:hanging="360"/>
          </w:pPr>
        </w:pPrChange>
      </w:pPr>
      <w:moveFrom w:author="Pristavec, Teja (tp2sk)" w:date="2019-07-17T09:45:00Z" w:id="140">
        <w:r w:rsidDel="00224D11">
          <w:t>Measures of difference between FCC/ACS/BroadbandNOW data</w:t>
        </w:r>
      </w:moveFrom>
    </w:p>
    <w:moveFromRangeEnd w:id="133"/>
    <w:p w:rsidR="1262A12E" w:rsidDel="4302C2B8" w:rsidRDefault="1262A12E" w14:paraId="4CDB4C5F" w14:textId="68471C0E">
      <w:pPr>
        <w:spacing w:after="0"/>
        <w:rPr>
          <w:del w:author="McDonald, Sarah (sm9dv)" w:date="2019-07-17T11:57:00.0739405" w:id="1008039403"/>
        </w:rPr>
        <w:pPrChange w:author="Pristavec, Teja (tp2sk)" w:date="2019-07-17T09:46:00Z" w:id="141">
          <w:pPr>
            <w:spacing w:after="0"/>
            <w:ind w:left="720"/>
          </w:pPr>
        </w:pPrChange>
      </w:pPr>
    </w:p>
    <w:p w:rsidR="4302C2B8" w:rsidP="4302C2B8" w:rsidRDefault="4302C2B8" w14:paraId="666209EE">
      <w:pPr>
        <w:pStyle w:val="Normal"/>
        <w:spacing w:after="0"/>
        <w:ind w:left="-360"/>
        <w:rPr>
          <w:ins w:author="McDonald, Sarah (sm9dv)" w:date="2019-07-17T11:57:30.395798" w:id="1041825709"/>
        </w:rPr>
        <w:pPrChange w:author="McDonald, Sarah (sm9dv)" w:date="2019-07-17T11:57:00.0739405" w:id="1499194366">
          <w:pPr/>
        </w:pPrChange>
      </w:pPr>
    </w:p>
    <w:p w:rsidR="0AEFFAD2" w:rsidP="0AEFFAD2" w:rsidRDefault="0AEFFAD2" w14:paraId="241BB8B5" w14:textId="19D2007B">
      <w:pPr>
        <w:pStyle w:val="Normal"/>
        <w:spacing w:after="0"/>
        <w:ind w:left="-360"/>
        <w:rPr>
          <w:ins w:author="McDonald, Sarah (sm9dv)" w:date="2019-07-17T11:57:30.395798" w:id="917312923"/>
        </w:rPr>
        <w:pPrChange w:author="McDonald, Sarah (sm9dv)" w:date="2019-07-17T11:57:30.395798" w:id="733024273">
          <w:pPr/>
        </w:pPrChange>
      </w:pPr>
    </w:p>
    <w:p w:rsidR="0AEFFAD2" w:rsidP="0AEFFAD2" w:rsidRDefault="0AEFFAD2" w14:paraId="23A64DB0" w14:textId="19D2007B">
      <w:pPr>
        <w:pStyle w:val="Normal"/>
        <w:spacing w:after="0"/>
        <w:ind w:left="-360"/>
        <w:rPr>
          <w:ins w:author="McDonald, Sarah (sm9dv)" w:date="2019-07-17T11:57:30.395798" w:id="875415500"/>
        </w:rPr>
        <w:pPrChange w:author="McDonald, Sarah (sm9dv)" w:date="2019-07-17T11:57:30.395798" w:id="1742868588">
          <w:pPr/>
        </w:pPrChange>
      </w:pPr>
    </w:p>
    <w:p w:rsidR="0AEFFAD2" w:rsidP="0AEFFAD2" w:rsidRDefault="0AEFFAD2" w14:paraId="5E35A3F1" w14:textId="19D2007B">
      <w:pPr>
        <w:pStyle w:val="Normal"/>
        <w:spacing w:after="0"/>
        <w:ind w:left="-360"/>
        <w:rPr>
          <w:ins w:author="McDonald, Sarah (sm9dv)" w:date="2019-07-17T11:57:30.395798" w:id="613488179"/>
        </w:rPr>
        <w:pPrChange w:author="McDonald, Sarah (sm9dv)" w:date="2019-07-17T11:57:30.395798" w:id="1699582443">
          <w:pPr/>
        </w:pPrChange>
      </w:pPr>
    </w:p>
    <w:p w:rsidR="0AEFFAD2" w:rsidP="0AEFFAD2" w:rsidRDefault="0AEFFAD2" w14:paraId="7561A6F0" w14:textId="19D2007B">
      <w:pPr>
        <w:pStyle w:val="Normal"/>
        <w:spacing w:after="0"/>
        <w:ind w:left="-360"/>
        <w:rPr>
          <w:ins w:author="McDonald, Sarah (sm9dv)" w:date="2019-07-17T11:57:30.395798" w:id="488737866"/>
        </w:rPr>
        <w:pPrChange w:author="McDonald, Sarah (sm9dv)" w:date="2019-07-17T11:57:30.395798" w:id="1955526723">
          <w:pPr/>
        </w:pPrChange>
      </w:pPr>
    </w:p>
    <w:p w:rsidR="0AEFFAD2" w:rsidP="0AEFFAD2" w:rsidRDefault="0AEFFAD2" w14:paraId="12268DD6" w14:textId="19D2007B">
      <w:pPr>
        <w:pStyle w:val="Normal"/>
        <w:spacing w:after="0"/>
        <w:ind w:left="-360"/>
        <w:rPr>
          <w:ins w:author="McDonald, Sarah (sm9dv)" w:date="2019-07-17T11:57:30.395798" w:id="357164022"/>
        </w:rPr>
        <w:pPrChange w:author="McDonald, Sarah (sm9dv)" w:date="2019-07-17T11:57:30.395798" w:id="61501851">
          <w:pPr/>
        </w:pPrChange>
      </w:pPr>
    </w:p>
    <w:p w:rsidR="0AEFFAD2" w:rsidP="0AEFFAD2" w:rsidRDefault="0AEFFAD2" w14:paraId="15E2CDC4" w14:textId="19D2007B">
      <w:pPr>
        <w:pStyle w:val="Normal"/>
        <w:spacing w:after="0"/>
        <w:ind w:left="-360"/>
        <w:rPr>
          <w:ins w:author="McDonald, Sarah (sm9dv)" w:date="2019-07-17T11:57:30.395798" w:id="134090318"/>
        </w:rPr>
        <w:pPrChange w:author="McDonald, Sarah (sm9dv)" w:date="2019-07-17T11:57:30.395798" w:id="909486146">
          <w:pPr/>
        </w:pPrChange>
      </w:pPr>
    </w:p>
    <w:p w:rsidR="0AEFFAD2" w:rsidP="0AEFFAD2" w:rsidRDefault="0AEFFAD2" w14:paraId="7EE6592C" w14:textId="19D2007B">
      <w:pPr>
        <w:pStyle w:val="Normal"/>
        <w:spacing w:after="0"/>
        <w:ind w:left="-360"/>
        <w:rPr>
          <w:ins w:author="McDonald, Sarah (sm9dv)" w:date="2019-07-17T11:57:30.395798" w:id="52354875"/>
        </w:rPr>
        <w:pPrChange w:author="McDonald, Sarah (sm9dv)" w:date="2019-07-17T11:57:30.395798" w:id="502256900">
          <w:pPr/>
        </w:pPrChange>
      </w:pPr>
    </w:p>
    <w:p w:rsidR="0AEFFAD2" w:rsidP="0AEFFAD2" w:rsidRDefault="0AEFFAD2" w14:paraId="7BA93B9E" w14:textId="19D2007B">
      <w:pPr>
        <w:pStyle w:val="Normal"/>
        <w:spacing w:after="0"/>
        <w:ind w:left="-360"/>
        <w:pPrChange w:author="McDonald, Sarah (sm9dv)" w:date="2019-07-17T11:57:30.395798" w:id="917097148">
          <w:pPr/>
        </w:pPrChange>
      </w:pPr>
    </w:p>
    <w:sectPr w:rsidR="1262A12E">
      <w:sectPrChange w:author="McDonald, Sarah (sm9dv)" w:date="2019-07-17T11:57:00.0739405" w:id="1256802219">
        <w:sectPr w:rsidR="1262A12E">
          <w:pgSz w:w="12240" w:h="15840"/>
          <w:pgMar w:top="1440" w:right="1440" w:bottom="1440" w:left="1440" w:header="720" w:footer="720" w:gutter="0"/>
          <w:cols w:space="720"/>
          <w:docGrid w:linePitch="360"/>
        </w:sectPr>
      </w:sectPrChange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PT(" w:author="Pristavec, Teja (tp2sk)" w:date="2019-07-17T09:44:00Z" w:id="10">
    <w:p w:rsidR="00224D11" w:rsidRDefault="00224D11" w14:paraId="00EDAA33" w14:textId="3565E22B">
      <w:pPr>
        <w:pStyle w:val="CommentText"/>
      </w:pPr>
      <w:r>
        <w:rPr>
          <w:rStyle w:val="CommentReference"/>
        </w:rPr>
        <w:annotationRef/>
      </w:r>
      <w:r>
        <w:t xml:space="preserve">We </w:t>
      </w:r>
      <w:proofErr w:type="gramStart"/>
      <w:r>
        <w:t>have to</w:t>
      </w:r>
      <w:proofErr w:type="gramEnd"/>
      <w:r>
        <w:t xml:space="preserve"> be diplomatic with the language here (this is a very politically loaded topic </w:t>
      </w:r>
      <w:r>
        <w:sym w:font="Wingdings" w:char="F04A"/>
      </w:r>
      <w: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EDAA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EDAA33" w16cid:durableId="20D96C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7ABE"/>
    <w:multiLevelType w:val="hybridMultilevel"/>
    <w:tmpl w:val="E110D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D83D9E"/>
    <w:multiLevelType w:val="hybridMultilevel"/>
    <w:tmpl w:val="4D66A154"/>
    <w:lvl w:ilvl="0" w:tplc="99AA96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10A3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8AAD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98E2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C21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D0B1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CCF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3E52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66E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FE6B7C"/>
    <w:multiLevelType w:val="hybridMultilevel"/>
    <w:tmpl w:val="CA00DF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E6F0ABB"/>
    <w:multiLevelType w:val="hybridMultilevel"/>
    <w:tmpl w:val="B3A42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EE6289"/>
    <w:multiLevelType w:val="hybridMultilevel"/>
    <w:tmpl w:val="039483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ristavec, Teja (tp2sk)">
    <w15:presenceInfo w15:providerId="AD" w15:userId="S::tp2sk@virginia.edu::00cf13b9-11d0-4226-9758-f1da88123884"/>
  </w15:person>
  <w15:person w15:author="McDonald, Sarah (sm9dv)">
    <w15:presenceInfo w15:providerId="None" w15:userId="McDonald, Sarah (sm9dv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cwNTCxMDA1Nzc0NDRV0lEKTi0uzszPAykwrAUAyEso7ywAAAA="/>
  </w:docVars>
  <w:rsids>
    <w:rsidRoot w:val="6CA039FB"/>
    <w:rsid w:val="00074ED3"/>
    <w:rsid w:val="001D125B"/>
    <w:rsid w:val="00224D11"/>
    <w:rsid w:val="004B72FC"/>
    <w:rsid w:val="00FC3D51"/>
    <w:rsid w:val="0AEFFAD2"/>
    <w:rsid w:val="101DC026"/>
    <w:rsid w:val="1262A12E"/>
    <w:rsid w:val="4302C2B8"/>
    <w:rsid w:val="4457D73E"/>
    <w:rsid w:val="5F1B6B31"/>
    <w:rsid w:val="6372668A"/>
    <w:rsid w:val="6CA0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39FB"/>
  <w15:chartTrackingRefBased/>
  <w15:docId w15:val="{9319CEA1-D2CF-48E0-A685-3E7E0EDD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4D1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24D1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24D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4D1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24D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D1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24D1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72F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D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ustomXml" Target="../customXml/item1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B28A6785-84A2-4E10-88C6-A7CEFBC07413}"/>
</file>

<file path=customXml/itemProps2.xml><?xml version="1.0" encoding="utf-8"?>
<ds:datastoreItem xmlns:ds="http://schemas.openxmlformats.org/officeDocument/2006/customXml" ds:itemID="{F0C4A4AD-24E1-4079-95A6-742A690AE1D9}"/>
</file>

<file path=customXml/itemProps3.xml><?xml version="1.0" encoding="utf-8"?>
<ds:datastoreItem xmlns:ds="http://schemas.openxmlformats.org/officeDocument/2006/customXml" ds:itemID="{FBCF1C6E-31D2-4513-9493-024C11451B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Savchyn, Kateryna (ks6pn)</cp:lastModifiedBy>
  <cp:revision>8</cp:revision>
  <dcterms:created xsi:type="dcterms:W3CDTF">2019-07-17T15:55:00Z</dcterms:created>
  <dcterms:modified xsi:type="dcterms:W3CDTF">2019-07-18T18:32:10Z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