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people.xml" ContentType="application/vnd.openxmlformats-officedocument.wordprocessingml.people+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7C7FFD" w14:textId="7DCCE3A8" w:rsidR="7D642501" w:rsidRDefault="00DF189F" w:rsidP="7D642501">
      <w:pPr>
        <w:rPr>
          <w:ins w:id="0" w:author="Michael Todd" w:date="2020-01-07T18:30:00Z"/>
          <w:rFonts w:ascii="Arial Narrow" w:eastAsiaTheme="minorEastAsia" w:hAnsi="Arial Narrow"/>
        </w:rPr>
      </w:pPr>
      <w:r>
        <w:rPr>
          <w:rFonts w:ascii="Arial Narrow" w:eastAsiaTheme="minorEastAsia" w:hAnsi="Arial Narrow"/>
        </w:rPr>
        <w:t xml:space="preserve">Burning Glass Technology </w:t>
      </w:r>
      <w:r w:rsidR="00E43A76">
        <w:rPr>
          <w:rFonts w:ascii="Arial Narrow" w:eastAsiaTheme="minorEastAsia" w:hAnsi="Arial Narrow"/>
        </w:rPr>
        <w:t xml:space="preserve">Resume Data </w:t>
      </w:r>
      <w:r w:rsidR="000C6B74">
        <w:rPr>
          <w:rFonts w:ascii="Arial Narrow" w:eastAsiaTheme="minorEastAsia" w:hAnsi="Arial Narrow"/>
        </w:rPr>
        <w:t>t</w:t>
      </w:r>
      <w:r w:rsidR="00E43A76">
        <w:rPr>
          <w:rFonts w:ascii="Arial Narrow" w:eastAsiaTheme="minorEastAsia" w:hAnsi="Arial Narrow"/>
        </w:rPr>
        <w:t>o</w:t>
      </w:r>
      <w:r w:rsidR="00E20218">
        <w:rPr>
          <w:rFonts w:ascii="Arial Narrow" w:eastAsiaTheme="minorEastAsia" w:hAnsi="Arial Narrow"/>
        </w:rPr>
        <w:t xml:space="preserve"> </w:t>
      </w:r>
      <w:r w:rsidR="00A34DBD">
        <w:rPr>
          <w:rFonts w:ascii="Arial Narrow" w:eastAsiaTheme="minorEastAsia" w:hAnsi="Arial Narrow"/>
        </w:rPr>
        <w:t>Iden</w:t>
      </w:r>
      <w:r w:rsidR="00373782">
        <w:rPr>
          <w:rFonts w:ascii="Arial Narrow" w:eastAsiaTheme="minorEastAsia" w:hAnsi="Arial Narrow"/>
        </w:rPr>
        <w:t xml:space="preserve">tify </w:t>
      </w:r>
      <w:r w:rsidR="00361F1E">
        <w:rPr>
          <w:rFonts w:ascii="Arial Narrow" w:eastAsiaTheme="minorEastAsia" w:hAnsi="Arial Narrow"/>
        </w:rPr>
        <w:t xml:space="preserve">Candidates in the </w:t>
      </w:r>
      <w:r w:rsidR="00873551">
        <w:rPr>
          <w:rFonts w:ascii="Arial Narrow" w:eastAsiaTheme="minorEastAsia" w:hAnsi="Arial Narrow"/>
        </w:rPr>
        <w:t xml:space="preserve">Skilled Technical Workforce </w:t>
      </w:r>
    </w:p>
    <w:p w14:paraId="3846AB81" w14:textId="0A2E36ED" w:rsidR="003C6533" w:rsidRDefault="003C6533" w:rsidP="7D642501">
      <w:pPr>
        <w:rPr>
          <w:ins w:id="1" w:author="Michael Todd" w:date="2020-01-07T18:30:00Z"/>
          <w:rFonts w:ascii="Arial Narrow" w:eastAsiaTheme="minorEastAsia" w:hAnsi="Arial Narrow"/>
        </w:rPr>
      </w:pPr>
    </w:p>
    <w:p w14:paraId="29FDEB61" w14:textId="05F5D09F" w:rsidR="003C6533" w:rsidRPr="00A64C3D" w:rsidRDefault="003C6533" w:rsidP="7D642501">
      <w:pPr>
        <w:rPr>
          <w:rFonts w:ascii="Arial Narrow" w:eastAsiaTheme="minorEastAsia" w:hAnsi="Arial Narrow"/>
        </w:rPr>
      </w:pPr>
      <w:ins w:id="2" w:author="Michael Todd" w:date="2020-01-07T18:30:00Z">
        <w:r>
          <w:rPr>
            <w:rFonts w:ascii="Arial Narrow" w:eastAsiaTheme="minorEastAsia" w:hAnsi="Arial Narrow"/>
          </w:rPr>
          <w:t>[This is well positioned for its intended audience at MethodSpace</w:t>
        </w:r>
      </w:ins>
      <w:ins w:id="3" w:author="Michael Todd" w:date="2020-01-07T18:31:00Z">
        <w:r>
          <w:rPr>
            <w:rFonts w:ascii="Arial Narrow" w:eastAsiaTheme="minorEastAsia" w:hAnsi="Arial Narrow"/>
          </w:rPr>
          <w:t>, with its literate exploration of the process and how others might pursue a similar path.</w:t>
        </w:r>
      </w:ins>
      <w:ins w:id="4" w:author="Michael Todd" w:date="2020-01-07T18:32:00Z">
        <w:r>
          <w:rPr>
            <w:rFonts w:ascii="Arial Narrow" w:eastAsiaTheme="minorEastAsia" w:hAnsi="Arial Narrow"/>
          </w:rPr>
          <w:t xml:space="preserve"> That you make that utility explicit in the conclusion is particularly noteworthy, and gains my admiration</w:t>
        </w:r>
      </w:ins>
      <w:ins w:id="5" w:author="Michael Todd" w:date="2020-01-07T18:30:00Z">
        <w:r>
          <w:rPr>
            <w:rFonts w:ascii="Arial Narrow" w:eastAsiaTheme="minorEastAsia" w:hAnsi="Arial Narrow"/>
          </w:rPr>
          <w:t>. That said, I think we do need a brief foray into the societal value of what the knowledge gained woul</w:t>
        </w:r>
      </w:ins>
      <w:ins w:id="6" w:author="Michael Todd" w:date="2020-01-07T18:31:00Z">
        <w:r>
          <w:rPr>
            <w:rFonts w:ascii="Arial Narrow" w:eastAsiaTheme="minorEastAsia" w:hAnsi="Arial Narrow"/>
          </w:rPr>
          <w:t>d</w:t>
        </w:r>
      </w:ins>
      <w:ins w:id="7" w:author="Michael Todd" w:date="2020-01-07T18:30:00Z">
        <w:r>
          <w:rPr>
            <w:rFonts w:ascii="Arial Narrow" w:eastAsiaTheme="minorEastAsia" w:hAnsi="Arial Narrow"/>
          </w:rPr>
          <w:t xml:space="preserve"> have in a policy setting.</w:t>
        </w:r>
      </w:ins>
      <w:ins w:id="8" w:author="Michael Todd" w:date="2020-01-07T18:34:00Z">
        <w:r>
          <w:rPr>
            <w:rFonts w:ascii="Arial Narrow" w:eastAsiaTheme="minorEastAsia" w:hAnsi="Arial Narrow"/>
          </w:rPr>
          <w:t xml:space="preserve"> Especially since you are mining a data source that hasn’t been tapped before, I’d expect there are some important, or at least </w:t>
        </w:r>
      </w:ins>
      <w:ins w:id="9" w:author="Michael Todd" w:date="2020-01-07T18:35:00Z">
        <w:r>
          <w:rPr>
            <w:rFonts w:ascii="Arial Narrow" w:eastAsiaTheme="minorEastAsia" w:hAnsi="Arial Narrow"/>
          </w:rPr>
          <w:t>interesting</w:t>
        </w:r>
      </w:ins>
      <w:ins w:id="10" w:author="Michael Todd" w:date="2020-01-07T18:34:00Z">
        <w:r>
          <w:rPr>
            <w:rFonts w:ascii="Arial Narrow" w:eastAsiaTheme="minorEastAsia" w:hAnsi="Arial Narrow"/>
          </w:rPr>
          <w:t>,</w:t>
        </w:r>
      </w:ins>
      <w:ins w:id="11" w:author="Michael Todd" w:date="2020-01-07T18:35:00Z">
        <w:r>
          <w:rPr>
            <w:rFonts w:ascii="Arial Narrow" w:eastAsiaTheme="minorEastAsia" w:hAnsi="Arial Narrow"/>
          </w:rPr>
          <w:t xml:space="preserve"> questions that can be answered with this data.and your approach/analysis</w:t>
        </w:r>
      </w:ins>
      <w:ins w:id="12" w:author="Michael Todd" w:date="2020-01-07T18:43:00Z">
        <w:r w:rsidR="00792921">
          <w:rPr>
            <w:rFonts w:ascii="Arial Narrow" w:eastAsiaTheme="minorEastAsia" w:hAnsi="Arial Narrow"/>
          </w:rPr>
          <w:t>, if only for potential employers if not the general policy world</w:t>
        </w:r>
      </w:ins>
      <w:bookmarkStart w:id="13" w:name="_GoBack"/>
      <w:bookmarkEnd w:id="13"/>
      <w:ins w:id="14" w:author="Michael Todd" w:date="2020-01-07T18:35:00Z">
        <w:r>
          <w:rPr>
            <w:rFonts w:ascii="Arial Narrow" w:eastAsiaTheme="minorEastAsia" w:hAnsi="Arial Narrow"/>
          </w:rPr>
          <w:t>.]</w:t>
        </w:r>
      </w:ins>
    </w:p>
    <w:p w14:paraId="10F727CF" w14:textId="7C8DCDC8" w:rsidR="1CD7E159" w:rsidRPr="00A64C3D" w:rsidRDefault="7D642501" w:rsidP="7D642501">
      <w:pPr>
        <w:pStyle w:val="ListParagraph"/>
        <w:numPr>
          <w:ilvl w:val="0"/>
          <w:numId w:val="3"/>
        </w:numPr>
        <w:rPr>
          <w:rFonts w:ascii="Arial Narrow" w:hAnsi="Arial Narrow"/>
        </w:rPr>
      </w:pPr>
      <w:r w:rsidRPr="00A64C3D">
        <w:rPr>
          <w:rFonts w:ascii="Arial Narrow" w:eastAsiaTheme="minorEastAsia" w:hAnsi="Arial Narrow"/>
        </w:rPr>
        <w:t>Introduction</w:t>
      </w:r>
    </w:p>
    <w:p w14:paraId="1D309417" w14:textId="44FFEA77" w:rsidR="00585EFE" w:rsidRDefault="7D642501" w:rsidP="7D642501">
      <w:pPr>
        <w:rPr>
          <w:rFonts w:ascii="Arial Narrow" w:eastAsiaTheme="minorEastAsia" w:hAnsi="Arial Narrow"/>
        </w:rPr>
      </w:pPr>
      <w:r w:rsidRPr="00A64C3D">
        <w:rPr>
          <w:rFonts w:ascii="Arial Narrow" w:eastAsiaTheme="minorEastAsia" w:hAnsi="Arial Narrow"/>
        </w:rPr>
        <w:t>Burning Glass Technologies (BGT</w:t>
      </w:r>
      <w:r w:rsidR="55179AAD" w:rsidRPr="55179AAD">
        <w:rPr>
          <w:rFonts w:ascii="Arial Narrow" w:eastAsiaTheme="minorEastAsia" w:hAnsi="Arial Narrow"/>
        </w:rPr>
        <w:t>)</w:t>
      </w:r>
      <w:r w:rsidRPr="00A64C3D">
        <w:rPr>
          <w:rFonts w:ascii="Arial Narrow" w:eastAsiaTheme="minorEastAsia" w:hAnsi="Arial Narrow"/>
        </w:rPr>
        <w:t xml:space="preserve"> is a Boston-headquartered labor market analytics firm that uses artificial intelligence to collect and host a massive repository of job-ad and resume data. The job-ad data have been </w:t>
      </w:r>
      <w:r w:rsidR="00D37191">
        <w:rPr>
          <w:rFonts w:ascii="Arial Narrow" w:eastAsiaTheme="minorEastAsia" w:hAnsi="Arial Narrow"/>
        </w:rPr>
        <w:t xml:space="preserve">compared </w:t>
      </w:r>
      <w:r w:rsidR="00771B1A" w:rsidRPr="00A64C3D">
        <w:rPr>
          <w:rFonts w:ascii="Arial Narrow" w:eastAsiaTheme="minorEastAsia" w:hAnsi="Arial Narrow"/>
        </w:rPr>
        <w:t xml:space="preserve">against federal and state surveys </w:t>
      </w:r>
      <w:r w:rsidRPr="00A64C3D">
        <w:rPr>
          <w:rFonts w:ascii="Arial Narrow" w:eastAsiaTheme="minorEastAsia" w:hAnsi="Arial Narrow"/>
        </w:rPr>
        <w:t xml:space="preserve">by researchers </w:t>
      </w:r>
      <w:r w:rsidR="00D10054" w:rsidRPr="00A64C3D">
        <w:rPr>
          <w:rFonts w:ascii="Arial Narrow" w:eastAsiaTheme="minorEastAsia" w:hAnsi="Arial Narrow"/>
        </w:rPr>
        <w:t xml:space="preserve">who have used </w:t>
      </w:r>
      <w:r w:rsidR="3F3EAA5A" w:rsidRPr="3F3EAA5A">
        <w:rPr>
          <w:rFonts w:ascii="Arial Narrow" w:eastAsiaTheme="minorEastAsia" w:hAnsi="Arial Narrow"/>
        </w:rPr>
        <w:t>it</w:t>
      </w:r>
      <w:r w:rsidR="00D10054" w:rsidRPr="00A64C3D">
        <w:rPr>
          <w:rFonts w:ascii="Arial Narrow" w:eastAsiaTheme="minorEastAsia" w:hAnsi="Arial Narrow"/>
        </w:rPr>
        <w:t xml:space="preserve"> </w:t>
      </w:r>
      <w:r w:rsidRPr="00A64C3D">
        <w:rPr>
          <w:rFonts w:ascii="Arial Narrow" w:eastAsiaTheme="minorEastAsia" w:hAnsi="Arial Narrow"/>
        </w:rPr>
        <w:t>to track job-ad skill changes for occupations under various economic conditions</w:t>
      </w:r>
      <w:r w:rsidR="004C5D96">
        <w:rPr>
          <w:rFonts w:ascii="Arial Narrow" w:eastAsiaTheme="minorEastAsia" w:hAnsi="Arial Narrow"/>
        </w:rPr>
        <w:t xml:space="preserve"> and geographic locations</w:t>
      </w:r>
      <w:r w:rsidRPr="00A64C3D">
        <w:rPr>
          <w:rFonts w:ascii="Arial Narrow" w:eastAsiaTheme="minorEastAsia" w:hAnsi="Arial Narrow"/>
        </w:rPr>
        <w:t xml:space="preserve">. </w:t>
      </w:r>
      <w:r w:rsidR="00F46BE9">
        <w:rPr>
          <w:rFonts w:ascii="Arial Narrow" w:eastAsiaTheme="minorEastAsia" w:hAnsi="Arial Narrow"/>
        </w:rPr>
        <w:t>In contrast</w:t>
      </w:r>
      <w:r w:rsidRPr="00A64C3D">
        <w:rPr>
          <w:rFonts w:ascii="Arial Narrow" w:eastAsiaTheme="minorEastAsia" w:hAnsi="Arial Narrow"/>
        </w:rPr>
        <w:t xml:space="preserve">, there has been no published research </w:t>
      </w:r>
      <w:ins w:id="15" w:author="Michael Todd" w:date="2020-01-07T06:53:00Z">
        <w:r w:rsidR="00BF3F7B">
          <w:rPr>
            <w:rFonts w:ascii="Arial Narrow" w:eastAsiaTheme="minorEastAsia" w:hAnsi="Arial Narrow"/>
          </w:rPr>
          <w:t xml:space="preserve">-- </w:t>
        </w:r>
      </w:ins>
      <w:r w:rsidRPr="00A64C3D">
        <w:rPr>
          <w:rFonts w:ascii="Arial Narrow" w:eastAsiaTheme="minorEastAsia" w:hAnsi="Arial Narrow"/>
        </w:rPr>
        <w:t xml:space="preserve">outside of BGT </w:t>
      </w:r>
      <w:r w:rsidR="00585EFE">
        <w:rPr>
          <w:rFonts w:ascii="Arial Narrow" w:eastAsiaTheme="minorEastAsia" w:hAnsi="Arial Narrow"/>
        </w:rPr>
        <w:t xml:space="preserve">publications </w:t>
      </w:r>
      <w:ins w:id="16" w:author="Michael Todd" w:date="2020-01-07T06:53:00Z">
        <w:r w:rsidR="00BF3F7B">
          <w:rPr>
            <w:rFonts w:ascii="Arial Narrow" w:eastAsiaTheme="minorEastAsia" w:hAnsi="Arial Narrow"/>
          </w:rPr>
          <w:t xml:space="preserve">-- </w:t>
        </w:r>
      </w:ins>
      <w:r w:rsidRPr="00A64C3D">
        <w:rPr>
          <w:rFonts w:ascii="Arial Narrow" w:eastAsiaTheme="minorEastAsia" w:hAnsi="Arial Narrow"/>
        </w:rPr>
        <w:t xml:space="preserve">that uses their resume data. </w:t>
      </w:r>
    </w:p>
    <w:p w14:paraId="198C046E" w14:textId="1B0589B0" w:rsidR="7D642501" w:rsidRPr="00A64C3D" w:rsidRDefault="002B692A" w:rsidP="7D642501">
      <w:pPr>
        <w:rPr>
          <w:rFonts w:ascii="Arial Narrow" w:eastAsiaTheme="minorEastAsia" w:hAnsi="Arial Narrow"/>
        </w:rPr>
      </w:pPr>
      <w:r>
        <w:rPr>
          <w:rFonts w:ascii="Arial Narrow" w:eastAsiaTheme="minorEastAsia" w:hAnsi="Arial Narrow"/>
        </w:rPr>
        <w:t>Our</w:t>
      </w:r>
      <w:r w:rsidR="00D16024">
        <w:rPr>
          <w:rFonts w:ascii="Arial Narrow" w:eastAsiaTheme="minorEastAsia" w:hAnsi="Arial Narrow"/>
        </w:rPr>
        <w:t xml:space="preserve"> research </w:t>
      </w:r>
      <w:del w:id="17" w:author="Michael Todd" w:date="2020-01-07T06:53:00Z">
        <w:r w:rsidDel="00BF3F7B">
          <w:rPr>
            <w:rFonts w:ascii="Arial Narrow" w:eastAsiaTheme="minorEastAsia" w:hAnsi="Arial Narrow"/>
          </w:rPr>
          <w:delText xml:space="preserve">is </w:delText>
        </w:r>
        <w:r w:rsidR="00C22168" w:rsidDel="00BF3F7B">
          <w:rPr>
            <w:rFonts w:ascii="Arial Narrow" w:eastAsiaTheme="minorEastAsia" w:hAnsi="Arial Narrow"/>
          </w:rPr>
          <w:delText>using</w:delText>
        </w:r>
      </w:del>
      <w:ins w:id="18" w:author="Michael Todd" w:date="2020-01-07T06:53:00Z">
        <w:r w:rsidR="00BF3F7B">
          <w:rPr>
            <w:rFonts w:ascii="Arial Narrow" w:eastAsiaTheme="minorEastAsia" w:hAnsi="Arial Narrow"/>
          </w:rPr>
          <w:t>uses</w:t>
        </w:r>
      </w:ins>
      <w:r w:rsidR="00373F3D">
        <w:rPr>
          <w:rFonts w:ascii="Arial Narrow" w:eastAsiaTheme="minorEastAsia" w:hAnsi="Arial Narrow"/>
        </w:rPr>
        <w:t xml:space="preserve"> BGT resume data </w:t>
      </w:r>
      <w:r w:rsidR="00C22168">
        <w:rPr>
          <w:rFonts w:ascii="Arial Narrow" w:eastAsiaTheme="minorEastAsia" w:hAnsi="Arial Narrow"/>
        </w:rPr>
        <w:t xml:space="preserve">to explore </w:t>
      </w:r>
      <w:r w:rsidR="00D16024">
        <w:rPr>
          <w:rFonts w:ascii="Arial Narrow" w:eastAsiaTheme="minorEastAsia" w:hAnsi="Arial Narrow"/>
        </w:rPr>
        <w:t>the p</w:t>
      </w:r>
      <w:r w:rsidR="004F2D9E" w:rsidRPr="004F2D9E">
        <w:rPr>
          <w:rFonts w:ascii="Arial Narrow" w:eastAsiaTheme="minorEastAsia" w:hAnsi="Arial Narrow"/>
        </w:rPr>
        <w:t>athways to a non-degree credential</w:t>
      </w:r>
      <w:r w:rsidR="004F2D9E" w:rsidRPr="004F2D9E">
        <w:rPr>
          <w:rFonts w:ascii="Arial Narrow" w:eastAsiaTheme="minorEastAsia" w:hAnsi="Arial Narrow"/>
          <w:vertAlign w:val="superscript"/>
        </w:rPr>
        <w:footnoteReference w:id="2"/>
      </w:r>
      <w:r w:rsidR="004F2D9E" w:rsidRPr="004F2D9E">
        <w:rPr>
          <w:rFonts w:ascii="Arial Narrow" w:eastAsiaTheme="minorEastAsia" w:hAnsi="Arial Narrow"/>
        </w:rPr>
        <w:t xml:space="preserve"> </w:t>
      </w:r>
      <w:ins w:id="19" w:author="Michael Todd" w:date="2020-01-07T06:54:00Z">
        <w:r w:rsidR="00BF3F7B">
          <w:rPr>
            <w:rFonts w:ascii="Arial Narrow" w:eastAsiaTheme="minorEastAsia" w:hAnsi="Arial Narrow"/>
          </w:rPr>
          <w:t xml:space="preserve">[The footnote is useful and appropriate, but often these don’t render </w:t>
        </w:r>
      </w:ins>
      <w:ins w:id="20" w:author="Michael Todd" w:date="2020-01-07T07:08:00Z">
        <w:r w:rsidR="00C90B3B">
          <w:rPr>
            <w:rFonts w:ascii="Arial Narrow" w:eastAsiaTheme="minorEastAsia" w:hAnsi="Arial Narrow"/>
          </w:rPr>
          <w:t xml:space="preserve">well </w:t>
        </w:r>
      </w:ins>
      <w:ins w:id="21" w:author="Michael Todd" w:date="2020-01-07T06:54:00Z">
        <w:r w:rsidR="00BF3F7B">
          <w:rPr>
            <w:rFonts w:ascii="Arial Narrow" w:eastAsiaTheme="minorEastAsia" w:hAnsi="Arial Narrow"/>
          </w:rPr>
          <w:t xml:space="preserve">in many online </w:t>
        </w:r>
      </w:ins>
      <w:ins w:id="22" w:author="Michael Todd" w:date="2020-01-07T07:08:00Z">
        <w:r w:rsidR="00C90B3B">
          <w:rPr>
            <w:rFonts w:ascii="Arial Narrow" w:eastAsiaTheme="minorEastAsia" w:hAnsi="Arial Narrow"/>
          </w:rPr>
          <w:t>applications</w:t>
        </w:r>
      </w:ins>
      <w:ins w:id="23" w:author="Michael Todd" w:date="2020-01-07T06:54:00Z">
        <w:r w:rsidR="00BF3F7B">
          <w:rPr>
            <w:rFonts w:ascii="Arial Narrow" w:eastAsiaTheme="minorEastAsia" w:hAnsi="Arial Narrow"/>
          </w:rPr>
          <w:t xml:space="preserve"> so you might consider another approach</w:t>
        </w:r>
      </w:ins>
      <w:ins w:id="24" w:author="Michael Todd" w:date="2020-01-07T07:02:00Z">
        <w:r w:rsidR="00BF3F7B">
          <w:rPr>
            <w:rFonts w:ascii="Arial Narrow" w:eastAsiaTheme="minorEastAsia" w:hAnsi="Arial Narrow"/>
          </w:rPr>
          <w:t xml:space="preserve"> for this others</w:t>
        </w:r>
      </w:ins>
      <w:ins w:id="25" w:author="Michael Todd" w:date="2020-01-07T06:54:00Z">
        <w:r w:rsidR="00BF3F7B">
          <w:rPr>
            <w:rFonts w:ascii="Arial Narrow" w:eastAsiaTheme="minorEastAsia" w:hAnsi="Arial Narrow"/>
          </w:rPr>
          <w:t xml:space="preserve">.] </w:t>
        </w:r>
      </w:ins>
      <w:r w:rsidR="004F2D9E" w:rsidRPr="004F2D9E">
        <w:rPr>
          <w:rFonts w:ascii="Arial Narrow" w:eastAsiaTheme="minorEastAsia" w:hAnsi="Arial Narrow"/>
        </w:rPr>
        <w:t xml:space="preserve">for </w:t>
      </w:r>
      <w:r w:rsidR="000840D3">
        <w:rPr>
          <w:rFonts w:ascii="Arial Narrow" w:eastAsiaTheme="minorEastAsia" w:hAnsi="Arial Narrow"/>
        </w:rPr>
        <w:t>job seeker</w:t>
      </w:r>
      <w:r w:rsidR="00CB558C">
        <w:rPr>
          <w:rFonts w:ascii="Arial Narrow" w:eastAsiaTheme="minorEastAsia" w:hAnsi="Arial Narrow"/>
        </w:rPr>
        <w:t>s</w:t>
      </w:r>
      <w:r w:rsidR="000840D3">
        <w:rPr>
          <w:rFonts w:ascii="Arial Narrow" w:eastAsiaTheme="minorEastAsia" w:hAnsi="Arial Narrow"/>
        </w:rPr>
        <w:t xml:space="preserve"> with less than a bach</w:t>
      </w:r>
      <w:r w:rsidR="0094576A">
        <w:rPr>
          <w:rFonts w:ascii="Arial Narrow" w:eastAsiaTheme="minorEastAsia" w:hAnsi="Arial Narrow"/>
        </w:rPr>
        <w:t>e</w:t>
      </w:r>
      <w:r w:rsidR="000840D3">
        <w:rPr>
          <w:rFonts w:ascii="Arial Narrow" w:eastAsiaTheme="minorEastAsia" w:hAnsi="Arial Narrow"/>
        </w:rPr>
        <w:t>lor’s degree</w:t>
      </w:r>
      <w:r w:rsidR="0094576A">
        <w:rPr>
          <w:rFonts w:ascii="Arial Narrow" w:eastAsiaTheme="minorEastAsia" w:hAnsi="Arial Narrow"/>
        </w:rPr>
        <w:t xml:space="preserve"> t</w:t>
      </w:r>
      <w:r w:rsidR="004F2D9E" w:rsidRPr="004F2D9E">
        <w:rPr>
          <w:rFonts w:ascii="Arial Narrow" w:eastAsiaTheme="minorEastAsia" w:hAnsi="Arial Narrow"/>
        </w:rPr>
        <w:t xml:space="preserve">hat will provide them with the skills necessary to secure a job in the </w:t>
      </w:r>
      <w:del w:id="26" w:author="Michael Todd" w:date="2020-01-07T07:00:00Z">
        <w:r w:rsidR="001627C9" w:rsidDel="00BF3F7B">
          <w:rPr>
            <w:rFonts w:ascii="Arial Narrow" w:eastAsiaTheme="minorEastAsia" w:hAnsi="Arial Narrow"/>
          </w:rPr>
          <w:delText xml:space="preserve">Skilled </w:delText>
        </w:r>
      </w:del>
      <w:ins w:id="27" w:author="Michael Todd" w:date="2020-01-07T07:00:00Z">
        <w:r w:rsidR="00BF3F7B">
          <w:rPr>
            <w:rFonts w:ascii="Arial Narrow" w:eastAsiaTheme="minorEastAsia" w:hAnsi="Arial Narrow"/>
          </w:rPr>
          <w:t>s</w:t>
        </w:r>
        <w:r w:rsidR="00BF3F7B">
          <w:rPr>
            <w:rFonts w:ascii="Arial Narrow" w:eastAsiaTheme="minorEastAsia" w:hAnsi="Arial Narrow"/>
          </w:rPr>
          <w:t xml:space="preserve">killed </w:t>
        </w:r>
      </w:ins>
      <w:del w:id="28" w:author="Michael Todd" w:date="2020-01-07T07:00:00Z">
        <w:r w:rsidR="001627C9" w:rsidDel="00BF3F7B">
          <w:rPr>
            <w:rFonts w:ascii="Arial Narrow" w:eastAsiaTheme="minorEastAsia" w:hAnsi="Arial Narrow"/>
          </w:rPr>
          <w:delText xml:space="preserve">Technical </w:delText>
        </w:r>
      </w:del>
      <w:ins w:id="29" w:author="Michael Todd" w:date="2020-01-07T07:00:00Z">
        <w:r w:rsidR="00BF3F7B">
          <w:rPr>
            <w:rFonts w:ascii="Arial Narrow" w:eastAsiaTheme="minorEastAsia" w:hAnsi="Arial Narrow"/>
          </w:rPr>
          <w:t>t</w:t>
        </w:r>
        <w:r w:rsidR="00BF3F7B">
          <w:rPr>
            <w:rFonts w:ascii="Arial Narrow" w:eastAsiaTheme="minorEastAsia" w:hAnsi="Arial Narrow"/>
          </w:rPr>
          <w:t xml:space="preserve">echnical </w:t>
        </w:r>
      </w:ins>
      <w:del w:id="30" w:author="Michael Todd" w:date="2020-01-07T07:00:00Z">
        <w:r w:rsidR="001627C9" w:rsidDel="00BF3F7B">
          <w:rPr>
            <w:rFonts w:ascii="Arial Narrow" w:eastAsiaTheme="minorEastAsia" w:hAnsi="Arial Narrow"/>
          </w:rPr>
          <w:delText xml:space="preserve">Workforce </w:delText>
        </w:r>
      </w:del>
      <w:ins w:id="31" w:author="Michael Todd" w:date="2020-01-07T07:00:00Z">
        <w:r w:rsidR="00BF3F7B">
          <w:rPr>
            <w:rFonts w:ascii="Arial Narrow" w:eastAsiaTheme="minorEastAsia" w:hAnsi="Arial Narrow"/>
          </w:rPr>
          <w:t>w</w:t>
        </w:r>
        <w:r w:rsidR="00BF3F7B">
          <w:rPr>
            <w:rFonts w:ascii="Arial Narrow" w:eastAsiaTheme="minorEastAsia" w:hAnsi="Arial Narrow"/>
          </w:rPr>
          <w:t xml:space="preserve">orkforce </w:t>
        </w:r>
      </w:ins>
      <w:del w:id="32" w:author="Michael Todd" w:date="2020-01-07T07:00:00Z">
        <w:r w:rsidR="001627C9" w:rsidDel="00BF3F7B">
          <w:rPr>
            <w:rFonts w:ascii="Arial Narrow" w:eastAsiaTheme="minorEastAsia" w:hAnsi="Arial Narrow"/>
          </w:rPr>
          <w:delText>(STW)</w:delText>
        </w:r>
      </w:del>
      <w:ins w:id="33" w:author="Michael Todd" w:date="2020-01-07T07:00:00Z">
        <w:r w:rsidR="00BF3F7B">
          <w:rPr>
            <w:rFonts w:ascii="Arial Narrow" w:eastAsiaTheme="minorEastAsia" w:hAnsi="Arial Narrow"/>
          </w:rPr>
          <w:t>[Given how many acronyms we have already, can we skip this one and others that appear only once?]</w:t>
        </w:r>
      </w:ins>
      <w:r w:rsidR="001627C9">
        <w:rPr>
          <w:rFonts w:ascii="Arial Narrow" w:eastAsiaTheme="minorEastAsia" w:hAnsi="Arial Narrow"/>
        </w:rPr>
        <w:t xml:space="preserve">. A </w:t>
      </w:r>
      <w:del w:id="34" w:author="Michael Todd" w:date="2020-01-07T07:00:00Z">
        <w:r w:rsidR="004F2D9E" w:rsidRPr="004F2D9E" w:rsidDel="00BF3F7B">
          <w:rPr>
            <w:rFonts w:ascii="Arial Narrow" w:eastAsiaTheme="minorEastAsia" w:hAnsi="Arial Narrow"/>
          </w:rPr>
          <w:delText xml:space="preserve">STW </w:delText>
        </w:r>
      </w:del>
      <w:r w:rsidR="004F2D9E" w:rsidRPr="004F2D9E">
        <w:rPr>
          <w:rFonts w:ascii="Arial Narrow" w:eastAsiaTheme="minorEastAsia" w:hAnsi="Arial Narrow"/>
        </w:rPr>
        <w:t xml:space="preserve">job </w:t>
      </w:r>
      <w:ins w:id="35" w:author="Michael Todd" w:date="2020-01-07T07:01:00Z">
        <w:r w:rsidR="00BF3F7B">
          <w:rPr>
            <w:rFonts w:ascii="Arial Narrow" w:eastAsiaTheme="minorEastAsia" w:hAnsi="Arial Narrow"/>
          </w:rPr>
          <w:t xml:space="preserve">in the skilled technical workforce </w:t>
        </w:r>
      </w:ins>
      <w:r w:rsidR="004F2D9E" w:rsidRPr="004F2D9E">
        <w:rPr>
          <w:rFonts w:ascii="Arial Narrow" w:eastAsiaTheme="minorEastAsia" w:hAnsi="Arial Narrow"/>
        </w:rPr>
        <w:t xml:space="preserve">meets two criteria: a high level of knowledge in a technical domain and </w:t>
      </w:r>
      <w:r w:rsidR="001627C9">
        <w:rPr>
          <w:rFonts w:ascii="Arial Narrow" w:eastAsiaTheme="minorEastAsia" w:hAnsi="Arial Narrow"/>
        </w:rPr>
        <w:t xml:space="preserve">is </w:t>
      </w:r>
      <w:r w:rsidR="004F2D9E" w:rsidRPr="004F2D9E">
        <w:rPr>
          <w:rFonts w:ascii="Arial Narrow" w:eastAsiaTheme="minorEastAsia" w:hAnsi="Arial Narrow"/>
        </w:rPr>
        <w:t>open to workers without a bachelor’s degree (Rothwell</w:t>
      </w:r>
      <w:r w:rsidR="00EE7AC4">
        <w:rPr>
          <w:rFonts w:ascii="Arial Narrow" w:eastAsiaTheme="minorEastAsia" w:hAnsi="Arial Narrow"/>
        </w:rPr>
        <w:t xml:space="preserve"> 2016</w:t>
      </w:r>
      <w:r w:rsidR="006650A0">
        <w:rPr>
          <w:rStyle w:val="FootnoteReference"/>
          <w:rFonts w:ascii="Arial Narrow" w:eastAsiaTheme="minorEastAsia" w:hAnsi="Arial Narrow"/>
        </w:rPr>
        <w:footnoteReference w:id="3"/>
      </w:r>
      <w:r w:rsidR="004F2D9E" w:rsidRPr="004F2D9E">
        <w:rPr>
          <w:rFonts w:ascii="Arial Narrow" w:eastAsiaTheme="minorEastAsia" w:hAnsi="Arial Narrow"/>
        </w:rPr>
        <w:t>)</w:t>
      </w:r>
      <w:r w:rsidR="00004399">
        <w:rPr>
          <w:rFonts w:ascii="Arial Narrow" w:eastAsiaTheme="minorEastAsia" w:hAnsi="Arial Narrow"/>
        </w:rPr>
        <w:t xml:space="preserve">. </w:t>
      </w:r>
      <w:r w:rsidR="00FC6A63" w:rsidRPr="00A64C3D">
        <w:rPr>
          <w:rFonts w:ascii="Arial Narrow" w:eastAsiaTheme="minorEastAsia" w:hAnsi="Arial Narrow"/>
        </w:rPr>
        <w:t>This brief</w:t>
      </w:r>
      <w:r w:rsidR="7D642501" w:rsidRPr="00A64C3D">
        <w:rPr>
          <w:rFonts w:ascii="Arial Narrow" w:eastAsiaTheme="minorEastAsia" w:hAnsi="Arial Narrow"/>
        </w:rPr>
        <w:t xml:space="preserve"> shares our work profiling </w:t>
      </w:r>
      <w:r w:rsidR="00FD4C1A">
        <w:rPr>
          <w:rFonts w:ascii="Arial Narrow" w:eastAsiaTheme="minorEastAsia" w:hAnsi="Arial Narrow"/>
        </w:rPr>
        <w:t xml:space="preserve">the data </w:t>
      </w:r>
      <w:r w:rsidR="7D642501" w:rsidRPr="00A64C3D">
        <w:rPr>
          <w:rFonts w:ascii="Arial Narrow" w:eastAsiaTheme="minorEastAsia" w:hAnsi="Arial Narrow"/>
        </w:rPr>
        <w:t xml:space="preserve">and </w:t>
      </w:r>
      <w:r w:rsidR="004E7C9E">
        <w:rPr>
          <w:rFonts w:ascii="Arial Narrow" w:eastAsiaTheme="minorEastAsia" w:hAnsi="Arial Narrow"/>
        </w:rPr>
        <w:t xml:space="preserve">deriving a maximum education variable </w:t>
      </w:r>
      <w:r w:rsidR="00CB558C">
        <w:rPr>
          <w:rFonts w:ascii="Arial Narrow" w:eastAsiaTheme="minorEastAsia" w:hAnsi="Arial Narrow"/>
        </w:rPr>
        <w:t xml:space="preserve">that </w:t>
      </w:r>
      <w:r w:rsidR="00A15B29">
        <w:rPr>
          <w:rFonts w:ascii="Arial Narrow" w:eastAsiaTheme="minorEastAsia" w:hAnsi="Arial Narrow"/>
        </w:rPr>
        <w:t xml:space="preserve">we </w:t>
      </w:r>
      <w:r w:rsidR="00933144">
        <w:rPr>
          <w:rFonts w:ascii="Arial Narrow" w:eastAsiaTheme="minorEastAsia" w:hAnsi="Arial Narrow"/>
        </w:rPr>
        <w:t xml:space="preserve">can use </w:t>
      </w:r>
      <w:r w:rsidR="00A15B29">
        <w:rPr>
          <w:rFonts w:ascii="Arial Narrow" w:eastAsiaTheme="minorEastAsia" w:hAnsi="Arial Narrow"/>
        </w:rPr>
        <w:t xml:space="preserve">to classify </w:t>
      </w:r>
      <w:r w:rsidR="00933144">
        <w:rPr>
          <w:rFonts w:ascii="Arial Narrow" w:eastAsiaTheme="minorEastAsia" w:hAnsi="Arial Narrow"/>
        </w:rPr>
        <w:t xml:space="preserve">each </w:t>
      </w:r>
      <w:r w:rsidR="00A15B29">
        <w:rPr>
          <w:rFonts w:ascii="Arial Narrow" w:eastAsiaTheme="minorEastAsia" w:hAnsi="Arial Narrow"/>
        </w:rPr>
        <w:t xml:space="preserve">resume </w:t>
      </w:r>
      <w:r w:rsidR="00E81723">
        <w:rPr>
          <w:rFonts w:ascii="Arial Narrow" w:eastAsiaTheme="minorEastAsia" w:hAnsi="Arial Narrow"/>
        </w:rPr>
        <w:t xml:space="preserve">into </w:t>
      </w:r>
      <w:r w:rsidR="00933144">
        <w:rPr>
          <w:rFonts w:ascii="Arial Narrow" w:eastAsiaTheme="minorEastAsia" w:hAnsi="Arial Narrow"/>
        </w:rPr>
        <w:t xml:space="preserve">one of </w:t>
      </w:r>
      <w:r w:rsidR="00E81723">
        <w:rPr>
          <w:rFonts w:ascii="Arial Narrow" w:eastAsiaTheme="minorEastAsia" w:hAnsi="Arial Narrow"/>
        </w:rPr>
        <w:t>two categories,</w:t>
      </w:r>
      <w:r w:rsidR="00933144">
        <w:rPr>
          <w:rFonts w:ascii="Arial Narrow" w:eastAsiaTheme="minorEastAsia" w:hAnsi="Arial Narrow"/>
        </w:rPr>
        <w:t xml:space="preserve"> </w:t>
      </w:r>
      <w:r w:rsidR="00491F95">
        <w:rPr>
          <w:rFonts w:ascii="Arial Narrow" w:eastAsiaTheme="minorEastAsia" w:hAnsi="Arial Narrow"/>
        </w:rPr>
        <w:t xml:space="preserve">less than a bachelor’s degree </w:t>
      </w:r>
      <w:r w:rsidR="000242DC">
        <w:rPr>
          <w:rFonts w:ascii="Arial Narrow" w:eastAsiaTheme="minorEastAsia" w:hAnsi="Arial Narrow"/>
        </w:rPr>
        <w:t>or</w:t>
      </w:r>
      <w:r w:rsidR="008948FE">
        <w:rPr>
          <w:rFonts w:ascii="Arial Narrow" w:eastAsiaTheme="minorEastAsia" w:hAnsi="Arial Narrow"/>
        </w:rPr>
        <w:t xml:space="preserve"> bachelor’s degree </w:t>
      </w:r>
      <w:r w:rsidR="00E60DE7">
        <w:rPr>
          <w:rFonts w:ascii="Arial Narrow" w:eastAsiaTheme="minorEastAsia" w:hAnsi="Arial Narrow"/>
        </w:rPr>
        <w:t>and higher</w:t>
      </w:r>
      <w:r w:rsidR="008948FE">
        <w:rPr>
          <w:rFonts w:ascii="Arial Narrow" w:eastAsiaTheme="minorEastAsia" w:hAnsi="Arial Narrow"/>
        </w:rPr>
        <w:t>.</w:t>
      </w:r>
      <w:r w:rsidR="00491F95">
        <w:rPr>
          <w:rFonts w:ascii="Arial Narrow" w:eastAsiaTheme="minorEastAsia" w:hAnsi="Arial Narrow"/>
        </w:rPr>
        <w:t xml:space="preserve"> </w:t>
      </w:r>
      <w:r w:rsidR="000E3C88">
        <w:rPr>
          <w:rFonts w:ascii="Arial Narrow" w:eastAsiaTheme="minorEastAsia" w:hAnsi="Arial Narrow"/>
        </w:rPr>
        <w:t>We evaluated our metho</w:t>
      </w:r>
      <w:r w:rsidR="004B5208">
        <w:rPr>
          <w:rFonts w:ascii="Arial Narrow" w:eastAsiaTheme="minorEastAsia" w:hAnsi="Arial Narrow"/>
        </w:rPr>
        <w:t>do</w:t>
      </w:r>
      <w:r w:rsidR="000E3C88">
        <w:rPr>
          <w:rFonts w:ascii="Arial Narrow" w:eastAsiaTheme="minorEastAsia" w:hAnsi="Arial Narrow"/>
        </w:rPr>
        <w:t xml:space="preserve">logy </w:t>
      </w:r>
      <w:r w:rsidR="004B5208">
        <w:rPr>
          <w:rFonts w:ascii="Arial Narrow" w:eastAsiaTheme="minorEastAsia" w:hAnsi="Arial Narrow"/>
        </w:rPr>
        <w:t>on the</w:t>
      </w:r>
      <w:r w:rsidR="000E3C88">
        <w:rPr>
          <w:rFonts w:ascii="Arial Narrow" w:eastAsiaTheme="minorEastAsia" w:hAnsi="Arial Narrow"/>
        </w:rPr>
        <w:t xml:space="preserve"> </w:t>
      </w:r>
      <w:r w:rsidR="008948FE">
        <w:rPr>
          <w:rFonts w:ascii="Arial Narrow" w:eastAsiaTheme="minorEastAsia" w:hAnsi="Arial Narrow"/>
        </w:rPr>
        <w:t>resume data from two metropolitan statistical areas in</w:t>
      </w:r>
      <w:r w:rsidR="009A1031">
        <w:rPr>
          <w:rFonts w:ascii="Arial Narrow" w:eastAsiaTheme="minorEastAsia" w:hAnsi="Arial Narrow"/>
        </w:rPr>
        <w:t xml:space="preserve"> </w:t>
      </w:r>
      <w:r w:rsidR="00EE7AC4">
        <w:rPr>
          <w:rFonts w:ascii="Arial Narrow" w:eastAsiaTheme="minorEastAsia" w:hAnsi="Arial Narrow"/>
        </w:rPr>
        <w:t>Virginia.</w:t>
      </w:r>
    </w:p>
    <w:p w14:paraId="7DAC969C" w14:textId="7DFB6442" w:rsidR="00A346D6" w:rsidRPr="00A346D6" w:rsidRDefault="00A346D6" w:rsidP="00A346D6">
      <w:pPr>
        <w:pStyle w:val="ListParagraph"/>
        <w:numPr>
          <w:ilvl w:val="0"/>
          <w:numId w:val="3"/>
        </w:numPr>
        <w:rPr>
          <w:rFonts w:ascii="Arial Narrow" w:eastAsiaTheme="minorEastAsia" w:hAnsi="Arial Narrow"/>
        </w:rPr>
      </w:pPr>
      <w:r>
        <w:rPr>
          <w:rFonts w:ascii="Arial Narrow" w:eastAsiaTheme="minorEastAsia" w:hAnsi="Arial Narrow"/>
        </w:rPr>
        <w:t>Data Profiling</w:t>
      </w:r>
    </w:p>
    <w:p w14:paraId="3580108C" w14:textId="56AD58A6" w:rsidR="1CD7E159" w:rsidRPr="00A64C3D" w:rsidRDefault="7D642501" w:rsidP="00281C40">
      <w:pPr>
        <w:rPr>
          <w:rFonts w:ascii="Arial Narrow" w:eastAsiaTheme="minorEastAsia" w:hAnsi="Arial Narrow"/>
        </w:rPr>
      </w:pPr>
      <w:r w:rsidRPr="00A64C3D">
        <w:rPr>
          <w:rFonts w:ascii="Arial Narrow" w:eastAsiaTheme="minorEastAsia" w:hAnsi="Arial Narrow"/>
        </w:rPr>
        <w:t xml:space="preserve">The resume data are proprietary to BGT and </w:t>
      </w:r>
      <w:r w:rsidR="002D2B1F">
        <w:rPr>
          <w:rFonts w:ascii="Arial Narrow" w:eastAsiaTheme="minorEastAsia" w:hAnsi="Arial Narrow"/>
        </w:rPr>
        <w:t>are</w:t>
      </w:r>
      <w:r w:rsidR="002D2B1F" w:rsidRPr="00281C40">
        <w:rPr>
          <w:rFonts w:ascii="Arial Narrow" w:eastAsiaTheme="minorEastAsia" w:hAnsi="Arial Narrow"/>
        </w:rPr>
        <w:t xml:space="preserve"> sourced from a variety of BGT partners, including recruitment</w:t>
      </w:r>
      <w:r w:rsidR="002D2B1F">
        <w:rPr>
          <w:rFonts w:ascii="Arial Narrow" w:eastAsiaTheme="minorEastAsia" w:hAnsi="Arial Narrow"/>
        </w:rPr>
        <w:t xml:space="preserve"> </w:t>
      </w:r>
      <w:r w:rsidR="002D2B1F" w:rsidRPr="00281C40">
        <w:rPr>
          <w:rFonts w:ascii="Arial Narrow" w:eastAsiaTheme="minorEastAsia" w:hAnsi="Arial Narrow"/>
        </w:rPr>
        <w:t xml:space="preserve">and staffing agencies, workforce agencies, and job boards. </w:t>
      </w:r>
      <w:r w:rsidR="00281C40">
        <w:rPr>
          <w:rFonts w:ascii="Arial Narrow" w:eastAsiaTheme="minorEastAsia" w:hAnsi="Arial Narrow"/>
        </w:rPr>
        <w:t>This</w:t>
      </w:r>
      <w:r w:rsidR="00281C40" w:rsidRPr="00281C40">
        <w:rPr>
          <w:rFonts w:ascii="Arial Narrow" w:eastAsiaTheme="minorEastAsia" w:hAnsi="Arial Narrow"/>
        </w:rPr>
        <w:t xml:space="preserve"> proprietary data set </w:t>
      </w:r>
      <w:r w:rsidR="00281C40">
        <w:rPr>
          <w:rFonts w:ascii="Arial Narrow" w:eastAsiaTheme="minorEastAsia" w:hAnsi="Arial Narrow"/>
        </w:rPr>
        <w:t>contains</w:t>
      </w:r>
      <w:r w:rsidR="00281C40" w:rsidRPr="00281C40">
        <w:rPr>
          <w:rFonts w:ascii="Arial Narrow" w:eastAsiaTheme="minorEastAsia" w:hAnsi="Arial Narrow"/>
        </w:rPr>
        <w:t xml:space="preserve"> </w:t>
      </w:r>
      <w:r w:rsidR="00281C40">
        <w:rPr>
          <w:rFonts w:ascii="Arial Narrow" w:eastAsiaTheme="minorEastAsia" w:hAnsi="Arial Narrow"/>
        </w:rPr>
        <w:t xml:space="preserve">23 </w:t>
      </w:r>
      <w:r w:rsidR="00281C40" w:rsidRPr="00281C40">
        <w:rPr>
          <w:rFonts w:ascii="Arial Narrow" w:eastAsiaTheme="minorEastAsia" w:hAnsi="Arial Narrow"/>
        </w:rPr>
        <w:t>million unique resumes</w:t>
      </w:r>
      <w:r w:rsidR="00281C40">
        <w:rPr>
          <w:rFonts w:ascii="Arial Narrow" w:eastAsiaTheme="minorEastAsia" w:hAnsi="Arial Narrow"/>
        </w:rPr>
        <w:t xml:space="preserve"> </w:t>
      </w:r>
      <w:r w:rsidR="00281C40" w:rsidRPr="00281C40">
        <w:rPr>
          <w:rFonts w:ascii="Arial Narrow" w:eastAsiaTheme="minorEastAsia" w:hAnsi="Arial Narrow"/>
        </w:rPr>
        <w:t>covering 100 million jobs over 2002–2018</w:t>
      </w:r>
      <w:r w:rsidR="00281C40">
        <w:rPr>
          <w:rFonts w:ascii="Arial Narrow" w:eastAsiaTheme="minorEastAsia" w:hAnsi="Arial Narrow"/>
        </w:rPr>
        <w:t xml:space="preserve">. </w:t>
      </w:r>
      <w:r w:rsidRPr="00A64C3D">
        <w:rPr>
          <w:rFonts w:ascii="Arial Narrow" w:eastAsiaTheme="minorEastAsia" w:hAnsi="Arial Narrow"/>
        </w:rPr>
        <w:t xml:space="preserve">The resume data are in the form of relational tables connected with a unique resume ID. The five associated tables are divided into </w:t>
      </w:r>
      <w:r w:rsidR="00FE6862">
        <w:rPr>
          <w:rFonts w:ascii="Arial Narrow" w:eastAsiaTheme="minorEastAsia" w:hAnsi="Arial Narrow"/>
        </w:rPr>
        <w:t>Candidate Information</w:t>
      </w:r>
      <w:r w:rsidR="000A7D38">
        <w:rPr>
          <w:rFonts w:ascii="Arial Narrow" w:eastAsiaTheme="minorEastAsia" w:hAnsi="Arial Narrow"/>
        </w:rPr>
        <w:t xml:space="preserve"> </w:t>
      </w:r>
      <w:r w:rsidR="00AF3647">
        <w:rPr>
          <w:rFonts w:ascii="Arial Narrow" w:eastAsiaTheme="minorEastAsia" w:hAnsi="Arial Narrow"/>
        </w:rPr>
        <w:t>(9 variables)</w:t>
      </w:r>
      <w:r w:rsidRPr="00A64C3D">
        <w:rPr>
          <w:rFonts w:ascii="Arial Narrow" w:eastAsiaTheme="minorEastAsia" w:hAnsi="Arial Narrow"/>
        </w:rPr>
        <w:t>, Skills</w:t>
      </w:r>
      <w:r w:rsidR="00AF3647">
        <w:rPr>
          <w:rFonts w:ascii="Arial Narrow" w:eastAsiaTheme="minorEastAsia" w:hAnsi="Arial Narrow"/>
        </w:rPr>
        <w:t xml:space="preserve"> </w:t>
      </w:r>
      <w:r w:rsidR="003D5E26">
        <w:rPr>
          <w:rFonts w:ascii="Arial Narrow" w:eastAsiaTheme="minorEastAsia" w:hAnsi="Arial Narrow"/>
        </w:rPr>
        <w:t>(</w:t>
      </w:r>
      <w:r w:rsidR="00854952">
        <w:rPr>
          <w:rFonts w:ascii="Arial Narrow" w:eastAsiaTheme="minorEastAsia" w:hAnsi="Arial Narrow"/>
        </w:rPr>
        <w:t>8</w:t>
      </w:r>
      <w:r w:rsidR="003D5E26">
        <w:rPr>
          <w:rFonts w:ascii="Arial Narrow" w:eastAsiaTheme="minorEastAsia" w:hAnsi="Arial Narrow"/>
        </w:rPr>
        <w:t>)</w:t>
      </w:r>
      <w:r w:rsidRPr="00A64C3D">
        <w:rPr>
          <w:rFonts w:ascii="Arial Narrow" w:eastAsiaTheme="minorEastAsia" w:hAnsi="Arial Narrow"/>
        </w:rPr>
        <w:t>, Job</w:t>
      </w:r>
      <w:r w:rsidR="004D4ACC">
        <w:rPr>
          <w:rFonts w:ascii="Arial Narrow" w:eastAsiaTheme="minorEastAsia" w:hAnsi="Arial Narrow"/>
        </w:rPr>
        <w:t>s</w:t>
      </w:r>
      <w:r w:rsidRPr="00A64C3D">
        <w:rPr>
          <w:rFonts w:ascii="Arial Narrow" w:eastAsiaTheme="minorEastAsia" w:hAnsi="Arial Narrow"/>
        </w:rPr>
        <w:t xml:space="preserve"> </w:t>
      </w:r>
      <w:r w:rsidR="004D4ACC">
        <w:rPr>
          <w:rFonts w:ascii="Arial Narrow" w:eastAsiaTheme="minorEastAsia" w:hAnsi="Arial Narrow"/>
        </w:rPr>
        <w:t>(</w:t>
      </w:r>
      <w:r w:rsidR="00854952">
        <w:rPr>
          <w:rFonts w:ascii="Arial Narrow" w:eastAsiaTheme="minorEastAsia" w:hAnsi="Arial Narrow"/>
        </w:rPr>
        <w:t>9</w:t>
      </w:r>
      <w:r w:rsidR="004D4ACC">
        <w:rPr>
          <w:rFonts w:ascii="Arial Narrow" w:eastAsiaTheme="minorEastAsia" w:hAnsi="Arial Narrow"/>
        </w:rPr>
        <w:t>)</w:t>
      </w:r>
      <w:r w:rsidRPr="00A64C3D">
        <w:rPr>
          <w:rFonts w:ascii="Arial Narrow" w:eastAsiaTheme="minorEastAsia" w:hAnsi="Arial Narrow"/>
        </w:rPr>
        <w:t>, Education</w:t>
      </w:r>
      <w:r w:rsidR="00597A85">
        <w:rPr>
          <w:rFonts w:ascii="Arial Narrow" w:eastAsiaTheme="minorEastAsia" w:hAnsi="Arial Narrow"/>
        </w:rPr>
        <w:t xml:space="preserve"> </w:t>
      </w:r>
      <w:r w:rsidR="1D72DD8E" w:rsidRPr="1D72DD8E">
        <w:rPr>
          <w:rFonts w:ascii="Arial Narrow" w:eastAsiaTheme="minorEastAsia" w:hAnsi="Arial Narrow"/>
        </w:rPr>
        <w:t>(</w:t>
      </w:r>
      <w:r w:rsidR="007F54B2">
        <w:rPr>
          <w:rFonts w:ascii="Arial Narrow" w:eastAsiaTheme="minorEastAsia" w:hAnsi="Arial Narrow"/>
        </w:rPr>
        <w:t>12</w:t>
      </w:r>
      <w:r w:rsidR="1D72DD8E" w:rsidRPr="1D72DD8E">
        <w:rPr>
          <w:rFonts w:ascii="Arial Narrow" w:eastAsiaTheme="minorEastAsia" w:hAnsi="Arial Narrow"/>
        </w:rPr>
        <w:t>),</w:t>
      </w:r>
      <w:r w:rsidRPr="00A64C3D">
        <w:rPr>
          <w:rFonts w:ascii="Arial Narrow" w:eastAsiaTheme="minorEastAsia" w:hAnsi="Arial Narrow"/>
        </w:rPr>
        <w:t xml:space="preserve"> and Certifications</w:t>
      </w:r>
      <w:r w:rsidR="00FC5D75">
        <w:rPr>
          <w:rFonts w:ascii="Arial Narrow" w:eastAsiaTheme="minorEastAsia" w:hAnsi="Arial Narrow"/>
        </w:rPr>
        <w:t xml:space="preserve"> (</w:t>
      </w:r>
      <w:r w:rsidR="00756DBA">
        <w:rPr>
          <w:rFonts w:ascii="Arial Narrow" w:eastAsiaTheme="minorEastAsia" w:hAnsi="Arial Narrow"/>
        </w:rPr>
        <w:t>4</w:t>
      </w:r>
      <w:r w:rsidR="00FC5D75">
        <w:rPr>
          <w:rFonts w:ascii="Arial Narrow" w:eastAsiaTheme="minorEastAsia" w:hAnsi="Arial Narrow"/>
        </w:rPr>
        <w:t>)</w:t>
      </w:r>
      <w:r w:rsidRPr="00A64C3D">
        <w:rPr>
          <w:rFonts w:ascii="Arial Narrow" w:eastAsiaTheme="minorEastAsia" w:hAnsi="Arial Narrow"/>
        </w:rPr>
        <w:t xml:space="preserve">. </w:t>
      </w:r>
    </w:p>
    <w:p w14:paraId="24DF707F" w14:textId="41C28447" w:rsidR="003D0CDC" w:rsidRDefault="7D642501" w:rsidP="00833289">
      <w:pPr>
        <w:rPr>
          <w:rFonts w:ascii="Arial Narrow" w:eastAsiaTheme="minorEastAsia" w:hAnsi="Arial Narrow"/>
        </w:rPr>
      </w:pPr>
      <w:r w:rsidRPr="00A64C3D">
        <w:rPr>
          <w:rFonts w:ascii="Arial Narrow" w:eastAsiaTheme="minorEastAsia" w:hAnsi="Arial Narrow"/>
        </w:rPr>
        <w:t xml:space="preserve">Data profiling </w:t>
      </w:r>
      <w:r w:rsidR="00094146" w:rsidRPr="00A64C3D">
        <w:rPr>
          <w:rFonts w:ascii="Arial Narrow" w:eastAsiaTheme="minorEastAsia" w:hAnsi="Arial Narrow"/>
        </w:rPr>
        <w:t>included</w:t>
      </w:r>
      <w:r w:rsidR="004358E4" w:rsidRPr="00A64C3D">
        <w:rPr>
          <w:rFonts w:ascii="Arial Narrow" w:eastAsiaTheme="minorEastAsia" w:hAnsi="Arial Narrow"/>
        </w:rPr>
        <w:t xml:space="preserve"> the metrics</w:t>
      </w:r>
      <w:r w:rsidR="00094146" w:rsidRPr="00A64C3D">
        <w:rPr>
          <w:rFonts w:ascii="Arial Narrow" w:eastAsiaTheme="minorEastAsia" w:hAnsi="Arial Narrow"/>
        </w:rPr>
        <w:t>:</w:t>
      </w:r>
      <w:r w:rsidR="004358E4" w:rsidRPr="00A64C3D">
        <w:rPr>
          <w:rFonts w:ascii="Arial Narrow" w:eastAsiaTheme="minorEastAsia" w:hAnsi="Arial Narrow"/>
        </w:rPr>
        <w:t xml:space="preserve"> completeness, value validity, consistency, uniqueness, and duplication. This b</w:t>
      </w:r>
      <w:r w:rsidR="00962A94" w:rsidRPr="00A64C3D">
        <w:rPr>
          <w:rFonts w:ascii="Arial Narrow" w:eastAsiaTheme="minorEastAsia" w:hAnsi="Arial Narrow"/>
        </w:rPr>
        <w:t>rie</w:t>
      </w:r>
      <w:r w:rsidR="00833289" w:rsidRPr="00A64C3D">
        <w:rPr>
          <w:rFonts w:ascii="Arial Narrow" w:eastAsiaTheme="minorEastAsia" w:hAnsi="Arial Narrow"/>
        </w:rPr>
        <w:t xml:space="preserve">f only discusses the variable metric </w:t>
      </w:r>
      <w:r w:rsidR="00A64C3D" w:rsidRPr="00A64C3D">
        <w:rPr>
          <w:rFonts w:ascii="Arial Narrow" w:eastAsiaTheme="minorEastAsia" w:hAnsi="Arial Narrow"/>
        </w:rPr>
        <w:t>completeness,</w:t>
      </w:r>
      <w:r w:rsidR="00833289" w:rsidRPr="00A64C3D">
        <w:rPr>
          <w:rFonts w:ascii="Arial Narrow" w:eastAsiaTheme="minorEastAsia" w:hAnsi="Arial Narrow"/>
        </w:rPr>
        <w:t xml:space="preserve"> </w:t>
      </w:r>
      <w:r w:rsidR="00D46D78">
        <w:rPr>
          <w:rFonts w:ascii="Arial Narrow" w:eastAsiaTheme="minorEastAsia" w:hAnsi="Arial Narrow"/>
        </w:rPr>
        <w:t>calculated as a</w:t>
      </w:r>
      <w:r w:rsidR="003D0CDC" w:rsidRPr="00A64C3D">
        <w:rPr>
          <w:rFonts w:ascii="Arial Narrow" w:hAnsi="Arial Narrow"/>
        </w:rPr>
        <w:t xml:space="preserve"> percentage</w:t>
      </w:r>
      <w:r w:rsidR="000D112B">
        <w:rPr>
          <w:rFonts w:ascii="Arial Narrow" w:hAnsi="Arial Narrow"/>
        </w:rPr>
        <w:t xml:space="preserve"> of the</w:t>
      </w:r>
      <w:r w:rsidR="003D0CDC" w:rsidRPr="00A64C3D">
        <w:rPr>
          <w:rFonts w:ascii="Arial Narrow" w:hAnsi="Arial Narrow"/>
        </w:rPr>
        <w:t xml:space="preserve"> number of observations that have values compared to the number of observations that “should” have values (NA</w:t>
      </w:r>
      <w:r w:rsidR="00006C59">
        <w:rPr>
          <w:rFonts w:ascii="Arial Narrow" w:hAnsi="Arial Narrow"/>
        </w:rPr>
        <w:t>=</w:t>
      </w:r>
      <w:r w:rsidR="003D0CDC" w:rsidRPr="00A64C3D">
        <w:rPr>
          <w:rFonts w:ascii="Arial Narrow" w:hAnsi="Arial Narrow"/>
        </w:rPr>
        <w:t xml:space="preserve">not available </w:t>
      </w:r>
      <w:r w:rsidR="00B87FC9">
        <w:rPr>
          <w:rFonts w:ascii="Arial Narrow" w:hAnsi="Arial Narrow"/>
        </w:rPr>
        <w:t xml:space="preserve">values </w:t>
      </w:r>
      <w:r w:rsidR="003D0CDC" w:rsidRPr="00A64C3D">
        <w:rPr>
          <w:rFonts w:ascii="Arial Narrow" w:hAnsi="Arial Narrow"/>
        </w:rPr>
        <w:t xml:space="preserve">are not counted as a </w:t>
      </w:r>
      <w:r w:rsidR="006655D8">
        <w:rPr>
          <w:rFonts w:ascii="Arial Narrow" w:hAnsi="Arial Narrow"/>
        </w:rPr>
        <w:t xml:space="preserve">valid </w:t>
      </w:r>
      <w:r w:rsidR="003D0CDC" w:rsidRPr="00A64C3D">
        <w:rPr>
          <w:rFonts w:ascii="Arial Narrow" w:hAnsi="Arial Narrow"/>
        </w:rPr>
        <w:t>value)</w:t>
      </w:r>
      <w:r w:rsidR="00806FD7">
        <w:rPr>
          <w:rFonts w:ascii="Arial Narrow" w:hAnsi="Arial Narrow"/>
        </w:rPr>
        <w:t>; and only the variables used in our research</w:t>
      </w:r>
      <w:r w:rsidR="003D0CDC" w:rsidRPr="00A64C3D">
        <w:rPr>
          <w:rFonts w:ascii="Arial Narrow" w:hAnsi="Arial Narrow"/>
        </w:rPr>
        <w:t>.</w:t>
      </w:r>
      <w:r w:rsidR="00833289" w:rsidRPr="00A64C3D">
        <w:rPr>
          <w:rFonts w:ascii="Arial Narrow" w:eastAsiaTheme="minorEastAsia" w:hAnsi="Arial Narrow"/>
        </w:rPr>
        <w:t xml:space="preserve"> </w:t>
      </w:r>
      <w:r w:rsidR="0000422B">
        <w:rPr>
          <w:rFonts w:ascii="Arial Narrow" w:eastAsiaTheme="minorEastAsia" w:hAnsi="Arial Narrow"/>
        </w:rPr>
        <w:t xml:space="preserve">Our </w:t>
      </w:r>
      <w:r w:rsidR="00213AEC">
        <w:rPr>
          <w:rFonts w:ascii="Arial Narrow" w:eastAsiaTheme="minorEastAsia" w:hAnsi="Arial Narrow"/>
        </w:rPr>
        <w:t xml:space="preserve">completeness </w:t>
      </w:r>
      <w:r w:rsidR="0000422B">
        <w:rPr>
          <w:rFonts w:ascii="Arial Narrow" w:eastAsiaTheme="minorEastAsia" w:hAnsi="Arial Narrow"/>
        </w:rPr>
        <w:t xml:space="preserve">results are displayed </w:t>
      </w:r>
      <w:r w:rsidR="00213AEC">
        <w:rPr>
          <w:rFonts w:ascii="Arial Narrow" w:eastAsiaTheme="minorEastAsia" w:hAnsi="Arial Narrow"/>
        </w:rPr>
        <w:t xml:space="preserve">in Table 1 </w:t>
      </w:r>
      <w:r w:rsidR="00992C2B">
        <w:rPr>
          <w:rFonts w:ascii="Arial Narrow" w:eastAsiaTheme="minorEastAsia" w:hAnsi="Arial Narrow"/>
        </w:rPr>
        <w:t xml:space="preserve">for </w:t>
      </w:r>
      <w:r w:rsidR="009A6DE1">
        <w:rPr>
          <w:rFonts w:ascii="Arial Narrow" w:eastAsiaTheme="minorEastAsia" w:hAnsi="Arial Narrow"/>
        </w:rPr>
        <w:t>32</w:t>
      </w:r>
      <w:r w:rsidR="00597A85">
        <w:rPr>
          <w:rFonts w:ascii="Arial Narrow" w:eastAsiaTheme="minorEastAsia" w:hAnsi="Arial Narrow"/>
        </w:rPr>
        <w:t xml:space="preserve"> of </w:t>
      </w:r>
      <w:r w:rsidR="00213AEC">
        <w:rPr>
          <w:rFonts w:ascii="Arial Narrow" w:eastAsiaTheme="minorEastAsia" w:hAnsi="Arial Narrow"/>
        </w:rPr>
        <w:t xml:space="preserve">the </w:t>
      </w:r>
      <w:r w:rsidR="00391D4C">
        <w:rPr>
          <w:rFonts w:ascii="Arial Narrow" w:eastAsiaTheme="minorEastAsia" w:hAnsi="Arial Narrow"/>
        </w:rPr>
        <w:t>42</w:t>
      </w:r>
      <w:r w:rsidR="00213AEC">
        <w:rPr>
          <w:rFonts w:ascii="Arial Narrow" w:eastAsiaTheme="minorEastAsia" w:hAnsi="Arial Narrow"/>
        </w:rPr>
        <w:t xml:space="preserve"> resume variables.</w:t>
      </w:r>
      <w:r w:rsidR="00597A85">
        <w:rPr>
          <w:rFonts w:ascii="Arial Narrow" w:eastAsiaTheme="minorEastAsia" w:hAnsi="Arial Narrow"/>
        </w:rPr>
        <w:t xml:space="preserve"> </w:t>
      </w:r>
    </w:p>
    <w:p w14:paraId="54687D3E" w14:textId="2840441F" w:rsidR="00AB1429" w:rsidRPr="00AB1429" w:rsidRDefault="00AB1429" w:rsidP="00AB1429">
      <w:pPr>
        <w:rPr>
          <w:rFonts w:ascii="Arial Narrow" w:eastAsiaTheme="minorEastAsia" w:hAnsi="Arial Narrow"/>
        </w:rPr>
      </w:pPr>
      <w:r>
        <w:rPr>
          <w:rFonts w:ascii="Arial Narrow" w:eastAsiaTheme="minorEastAsia" w:hAnsi="Arial Narrow"/>
        </w:rPr>
        <w:lastRenderedPageBreak/>
        <w:t>The</w:t>
      </w:r>
      <w:r w:rsidRPr="00AB1429">
        <w:rPr>
          <w:rFonts w:ascii="Arial Narrow" w:eastAsiaTheme="minorEastAsia" w:hAnsi="Arial Narrow"/>
        </w:rPr>
        <w:t xml:space="preserve"> Skills table was </w:t>
      </w:r>
      <w:r w:rsidR="00CA047E">
        <w:rPr>
          <w:rFonts w:ascii="Arial Narrow" w:eastAsiaTheme="minorEastAsia" w:hAnsi="Arial Narrow"/>
        </w:rPr>
        <w:t>100%</w:t>
      </w:r>
      <w:r w:rsidRPr="00AB1429">
        <w:rPr>
          <w:rFonts w:ascii="Arial Narrow" w:eastAsiaTheme="minorEastAsia" w:hAnsi="Arial Narrow"/>
        </w:rPr>
        <w:t xml:space="preserve"> complete </w:t>
      </w:r>
      <w:r w:rsidR="00CA047E">
        <w:rPr>
          <w:rFonts w:ascii="Arial Narrow" w:eastAsiaTheme="minorEastAsia" w:hAnsi="Arial Narrow"/>
        </w:rPr>
        <w:t xml:space="preserve">for the </w:t>
      </w:r>
      <w:r w:rsidR="008A711C">
        <w:rPr>
          <w:rFonts w:ascii="Arial Narrow" w:eastAsiaTheme="minorEastAsia" w:hAnsi="Arial Narrow"/>
        </w:rPr>
        <w:t>canonicalized</w:t>
      </w:r>
      <w:r w:rsidRPr="00AB1429">
        <w:rPr>
          <w:rFonts w:ascii="Arial Narrow" w:eastAsiaTheme="minorEastAsia" w:hAnsi="Arial Narrow"/>
        </w:rPr>
        <w:t xml:space="preserve"> skill names</w:t>
      </w:r>
      <w:r w:rsidRPr="3F3EAA5A">
        <w:rPr>
          <w:rFonts w:ascii="Arial Narrow" w:eastAsiaTheme="minorEastAsia" w:hAnsi="Arial Narrow"/>
        </w:rPr>
        <w:t xml:space="preserve"> </w:t>
      </w:r>
      <w:r w:rsidR="00CA047E" w:rsidRPr="3F3EAA5A">
        <w:rPr>
          <w:rFonts w:ascii="Arial Narrow" w:eastAsiaTheme="minorEastAsia" w:hAnsi="Arial Narrow"/>
        </w:rPr>
        <w:t>for both MSAs and included</w:t>
      </w:r>
      <w:r w:rsidR="005A7C2D">
        <w:rPr>
          <w:rFonts w:ascii="Arial Narrow" w:eastAsiaTheme="minorEastAsia" w:hAnsi="Arial Narrow"/>
        </w:rPr>
        <w:t xml:space="preserve"> skill cluster </w:t>
      </w:r>
      <w:r w:rsidR="00CA047E" w:rsidRPr="3F3EAA5A">
        <w:rPr>
          <w:rFonts w:ascii="Arial Narrow" w:eastAsiaTheme="minorEastAsia" w:hAnsi="Arial Narrow"/>
        </w:rPr>
        <w:t>families</w:t>
      </w:r>
      <w:r w:rsidR="005A7C2D">
        <w:rPr>
          <w:rFonts w:ascii="Arial Narrow" w:eastAsiaTheme="minorEastAsia" w:hAnsi="Arial Narrow"/>
        </w:rPr>
        <w:t xml:space="preserve"> and skill </w:t>
      </w:r>
      <w:r w:rsidR="00CA047E" w:rsidRPr="3F3EAA5A">
        <w:rPr>
          <w:rFonts w:ascii="Arial Narrow" w:eastAsiaTheme="minorEastAsia" w:hAnsi="Arial Narrow"/>
        </w:rPr>
        <w:t xml:space="preserve">clusters </w:t>
      </w:r>
      <w:r w:rsidR="002D5263">
        <w:rPr>
          <w:rFonts w:ascii="Arial Narrow" w:eastAsiaTheme="minorEastAsia" w:hAnsi="Arial Narrow"/>
        </w:rPr>
        <w:t>for approximately 80% of the skills</w:t>
      </w:r>
      <w:r w:rsidR="00CA047E" w:rsidRPr="3F3EAA5A">
        <w:rPr>
          <w:rFonts w:ascii="Arial Narrow" w:eastAsiaTheme="minorEastAsia" w:hAnsi="Arial Narrow"/>
        </w:rPr>
        <w:t>.</w:t>
      </w:r>
      <w:r w:rsidRPr="00AB1429">
        <w:rPr>
          <w:rFonts w:ascii="Arial Narrow" w:eastAsiaTheme="minorEastAsia" w:hAnsi="Arial Narrow"/>
        </w:rPr>
        <w:t xml:space="preserve"> In contrast, </w:t>
      </w:r>
      <w:r w:rsidR="001804FD">
        <w:rPr>
          <w:rFonts w:ascii="Arial Narrow" w:eastAsiaTheme="minorEastAsia" w:hAnsi="Arial Narrow"/>
        </w:rPr>
        <w:t xml:space="preserve">only two </w:t>
      </w:r>
      <w:r w:rsidR="00183E00">
        <w:rPr>
          <w:rFonts w:ascii="Arial Narrow" w:eastAsiaTheme="minorEastAsia" w:hAnsi="Arial Narrow"/>
        </w:rPr>
        <w:t>of the nine</w:t>
      </w:r>
      <w:r w:rsidR="00B96027">
        <w:rPr>
          <w:rFonts w:ascii="Arial Narrow" w:eastAsiaTheme="minorEastAsia" w:hAnsi="Arial Narrow"/>
        </w:rPr>
        <w:t xml:space="preserve"> Education table variables were 100% complete</w:t>
      </w:r>
      <w:r w:rsidR="00DC2695">
        <w:rPr>
          <w:rFonts w:ascii="Arial Narrow" w:eastAsiaTheme="minorEastAsia" w:hAnsi="Arial Narrow"/>
        </w:rPr>
        <w:t xml:space="preserve"> </w:t>
      </w:r>
      <w:r w:rsidR="00532F56">
        <w:rPr>
          <w:rFonts w:ascii="Arial Narrow" w:eastAsiaTheme="minorEastAsia" w:hAnsi="Arial Narrow"/>
        </w:rPr>
        <w:t xml:space="preserve">in both MSAs </w:t>
      </w:r>
      <w:r w:rsidR="00DC2695">
        <w:rPr>
          <w:rFonts w:ascii="Arial Narrow" w:eastAsiaTheme="minorEastAsia" w:hAnsi="Arial Narrow"/>
        </w:rPr>
        <w:t xml:space="preserve">and </w:t>
      </w:r>
      <w:r w:rsidR="001B485C">
        <w:rPr>
          <w:rFonts w:ascii="Arial Narrow" w:eastAsiaTheme="minorEastAsia" w:hAnsi="Arial Narrow"/>
        </w:rPr>
        <w:t xml:space="preserve">eight </w:t>
      </w:r>
      <w:r w:rsidRPr="00AB1429">
        <w:rPr>
          <w:rFonts w:ascii="Arial Narrow" w:eastAsiaTheme="minorEastAsia" w:hAnsi="Arial Narrow"/>
        </w:rPr>
        <w:t>were less than 60% complete</w:t>
      </w:r>
      <w:r w:rsidR="001B485C">
        <w:rPr>
          <w:rFonts w:ascii="Arial Narrow" w:eastAsiaTheme="minorEastAsia" w:hAnsi="Arial Narrow"/>
        </w:rPr>
        <w:t>, the majority in the Richmond MSA</w:t>
      </w:r>
      <w:r w:rsidRPr="00AB1429">
        <w:rPr>
          <w:rFonts w:ascii="Arial Narrow" w:eastAsiaTheme="minorEastAsia" w:hAnsi="Arial Narrow"/>
        </w:rPr>
        <w:t xml:space="preserve">. Additionally, many of the Education table entries </w:t>
      </w:r>
      <w:r w:rsidR="0023667E">
        <w:rPr>
          <w:rFonts w:ascii="Arial Narrow" w:eastAsiaTheme="minorEastAsia" w:hAnsi="Arial Narrow"/>
        </w:rPr>
        <w:t>were</w:t>
      </w:r>
      <w:r w:rsidRPr="00AB1429">
        <w:rPr>
          <w:rFonts w:ascii="Arial Narrow" w:eastAsiaTheme="minorEastAsia" w:hAnsi="Arial Narrow"/>
        </w:rPr>
        <w:t xml:space="preserve"> not </w:t>
      </w:r>
      <w:r w:rsidR="00FC6880">
        <w:rPr>
          <w:rFonts w:ascii="Arial Narrow" w:eastAsiaTheme="minorEastAsia" w:hAnsi="Arial Narrow"/>
        </w:rPr>
        <w:t>canonicalized</w:t>
      </w:r>
      <w:r w:rsidRPr="00AB1429">
        <w:rPr>
          <w:rFonts w:ascii="Arial Narrow" w:eastAsiaTheme="minorEastAsia" w:hAnsi="Arial Narrow"/>
        </w:rPr>
        <w:t xml:space="preserve">. Unexpected strings of characters such as phone numbers were sometimes found in unrelated variables. Multiple </w:t>
      </w:r>
      <w:r w:rsidR="00A416C0">
        <w:rPr>
          <w:rFonts w:ascii="Arial Narrow" w:eastAsiaTheme="minorEastAsia" w:hAnsi="Arial Narrow"/>
        </w:rPr>
        <w:t>degree types</w:t>
      </w:r>
      <w:r w:rsidRPr="00AB1429">
        <w:rPr>
          <w:rFonts w:ascii="Arial Narrow" w:eastAsiaTheme="minorEastAsia" w:hAnsi="Arial Narrow"/>
        </w:rPr>
        <w:t xml:space="preserve"> were sometimes combined within a single row (e.g. if someone received two degrees from the same university, a row for one resume might include under Institution “University of Virginia” and </w:t>
      </w:r>
      <w:r w:rsidR="006A66E7">
        <w:rPr>
          <w:rFonts w:ascii="Arial Narrow" w:eastAsiaTheme="minorEastAsia" w:hAnsi="Arial Narrow"/>
        </w:rPr>
        <w:t xml:space="preserve">under </w:t>
      </w:r>
      <w:r w:rsidRPr="00AB1429">
        <w:rPr>
          <w:rFonts w:ascii="Arial Narrow" w:eastAsiaTheme="minorEastAsia" w:hAnsi="Arial Narrow"/>
        </w:rPr>
        <w:t xml:space="preserve">degree field “MA#BA” or “BA#BS”). </w:t>
      </w:r>
      <w:r w:rsidR="003E5184">
        <w:rPr>
          <w:rFonts w:ascii="Arial Narrow" w:eastAsiaTheme="minorEastAsia" w:hAnsi="Arial Narrow"/>
        </w:rPr>
        <w:t xml:space="preserve">Since the focus of our research is on </w:t>
      </w:r>
      <w:r w:rsidR="00776413">
        <w:rPr>
          <w:rFonts w:ascii="Arial Narrow" w:eastAsiaTheme="minorEastAsia" w:hAnsi="Arial Narrow"/>
        </w:rPr>
        <w:t>pathways to the skilled technical workforce</w:t>
      </w:r>
      <w:r w:rsidR="003F7C15">
        <w:rPr>
          <w:rStyle w:val="FootnoteReference"/>
          <w:rFonts w:ascii="Arial Narrow" w:eastAsiaTheme="minorEastAsia" w:hAnsi="Arial Narrow"/>
        </w:rPr>
        <w:footnoteReference w:id="4"/>
      </w:r>
      <w:r w:rsidR="00776413">
        <w:rPr>
          <w:rFonts w:ascii="Arial Narrow" w:eastAsiaTheme="minorEastAsia" w:hAnsi="Arial Narrow"/>
        </w:rPr>
        <w:t xml:space="preserve">, it was necessary to categorize each resume </w:t>
      </w:r>
      <w:r w:rsidR="00006C59">
        <w:rPr>
          <w:rFonts w:ascii="Arial Narrow" w:eastAsiaTheme="minorEastAsia" w:hAnsi="Arial Narrow"/>
        </w:rPr>
        <w:t xml:space="preserve">as </w:t>
      </w:r>
      <w:r w:rsidR="005566DD">
        <w:rPr>
          <w:rFonts w:ascii="Arial Narrow" w:eastAsiaTheme="minorEastAsia" w:hAnsi="Arial Narrow"/>
        </w:rPr>
        <w:t xml:space="preserve">having </w:t>
      </w:r>
      <w:r w:rsidR="00704DE8">
        <w:rPr>
          <w:rFonts w:ascii="Arial Narrow" w:eastAsiaTheme="minorEastAsia" w:hAnsi="Arial Narrow"/>
        </w:rPr>
        <w:t xml:space="preserve">or not having </w:t>
      </w:r>
      <w:r w:rsidR="005566DD">
        <w:rPr>
          <w:rFonts w:ascii="Arial Narrow" w:eastAsiaTheme="minorEastAsia" w:hAnsi="Arial Narrow"/>
        </w:rPr>
        <w:t>a b</w:t>
      </w:r>
      <w:r w:rsidR="00704DE8">
        <w:rPr>
          <w:rFonts w:ascii="Arial Narrow" w:eastAsiaTheme="minorEastAsia" w:hAnsi="Arial Narrow"/>
        </w:rPr>
        <w:t>achelor’s degree or higher</w:t>
      </w:r>
      <w:r w:rsidR="009F784F">
        <w:rPr>
          <w:rFonts w:ascii="Arial Narrow" w:eastAsiaTheme="minorEastAsia" w:hAnsi="Arial Narrow"/>
        </w:rPr>
        <w:t xml:space="preserve">. </w:t>
      </w:r>
      <w:r w:rsidR="00A84C06">
        <w:rPr>
          <w:rFonts w:ascii="Arial Narrow" w:eastAsiaTheme="minorEastAsia" w:hAnsi="Arial Narrow"/>
        </w:rPr>
        <w:t xml:space="preserve">A job in the skilled technical workforce is one that </w:t>
      </w:r>
      <w:r w:rsidR="0054339E">
        <w:rPr>
          <w:rFonts w:ascii="Arial Narrow" w:eastAsiaTheme="minorEastAsia" w:hAnsi="Arial Narrow"/>
        </w:rPr>
        <w:t xml:space="preserve">requires a high level of knowledge in a technical field but does </w:t>
      </w:r>
      <w:r w:rsidR="00A84C06">
        <w:rPr>
          <w:rFonts w:ascii="Arial Narrow" w:eastAsiaTheme="minorEastAsia" w:hAnsi="Arial Narrow"/>
        </w:rPr>
        <w:t>not require a bachelor’s degree or above</w:t>
      </w:r>
      <w:r w:rsidR="0054339E">
        <w:rPr>
          <w:rFonts w:ascii="Arial Narrow" w:eastAsiaTheme="minorEastAsia" w:hAnsi="Arial Narrow"/>
        </w:rPr>
        <w:t>.</w:t>
      </w:r>
      <w:r w:rsidR="00A84C06">
        <w:rPr>
          <w:rFonts w:ascii="Arial Narrow" w:eastAsiaTheme="minorEastAsia" w:hAnsi="Arial Narrow"/>
        </w:rPr>
        <w:t xml:space="preserve"> </w:t>
      </w:r>
      <w:r w:rsidR="00704DE8">
        <w:rPr>
          <w:rFonts w:ascii="Arial Narrow" w:eastAsiaTheme="minorEastAsia" w:hAnsi="Arial Narrow"/>
        </w:rPr>
        <w:t>T</w:t>
      </w:r>
      <w:r w:rsidR="003D1913">
        <w:rPr>
          <w:rFonts w:ascii="Arial Narrow" w:eastAsiaTheme="minorEastAsia" w:hAnsi="Arial Narrow"/>
        </w:rPr>
        <w:t>he</w:t>
      </w:r>
      <w:r w:rsidRPr="00AB1429">
        <w:rPr>
          <w:rFonts w:ascii="Arial Narrow" w:eastAsiaTheme="minorEastAsia" w:hAnsi="Arial Narrow"/>
        </w:rPr>
        <w:t xml:space="preserve"> method</w:t>
      </w:r>
      <w:r w:rsidR="00952DE4">
        <w:rPr>
          <w:rFonts w:ascii="Arial Narrow" w:eastAsiaTheme="minorEastAsia" w:hAnsi="Arial Narrow"/>
        </w:rPr>
        <w:t>ology</w:t>
      </w:r>
      <w:r w:rsidRPr="00AB1429">
        <w:rPr>
          <w:rFonts w:ascii="Arial Narrow" w:eastAsiaTheme="minorEastAsia" w:hAnsi="Arial Narrow"/>
        </w:rPr>
        <w:t xml:space="preserve"> for </w:t>
      </w:r>
      <w:r w:rsidR="006A66E7">
        <w:rPr>
          <w:rFonts w:ascii="Arial Narrow" w:eastAsiaTheme="minorEastAsia" w:hAnsi="Arial Narrow"/>
        </w:rPr>
        <w:t>deriving this</w:t>
      </w:r>
      <w:r w:rsidR="00006C59">
        <w:rPr>
          <w:rFonts w:ascii="Arial Narrow" w:eastAsiaTheme="minorEastAsia" w:hAnsi="Arial Narrow"/>
        </w:rPr>
        <w:t xml:space="preserve"> </w:t>
      </w:r>
      <w:r w:rsidR="009F784F">
        <w:rPr>
          <w:rFonts w:ascii="Arial Narrow" w:eastAsiaTheme="minorEastAsia" w:hAnsi="Arial Narrow"/>
        </w:rPr>
        <w:t xml:space="preserve">variable </w:t>
      </w:r>
      <w:r w:rsidR="00704DE8">
        <w:rPr>
          <w:rFonts w:ascii="Arial Narrow" w:eastAsiaTheme="minorEastAsia" w:hAnsi="Arial Narrow"/>
        </w:rPr>
        <w:t>is</w:t>
      </w:r>
      <w:r w:rsidR="00496F41">
        <w:rPr>
          <w:rFonts w:ascii="Arial Narrow" w:eastAsiaTheme="minorEastAsia" w:hAnsi="Arial Narrow"/>
        </w:rPr>
        <w:t xml:space="preserve"> described in the next section. </w:t>
      </w:r>
    </w:p>
    <w:p w14:paraId="178758DD" w14:textId="77777777" w:rsidR="004C5D96" w:rsidRDefault="004C5D96" w:rsidP="00833289">
      <w:pPr>
        <w:rPr>
          <w:rFonts w:ascii="Arial Narrow" w:eastAsiaTheme="minorEastAsia" w:hAnsi="Arial Narrow"/>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630"/>
        <w:gridCol w:w="4590"/>
        <w:gridCol w:w="2070"/>
        <w:gridCol w:w="2060"/>
      </w:tblGrid>
      <w:tr w:rsidR="00DD5C36" w14:paraId="191DEC0B" w14:textId="77777777" w:rsidTr="715D3A2D">
        <w:tc>
          <w:tcPr>
            <w:tcW w:w="9350" w:type="dxa"/>
            <w:gridSpan w:val="4"/>
            <w:tcBorders>
              <w:top w:val="nil"/>
              <w:bottom w:val="single" w:sz="12" w:space="0" w:color="000000" w:themeColor="text1"/>
            </w:tcBorders>
          </w:tcPr>
          <w:p w14:paraId="6EF070A2" w14:textId="73775623" w:rsidR="00DD5C36" w:rsidRPr="00F4170D" w:rsidRDefault="00661CCF" w:rsidP="00661CCF">
            <w:pPr>
              <w:jc w:val="both"/>
              <w:rPr>
                <w:rFonts w:ascii="Arial Narrow" w:eastAsiaTheme="minorEastAsia" w:hAnsi="Arial Narrow"/>
                <w:sz w:val="20"/>
                <w:szCs w:val="20"/>
              </w:rPr>
            </w:pPr>
            <w:r w:rsidRPr="005C60B4">
              <w:rPr>
                <w:rFonts w:ascii="Arial Narrow" w:eastAsiaTheme="minorEastAsia" w:hAnsi="Arial Narrow"/>
                <w:b/>
                <w:bCs/>
                <w:sz w:val="20"/>
                <w:szCs w:val="20"/>
              </w:rPr>
              <w:t>Table 1.</w:t>
            </w:r>
            <w:r w:rsidRPr="00F4170D">
              <w:rPr>
                <w:rFonts w:ascii="Arial Narrow" w:eastAsiaTheme="minorEastAsia" w:hAnsi="Arial Narrow"/>
                <w:sz w:val="20"/>
                <w:szCs w:val="20"/>
              </w:rPr>
              <w:t xml:space="preserve"> </w:t>
            </w:r>
            <w:r w:rsidR="006A66E7">
              <w:rPr>
                <w:rFonts w:ascii="Arial Narrow" w:eastAsiaTheme="minorEastAsia" w:hAnsi="Arial Narrow"/>
                <w:sz w:val="20"/>
                <w:szCs w:val="20"/>
              </w:rPr>
              <w:t xml:space="preserve">Results of the </w:t>
            </w:r>
            <w:r w:rsidR="00A31928" w:rsidRPr="00F4170D">
              <w:rPr>
                <w:rFonts w:ascii="Arial Narrow" w:eastAsiaTheme="minorEastAsia" w:hAnsi="Arial Narrow"/>
                <w:sz w:val="20"/>
                <w:szCs w:val="20"/>
              </w:rPr>
              <w:t xml:space="preserve">Data Profiling </w:t>
            </w:r>
            <w:r w:rsidR="00EF3B9E" w:rsidRPr="00F4170D">
              <w:rPr>
                <w:rFonts w:ascii="Arial Narrow" w:eastAsiaTheme="minorEastAsia" w:hAnsi="Arial Narrow"/>
                <w:sz w:val="20"/>
                <w:szCs w:val="20"/>
              </w:rPr>
              <w:t xml:space="preserve">the BGT Resume </w:t>
            </w:r>
            <w:r w:rsidR="00CE2199" w:rsidRPr="00F4170D">
              <w:rPr>
                <w:rFonts w:ascii="Arial Narrow" w:eastAsiaTheme="minorEastAsia" w:hAnsi="Arial Narrow"/>
                <w:sz w:val="20"/>
                <w:szCs w:val="20"/>
              </w:rPr>
              <w:t xml:space="preserve">Data </w:t>
            </w:r>
            <w:r w:rsidR="00A31928" w:rsidRPr="00F4170D">
              <w:rPr>
                <w:rFonts w:ascii="Arial Narrow" w:eastAsiaTheme="minorEastAsia" w:hAnsi="Arial Narrow"/>
                <w:sz w:val="20"/>
                <w:szCs w:val="20"/>
              </w:rPr>
              <w:t>for Comp</w:t>
            </w:r>
            <w:r w:rsidR="00EF3B9E" w:rsidRPr="00F4170D">
              <w:rPr>
                <w:rFonts w:ascii="Arial Narrow" w:eastAsiaTheme="minorEastAsia" w:hAnsi="Arial Narrow"/>
                <w:sz w:val="20"/>
                <w:szCs w:val="20"/>
              </w:rPr>
              <w:t xml:space="preserve">leteness </w:t>
            </w:r>
            <w:r w:rsidR="00CE2199" w:rsidRPr="00F4170D">
              <w:rPr>
                <w:rFonts w:ascii="Arial Narrow" w:eastAsiaTheme="minorEastAsia" w:hAnsi="Arial Narrow"/>
                <w:sz w:val="20"/>
                <w:szCs w:val="20"/>
              </w:rPr>
              <w:t>for Two Virginia MSAs</w:t>
            </w:r>
            <w:r w:rsidR="00B90A2E" w:rsidRPr="00F4170D">
              <w:rPr>
                <w:rFonts w:ascii="Arial Narrow" w:eastAsiaTheme="minorEastAsia" w:hAnsi="Arial Narrow"/>
                <w:sz w:val="20"/>
                <w:szCs w:val="20"/>
              </w:rPr>
              <w:t xml:space="preserve"> (2016-2018)</w:t>
            </w:r>
          </w:p>
        </w:tc>
      </w:tr>
      <w:tr w:rsidR="00B87666" w14:paraId="30FB84C2" w14:textId="77777777" w:rsidTr="005C60B4">
        <w:tc>
          <w:tcPr>
            <w:tcW w:w="5220" w:type="dxa"/>
            <w:gridSpan w:val="2"/>
            <w:tcBorders>
              <w:top w:val="single" w:sz="12" w:space="0" w:color="000000" w:themeColor="text1"/>
              <w:bottom w:val="single" w:sz="12" w:space="0" w:color="000000" w:themeColor="text1"/>
            </w:tcBorders>
            <w:vAlign w:val="center"/>
          </w:tcPr>
          <w:p w14:paraId="10BF9B37" w14:textId="3DD2627B" w:rsidR="00B87666" w:rsidRPr="005C60B4" w:rsidRDefault="00B87666"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Variable Name</w:t>
            </w:r>
          </w:p>
        </w:tc>
        <w:tc>
          <w:tcPr>
            <w:tcW w:w="2070" w:type="dxa"/>
            <w:tcBorders>
              <w:top w:val="single" w:sz="12" w:space="0" w:color="000000" w:themeColor="text1"/>
              <w:bottom w:val="single" w:sz="12" w:space="0" w:color="000000" w:themeColor="text1"/>
            </w:tcBorders>
            <w:vAlign w:val="center"/>
          </w:tcPr>
          <w:p w14:paraId="35E749C1" w14:textId="2C3816DD" w:rsidR="00B87666"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 xml:space="preserve">Number / </w:t>
            </w:r>
            <w:r w:rsidR="00B87666" w:rsidRPr="005C60B4">
              <w:rPr>
                <w:rFonts w:ascii="Arial Narrow" w:eastAsiaTheme="minorEastAsia" w:hAnsi="Arial Narrow"/>
                <w:b/>
                <w:bCs/>
                <w:sz w:val="20"/>
                <w:szCs w:val="20"/>
              </w:rPr>
              <w:t>% Completeness</w:t>
            </w:r>
          </w:p>
          <w:p w14:paraId="21B23645" w14:textId="2C3816DD" w:rsidR="00BC50B3"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Blacksburg MSA</w:t>
            </w:r>
          </w:p>
        </w:tc>
        <w:tc>
          <w:tcPr>
            <w:tcW w:w="2060" w:type="dxa"/>
            <w:tcBorders>
              <w:top w:val="single" w:sz="12" w:space="0" w:color="000000" w:themeColor="text1"/>
              <w:bottom w:val="single" w:sz="12" w:space="0" w:color="000000" w:themeColor="text1"/>
            </w:tcBorders>
            <w:vAlign w:val="center"/>
          </w:tcPr>
          <w:p w14:paraId="7F06B5F1" w14:textId="2C3816DD" w:rsidR="00B87666"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 xml:space="preserve">Number / </w:t>
            </w:r>
            <w:r w:rsidR="00B87666" w:rsidRPr="005C60B4">
              <w:rPr>
                <w:rFonts w:ascii="Arial Narrow" w:eastAsiaTheme="minorEastAsia" w:hAnsi="Arial Narrow"/>
                <w:b/>
                <w:bCs/>
                <w:sz w:val="20"/>
                <w:szCs w:val="20"/>
              </w:rPr>
              <w:t>% Completeness</w:t>
            </w:r>
          </w:p>
          <w:p w14:paraId="4CD8B744" w14:textId="2C3816DD" w:rsidR="00BC50B3"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Richmond MSA</w:t>
            </w:r>
          </w:p>
        </w:tc>
      </w:tr>
      <w:tr w:rsidR="005C33C4" w14:paraId="06E157DC" w14:textId="77777777" w:rsidTr="00A84C06">
        <w:tc>
          <w:tcPr>
            <w:tcW w:w="630" w:type="dxa"/>
            <w:vMerge w:val="restart"/>
            <w:tcBorders>
              <w:top w:val="single" w:sz="12" w:space="0" w:color="000000" w:themeColor="text1"/>
            </w:tcBorders>
            <w:textDirection w:val="btLr"/>
          </w:tcPr>
          <w:p w14:paraId="3C20C890" w14:textId="2C7170E9" w:rsidR="005C33C4" w:rsidRPr="00A84C06" w:rsidRDefault="005C33C4" w:rsidP="005C33C4">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Candidate Information</w:t>
            </w:r>
          </w:p>
        </w:tc>
        <w:tc>
          <w:tcPr>
            <w:tcW w:w="4590" w:type="dxa"/>
            <w:tcBorders>
              <w:top w:val="single" w:sz="12" w:space="0" w:color="000000" w:themeColor="text1"/>
            </w:tcBorders>
          </w:tcPr>
          <w:p w14:paraId="50BB1E18" w14:textId="0A2DA563" w:rsidR="005C33C4" w:rsidRPr="00F4170D" w:rsidRDefault="005C33C4" w:rsidP="005C33C4">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357E5A22" w14:textId="5F0EC731"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10,428 / 100%</w:t>
            </w:r>
          </w:p>
        </w:tc>
        <w:tc>
          <w:tcPr>
            <w:tcW w:w="2060" w:type="dxa"/>
            <w:tcBorders>
              <w:top w:val="single" w:sz="12" w:space="0" w:color="000000" w:themeColor="text1"/>
            </w:tcBorders>
            <w:vAlign w:val="center"/>
          </w:tcPr>
          <w:p w14:paraId="4B5494E8" w14:textId="29BE9B0A"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91,916 / 100%</w:t>
            </w:r>
          </w:p>
        </w:tc>
      </w:tr>
      <w:tr w:rsidR="005C33C4" w14:paraId="116DA165" w14:textId="77777777" w:rsidTr="00A84C06">
        <w:tc>
          <w:tcPr>
            <w:tcW w:w="630" w:type="dxa"/>
            <w:vMerge/>
          </w:tcPr>
          <w:p w14:paraId="0DF442A8"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6EADCF31" w14:textId="076223BF"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City</w:t>
            </w:r>
            <w:r>
              <w:rPr>
                <w:rFonts w:ascii="Arial Narrow" w:eastAsiaTheme="minorEastAsia" w:hAnsi="Arial Narrow"/>
                <w:sz w:val="20"/>
                <w:szCs w:val="20"/>
              </w:rPr>
              <w:t xml:space="preserve"> (specified in Contact Information)</w:t>
            </w:r>
          </w:p>
        </w:tc>
        <w:tc>
          <w:tcPr>
            <w:tcW w:w="2070" w:type="dxa"/>
            <w:vAlign w:val="center"/>
          </w:tcPr>
          <w:p w14:paraId="1CF2726E" w14:textId="54FC9537"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10,256 / 98.35%</w:t>
            </w:r>
          </w:p>
        </w:tc>
        <w:tc>
          <w:tcPr>
            <w:tcW w:w="2060" w:type="dxa"/>
            <w:vAlign w:val="center"/>
          </w:tcPr>
          <w:p w14:paraId="1C1CA188" w14:textId="104E8901"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88,815 / 96.63%</w:t>
            </w:r>
          </w:p>
        </w:tc>
      </w:tr>
      <w:tr w:rsidR="005C33C4" w14:paraId="0B3A14DE" w14:textId="77777777" w:rsidTr="00A84C06">
        <w:tc>
          <w:tcPr>
            <w:tcW w:w="630" w:type="dxa"/>
            <w:vMerge/>
          </w:tcPr>
          <w:p w14:paraId="35D56201"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561D90AF" w14:textId="5CE5CD7F"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State</w:t>
            </w:r>
          </w:p>
        </w:tc>
        <w:tc>
          <w:tcPr>
            <w:tcW w:w="2070" w:type="dxa"/>
            <w:vAlign w:val="center"/>
          </w:tcPr>
          <w:p w14:paraId="47447EFD" w14:textId="78F546D4"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9,962 / 95.53%</w:t>
            </w:r>
          </w:p>
        </w:tc>
        <w:tc>
          <w:tcPr>
            <w:tcW w:w="2060" w:type="dxa"/>
            <w:vAlign w:val="center"/>
          </w:tcPr>
          <w:p w14:paraId="29C87B97" w14:textId="2FEAB1F2"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66,222 / 72.05%</w:t>
            </w:r>
          </w:p>
        </w:tc>
      </w:tr>
      <w:tr w:rsidR="005C33C4" w14:paraId="62C85E8B" w14:textId="77777777" w:rsidTr="00A84C06">
        <w:tc>
          <w:tcPr>
            <w:tcW w:w="630" w:type="dxa"/>
            <w:vMerge/>
          </w:tcPr>
          <w:p w14:paraId="4E3F474A"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6C9EB606" w14:textId="76CCF827"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Zip Code</w:t>
            </w:r>
          </w:p>
        </w:tc>
        <w:tc>
          <w:tcPr>
            <w:tcW w:w="2070" w:type="dxa"/>
            <w:vAlign w:val="center"/>
          </w:tcPr>
          <w:p w14:paraId="1FBA03B6" w14:textId="74AB29C6"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10,428 / 100%</w:t>
            </w:r>
          </w:p>
        </w:tc>
        <w:tc>
          <w:tcPr>
            <w:tcW w:w="2060" w:type="dxa"/>
            <w:vAlign w:val="center"/>
          </w:tcPr>
          <w:p w14:paraId="3E2D1696" w14:textId="59B96ECC"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91,916 / 100%</w:t>
            </w:r>
          </w:p>
        </w:tc>
      </w:tr>
      <w:tr w:rsidR="005C33C4" w14:paraId="11293373" w14:textId="77777777" w:rsidTr="00A84C06">
        <w:tc>
          <w:tcPr>
            <w:tcW w:w="630" w:type="dxa"/>
            <w:vMerge/>
          </w:tcPr>
          <w:p w14:paraId="3BDFE379"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17265ECB" w14:textId="4CA6A5AF" w:rsidR="005C33C4" w:rsidRPr="00806FD7"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MSA</w:t>
            </w:r>
            <w:r>
              <w:rPr>
                <w:rFonts w:ascii="Arial Narrow" w:eastAsiaTheme="minorEastAsia" w:hAnsi="Arial Narrow"/>
                <w:sz w:val="20"/>
                <w:szCs w:val="20"/>
              </w:rPr>
              <w:t xml:space="preserve"> (defined by OMB</w:t>
            </w:r>
            <w:r>
              <w:rPr>
                <w:rFonts w:ascii="Arial Narrow" w:eastAsiaTheme="minorEastAsia" w:hAnsi="Arial Narrow"/>
                <w:sz w:val="20"/>
                <w:szCs w:val="20"/>
                <w:vertAlign w:val="superscript"/>
              </w:rPr>
              <w:t>1</w:t>
            </w:r>
            <w:r>
              <w:rPr>
                <w:rFonts w:ascii="Arial Narrow" w:eastAsiaTheme="minorEastAsia" w:hAnsi="Arial Narrow"/>
                <w:sz w:val="20"/>
                <w:szCs w:val="20"/>
              </w:rPr>
              <w:t>)</w:t>
            </w:r>
          </w:p>
        </w:tc>
        <w:tc>
          <w:tcPr>
            <w:tcW w:w="2070" w:type="dxa"/>
            <w:vAlign w:val="center"/>
          </w:tcPr>
          <w:p w14:paraId="360F5050" w14:textId="656E8D62"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10,428 / 100%</w:t>
            </w:r>
          </w:p>
        </w:tc>
        <w:tc>
          <w:tcPr>
            <w:tcW w:w="2060" w:type="dxa"/>
            <w:vAlign w:val="center"/>
          </w:tcPr>
          <w:p w14:paraId="0488DA3E" w14:textId="39DC78CD"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91,916 / 100%</w:t>
            </w:r>
          </w:p>
        </w:tc>
      </w:tr>
      <w:tr w:rsidR="005C33C4" w14:paraId="1063D499" w14:textId="77777777" w:rsidTr="00A84C06">
        <w:tc>
          <w:tcPr>
            <w:tcW w:w="630" w:type="dxa"/>
            <w:vMerge/>
          </w:tcPr>
          <w:p w14:paraId="74A77BB8"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584243D8" w14:textId="09FFF0E2"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Number of School Degrees</w:t>
            </w:r>
          </w:p>
        </w:tc>
        <w:tc>
          <w:tcPr>
            <w:tcW w:w="2070" w:type="dxa"/>
            <w:vAlign w:val="center"/>
          </w:tcPr>
          <w:p w14:paraId="01319502" w14:textId="5D32DD90"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10,425 / 99.97%</w:t>
            </w:r>
          </w:p>
        </w:tc>
        <w:tc>
          <w:tcPr>
            <w:tcW w:w="2060" w:type="dxa"/>
            <w:vAlign w:val="center"/>
          </w:tcPr>
          <w:p w14:paraId="662E118A" w14:textId="5A133181"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91,864 / 99.94%</w:t>
            </w:r>
          </w:p>
        </w:tc>
      </w:tr>
      <w:tr w:rsidR="005C33C4" w14:paraId="4B853D5E" w14:textId="77777777" w:rsidTr="00A84C06">
        <w:tc>
          <w:tcPr>
            <w:tcW w:w="630" w:type="dxa"/>
            <w:vMerge/>
          </w:tcPr>
          <w:p w14:paraId="60DF9B04"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7D4AD373" w14:textId="2D035FF0"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Number of Certificates</w:t>
            </w:r>
          </w:p>
        </w:tc>
        <w:tc>
          <w:tcPr>
            <w:tcW w:w="2070" w:type="dxa"/>
            <w:vAlign w:val="center"/>
          </w:tcPr>
          <w:p w14:paraId="3A9ECB4E" w14:textId="036ACBE9"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2,102 / 20.16%</w:t>
            </w:r>
          </w:p>
        </w:tc>
        <w:tc>
          <w:tcPr>
            <w:tcW w:w="2060" w:type="dxa"/>
            <w:vAlign w:val="center"/>
          </w:tcPr>
          <w:p w14:paraId="78EA31CB" w14:textId="2D5F0452"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25,983 / 28.27%</w:t>
            </w:r>
          </w:p>
        </w:tc>
      </w:tr>
      <w:tr w:rsidR="005C33C4" w14:paraId="42813C30" w14:textId="77777777" w:rsidTr="00A84C06">
        <w:tc>
          <w:tcPr>
            <w:tcW w:w="630" w:type="dxa"/>
            <w:vMerge/>
          </w:tcPr>
          <w:p w14:paraId="51902C78" w14:textId="77777777" w:rsidR="005C33C4" w:rsidRPr="00A84C06" w:rsidRDefault="005C33C4" w:rsidP="005C33C4">
            <w:pPr>
              <w:jc w:val="center"/>
              <w:rPr>
                <w:rFonts w:ascii="Arial Narrow" w:eastAsiaTheme="minorEastAsia" w:hAnsi="Arial Narrow"/>
                <w:b/>
                <w:bCs/>
                <w:sz w:val="20"/>
                <w:szCs w:val="20"/>
              </w:rPr>
            </w:pPr>
          </w:p>
        </w:tc>
        <w:tc>
          <w:tcPr>
            <w:tcW w:w="4590" w:type="dxa"/>
            <w:tcBorders>
              <w:bottom w:val="single" w:sz="12" w:space="0" w:color="000000" w:themeColor="text1"/>
            </w:tcBorders>
          </w:tcPr>
          <w:p w14:paraId="2306D1F6" w14:textId="5027C94E"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Number of Jobs</w:t>
            </w:r>
          </w:p>
        </w:tc>
        <w:tc>
          <w:tcPr>
            <w:tcW w:w="2070" w:type="dxa"/>
            <w:tcBorders>
              <w:bottom w:val="single" w:sz="12" w:space="0" w:color="000000" w:themeColor="text1"/>
            </w:tcBorders>
            <w:vAlign w:val="center"/>
          </w:tcPr>
          <w:p w14:paraId="57B18017" w14:textId="331D6105"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9,289 / 89.08%</w:t>
            </w:r>
          </w:p>
        </w:tc>
        <w:tc>
          <w:tcPr>
            <w:tcW w:w="2060" w:type="dxa"/>
            <w:tcBorders>
              <w:bottom w:val="single" w:sz="12" w:space="0" w:color="000000" w:themeColor="text1"/>
            </w:tcBorders>
            <w:vAlign w:val="center"/>
          </w:tcPr>
          <w:p w14:paraId="4F8BD543" w14:textId="31358B31"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86,584 / 94.2%</w:t>
            </w:r>
          </w:p>
        </w:tc>
      </w:tr>
      <w:tr w:rsidR="00A77B50" w14:paraId="0F71D5B6" w14:textId="77777777" w:rsidTr="00A84C06">
        <w:tc>
          <w:tcPr>
            <w:tcW w:w="630" w:type="dxa"/>
            <w:vMerge w:val="restart"/>
            <w:tcBorders>
              <w:top w:val="single" w:sz="12" w:space="0" w:color="000000" w:themeColor="text1"/>
            </w:tcBorders>
            <w:textDirection w:val="btLr"/>
          </w:tcPr>
          <w:p w14:paraId="72EED6E6" w14:textId="41BEDA02" w:rsidR="00A77B50" w:rsidRPr="00A84C06" w:rsidRDefault="00A77B50" w:rsidP="00A77B50">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Skills</w:t>
            </w:r>
          </w:p>
        </w:tc>
        <w:tc>
          <w:tcPr>
            <w:tcW w:w="4590" w:type="dxa"/>
            <w:tcBorders>
              <w:top w:val="single" w:sz="12" w:space="0" w:color="000000" w:themeColor="text1"/>
            </w:tcBorders>
          </w:tcPr>
          <w:p w14:paraId="4FB7311C" w14:textId="0CC7F780" w:rsidR="00A77B50" w:rsidRPr="00F4170D" w:rsidRDefault="00A77B50" w:rsidP="00A77B50">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41E3ED3E" w14:textId="7E448897"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207,277 / 100% </w:t>
            </w:r>
          </w:p>
        </w:tc>
        <w:tc>
          <w:tcPr>
            <w:tcW w:w="2060" w:type="dxa"/>
            <w:tcBorders>
              <w:top w:val="single" w:sz="12" w:space="0" w:color="000000" w:themeColor="text1"/>
            </w:tcBorders>
            <w:vAlign w:val="center"/>
          </w:tcPr>
          <w:p w14:paraId="601136D8" w14:textId="75F24472"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1,754,999 / 100%</w:t>
            </w:r>
          </w:p>
        </w:tc>
      </w:tr>
      <w:tr w:rsidR="00A77B50" w14:paraId="38A148E4" w14:textId="77777777" w:rsidTr="00A84C06">
        <w:tc>
          <w:tcPr>
            <w:tcW w:w="630" w:type="dxa"/>
            <w:vMerge/>
          </w:tcPr>
          <w:p w14:paraId="1D206768" w14:textId="77777777" w:rsidR="00A77B50" w:rsidRPr="00A84C06" w:rsidRDefault="00A77B50" w:rsidP="00A77B50">
            <w:pPr>
              <w:jc w:val="center"/>
              <w:rPr>
                <w:rFonts w:ascii="Arial Narrow" w:eastAsiaTheme="minorEastAsia" w:hAnsi="Arial Narrow"/>
                <w:b/>
                <w:bCs/>
                <w:sz w:val="20"/>
                <w:szCs w:val="20"/>
              </w:rPr>
            </w:pPr>
          </w:p>
        </w:tc>
        <w:tc>
          <w:tcPr>
            <w:tcW w:w="4590" w:type="dxa"/>
          </w:tcPr>
          <w:p w14:paraId="7F2BD4C6" w14:textId="38B1AC60" w:rsidR="00A77B50" w:rsidRPr="00F4170D" w:rsidRDefault="00A77B50" w:rsidP="00A77B50">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Skill ID</w:t>
            </w:r>
          </w:p>
        </w:tc>
        <w:tc>
          <w:tcPr>
            <w:tcW w:w="2070" w:type="dxa"/>
            <w:vAlign w:val="center"/>
          </w:tcPr>
          <w:p w14:paraId="4F8EA185" w14:textId="2639095C"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207,277 / 100%</w:t>
            </w:r>
          </w:p>
        </w:tc>
        <w:tc>
          <w:tcPr>
            <w:tcW w:w="2060" w:type="dxa"/>
            <w:vAlign w:val="center"/>
          </w:tcPr>
          <w:p w14:paraId="2DD7533E" w14:textId="6A38C74B"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1,754,999 / 100%</w:t>
            </w:r>
          </w:p>
        </w:tc>
      </w:tr>
      <w:tr w:rsidR="00A77B50" w14:paraId="3F0E6631" w14:textId="77777777" w:rsidTr="00A84C06">
        <w:tc>
          <w:tcPr>
            <w:tcW w:w="630" w:type="dxa"/>
            <w:vMerge/>
          </w:tcPr>
          <w:p w14:paraId="1E7624BA" w14:textId="77777777" w:rsidR="00A77B50" w:rsidRPr="00A84C06" w:rsidRDefault="00A77B50" w:rsidP="00A77B50">
            <w:pPr>
              <w:jc w:val="center"/>
              <w:rPr>
                <w:rFonts w:ascii="Arial Narrow" w:eastAsiaTheme="minorEastAsia" w:hAnsi="Arial Narrow"/>
                <w:b/>
                <w:bCs/>
                <w:sz w:val="20"/>
                <w:szCs w:val="20"/>
              </w:rPr>
            </w:pPr>
          </w:p>
        </w:tc>
        <w:tc>
          <w:tcPr>
            <w:tcW w:w="4590" w:type="dxa"/>
          </w:tcPr>
          <w:p w14:paraId="356BBB81" w14:textId="00419A23" w:rsidR="00A77B50" w:rsidRPr="00F4170D" w:rsidRDefault="00A77B50" w:rsidP="00A77B50">
            <w:pPr>
              <w:rPr>
                <w:rFonts w:ascii="Arial Narrow" w:eastAsiaTheme="minorEastAsia" w:hAnsi="Arial Narrow"/>
                <w:sz w:val="20"/>
                <w:szCs w:val="20"/>
              </w:rPr>
            </w:pPr>
            <w:r w:rsidRPr="00F4170D">
              <w:rPr>
                <w:rFonts w:ascii="Arial Narrow" w:eastAsiaTheme="minorEastAsia" w:hAnsi="Arial Narrow"/>
                <w:sz w:val="20"/>
                <w:szCs w:val="20"/>
              </w:rPr>
              <w:t>Skill Name</w:t>
            </w:r>
            <w:r>
              <w:rPr>
                <w:rFonts w:ascii="Arial Narrow" w:eastAsiaTheme="minorEastAsia" w:hAnsi="Arial Narrow"/>
                <w:sz w:val="20"/>
                <w:szCs w:val="20"/>
              </w:rPr>
              <w:t xml:space="preserve"> (Canonicalized Name for each Distinct Skill)</w:t>
            </w:r>
          </w:p>
        </w:tc>
        <w:tc>
          <w:tcPr>
            <w:tcW w:w="2070" w:type="dxa"/>
            <w:vAlign w:val="center"/>
          </w:tcPr>
          <w:p w14:paraId="010505BB" w14:textId="7528D5AD"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207,277 / 100%</w:t>
            </w:r>
          </w:p>
        </w:tc>
        <w:tc>
          <w:tcPr>
            <w:tcW w:w="2060" w:type="dxa"/>
            <w:vAlign w:val="center"/>
          </w:tcPr>
          <w:p w14:paraId="38B97D73" w14:textId="1F426815"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1,754,999 / 100%</w:t>
            </w:r>
          </w:p>
        </w:tc>
      </w:tr>
      <w:tr w:rsidR="00A77B50" w14:paraId="540EB93C" w14:textId="77777777" w:rsidTr="00A84C06">
        <w:tc>
          <w:tcPr>
            <w:tcW w:w="630" w:type="dxa"/>
            <w:vMerge/>
          </w:tcPr>
          <w:p w14:paraId="26733AB2" w14:textId="77777777" w:rsidR="00A77B50" w:rsidRPr="00A84C06" w:rsidRDefault="00A77B50" w:rsidP="00A77B50">
            <w:pPr>
              <w:jc w:val="center"/>
              <w:rPr>
                <w:rFonts w:ascii="Arial Narrow" w:eastAsiaTheme="minorEastAsia" w:hAnsi="Arial Narrow"/>
                <w:b/>
                <w:bCs/>
                <w:sz w:val="20"/>
                <w:szCs w:val="20"/>
              </w:rPr>
            </w:pPr>
          </w:p>
        </w:tc>
        <w:tc>
          <w:tcPr>
            <w:tcW w:w="4590" w:type="dxa"/>
          </w:tcPr>
          <w:p w14:paraId="2D9F90C9" w14:textId="70C8E3B8" w:rsidR="00A77B50" w:rsidRPr="00F4170D" w:rsidRDefault="00A77B50" w:rsidP="00A77B50">
            <w:pPr>
              <w:rPr>
                <w:rFonts w:ascii="Arial Narrow" w:eastAsiaTheme="minorEastAsia" w:hAnsi="Arial Narrow"/>
                <w:sz w:val="20"/>
                <w:szCs w:val="20"/>
              </w:rPr>
            </w:pPr>
            <w:r w:rsidRPr="00F4170D">
              <w:rPr>
                <w:rFonts w:ascii="Arial Narrow" w:eastAsiaTheme="minorEastAsia" w:hAnsi="Arial Narrow"/>
                <w:sz w:val="20"/>
                <w:szCs w:val="20"/>
              </w:rPr>
              <w:t>Skill Cluster Name</w:t>
            </w:r>
            <w:r>
              <w:rPr>
                <w:rFonts w:ascii="Arial Narrow" w:eastAsiaTheme="minorEastAsia" w:hAnsi="Arial Narrow"/>
                <w:sz w:val="20"/>
                <w:szCs w:val="20"/>
              </w:rPr>
              <w:t xml:space="preserve"> (BGT Skill Hierarchy)</w:t>
            </w:r>
          </w:p>
        </w:tc>
        <w:tc>
          <w:tcPr>
            <w:tcW w:w="2070" w:type="dxa"/>
            <w:vAlign w:val="center"/>
          </w:tcPr>
          <w:p w14:paraId="5D824BDB" w14:textId="3A9A4416"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161,561 / 77.94%</w:t>
            </w:r>
          </w:p>
        </w:tc>
        <w:tc>
          <w:tcPr>
            <w:tcW w:w="2060" w:type="dxa"/>
            <w:vAlign w:val="center"/>
          </w:tcPr>
          <w:p w14:paraId="6AA4EC6B" w14:textId="519FAD51"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1,366,928 / 77.89%</w:t>
            </w:r>
          </w:p>
        </w:tc>
      </w:tr>
      <w:tr w:rsidR="00A77B50" w14:paraId="1E8F1061" w14:textId="77777777" w:rsidTr="00A84C06">
        <w:tc>
          <w:tcPr>
            <w:tcW w:w="630" w:type="dxa"/>
            <w:vMerge/>
          </w:tcPr>
          <w:p w14:paraId="53E51002" w14:textId="77777777" w:rsidR="00A77B50" w:rsidRPr="00A84C06" w:rsidRDefault="00A77B50" w:rsidP="00A77B50">
            <w:pPr>
              <w:jc w:val="center"/>
              <w:rPr>
                <w:rFonts w:ascii="Arial Narrow" w:eastAsiaTheme="minorEastAsia" w:hAnsi="Arial Narrow"/>
                <w:b/>
                <w:bCs/>
                <w:sz w:val="20"/>
                <w:szCs w:val="20"/>
              </w:rPr>
            </w:pPr>
          </w:p>
        </w:tc>
        <w:tc>
          <w:tcPr>
            <w:tcW w:w="4590" w:type="dxa"/>
            <w:tcBorders>
              <w:bottom w:val="single" w:sz="12" w:space="0" w:color="000000" w:themeColor="text1"/>
            </w:tcBorders>
          </w:tcPr>
          <w:p w14:paraId="15A3F512" w14:textId="3FD79E16" w:rsidR="00A77B50" w:rsidRPr="00F4170D" w:rsidRDefault="00A77B50" w:rsidP="00A77B50">
            <w:pPr>
              <w:rPr>
                <w:rFonts w:ascii="Arial Narrow" w:eastAsiaTheme="minorEastAsia" w:hAnsi="Arial Narrow"/>
                <w:sz w:val="20"/>
                <w:szCs w:val="20"/>
              </w:rPr>
            </w:pPr>
            <w:r w:rsidRPr="00F4170D">
              <w:rPr>
                <w:rFonts w:ascii="Arial Narrow" w:eastAsiaTheme="minorEastAsia" w:hAnsi="Arial Narrow"/>
                <w:sz w:val="20"/>
                <w:szCs w:val="20"/>
              </w:rPr>
              <w:t>Skill Cluster Family Name</w:t>
            </w:r>
            <w:r>
              <w:rPr>
                <w:rFonts w:ascii="Arial Narrow" w:eastAsiaTheme="minorEastAsia" w:hAnsi="Arial Narrow"/>
                <w:sz w:val="20"/>
                <w:szCs w:val="20"/>
              </w:rPr>
              <w:t xml:space="preserve"> (BGT Skill Hierarchy)</w:t>
            </w:r>
          </w:p>
        </w:tc>
        <w:tc>
          <w:tcPr>
            <w:tcW w:w="2070" w:type="dxa"/>
            <w:tcBorders>
              <w:bottom w:val="single" w:sz="12" w:space="0" w:color="000000" w:themeColor="text1"/>
            </w:tcBorders>
            <w:vAlign w:val="center"/>
          </w:tcPr>
          <w:p w14:paraId="4DFD6CEF" w14:textId="4B32CBBF"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161,591 / 77.94%</w:t>
            </w:r>
          </w:p>
        </w:tc>
        <w:tc>
          <w:tcPr>
            <w:tcW w:w="2060" w:type="dxa"/>
            <w:tcBorders>
              <w:bottom w:val="single" w:sz="12" w:space="0" w:color="000000" w:themeColor="text1"/>
            </w:tcBorders>
            <w:vAlign w:val="center"/>
          </w:tcPr>
          <w:p w14:paraId="0E48EBE9" w14:textId="75C8E566"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1,366,928 / 77.89%</w:t>
            </w:r>
          </w:p>
        </w:tc>
      </w:tr>
      <w:tr w:rsidR="00611900" w14:paraId="1EE70D71" w14:textId="77777777" w:rsidTr="00A84C06">
        <w:tc>
          <w:tcPr>
            <w:tcW w:w="630" w:type="dxa"/>
            <w:vMerge w:val="restart"/>
            <w:tcBorders>
              <w:top w:val="single" w:sz="12" w:space="0" w:color="000000" w:themeColor="text1"/>
            </w:tcBorders>
            <w:textDirection w:val="btLr"/>
          </w:tcPr>
          <w:p w14:paraId="71741EB2" w14:textId="3D246334" w:rsidR="00611900" w:rsidRPr="00A84C06" w:rsidRDefault="00C30F18" w:rsidP="00611900">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Education</w:t>
            </w:r>
          </w:p>
        </w:tc>
        <w:tc>
          <w:tcPr>
            <w:tcW w:w="4590" w:type="dxa"/>
            <w:tcBorders>
              <w:top w:val="single" w:sz="12" w:space="0" w:color="000000" w:themeColor="text1"/>
            </w:tcBorders>
          </w:tcPr>
          <w:p w14:paraId="0ECA7B1E" w14:textId="1247AB1A"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08E1E978" w14:textId="39DD6859"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17515 / 100%</w:t>
            </w:r>
          </w:p>
        </w:tc>
        <w:tc>
          <w:tcPr>
            <w:tcW w:w="2060" w:type="dxa"/>
            <w:tcBorders>
              <w:top w:val="single" w:sz="12" w:space="0" w:color="000000" w:themeColor="text1"/>
            </w:tcBorders>
            <w:vAlign w:val="center"/>
          </w:tcPr>
          <w:p w14:paraId="5DC66394" w14:textId="29C9A0C1"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149,975 / 100%</w:t>
            </w:r>
          </w:p>
        </w:tc>
      </w:tr>
      <w:tr w:rsidR="00611900" w14:paraId="03A13DFB" w14:textId="77777777" w:rsidTr="00A84C06">
        <w:tc>
          <w:tcPr>
            <w:tcW w:w="630" w:type="dxa"/>
            <w:vMerge/>
          </w:tcPr>
          <w:p w14:paraId="20FB7860"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6A45C9EC" w14:textId="35273283"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City of Academic Institution</w:t>
            </w:r>
          </w:p>
        </w:tc>
        <w:tc>
          <w:tcPr>
            <w:tcW w:w="2070" w:type="dxa"/>
            <w:vAlign w:val="center"/>
          </w:tcPr>
          <w:p w14:paraId="126054C7" w14:textId="7DF8F805"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10,778 / 61.54%</w:t>
            </w:r>
          </w:p>
        </w:tc>
        <w:tc>
          <w:tcPr>
            <w:tcW w:w="2060" w:type="dxa"/>
            <w:vAlign w:val="center"/>
          </w:tcPr>
          <w:p w14:paraId="14A11B4E" w14:textId="3728C703"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87,015 / 58.02%</w:t>
            </w:r>
          </w:p>
        </w:tc>
      </w:tr>
      <w:tr w:rsidR="00611900" w14:paraId="17CDB0A1" w14:textId="77777777" w:rsidTr="00A84C06">
        <w:tc>
          <w:tcPr>
            <w:tcW w:w="630" w:type="dxa"/>
            <w:vMerge/>
          </w:tcPr>
          <w:p w14:paraId="5BD373F7"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5A14A3E5" w14:textId="2BBA2B0D"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State of Academic Institution</w:t>
            </w:r>
          </w:p>
        </w:tc>
        <w:tc>
          <w:tcPr>
            <w:tcW w:w="2070" w:type="dxa"/>
            <w:vAlign w:val="center"/>
          </w:tcPr>
          <w:p w14:paraId="64E067DF" w14:textId="534FC1EA"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10,579 / 60.4%</w:t>
            </w:r>
          </w:p>
        </w:tc>
        <w:tc>
          <w:tcPr>
            <w:tcW w:w="2060" w:type="dxa"/>
            <w:vAlign w:val="center"/>
          </w:tcPr>
          <w:p w14:paraId="0FFDD47E" w14:textId="32677FBA"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87,852 / 58.58%</w:t>
            </w:r>
          </w:p>
        </w:tc>
      </w:tr>
      <w:tr w:rsidR="00611900" w14:paraId="095F6011" w14:textId="77777777" w:rsidTr="00A84C06">
        <w:tc>
          <w:tcPr>
            <w:tcW w:w="630" w:type="dxa"/>
            <w:vMerge/>
          </w:tcPr>
          <w:p w14:paraId="48FDD592"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4CF72E03" w14:textId="1AB87693"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Relative Position of Degree to Other Degrees Listed</w:t>
            </w:r>
          </w:p>
        </w:tc>
        <w:tc>
          <w:tcPr>
            <w:tcW w:w="2070" w:type="dxa"/>
            <w:vAlign w:val="center"/>
          </w:tcPr>
          <w:p w14:paraId="41ACF91D" w14:textId="35CF0FA4"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17,515 / 100%</w:t>
            </w:r>
          </w:p>
        </w:tc>
        <w:tc>
          <w:tcPr>
            <w:tcW w:w="2060" w:type="dxa"/>
            <w:vAlign w:val="center"/>
          </w:tcPr>
          <w:p w14:paraId="23DDA714" w14:textId="479BE0E8"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149,975 / 100%</w:t>
            </w:r>
          </w:p>
        </w:tc>
      </w:tr>
      <w:tr w:rsidR="00611900" w14:paraId="4D036001" w14:textId="77777777" w:rsidTr="00A84C06">
        <w:tc>
          <w:tcPr>
            <w:tcW w:w="630" w:type="dxa"/>
            <w:vMerge/>
          </w:tcPr>
          <w:p w14:paraId="2AF52FB0"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1B333FAB" w14:textId="0CD52938"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Degree Type</w:t>
            </w:r>
          </w:p>
        </w:tc>
        <w:tc>
          <w:tcPr>
            <w:tcW w:w="2070" w:type="dxa"/>
            <w:vAlign w:val="center"/>
          </w:tcPr>
          <w:p w14:paraId="181E3699" w14:textId="137C8852"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12,002 / 68.52</w:t>
            </w:r>
            <w:r>
              <w:rPr>
                <w:rFonts w:ascii="Arial Narrow" w:eastAsia="Times New Roman" w:hAnsi="Arial Narrow" w:cs="Times New Roman"/>
                <w:color w:val="000000"/>
                <w:sz w:val="20"/>
                <w:szCs w:val="20"/>
              </w:rPr>
              <w:t>%</w:t>
            </w:r>
          </w:p>
        </w:tc>
        <w:tc>
          <w:tcPr>
            <w:tcW w:w="2060" w:type="dxa"/>
            <w:vAlign w:val="center"/>
          </w:tcPr>
          <w:p w14:paraId="5A215D41" w14:textId="420FF20F"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89,601 / 59.74%</w:t>
            </w:r>
          </w:p>
        </w:tc>
      </w:tr>
      <w:tr w:rsidR="00611900" w14:paraId="74C99EB2" w14:textId="77777777" w:rsidTr="00A84C06">
        <w:tc>
          <w:tcPr>
            <w:tcW w:w="630" w:type="dxa"/>
            <w:vMerge/>
          </w:tcPr>
          <w:p w14:paraId="1586D497"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7096709B" w14:textId="60FB9A36"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 xml:space="preserve">Degree Level (Number of Years of Study) </w:t>
            </w:r>
          </w:p>
        </w:tc>
        <w:tc>
          <w:tcPr>
            <w:tcW w:w="2070" w:type="dxa"/>
            <w:vAlign w:val="center"/>
          </w:tcPr>
          <w:p w14:paraId="566ADCA6" w14:textId="52AEEFE2"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11,662 / 66.58%</w:t>
            </w:r>
          </w:p>
        </w:tc>
        <w:tc>
          <w:tcPr>
            <w:tcW w:w="2060" w:type="dxa"/>
            <w:vAlign w:val="center"/>
          </w:tcPr>
          <w:p w14:paraId="5C9FAD56" w14:textId="78C5F1C0"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86,855 / 57.91%</w:t>
            </w:r>
          </w:p>
        </w:tc>
      </w:tr>
      <w:tr w:rsidR="00611900" w14:paraId="54FC1AC7" w14:textId="77777777" w:rsidTr="00A84C06">
        <w:tc>
          <w:tcPr>
            <w:tcW w:w="630" w:type="dxa"/>
            <w:vMerge/>
          </w:tcPr>
          <w:p w14:paraId="75DA066D"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483575DD" w14:textId="683A342A"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Major CIP</w:t>
            </w:r>
            <w:r>
              <w:rPr>
                <w:rFonts w:ascii="Arial Narrow" w:eastAsiaTheme="minorEastAsia" w:hAnsi="Arial Narrow"/>
                <w:sz w:val="20"/>
                <w:szCs w:val="20"/>
                <w:vertAlign w:val="superscript"/>
              </w:rPr>
              <w:t>2</w:t>
            </w:r>
            <w:r>
              <w:rPr>
                <w:rFonts w:ascii="Arial Narrow" w:eastAsiaTheme="minorEastAsia" w:hAnsi="Arial Narrow"/>
                <w:sz w:val="20"/>
                <w:szCs w:val="20"/>
              </w:rPr>
              <w:t xml:space="preserve"> Code</w:t>
            </w:r>
          </w:p>
        </w:tc>
        <w:tc>
          <w:tcPr>
            <w:tcW w:w="2070" w:type="dxa"/>
            <w:vAlign w:val="center"/>
          </w:tcPr>
          <w:p w14:paraId="45F77946" w14:textId="1C357FEE"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7,371 / 42.08%</w:t>
            </w:r>
          </w:p>
        </w:tc>
        <w:tc>
          <w:tcPr>
            <w:tcW w:w="2060" w:type="dxa"/>
            <w:vAlign w:val="center"/>
          </w:tcPr>
          <w:p w14:paraId="41F4520A" w14:textId="5CD85DD1"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46,648 / 31.1%</w:t>
            </w:r>
          </w:p>
        </w:tc>
      </w:tr>
      <w:tr w:rsidR="00611900" w14:paraId="3BBD56E1" w14:textId="77777777" w:rsidTr="00A84C06">
        <w:tc>
          <w:tcPr>
            <w:tcW w:w="630" w:type="dxa"/>
            <w:vMerge/>
          </w:tcPr>
          <w:p w14:paraId="669C39A1"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125BC090" w14:textId="499999C5"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Education Institution Name</w:t>
            </w:r>
          </w:p>
        </w:tc>
        <w:tc>
          <w:tcPr>
            <w:tcW w:w="2070" w:type="dxa"/>
            <w:vAlign w:val="center"/>
          </w:tcPr>
          <w:p w14:paraId="64F71D71" w14:textId="4B79843C"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16,226 / 92.64%</w:t>
            </w:r>
          </w:p>
        </w:tc>
        <w:tc>
          <w:tcPr>
            <w:tcW w:w="2060" w:type="dxa"/>
            <w:vAlign w:val="center"/>
          </w:tcPr>
          <w:p w14:paraId="77315CAD" w14:textId="7393F98F"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136,431 / 90.97%</w:t>
            </w:r>
          </w:p>
        </w:tc>
      </w:tr>
      <w:tr w:rsidR="00611900" w14:paraId="668F0C7D" w14:textId="77777777" w:rsidTr="00A84C06">
        <w:tc>
          <w:tcPr>
            <w:tcW w:w="630" w:type="dxa"/>
            <w:vMerge/>
          </w:tcPr>
          <w:p w14:paraId="69BABD4B" w14:textId="77777777" w:rsidR="00611900" w:rsidRPr="00A84C06" w:rsidRDefault="00611900" w:rsidP="00611900">
            <w:pPr>
              <w:jc w:val="center"/>
              <w:rPr>
                <w:rFonts w:ascii="Arial Narrow" w:eastAsiaTheme="minorEastAsia" w:hAnsi="Arial Narrow"/>
                <w:b/>
                <w:bCs/>
                <w:sz w:val="20"/>
                <w:szCs w:val="20"/>
              </w:rPr>
            </w:pPr>
          </w:p>
        </w:tc>
        <w:tc>
          <w:tcPr>
            <w:tcW w:w="4590" w:type="dxa"/>
            <w:tcBorders>
              <w:bottom w:val="single" w:sz="12" w:space="0" w:color="000000" w:themeColor="text1"/>
            </w:tcBorders>
          </w:tcPr>
          <w:p w14:paraId="3BFCD1FE" w14:textId="2B6F42E3"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Completion Date</w:t>
            </w:r>
          </w:p>
        </w:tc>
        <w:tc>
          <w:tcPr>
            <w:tcW w:w="2070" w:type="dxa"/>
            <w:tcBorders>
              <w:bottom w:val="single" w:sz="12" w:space="0" w:color="000000" w:themeColor="text1"/>
            </w:tcBorders>
            <w:vAlign w:val="center"/>
          </w:tcPr>
          <w:p w14:paraId="6D10DEC1" w14:textId="0FD2C32C"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10,363 / 59.17%</w:t>
            </w:r>
          </w:p>
        </w:tc>
        <w:tc>
          <w:tcPr>
            <w:tcW w:w="2060" w:type="dxa"/>
            <w:tcBorders>
              <w:bottom w:val="single" w:sz="12" w:space="0" w:color="000000" w:themeColor="text1"/>
            </w:tcBorders>
            <w:vAlign w:val="center"/>
          </w:tcPr>
          <w:p w14:paraId="3B3E7804" w14:textId="0ED9CC9A"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67,728 / 45.16%</w:t>
            </w:r>
          </w:p>
        </w:tc>
      </w:tr>
      <w:tr w:rsidR="00E47598" w14:paraId="1A72ABF2" w14:textId="77777777" w:rsidTr="00A84C06">
        <w:tc>
          <w:tcPr>
            <w:tcW w:w="630" w:type="dxa"/>
            <w:vMerge w:val="restart"/>
            <w:tcBorders>
              <w:top w:val="single" w:sz="12" w:space="0" w:color="000000" w:themeColor="text1"/>
            </w:tcBorders>
            <w:textDirection w:val="btLr"/>
          </w:tcPr>
          <w:p w14:paraId="18DF0BDA" w14:textId="1885BEE7" w:rsidR="00E47598" w:rsidRPr="00A84C06" w:rsidRDefault="00E47598" w:rsidP="00E47598">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Jobs</w:t>
            </w:r>
          </w:p>
        </w:tc>
        <w:tc>
          <w:tcPr>
            <w:tcW w:w="4590" w:type="dxa"/>
            <w:tcBorders>
              <w:top w:val="single" w:sz="12" w:space="0" w:color="000000" w:themeColor="text1"/>
            </w:tcBorders>
          </w:tcPr>
          <w:p w14:paraId="3FD66803" w14:textId="11C04DA9"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1F610F50" w14:textId="553CE2B3"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50,791 / 100%</w:t>
            </w:r>
          </w:p>
        </w:tc>
        <w:tc>
          <w:tcPr>
            <w:tcW w:w="2060" w:type="dxa"/>
            <w:tcBorders>
              <w:top w:val="single" w:sz="12" w:space="0" w:color="000000" w:themeColor="text1"/>
            </w:tcBorders>
            <w:vAlign w:val="center"/>
          </w:tcPr>
          <w:p w14:paraId="699529D4" w14:textId="720C3C7E"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528,275 / 100%</w:t>
            </w:r>
          </w:p>
        </w:tc>
      </w:tr>
      <w:tr w:rsidR="00E47598" w14:paraId="79C4ADB1" w14:textId="77777777" w:rsidTr="00A84C06">
        <w:tc>
          <w:tcPr>
            <w:tcW w:w="630" w:type="dxa"/>
            <w:vMerge/>
          </w:tcPr>
          <w:p w14:paraId="3C3B150B" w14:textId="77777777" w:rsidR="00E47598" w:rsidRPr="00A84C06" w:rsidRDefault="00E47598" w:rsidP="00E47598">
            <w:pPr>
              <w:rPr>
                <w:rFonts w:ascii="Arial Narrow" w:eastAsiaTheme="minorEastAsia" w:hAnsi="Arial Narrow"/>
                <w:b/>
                <w:bCs/>
                <w:sz w:val="20"/>
                <w:szCs w:val="20"/>
              </w:rPr>
            </w:pPr>
          </w:p>
        </w:tc>
        <w:tc>
          <w:tcPr>
            <w:tcW w:w="4590" w:type="dxa"/>
          </w:tcPr>
          <w:p w14:paraId="41A30E54" w14:textId="0EA937EF"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Current Job Position</w:t>
            </w:r>
          </w:p>
        </w:tc>
        <w:tc>
          <w:tcPr>
            <w:tcW w:w="2070" w:type="dxa"/>
            <w:vAlign w:val="center"/>
          </w:tcPr>
          <w:p w14:paraId="2769835C" w14:textId="1BD1BD34"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41,844 / 82.38%</w:t>
            </w:r>
          </w:p>
        </w:tc>
        <w:tc>
          <w:tcPr>
            <w:tcW w:w="2060" w:type="dxa"/>
            <w:vAlign w:val="center"/>
          </w:tcPr>
          <w:p w14:paraId="15E127E8" w14:textId="5A79B086"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459,747 / 87.03%</w:t>
            </w:r>
          </w:p>
        </w:tc>
      </w:tr>
      <w:tr w:rsidR="00E47598" w14:paraId="2C1B4306" w14:textId="77777777" w:rsidTr="00A84C06">
        <w:tc>
          <w:tcPr>
            <w:tcW w:w="630" w:type="dxa"/>
            <w:vMerge/>
          </w:tcPr>
          <w:p w14:paraId="09486B45" w14:textId="77777777" w:rsidR="00E47598" w:rsidRPr="00A84C06" w:rsidRDefault="00E47598" w:rsidP="00E47598">
            <w:pPr>
              <w:rPr>
                <w:rFonts w:ascii="Arial Narrow" w:eastAsiaTheme="minorEastAsia" w:hAnsi="Arial Narrow"/>
                <w:b/>
                <w:bCs/>
                <w:sz w:val="20"/>
                <w:szCs w:val="20"/>
              </w:rPr>
            </w:pPr>
          </w:p>
        </w:tc>
        <w:tc>
          <w:tcPr>
            <w:tcW w:w="4590" w:type="dxa"/>
          </w:tcPr>
          <w:p w14:paraId="3A47F53B" w14:textId="312CDE21"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ONET</w:t>
            </w:r>
            <w:r>
              <w:rPr>
                <w:rFonts w:ascii="Arial Narrow" w:eastAsiaTheme="minorEastAsia" w:hAnsi="Arial Narrow"/>
                <w:sz w:val="20"/>
                <w:szCs w:val="20"/>
                <w:vertAlign w:val="superscript"/>
              </w:rPr>
              <w:t>3</w:t>
            </w:r>
            <w:r>
              <w:rPr>
                <w:rFonts w:ascii="Arial Narrow" w:eastAsiaTheme="minorEastAsia" w:hAnsi="Arial Narrow"/>
                <w:sz w:val="20"/>
                <w:szCs w:val="20"/>
              </w:rPr>
              <w:t xml:space="preserve"> Occupation Code for a particular job title</w:t>
            </w:r>
          </w:p>
        </w:tc>
        <w:tc>
          <w:tcPr>
            <w:tcW w:w="2070" w:type="dxa"/>
            <w:vAlign w:val="center"/>
          </w:tcPr>
          <w:p w14:paraId="7597B6FD" w14:textId="58543501"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36,290 / 71.45%</w:t>
            </w:r>
          </w:p>
        </w:tc>
        <w:tc>
          <w:tcPr>
            <w:tcW w:w="2060" w:type="dxa"/>
            <w:vAlign w:val="center"/>
          </w:tcPr>
          <w:p w14:paraId="585410F4" w14:textId="0975DD2C"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408,679 / 77.36%</w:t>
            </w:r>
          </w:p>
        </w:tc>
      </w:tr>
      <w:tr w:rsidR="00E47598" w14:paraId="69A73835" w14:textId="77777777" w:rsidTr="00A84C06">
        <w:tc>
          <w:tcPr>
            <w:tcW w:w="630" w:type="dxa"/>
            <w:vMerge/>
          </w:tcPr>
          <w:p w14:paraId="2CE7039D" w14:textId="77777777" w:rsidR="00E47598" w:rsidRPr="00A84C06" w:rsidRDefault="00E47598" w:rsidP="00E47598">
            <w:pPr>
              <w:rPr>
                <w:rFonts w:ascii="Arial Narrow" w:eastAsiaTheme="minorEastAsia" w:hAnsi="Arial Narrow"/>
                <w:b/>
                <w:bCs/>
                <w:sz w:val="20"/>
                <w:szCs w:val="20"/>
              </w:rPr>
            </w:pPr>
          </w:p>
        </w:tc>
        <w:tc>
          <w:tcPr>
            <w:tcW w:w="4590" w:type="dxa"/>
          </w:tcPr>
          <w:p w14:paraId="35826DFC" w14:textId="32735C6E"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NAIC</w:t>
            </w:r>
            <w:r>
              <w:rPr>
                <w:rFonts w:ascii="Arial Narrow" w:eastAsiaTheme="minorEastAsia" w:hAnsi="Arial Narrow"/>
                <w:sz w:val="20"/>
                <w:szCs w:val="20"/>
                <w:vertAlign w:val="superscript"/>
              </w:rPr>
              <w:t>4</w:t>
            </w:r>
            <w:r>
              <w:rPr>
                <w:rFonts w:ascii="Arial Narrow" w:eastAsiaTheme="minorEastAsia" w:hAnsi="Arial Narrow"/>
                <w:sz w:val="20"/>
                <w:szCs w:val="20"/>
              </w:rPr>
              <w:t xml:space="preserve"> Code (Inferred Code for an Employer)</w:t>
            </w:r>
          </w:p>
        </w:tc>
        <w:tc>
          <w:tcPr>
            <w:tcW w:w="2070" w:type="dxa"/>
            <w:vAlign w:val="center"/>
          </w:tcPr>
          <w:p w14:paraId="67C22F1E" w14:textId="31823B49"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20,374 / 40.11%</w:t>
            </w:r>
          </w:p>
        </w:tc>
        <w:tc>
          <w:tcPr>
            <w:tcW w:w="2060" w:type="dxa"/>
            <w:vAlign w:val="center"/>
          </w:tcPr>
          <w:p w14:paraId="1F96722F" w14:textId="09B2A852"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241,596 / 45.73%</w:t>
            </w:r>
          </w:p>
        </w:tc>
      </w:tr>
      <w:tr w:rsidR="00E47598" w14:paraId="6736AAFC" w14:textId="77777777" w:rsidTr="00A84C06">
        <w:tc>
          <w:tcPr>
            <w:tcW w:w="630" w:type="dxa"/>
            <w:vMerge/>
          </w:tcPr>
          <w:p w14:paraId="4F243FDD" w14:textId="77777777" w:rsidR="00E47598" w:rsidRPr="00A84C06" w:rsidRDefault="00E47598" w:rsidP="00E47598">
            <w:pPr>
              <w:rPr>
                <w:rFonts w:ascii="Arial Narrow" w:eastAsiaTheme="minorEastAsia" w:hAnsi="Arial Narrow"/>
                <w:b/>
                <w:bCs/>
                <w:sz w:val="20"/>
                <w:szCs w:val="20"/>
              </w:rPr>
            </w:pPr>
          </w:p>
        </w:tc>
        <w:tc>
          <w:tcPr>
            <w:tcW w:w="4590" w:type="dxa"/>
          </w:tcPr>
          <w:p w14:paraId="3CB2EFBB" w14:textId="6D890CD6"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Start Date of Employment</w:t>
            </w:r>
          </w:p>
        </w:tc>
        <w:tc>
          <w:tcPr>
            <w:tcW w:w="2070" w:type="dxa"/>
            <w:vAlign w:val="center"/>
          </w:tcPr>
          <w:p w14:paraId="37A3A8BC" w14:textId="6C2923C7"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40,741 / 80.21%</w:t>
            </w:r>
          </w:p>
        </w:tc>
        <w:tc>
          <w:tcPr>
            <w:tcW w:w="2060" w:type="dxa"/>
            <w:vAlign w:val="center"/>
          </w:tcPr>
          <w:p w14:paraId="1C8CF8EF" w14:textId="25F00245"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447,681 / 84.74%</w:t>
            </w:r>
          </w:p>
        </w:tc>
      </w:tr>
      <w:tr w:rsidR="00E47598" w14:paraId="3D546E07" w14:textId="77777777" w:rsidTr="00A84C06">
        <w:tc>
          <w:tcPr>
            <w:tcW w:w="630" w:type="dxa"/>
            <w:vMerge/>
          </w:tcPr>
          <w:p w14:paraId="374A6E4C" w14:textId="77777777" w:rsidR="00E47598" w:rsidRPr="00A84C06" w:rsidRDefault="00E47598" w:rsidP="00E47598">
            <w:pPr>
              <w:rPr>
                <w:rFonts w:ascii="Arial Narrow" w:eastAsiaTheme="minorEastAsia" w:hAnsi="Arial Narrow"/>
                <w:b/>
                <w:bCs/>
                <w:sz w:val="20"/>
                <w:szCs w:val="20"/>
              </w:rPr>
            </w:pPr>
          </w:p>
        </w:tc>
        <w:tc>
          <w:tcPr>
            <w:tcW w:w="4590" w:type="dxa"/>
            <w:tcBorders>
              <w:bottom w:val="single" w:sz="12" w:space="0" w:color="000000" w:themeColor="text1"/>
            </w:tcBorders>
          </w:tcPr>
          <w:p w14:paraId="3D7630E7" w14:textId="44E43CE8"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End Date of Employment</w:t>
            </w:r>
          </w:p>
        </w:tc>
        <w:tc>
          <w:tcPr>
            <w:tcW w:w="2070" w:type="dxa"/>
            <w:tcBorders>
              <w:bottom w:val="single" w:sz="12" w:space="0" w:color="000000" w:themeColor="text1"/>
            </w:tcBorders>
            <w:vAlign w:val="center"/>
          </w:tcPr>
          <w:p w14:paraId="7A3ED8D8" w14:textId="014E7558"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40,741 / 80.21%</w:t>
            </w:r>
          </w:p>
        </w:tc>
        <w:tc>
          <w:tcPr>
            <w:tcW w:w="2060" w:type="dxa"/>
            <w:tcBorders>
              <w:bottom w:val="single" w:sz="12" w:space="0" w:color="000000" w:themeColor="text1"/>
            </w:tcBorders>
            <w:vAlign w:val="center"/>
          </w:tcPr>
          <w:p w14:paraId="5811C8E2" w14:textId="0393D88D"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447,681 / 84.74%</w:t>
            </w:r>
          </w:p>
        </w:tc>
      </w:tr>
      <w:tr w:rsidR="00E47598" w14:paraId="1B1B4F6C" w14:textId="77777777" w:rsidTr="00A84C06">
        <w:tc>
          <w:tcPr>
            <w:tcW w:w="630" w:type="dxa"/>
            <w:vMerge w:val="restart"/>
            <w:tcBorders>
              <w:top w:val="single" w:sz="12" w:space="0" w:color="000000" w:themeColor="text1"/>
            </w:tcBorders>
            <w:textDirection w:val="btLr"/>
          </w:tcPr>
          <w:p w14:paraId="6B0DD9E8" w14:textId="7EC1FC91" w:rsidR="00E47598" w:rsidRPr="00A84C06" w:rsidRDefault="00E47598" w:rsidP="00A84C06">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Certificates</w:t>
            </w:r>
          </w:p>
        </w:tc>
        <w:tc>
          <w:tcPr>
            <w:tcW w:w="4590" w:type="dxa"/>
            <w:tcBorders>
              <w:top w:val="single" w:sz="12" w:space="0" w:color="000000" w:themeColor="text1"/>
            </w:tcBorders>
          </w:tcPr>
          <w:p w14:paraId="0D6D918B" w14:textId="1537C771" w:rsidR="00E47598" w:rsidRPr="0052371C" w:rsidRDefault="00E47598" w:rsidP="00E47598">
            <w:pPr>
              <w:rPr>
                <w:rFonts w:ascii="Arial Narrow" w:eastAsiaTheme="minorEastAsia" w:hAnsi="Arial Narrow"/>
                <w:sz w:val="20"/>
                <w:szCs w:val="20"/>
              </w:rPr>
            </w:pPr>
            <w:r w:rsidRPr="0052371C">
              <w:rPr>
                <w:rFonts w:ascii="Arial Narrow" w:eastAsiaTheme="minorEastAsia" w:hAnsi="Arial Narrow"/>
                <w:sz w:val="20"/>
                <w:szCs w:val="20"/>
              </w:rPr>
              <w:t>Unique BGT Generated Resume ID</w:t>
            </w:r>
          </w:p>
        </w:tc>
        <w:tc>
          <w:tcPr>
            <w:tcW w:w="2070" w:type="dxa"/>
            <w:tcBorders>
              <w:top w:val="single" w:sz="12" w:space="0" w:color="000000" w:themeColor="text1"/>
            </w:tcBorders>
            <w:vAlign w:val="center"/>
          </w:tcPr>
          <w:p w14:paraId="3F754981" w14:textId="277BACD8"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78 / 100%</w:t>
            </w:r>
          </w:p>
        </w:tc>
        <w:tc>
          <w:tcPr>
            <w:tcW w:w="2060" w:type="dxa"/>
            <w:tcBorders>
              <w:top w:val="single" w:sz="12" w:space="0" w:color="000000" w:themeColor="text1"/>
            </w:tcBorders>
            <w:vAlign w:val="center"/>
          </w:tcPr>
          <w:p w14:paraId="1191A2B2" w14:textId="0F86F903"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719FEA0E" w14:textId="77777777" w:rsidTr="00A84C06">
        <w:tc>
          <w:tcPr>
            <w:tcW w:w="630" w:type="dxa"/>
            <w:vMerge/>
          </w:tcPr>
          <w:p w14:paraId="01C2A407" w14:textId="77777777" w:rsidR="00E47598" w:rsidRPr="00F4170D" w:rsidRDefault="00E47598" w:rsidP="00E47598">
            <w:pPr>
              <w:rPr>
                <w:rFonts w:ascii="Arial Narrow" w:eastAsiaTheme="minorEastAsia" w:hAnsi="Arial Narrow"/>
                <w:sz w:val="20"/>
                <w:szCs w:val="20"/>
              </w:rPr>
            </w:pPr>
          </w:p>
        </w:tc>
        <w:tc>
          <w:tcPr>
            <w:tcW w:w="4590" w:type="dxa"/>
          </w:tcPr>
          <w:p w14:paraId="231B4017" w14:textId="75C69427" w:rsidR="00E47598" w:rsidRPr="00196E29" w:rsidRDefault="00E47598" w:rsidP="00E47598">
            <w:pPr>
              <w:rPr>
                <w:rFonts w:ascii="Arial Narrow" w:eastAsiaTheme="minorEastAsia" w:hAnsi="Arial Narrow"/>
                <w:sz w:val="20"/>
                <w:szCs w:val="20"/>
              </w:rPr>
            </w:pPr>
            <w:r w:rsidRPr="00196E29">
              <w:rPr>
                <w:rFonts w:ascii="Arial Narrow" w:eastAsia="Times New Roman" w:hAnsi="Arial Narrow" w:cs="Arial"/>
                <w:color w:val="000000"/>
                <w:sz w:val="20"/>
                <w:szCs w:val="20"/>
              </w:rPr>
              <w:t>Certification</w:t>
            </w:r>
            <w:r>
              <w:rPr>
                <w:rFonts w:ascii="Arial Narrow" w:eastAsia="Times New Roman" w:hAnsi="Arial Narrow" w:cs="Arial"/>
                <w:color w:val="000000"/>
                <w:sz w:val="20"/>
                <w:szCs w:val="20"/>
              </w:rPr>
              <w:t xml:space="preserve"> </w:t>
            </w:r>
            <w:r w:rsidRPr="00196E29">
              <w:rPr>
                <w:rFonts w:ascii="Arial Narrow" w:eastAsia="Times New Roman" w:hAnsi="Arial Narrow" w:cs="Arial"/>
                <w:color w:val="000000"/>
                <w:sz w:val="20"/>
                <w:szCs w:val="20"/>
              </w:rPr>
              <w:t>Name</w:t>
            </w:r>
            <w:r>
              <w:rPr>
                <w:rFonts w:ascii="Arial Narrow" w:eastAsia="Times New Roman" w:hAnsi="Arial Narrow" w:cs="Arial"/>
                <w:color w:val="000000"/>
                <w:sz w:val="20"/>
                <w:szCs w:val="20"/>
              </w:rPr>
              <w:t xml:space="preserve"> </w:t>
            </w:r>
            <w:r>
              <w:rPr>
                <w:rFonts w:ascii="Arial Narrow" w:eastAsiaTheme="minorEastAsia" w:hAnsi="Arial Narrow"/>
                <w:sz w:val="20"/>
                <w:szCs w:val="20"/>
              </w:rPr>
              <w:t>(Canonicalized Name for each Certificate, Certification, or License)</w:t>
            </w:r>
          </w:p>
        </w:tc>
        <w:tc>
          <w:tcPr>
            <w:tcW w:w="2070" w:type="dxa"/>
            <w:vAlign w:val="center"/>
          </w:tcPr>
          <w:p w14:paraId="677677E4" w14:textId="4EA2B402"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478 / 100%</w:t>
            </w:r>
          </w:p>
        </w:tc>
        <w:tc>
          <w:tcPr>
            <w:tcW w:w="2060" w:type="dxa"/>
            <w:vAlign w:val="center"/>
          </w:tcPr>
          <w:p w14:paraId="46E245E3" w14:textId="480BB27E"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2B377CD7" w14:textId="77777777" w:rsidTr="00A84C06">
        <w:tc>
          <w:tcPr>
            <w:tcW w:w="630" w:type="dxa"/>
            <w:vMerge/>
          </w:tcPr>
          <w:p w14:paraId="1EE31E10" w14:textId="77777777" w:rsidR="00E47598" w:rsidRPr="00F4170D" w:rsidRDefault="00E47598" w:rsidP="00E47598">
            <w:pPr>
              <w:rPr>
                <w:rFonts w:ascii="Arial Narrow" w:eastAsiaTheme="minorEastAsia" w:hAnsi="Arial Narrow"/>
                <w:sz w:val="20"/>
                <w:szCs w:val="20"/>
              </w:rPr>
            </w:pPr>
          </w:p>
        </w:tc>
        <w:tc>
          <w:tcPr>
            <w:tcW w:w="4590" w:type="dxa"/>
          </w:tcPr>
          <w:p w14:paraId="0A0512C6" w14:textId="45F5A30A" w:rsidR="00E47598" w:rsidRPr="00196E29" w:rsidRDefault="00E47598" w:rsidP="00E47598">
            <w:pPr>
              <w:rPr>
                <w:rFonts w:ascii="Arial Narrow" w:eastAsiaTheme="minorEastAsia" w:hAnsi="Arial Narrow"/>
                <w:sz w:val="20"/>
                <w:szCs w:val="20"/>
              </w:rPr>
            </w:pPr>
            <w:r w:rsidRPr="00196E29">
              <w:rPr>
                <w:rFonts w:ascii="Arial Narrow" w:eastAsia="Times New Roman" w:hAnsi="Arial Narrow" w:cs="Arial"/>
                <w:color w:val="000000"/>
                <w:sz w:val="20"/>
                <w:szCs w:val="20"/>
              </w:rPr>
              <w:t>Certification</w:t>
            </w:r>
            <w:r>
              <w:rPr>
                <w:rFonts w:ascii="Arial Narrow" w:eastAsia="Times New Roman" w:hAnsi="Arial Narrow" w:cs="Arial"/>
                <w:color w:val="000000"/>
                <w:sz w:val="20"/>
                <w:szCs w:val="20"/>
              </w:rPr>
              <w:t xml:space="preserve"> </w:t>
            </w:r>
            <w:r w:rsidRPr="00196E29">
              <w:rPr>
                <w:rFonts w:ascii="Arial Narrow" w:eastAsia="Times New Roman" w:hAnsi="Arial Narrow" w:cs="Arial"/>
                <w:color w:val="000000"/>
                <w:sz w:val="20"/>
                <w:szCs w:val="20"/>
              </w:rPr>
              <w:t>Type</w:t>
            </w:r>
            <w:r>
              <w:rPr>
                <w:rFonts w:ascii="Arial Narrow" w:eastAsia="Times New Roman" w:hAnsi="Arial Narrow" w:cs="Arial"/>
                <w:color w:val="000000"/>
                <w:sz w:val="20"/>
                <w:szCs w:val="20"/>
              </w:rPr>
              <w:t xml:space="preserve"> </w:t>
            </w:r>
            <w:r>
              <w:rPr>
                <w:rFonts w:ascii="Arial Narrow" w:eastAsiaTheme="minorEastAsia" w:hAnsi="Arial Narrow"/>
                <w:sz w:val="20"/>
                <w:szCs w:val="20"/>
              </w:rPr>
              <w:t>(Canonicalized Certificate Type to Distinguish from License)</w:t>
            </w:r>
          </w:p>
        </w:tc>
        <w:tc>
          <w:tcPr>
            <w:tcW w:w="2070" w:type="dxa"/>
            <w:vAlign w:val="center"/>
          </w:tcPr>
          <w:p w14:paraId="7FADE9ED" w14:textId="52E08CE3"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478 / 100 %</w:t>
            </w:r>
          </w:p>
        </w:tc>
        <w:tc>
          <w:tcPr>
            <w:tcW w:w="2060" w:type="dxa"/>
            <w:vAlign w:val="center"/>
          </w:tcPr>
          <w:p w14:paraId="4DF42B8C" w14:textId="03CB73C7"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300F684E" w14:textId="77777777" w:rsidTr="00A84C06">
        <w:tc>
          <w:tcPr>
            <w:tcW w:w="630" w:type="dxa"/>
            <w:vMerge/>
          </w:tcPr>
          <w:p w14:paraId="0ABD1BED" w14:textId="77777777" w:rsidR="00E47598" w:rsidRPr="00F4170D" w:rsidRDefault="00E47598" w:rsidP="00E47598">
            <w:pPr>
              <w:rPr>
                <w:rFonts w:ascii="Arial Narrow" w:eastAsiaTheme="minorEastAsia" w:hAnsi="Arial Narrow"/>
                <w:sz w:val="20"/>
                <w:szCs w:val="20"/>
              </w:rPr>
            </w:pPr>
          </w:p>
        </w:tc>
        <w:tc>
          <w:tcPr>
            <w:tcW w:w="4590" w:type="dxa"/>
            <w:tcBorders>
              <w:bottom w:val="single" w:sz="12" w:space="0" w:color="000000" w:themeColor="text1"/>
            </w:tcBorders>
          </w:tcPr>
          <w:p w14:paraId="13E50215" w14:textId="119C3B9D" w:rsidR="00E47598" w:rsidRPr="00196E29" w:rsidRDefault="00E47598" w:rsidP="00E47598">
            <w:pPr>
              <w:rPr>
                <w:rFonts w:ascii="Arial Narrow" w:eastAsiaTheme="minorEastAsia" w:hAnsi="Arial Narrow"/>
                <w:sz w:val="20"/>
                <w:szCs w:val="20"/>
              </w:rPr>
            </w:pPr>
            <w:r>
              <w:rPr>
                <w:rFonts w:ascii="Arial Narrow" w:eastAsiaTheme="minorEastAsia" w:hAnsi="Arial Narrow"/>
                <w:sz w:val="20"/>
                <w:szCs w:val="20"/>
              </w:rPr>
              <w:t xml:space="preserve">Relative Position of Degree to </w:t>
            </w:r>
            <w:r w:rsidR="0006194F">
              <w:rPr>
                <w:rFonts w:ascii="Arial Narrow" w:eastAsiaTheme="minorEastAsia" w:hAnsi="Arial Narrow"/>
                <w:sz w:val="20"/>
                <w:szCs w:val="20"/>
              </w:rPr>
              <w:t>Another</w:t>
            </w:r>
            <w:r>
              <w:rPr>
                <w:rFonts w:ascii="Arial Narrow" w:eastAsiaTheme="minorEastAsia" w:hAnsi="Arial Narrow"/>
                <w:sz w:val="20"/>
                <w:szCs w:val="20"/>
              </w:rPr>
              <w:t xml:space="preserve"> Certificate, Certification, or License Listed</w:t>
            </w:r>
          </w:p>
        </w:tc>
        <w:tc>
          <w:tcPr>
            <w:tcW w:w="2070" w:type="dxa"/>
            <w:tcBorders>
              <w:bottom w:val="single" w:sz="12" w:space="0" w:color="000000" w:themeColor="text1"/>
            </w:tcBorders>
            <w:vAlign w:val="center"/>
          </w:tcPr>
          <w:p w14:paraId="538D8ED5" w14:textId="0B89CA58"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478 / 100%</w:t>
            </w:r>
          </w:p>
        </w:tc>
        <w:tc>
          <w:tcPr>
            <w:tcW w:w="2060" w:type="dxa"/>
            <w:tcBorders>
              <w:bottom w:val="single" w:sz="12" w:space="0" w:color="000000" w:themeColor="text1"/>
            </w:tcBorders>
            <w:vAlign w:val="center"/>
          </w:tcPr>
          <w:p w14:paraId="78AD6BD9" w14:textId="2F255144"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241DF807" w14:textId="77777777" w:rsidTr="715D3A2D">
        <w:tc>
          <w:tcPr>
            <w:tcW w:w="9350" w:type="dxa"/>
            <w:gridSpan w:val="4"/>
            <w:tcBorders>
              <w:top w:val="single" w:sz="12" w:space="0" w:color="000000" w:themeColor="text1"/>
              <w:bottom w:val="nil"/>
            </w:tcBorders>
          </w:tcPr>
          <w:p w14:paraId="2174E11E" w14:textId="1746946A" w:rsidR="00E47598" w:rsidRDefault="00E47598" w:rsidP="00E47598">
            <w:pPr>
              <w:rPr>
                <w:rFonts w:ascii="Arial Narrow" w:eastAsiaTheme="minorEastAsia" w:hAnsi="Arial Narrow"/>
                <w:sz w:val="20"/>
                <w:szCs w:val="20"/>
              </w:rPr>
            </w:pPr>
            <w:r>
              <w:rPr>
                <w:rFonts w:ascii="Arial Narrow" w:eastAsiaTheme="minorEastAsia" w:hAnsi="Arial Narrow"/>
                <w:sz w:val="20"/>
                <w:szCs w:val="20"/>
                <w:vertAlign w:val="superscript"/>
              </w:rPr>
              <w:t>1</w:t>
            </w:r>
            <w:r>
              <w:rPr>
                <w:rFonts w:ascii="Arial Narrow" w:eastAsiaTheme="minorEastAsia" w:hAnsi="Arial Narrow"/>
                <w:sz w:val="20"/>
                <w:szCs w:val="20"/>
              </w:rPr>
              <w:t>Office of Management and Budget 2013</w:t>
            </w:r>
          </w:p>
          <w:p w14:paraId="7283E815" w14:textId="274834AD" w:rsidR="00E47598" w:rsidRPr="00D40730" w:rsidRDefault="00E47598" w:rsidP="00E47598">
            <w:pPr>
              <w:rPr>
                <w:rFonts w:ascii="Arial Narrow" w:eastAsiaTheme="minorEastAsia" w:hAnsi="Arial Narrow"/>
                <w:sz w:val="20"/>
                <w:szCs w:val="20"/>
              </w:rPr>
            </w:pPr>
            <w:r>
              <w:rPr>
                <w:rFonts w:ascii="Arial Narrow" w:eastAsiaTheme="minorEastAsia" w:hAnsi="Arial Narrow"/>
                <w:sz w:val="20"/>
                <w:szCs w:val="20"/>
                <w:vertAlign w:val="superscript"/>
              </w:rPr>
              <w:t>2</w:t>
            </w:r>
            <w:r>
              <w:rPr>
                <w:rFonts w:ascii="Arial Narrow" w:eastAsiaTheme="minorEastAsia" w:hAnsi="Arial Narrow"/>
                <w:sz w:val="20"/>
                <w:szCs w:val="20"/>
              </w:rPr>
              <w:t>Classification of Instruction Program Maintained by National Center for Education Statistics</w:t>
            </w:r>
          </w:p>
          <w:p w14:paraId="386209C7" w14:textId="5AEBBC7F" w:rsidR="00E47598" w:rsidRPr="00967595" w:rsidRDefault="00E47598" w:rsidP="00E47598">
            <w:pPr>
              <w:rPr>
                <w:rFonts w:ascii="Arial Narrow" w:eastAsiaTheme="minorEastAsia" w:hAnsi="Arial Narrow"/>
                <w:sz w:val="20"/>
                <w:szCs w:val="20"/>
              </w:rPr>
            </w:pPr>
            <w:r>
              <w:rPr>
                <w:rFonts w:ascii="Arial Narrow" w:eastAsiaTheme="minorEastAsia" w:hAnsi="Arial Narrow"/>
                <w:sz w:val="20"/>
                <w:szCs w:val="20"/>
                <w:vertAlign w:val="superscript"/>
              </w:rPr>
              <w:t>3</w:t>
            </w:r>
            <w:r w:rsidRPr="006632CE">
              <w:rPr>
                <w:rFonts w:ascii="Arial Narrow" w:eastAsiaTheme="minorEastAsia" w:hAnsi="Arial Narrow"/>
                <w:sz w:val="20"/>
                <w:szCs w:val="20"/>
              </w:rPr>
              <w:t>Occ</w:t>
            </w:r>
            <w:r>
              <w:rPr>
                <w:rFonts w:ascii="Arial Narrow" w:eastAsiaTheme="minorEastAsia" w:hAnsi="Arial Narrow"/>
                <w:sz w:val="20"/>
                <w:szCs w:val="20"/>
              </w:rPr>
              <w:t xml:space="preserve">upation Information Network </w:t>
            </w:r>
            <w:r w:rsidRPr="00767180">
              <w:rPr>
                <w:rFonts w:ascii="Arial Narrow" w:hAnsi="Arial Narrow" w:cs="Arial"/>
                <w:color w:val="000000"/>
                <w:sz w:val="20"/>
                <w:szCs w:val="20"/>
                <w:shd w:val="clear" w:color="auto" w:fill="FFFFFF"/>
              </w:rPr>
              <w:t>sponsored by the U.S. Department of Labor,</w:t>
            </w:r>
            <w:r>
              <w:rPr>
                <w:rFonts w:ascii="Arial Narrow" w:hAnsi="Arial Narrow" w:cs="Arial"/>
                <w:color w:val="000000"/>
                <w:sz w:val="20"/>
                <w:szCs w:val="20"/>
                <w:shd w:val="clear" w:color="auto" w:fill="FFFFFF"/>
              </w:rPr>
              <w:t xml:space="preserve"> Employment &amp; Training Administration</w:t>
            </w:r>
            <w:r w:rsidRPr="00767180">
              <w:rPr>
                <w:rFonts w:ascii="Arial Narrow" w:hAnsi="Arial Narrow" w:cs="Arial"/>
                <w:color w:val="000000"/>
                <w:sz w:val="20"/>
                <w:szCs w:val="20"/>
              </w:rPr>
              <w:br/>
            </w:r>
            <w:r>
              <w:rPr>
                <w:rFonts w:ascii="Arial Narrow" w:eastAsiaTheme="minorEastAsia" w:hAnsi="Arial Narrow"/>
                <w:sz w:val="20"/>
                <w:szCs w:val="20"/>
                <w:vertAlign w:val="superscript"/>
              </w:rPr>
              <w:t>4</w:t>
            </w:r>
            <w:r>
              <w:rPr>
                <w:rFonts w:ascii="Arial Narrow" w:eastAsiaTheme="minorEastAsia" w:hAnsi="Arial Narrow"/>
                <w:sz w:val="20"/>
                <w:szCs w:val="20"/>
              </w:rPr>
              <w:t>North American Industry Classification System</w:t>
            </w:r>
          </w:p>
        </w:tc>
      </w:tr>
    </w:tbl>
    <w:p w14:paraId="4068663A" w14:textId="77777777" w:rsidR="000C161F" w:rsidRDefault="000C161F" w:rsidP="000C161F">
      <w:pPr>
        <w:rPr>
          <w:rFonts w:ascii="Arial Narrow" w:eastAsiaTheme="minorEastAsia" w:hAnsi="Arial Narrow"/>
        </w:rPr>
      </w:pPr>
    </w:p>
    <w:p w14:paraId="60DF55AE" w14:textId="77777777" w:rsidR="000C161F" w:rsidRDefault="000C161F" w:rsidP="000C161F">
      <w:pPr>
        <w:rPr>
          <w:rFonts w:ascii="Arial Narrow" w:eastAsiaTheme="minorEastAsia" w:hAnsi="Arial Narrow"/>
        </w:rPr>
      </w:pPr>
    </w:p>
    <w:p w14:paraId="1F867A3A" w14:textId="77777777" w:rsidR="000C161F" w:rsidRDefault="000C161F" w:rsidP="000C161F">
      <w:pPr>
        <w:rPr>
          <w:rFonts w:ascii="Arial Narrow" w:eastAsiaTheme="minorEastAsia" w:hAnsi="Arial Narrow"/>
        </w:rPr>
      </w:pPr>
    </w:p>
    <w:p w14:paraId="2E865D9A" w14:textId="77777777" w:rsidR="000C161F" w:rsidRDefault="000C161F" w:rsidP="000C161F">
      <w:pPr>
        <w:rPr>
          <w:rFonts w:ascii="Arial Narrow" w:eastAsiaTheme="minorEastAsia" w:hAnsi="Arial Narrow"/>
        </w:rPr>
      </w:pPr>
    </w:p>
    <w:p w14:paraId="6538809C" w14:textId="77777777" w:rsidR="000C161F" w:rsidRDefault="000C161F" w:rsidP="000C161F">
      <w:pPr>
        <w:rPr>
          <w:rFonts w:ascii="Arial Narrow" w:eastAsiaTheme="minorEastAsia" w:hAnsi="Arial Narrow"/>
        </w:rPr>
      </w:pPr>
    </w:p>
    <w:p w14:paraId="632A3F46" w14:textId="73C199DC" w:rsidR="1CD7E159" w:rsidRPr="000C161F" w:rsidRDefault="7D642501" w:rsidP="000C161F">
      <w:pPr>
        <w:pStyle w:val="ListParagraph"/>
        <w:numPr>
          <w:ilvl w:val="0"/>
          <w:numId w:val="3"/>
        </w:numPr>
        <w:rPr>
          <w:rFonts w:ascii="Arial Narrow" w:hAnsi="Arial Narrow"/>
        </w:rPr>
      </w:pPr>
      <w:r w:rsidRPr="000C161F">
        <w:rPr>
          <w:rFonts w:ascii="Arial Narrow" w:eastAsiaTheme="minorEastAsia" w:hAnsi="Arial Narrow"/>
        </w:rPr>
        <w:t>Identifying Individuals’ Maximum Education</w:t>
      </w:r>
    </w:p>
    <w:p w14:paraId="7AC2DF90" w14:textId="0BB1AE1C" w:rsidR="1CD7E159" w:rsidRPr="00A64C3D" w:rsidRDefault="40CFC94B" w:rsidP="40CFC94B">
      <w:pPr>
        <w:rPr>
          <w:rFonts w:ascii="Arial Narrow" w:eastAsiaTheme="minorEastAsia" w:hAnsi="Arial Narrow"/>
        </w:rPr>
      </w:pPr>
      <w:r w:rsidRPr="40CFC94B">
        <w:rPr>
          <w:rFonts w:ascii="Arial Narrow" w:eastAsiaTheme="minorEastAsia" w:hAnsi="Arial Narrow"/>
        </w:rPr>
        <w:t xml:space="preserve">For our analysis, we were interested in distinguishing between individuals </w:t>
      </w:r>
      <w:r w:rsidR="00463A4C">
        <w:rPr>
          <w:rFonts w:ascii="Arial Narrow" w:eastAsiaTheme="minorEastAsia" w:hAnsi="Arial Narrow"/>
        </w:rPr>
        <w:t xml:space="preserve">having or not having a </w:t>
      </w:r>
      <w:r w:rsidR="004B45CA">
        <w:rPr>
          <w:rFonts w:ascii="Arial Narrow" w:eastAsiaTheme="minorEastAsia" w:hAnsi="Arial Narrow"/>
        </w:rPr>
        <w:t>b</w:t>
      </w:r>
      <w:r w:rsidR="00463A4C">
        <w:rPr>
          <w:rFonts w:ascii="Arial Narrow" w:eastAsiaTheme="minorEastAsia" w:hAnsi="Arial Narrow"/>
        </w:rPr>
        <w:t>achelor’s degree or higher</w:t>
      </w:r>
      <w:r w:rsidR="3F3EAA5A" w:rsidRPr="3F3EAA5A">
        <w:rPr>
          <w:rFonts w:ascii="Arial Narrow" w:eastAsiaTheme="minorEastAsia" w:hAnsi="Arial Narrow"/>
        </w:rPr>
        <w:t xml:space="preserve"> </w:t>
      </w:r>
      <w:r w:rsidRPr="40CFC94B">
        <w:rPr>
          <w:rFonts w:ascii="Arial Narrow" w:eastAsiaTheme="minorEastAsia" w:hAnsi="Arial Narrow"/>
        </w:rPr>
        <w:t>in two MSAs in Virginia. Education data were distributed in two tables, the Candidate Information and Education</w:t>
      </w:r>
      <w:r w:rsidR="3F3EAA5A" w:rsidRPr="3F3EAA5A">
        <w:rPr>
          <w:rFonts w:ascii="Arial Narrow" w:eastAsiaTheme="minorEastAsia" w:hAnsi="Arial Narrow"/>
        </w:rPr>
        <w:t xml:space="preserve"> table.</w:t>
      </w:r>
      <w:r w:rsidRPr="40CFC94B">
        <w:rPr>
          <w:rFonts w:ascii="Arial Narrow" w:eastAsiaTheme="minorEastAsia" w:hAnsi="Arial Narrow"/>
        </w:rPr>
        <w:t xml:space="preserve"> The Candidate Information table included a variable for the number of school degrees. This variable ranged from zero to values as high as 41, </w:t>
      </w:r>
      <w:r w:rsidR="00710806">
        <w:rPr>
          <w:rFonts w:ascii="Arial Narrow" w:eastAsiaTheme="minorEastAsia" w:hAnsi="Arial Narrow"/>
        </w:rPr>
        <w:t xml:space="preserve">and also included character variables, </w:t>
      </w:r>
      <w:r w:rsidRPr="40CFC94B">
        <w:rPr>
          <w:rFonts w:ascii="Arial Narrow" w:eastAsiaTheme="minorEastAsia" w:hAnsi="Arial Narrow"/>
        </w:rPr>
        <w:t>an indication of a value validity issue</w:t>
      </w:r>
      <w:r w:rsidR="00412D3B">
        <w:rPr>
          <w:rFonts w:ascii="Arial Narrow" w:eastAsiaTheme="minorEastAsia" w:hAnsi="Arial Narrow"/>
        </w:rPr>
        <w:t xml:space="preserve"> (i.e.,</w:t>
      </w:r>
      <w:r w:rsidR="001B5CEF">
        <w:rPr>
          <w:rFonts w:ascii="Arial Narrow" w:eastAsiaTheme="minorEastAsia" w:hAnsi="Arial Narrow"/>
        </w:rPr>
        <w:t xml:space="preserve"> </w:t>
      </w:r>
      <w:r w:rsidR="00CF4BEB">
        <w:rPr>
          <w:rFonts w:ascii="Arial Narrow" w:eastAsiaTheme="minorEastAsia" w:hAnsi="Arial Narrow"/>
        </w:rPr>
        <w:t xml:space="preserve">values whose attribute possess values </w:t>
      </w:r>
      <w:r w:rsidR="004A13FF">
        <w:rPr>
          <w:rFonts w:ascii="Arial Narrow" w:eastAsiaTheme="minorEastAsia" w:hAnsi="Arial Narrow"/>
        </w:rPr>
        <w:t xml:space="preserve">not </w:t>
      </w:r>
      <w:r w:rsidR="00CF4BEB">
        <w:rPr>
          <w:rFonts w:ascii="Arial Narrow" w:eastAsiaTheme="minorEastAsia" w:hAnsi="Arial Narrow"/>
        </w:rPr>
        <w:t xml:space="preserve">within the range expected for a legitimate </w:t>
      </w:r>
      <w:r w:rsidR="00105F17">
        <w:rPr>
          <w:rFonts w:ascii="Arial Narrow" w:eastAsiaTheme="minorEastAsia" w:hAnsi="Arial Narrow"/>
        </w:rPr>
        <w:t>entry)</w:t>
      </w:r>
      <w:r w:rsidRPr="40CFC94B">
        <w:rPr>
          <w:rFonts w:ascii="Arial Narrow" w:eastAsiaTheme="minorEastAsia" w:hAnsi="Arial Narrow"/>
        </w:rPr>
        <w:t xml:space="preserve">. </w:t>
      </w:r>
      <w:r w:rsidR="001B5CEF">
        <w:rPr>
          <w:rFonts w:ascii="Arial Narrow" w:eastAsiaTheme="minorEastAsia" w:hAnsi="Arial Narrow"/>
        </w:rPr>
        <w:t xml:space="preserve"> </w:t>
      </w:r>
    </w:p>
    <w:p w14:paraId="416FCAD2" w14:textId="0FF25E9D" w:rsidR="1CD7E159" w:rsidRPr="00A64C3D" w:rsidRDefault="7D642501" w:rsidP="7D642501">
      <w:pPr>
        <w:rPr>
          <w:rFonts w:ascii="Arial Narrow" w:eastAsiaTheme="minorEastAsia" w:hAnsi="Arial Narrow"/>
        </w:rPr>
      </w:pPr>
      <w:r w:rsidRPr="00A64C3D">
        <w:rPr>
          <w:rFonts w:ascii="Arial Narrow" w:eastAsiaTheme="minorEastAsia" w:hAnsi="Arial Narrow"/>
        </w:rPr>
        <w:t>The Education table</w:t>
      </w:r>
      <w:r w:rsidR="00D43C35">
        <w:rPr>
          <w:rFonts w:ascii="Arial Narrow" w:eastAsiaTheme="minorEastAsia" w:hAnsi="Arial Narrow"/>
        </w:rPr>
        <w:t xml:space="preserve"> is</w:t>
      </w:r>
      <w:r w:rsidRPr="00A64C3D">
        <w:rPr>
          <w:rFonts w:ascii="Arial Narrow" w:eastAsiaTheme="minorEastAsia" w:hAnsi="Arial Narrow"/>
        </w:rPr>
        <w:t xml:space="preserve"> ordered with a line per degree</w:t>
      </w:r>
      <w:r w:rsidR="00267BB3">
        <w:rPr>
          <w:rFonts w:ascii="Arial Narrow" w:eastAsiaTheme="minorEastAsia" w:hAnsi="Arial Narrow"/>
        </w:rPr>
        <w:t xml:space="preserve"> that</w:t>
      </w:r>
      <w:r w:rsidRPr="00A64C3D">
        <w:rPr>
          <w:rFonts w:ascii="Arial Narrow" w:eastAsiaTheme="minorEastAsia" w:hAnsi="Arial Narrow"/>
        </w:rPr>
        <w:t xml:space="preserve"> </w:t>
      </w:r>
      <w:r w:rsidR="3F3EAA5A" w:rsidRPr="3F3EAA5A">
        <w:rPr>
          <w:rFonts w:ascii="Arial Narrow" w:eastAsiaTheme="minorEastAsia" w:hAnsi="Arial Narrow"/>
        </w:rPr>
        <w:t>includes</w:t>
      </w:r>
      <w:r w:rsidR="009C3BAB">
        <w:rPr>
          <w:rFonts w:ascii="Arial Narrow" w:eastAsiaTheme="minorEastAsia" w:hAnsi="Arial Narrow"/>
        </w:rPr>
        <w:t xml:space="preserve"> the unique BGT resume ID</w:t>
      </w:r>
      <w:r w:rsidRPr="00A64C3D">
        <w:rPr>
          <w:rFonts w:ascii="Arial Narrow" w:eastAsiaTheme="minorEastAsia" w:hAnsi="Arial Narrow"/>
        </w:rPr>
        <w:t xml:space="preserve"> (</w:t>
      </w:r>
      <w:r w:rsidR="009C3BAB">
        <w:rPr>
          <w:rFonts w:ascii="Arial Narrow" w:eastAsiaTheme="minorEastAsia" w:hAnsi="Arial Narrow"/>
        </w:rPr>
        <w:t>each</w:t>
      </w:r>
      <w:r w:rsidRPr="00A64C3D">
        <w:rPr>
          <w:rFonts w:ascii="Arial Narrow" w:eastAsiaTheme="minorEastAsia" w:hAnsi="Arial Narrow"/>
        </w:rPr>
        <w:t xml:space="preserve"> resume may have multiple lines in the Education table). Each educational line includes a </w:t>
      </w:r>
      <w:r w:rsidR="00B06622">
        <w:rPr>
          <w:rFonts w:ascii="Arial Narrow" w:eastAsiaTheme="minorEastAsia" w:hAnsi="Arial Narrow"/>
        </w:rPr>
        <w:t xml:space="preserve">variable </w:t>
      </w:r>
      <w:r w:rsidRPr="00A64C3D">
        <w:rPr>
          <w:rFonts w:ascii="Arial Narrow" w:eastAsiaTheme="minorEastAsia" w:hAnsi="Arial Narrow"/>
        </w:rPr>
        <w:t xml:space="preserve">for the number of years of study for each degree (e.g. “12” indicates completion of a high school degree). However, this field was </w:t>
      </w:r>
      <w:r w:rsidR="00480478">
        <w:rPr>
          <w:rFonts w:ascii="Arial Narrow" w:eastAsiaTheme="minorEastAsia" w:hAnsi="Arial Narrow"/>
        </w:rPr>
        <w:t>5</w:t>
      </w:r>
      <w:r w:rsidRPr="00A64C3D">
        <w:rPr>
          <w:rFonts w:ascii="Arial Narrow" w:eastAsiaTheme="minorEastAsia" w:hAnsi="Arial Narrow"/>
        </w:rPr>
        <w:t>2% incomplete</w:t>
      </w:r>
      <w:r w:rsidR="005F085B">
        <w:rPr>
          <w:rFonts w:ascii="Arial Narrow" w:eastAsiaTheme="minorEastAsia" w:hAnsi="Arial Narrow"/>
        </w:rPr>
        <w:t xml:space="preserve"> for one MSA and </w:t>
      </w:r>
      <w:r w:rsidR="00273095">
        <w:rPr>
          <w:rFonts w:ascii="Arial Narrow" w:eastAsiaTheme="minorEastAsia" w:hAnsi="Arial Narrow"/>
        </w:rPr>
        <w:t>42% for the other.</w:t>
      </w:r>
      <w:r w:rsidRPr="00A64C3D">
        <w:rPr>
          <w:rFonts w:ascii="Arial Narrow" w:eastAsiaTheme="minorEastAsia" w:hAnsi="Arial Narrow"/>
        </w:rPr>
        <w:t xml:space="preserve"> </w:t>
      </w:r>
      <w:r w:rsidR="00B06622">
        <w:rPr>
          <w:rFonts w:ascii="Arial Narrow" w:eastAsiaTheme="minorEastAsia" w:hAnsi="Arial Narrow"/>
        </w:rPr>
        <w:t xml:space="preserve"> </w:t>
      </w:r>
    </w:p>
    <w:p w14:paraId="3A92A83E" w14:textId="604DF508" w:rsidR="1CD7E159" w:rsidRPr="00A64C3D" w:rsidRDefault="00704C2D" w:rsidP="4F067737">
      <w:pPr>
        <w:rPr>
          <w:rFonts w:ascii="Arial Narrow" w:eastAsiaTheme="minorEastAsia" w:hAnsi="Arial Narrow"/>
        </w:rPr>
      </w:pPr>
      <w:r>
        <w:rPr>
          <w:rFonts w:ascii="Arial Narrow" w:eastAsiaTheme="minorEastAsia" w:hAnsi="Arial Narrow"/>
        </w:rPr>
        <w:t>Since w</w:t>
      </w:r>
      <w:r w:rsidR="00C2376C">
        <w:rPr>
          <w:rFonts w:ascii="Arial Narrow" w:eastAsiaTheme="minorEastAsia" w:hAnsi="Arial Narrow"/>
        </w:rPr>
        <w:t>e</w:t>
      </w:r>
      <w:r w:rsidR="4F067737" w:rsidRPr="4F067737">
        <w:rPr>
          <w:rFonts w:ascii="Arial Narrow" w:eastAsiaTheme="minorEastAsia" w:hAnsi="Arial Narrow"/>
        </w:rPr>
        <w:t xml:space="preserve"> were interested in determining which individuals had at least a </w:t>
      </w:r>
      <w:r w:rsidR="004B45CA">
        <w:rPr>
          <w:rFonts w:ascii="Arial Narrow" w:eastAsiaTheme="minorEastAsia" w:hAnsi="Arial Narrow"/>
        </w:rPr>
        <w:t>b</w:t>
      </w:r>
      <w:r w:rsidR="4F067737" w:rsidRPr="4F067737">
        <w:rPr>
          <w:rFonts w:ascii="Arial Narrow" w:eastAsiaTheme="minorEastAsia" w:hAnsi="Arial Narrow"/>
        </w:rPr>
        <w:t>achelor’s degree</w:t>
      </w:r>
      <w:r>
        <w:rPr>
          <w:rFonts w:ascii="Arial Narrow" w:eastAsiaTheme="minorEastAsia" w:hAnsi="Arial Narrow"/>
        </w:rPr>
        <w:t>, a</w:t>
      </w:r>
      <w:r w:rsidR="4F067737" w:rsidRPr="4F067737">
        <w:rPr>
          <w:rFonts w:ascii="Arial Narrow" w:eastAsiaTheme="minorEastAsia" w:hAnsi="Arial Narrow"/>
        </w:rPr>
        <w:t xml:space="preserve">ny individual with </w:t>
      </w:r>
      <w:r w:rsidR="00A90C20" w:rsidRPr="00A64C3D">
        <w:rPr>
          <w:rFonts w:ascii="Arial Narrow" w:eastAsiaTheme="minorEastAsia" w:hAnsi="Arial Narrow"/>
        </w:rPr>
        <w:t xml:space="preserve">the number of years of study </w:t>
      </w:r>
      <w:r w:rsidR="00574480">
        <w:rPr>
          <w:rFonts w:ascii="Arial Narrow" w:eastAsiaTheme="minorEastAsia" w:hAnsi="Arial Narrow"/>
        </w:rPr>
        <w:t xml:space="preserve">(referred to as </w:t>
      </w:r>
      <w:r w:rsidR="4F067737" w:rsidRPr="4F067737">
        <w:rPr>
          <w:rFonts w:ascii="Arial Narrow" w:eastAsiaTheme="minorEastAsia" w:hAnsi="Arial Narrow"/>
        </w:rPr>
        <w:t>Degree Level</w:t>
      </w:r>
      <w:r w:rsidR="00574480">
        <w:rPr>
          <w:rFonts w:ascii="Arial Narrow" w:eastAsiaTheme="minorEastAsia" w:hAnsi="Arial Narrow"/>
        </w:rPr>
        <w:t xml:space="preserve"> in the </w:t>
      </w:r>
      <w:r w:rsidR="00A35FA7">
        <w:rPr>
          <w:rFonts w:ascii="Arial Narrow" w:eastAsiaTheme="minorEastAsia" w:hAnsi="Arial Narrow"/>
        </w:rPr>
        <w:t>Education data table)</w:t>
      </w:r>
      <w:r w:rsidR="4F067737" w:rsidRPr="4F067737">
        <w:rPr>
          <w:rFonts w:ascii="Arial Narrow" w:eastAsiaTheme="minorEastAsia" w:hAnsi="Arial Narrow"/>
        </w:rPr>
        <w:t xml:space="preserve"> higher than 14 (</w:t>
      </w:r>
      <w:r w:rsidR="00A35FA7">
        <w:rPr>
          <w:rFonts w:ascii="Arial Narrow" w:eastAsiaTheme="minorEastAsia" w:hAnsi="Arial Narrow"/>
        </w:rPr>
        <w:t>i</w:t>
      </w:r>
      <w:r w:rsidR="4F067737" w:rsidRPr="4F067737">
        <w:rPr>
          <w:rFonts w:ascii="Arial Narrow" w:eastAsiaTheme="minorEastAsia" w:hAnsi="Arial Narrow"/>
        </w:rPr>
        <w:t>.e.</w:t>
      </w:r>
      <w:r w:rsidR="00267BB3">
        <w:rPr>
          <w:rFonts w:ascii="Arial Narrow" w:eastAsiaTheme="minorEastAsia" w:hAnsi="Arial Narrow"/>
        </w:rPr>
        <w:t>,</w:t>
      </w:r>
      <w:r w:rsidR="4F067737" w:rsidRPr="4F067737">
        <w:rPr>
          <w:rFonts w:ascii="Arial Narrow" w:eastAsiaTheme="minorEastAsia" w:hAnsi="Arial Narrow"/>
        </w:rPr>
        <w:t xml:space="preserve"> </w:t>
      </w:r>
      <w:r w:rsidR="004B45CA">
        <w:rPr>
          <w:rFonts w:ascii="Arial Narrow" w:eastAsiaTheme="minorEastAsia" w:hAnsi="Arial Narrow"/>
        </w:rPr>
        <w:t>a</w:t>
      </w:r>
      <w:r w:rsidR="4F067737" w:rsidRPr="4F067737">
        <w:rPr>
          <w:rFonts w:ascii="Arial Narrow" w:eastAsiaTheme="minorEastAsia" w:hAnsi="Arial Narrow"/>
        </w:rPr>
        <w:t xml:space="preserve">ssociate’s degree) was considered to have a </w:t>
      </w:r>
      <w:r w:rsidR="004B45CA">
        <w:rPr>
          <w:rFonts w:ascii="Arial Narrow" w:eastAsiaTheme="minorEastAsia" w:hAnsi="Arial Narrow"/>
        </w:rPr>
        <w:t>b</w:t>
      </w:r>
      <w:r w:rsidR="4F067737" w:rsidRPr="4F067737">
        <w:rPr>
          <w:rFonts w:ascii="Arial Narrow" w:eastAsiaTheme="minorEastAsia" w:hAnsi="Arial Narrow"/>
        </w:rPr>
        <w:t xml:space="preserve">achelor’s degree. </w:t>
      </w:r>
      <w:r w:rsidR="00A35FA7">
        <w:rPr>
          <w:rFonts w:ascii="Arial Narrow" w:eastAsiaTheme="minorEastAsia" w:hAnsi="Arial Narrow"/>
        </w:rPr>
        <w:t xml:space="preserve">This allowed us to classify </w:t>
      </w:r>
      <w:r w:rsidR="00624BEB">
        <w:rPr>
          <w:rFonts w:ascii="Arial Narrow" w:eastAsiaTheme="minorEastAsia" w:hAnsi="Arial Narrow"/>
        </w:rPr>
        <w:t>68</w:t>
      </w:r>
      <w:r w:rsidR="00AF3611">
        <w:rPr>
          <w:rFonts w:ascii="Arial Narrow" w:eastAsiaTheme="minorEastAsia" w:hAnsi="Arial Narrow"/>
        </w:rPr>
        <w:t>% of the com</w:t>
      </w:r>
      <w:r w:rsidR="000311D6">
        <w:rPr>
          <w:rFonts w:ascii="Arial Narrow" w:eastAsiaTheme="minorEastAsia" w:hAnsi="Arial Narrow"/>
        </w:rPr>
        <w:t>b</w:t>
      </w:r>
      <w:r w:rsidR="00AF3611">
        <w:rPr>
          <w:rFonts w:ascii="Arial Narrow" w:eastAsiaTheme="minorEastAsia" w:hAnsi="Arial Narrow"/>
        </w:rPr>
        <w:t xml:space="preserve">ined </w:t>
      </w:r>
      <w:r w:rsidR="000311D6">
        <w:rPr>
          <w:rFonts w:ascii="Arial Narrow" w:eastAsiaTheme="minorEastAsia" w:hAnsi="Arial Narrow"/>
        </w:rPr>
        <w:t xml:space="preserve">MSA resumes into </w:t>
      </w:r>
      <w:r w:rsidR="00A92ABD">
        <w:rPr>
          <w:rFonts w:ascii="Arial Narrow" w:eastAsiaTheme="minorEastAsia" w:hAnsi="Arial Narrow"/>
        </w:rPr>
        <w:t>having or not having a bachelor’s degree or higher</w:t>
      </w:r>
      <w:r w:rsidR="00A17C09">
        <w:rPr>
          <w:rFonts w:ascii="Arial Narrow" w:eastAsiaTheme="minorEastAsia" w:hAnsi="Arial Narrow"/>
        </w:rPr>
        <w:t>.</w:t>
      </w:r>
      <w:r w:rsidR="4F067737" w:rsidRPr="4F067737">
        <w:rPr>
          <w:rFonts w:ascii="Arial Narrow" w:eastAsiaTheme="minorEastAsia" w:hAnsi="Arial Narrow"/>
        </w:rPr>
        <w:t xml:space="preserve"> </w:t>
      </w:r>
    </w:p>
    <w:p w14:paraId="7E781704" w14:textId="29E8F083" w:rsidR="1CD7E159" w:rsidRPr="00A64C3D" w:rsidRDefault="7D642501" w:rsidP="7D642501">
      <w:pPr>
        <w:rPr>
          <w:rFonts w:ascii="Arial Narrow" w:eastAsiaTheme="minorEastAsia" w:hAnsi="Arial Narrow"/>
        </w:rPr>
      </w:pPr>
      <w:r w:rsidRPr="00A64C3D">
        <w:rPr>
          <w:rFonts w:ascii="Arial Narrow" w:eastAsiaTheme="minorEastAsia" w:hAnsi="Arial Narrow"/>
        </w:rPr>
        <w:t xml:space="preserve">We performed exploratory analyses to increase the </w:t>
      </w:r>
      <w:r w:rsidR="00ED1E91">
        <w:rPr>
          <w:rFonts w:ascii="Arial Narrow" w:eastAsiaTheme="minorEastAsia" w:hAnsi="Arial Narrow"/>
        </w:rPr>
        <w:t xml:space="preserve">completeness of the </w:t>
      </w:r>
      <w:r w:rsidR="008B3156">
        <w:rPr>
          <w:rFonts w:ascii="Arial Narrow" w:eastAsiaTheme="minorEastAsia" w:hAnsi="Arial Narrow"/>
        </w:rPr>
        <w:t>derived variable</w:t>
      </w:r>
      <w:r w:rsidRPr="00A64C3D">
        <w:rPr>
          <w:rFonts w:ascii="Arial Narrow" w:eastAsiaTheme="minorEastAsia" w:hAnsi="Arial Narrow"/>
        </w:rPr>
        <w:t xml:space="preserve">. We checked the related </w:t>
      </w:r>
      <w:r w:rsidR="008B3156">
        <w:rPr>
          <w:rFonts w:ascii="Arial Narrow" w:eastAsiaTheme="minorEastAsia" w:hAnsi="Arial Narrow"/>
        </w:rPr>
        <w:t>variables</w:t>
      </w:r>
      <w:r w:rsidR="007F56CB">
        <w:rPr>
          <w:rFonts w:ascii="Arial Narrow" w:eastAsiaTheme="minorEastAsia" w:hAnsi="Arial Narrow"/>
        </w:rPr>
        <w:t>,</w:t>
      </w:r>
      <w:r w:rsidR="008B3156">
        <w:rPr>
          <w:rFonts w:ascii="Arial Narrow" w:eastAsiaTheme="minorEastAsia" w:hAnsi="Arial Narrow"/>
        </w:rPr>
        <w:t xml:space="preserve"> </w:t>
      </w:r>
      <w:r w:rsidR="007F56CB">
        <w:rPr>
          <w:rFonts w:ascii="Arial Narrow" w:eastAsiaTheme="minorEastAsia" w:hAnsi="Arial Narrow"/>
        </w:rPr>
        <w:t xml:space="preserve">name of the education institution, </w:t>
      </w:r>
      <w:r w:rsidR="00BA4850">
        <w:rPr>
          <w:rFonts w:ascii="Arial Narrow" w:eastAsiaTheme="minorEastAsia" w:hAnsi="Arial Narrow"/>
        </w:rPr>
        <w:t>major (CIP code), and degree type</w:t>
      </w:r>
      <w:r w:rsidR="00CF13B5">
        <w:rPr>
          <w:rFonts w:ascii="Arial Narrow" w:eastAsiaTheme="minorEastAsia" w:hAnsi="Arial Narrow"/>
        </w:rPr>
        <w:t xml:space="preserve"> </w:t>
      </w:r>
      <w:r w:rsidRPr="00A64C3D">
        <w:rPr>
          <w:rFonts w:ascii="Arial Narrow" w:eastAsiaTheme="minorEastAsia" w:hAnsi="Arial Narrow"/>
        </w:rPr>
        <w:t xml:space="preserve">for information </w:t>
      </w:r>
      <w:r w:rsidR="0051410C">
        <w:rPr>
          <w:rFonts w:ascii="Arial Narrow" w:eastAsiaTheme="minorEastAsia" w:hAnsi="Arial Narrow"/>
        </w:rPr>
        <w:t xml:space="preserve">that could be used to </w:t>
      </w:r>
      <w:r w:rsidR="005F67EC">
        <w:rPr>
          <w:rFonts w:ascii="Arial Narrow" w:eastAsiaTheme="minorEastAsia" w:hAnsi="Arial Narrow"/>
        </w:rPr>
        <w:t>develop</w:t>
      </w:r>
      <w:r w:rsidR="005F3A18">
        <w:rPr>
          <w:rFonts w:ascii="Arial Narrow" w:eastAsiaTheme="minorEastAsia" w:hAnsi="Arial Narrow"/>
        </w:rPr>
        <w:t xml:space="preserve"> </w:t>
      </w:r>
      <w:r w:rsidRPr="00A64C3D">
        <w:rPr>
          <w:rFonts w:ascii="Arial Narrow" w:eastAsiaTheme="minorEastAsia" w:hAnsi="Arial Narrow"/>
        </w:rPr>
        <w:t xml:space="preserve">a </w:t>
      </w:r>
      <w:r w:rsidR="0096256C" w:rsidRPr="00A64C3D">
        <w:rPr>
          <w:rFonts w:ascii="Arial Narrow" w:eastAsiaTheme="minorEastAsia" w:hAnsi="Arial Narrow"/>
        </w:rPr>
        <w:t>criteri</w:t>
      </w:r>
      <w:r w:rsidR="0096256C">
        <w:rPr>
          <w:rFonts w:ascii="Arial Narrow" w:eastAsiaTheme="minorEastAsia" w:hAnsi="Arial Narrow"/>
        </w:rPr>
        <w:t>a</w:t>
      </w:r>
      <w:r w:rsidR="0096256C" w:rsidRPr="00A64C3D">
        <w:rPr>
          <w:rFonts w:ascii="Arial Narrow" w:eastAsiaTheme="minorEastAsia" w:hAnsi="Arial Narrow"/>
        </w:rPr>
        <w:t xml:space="preserve"> </w:t>
      </w:r>
      <w:r w:rsidRPr="00A64C3D">
        <w:rPr>
          <w:rFonts w:ascii="Arial Narrow" w:eastAsiaTheme="minorEastAsia" w:hAnsi="Arial Narrow"/>
        </w:rPr>
        <w:t xml:space="preserve">list </w:t>
      </w:r>
      <w:r w:rsidR="0023528A">
        <w:rPr>
          <w:rFonts w:ascii="Arial Narrow" w:eastAsiaTheme="minorEastAsia" w:hAnsi="Arial Narrow"/>
        </w:rPr>
        <w:t xml:space="preserve">for </w:t>
      </w:r>
      <w:r w:rsidR="0096256C">
        <w:rPr>
          <w:rFonts w:ascii="Arial Narrow" w:eastAsiaTheme="minorEastAsia" w:hAnsi="Arial Narrow"/>
        </w:rPr>
        <w:t xml:space="preserve">classifying the remaining resumes. </w:t>
      </w:r>
      <w:r w:rsidRPr="00A64C3D">
        <w:rPr>
          <w:rFonts w:ascii="Arial Narrow" w:eastAsiaTheme="minorEastAsia" w:hAnsi="Arial Narrow"/>
        </w:rPr>
        <w:t xml:space="preserve">Any education record that met any of the below criteria was tagged as below a </w:t>
      </w:r>
      <w:r w:rsidR="00E64C34">
        <w:rPr>
          <w:rFonts w:ascii="Arial Narrow" w:eastAsiaTheme="minorEastAsia" w:hAnsi="Arial Narrow"/>
        </w:rPr>
        <w:t>b</w:t>
      </w:r>
      <w:r w:rsidRPr="00A64C3D">
        <w:rPr>
          <w:rFonts w:ascii="Arial Narrow" w:eastAsiaTheme="minorEastAsia" w:hAnsi="Arial Narrow"/>
        </w:rPr>
        <w:t>achelor’s degree.</w:t>
      </w:r>
    </w:p>
    <w:p w14:paraId="7A71C436" w14:textId="4EB19B9B" w:rsidR="1CD7E159" w:rsidRPr="00A64C3D" w:rsidRDefault="7D642501" w:rsidP="008A465D">
      <w:pPr>
        <w:pStyle w:val="ListParagraph"/>
        <w:numPr>
          <w:ilvl w:val="0"/>
          <w:numId w:val="2"/>
        </w:numPr>
      </w:pPr>
      <w:r w:rsidRPr="00A64C3D">
        <w:rPr>
          <w:rFonts w:ascii="Arial Narrow" w:eastAsiaTheme="minorEastAsia" w:hAnsi="Arial Narrow"/>
        </w:rPr>
        <w:t>In the “Institution” column, we flagged:</w:t>
      </w:r>
    </w:p>
    <w:p w14:paraId="5A19C6EC" w14:textId="4987713D" w:rsidR="7D642501" w:rsidRPr="00A64C3D" w:rsidRDefault="7D642501" w:rsidP="008A465D">
      <w:pPr>
        <w:pStyle w:val="ListParagraph"/>
        <w:numPr>
          <w:ilvl w:val="1"/>
          <w:numId w:val="2"/>
        </w:numPr>
        <w:spacing w:after="0"/>
        <w:ind w:left="1080"/>
        <w:rPr>
          <w:rFonts w:ascii="Arial Narrow" w:hAnsi="Arial Narrow"/>
        </w:rPr>
      </w:pPr>
      <w:r w:rsidRPr="00A64C3D">
        <w:rPr>
          <w:rFonts w:ascii="Arial Narrow" w:eastAsiaTheme="minorEastAsia" w:hAnsi="Arial Narrow"/>
        </w:rPr>
        <w:t>Virginia community colleges (none of which offer Bachelor’s degrees)</w:t>
      </w:r>
    </w:p>
    <w:p w14:paraId="7ED06258" w14:textId="340B71BD" w:rsidR="1CD7E159" w:rsidRPr="00A64C3D" w:rsidRDefault="7D642501" w:rsidP="008A465D">
      <w:pPr>
        <w:pStyle w:val="ListParagraph"/>
        <w:numPr>
          <w:ilvl w:val="1"/>
          <w:numId w:val="2"/>
        </w:numPr>
        <w:ind w:left="1080"/>
        <w:rPr>
          <w:rFonts w:ascii="Arial Narrow" w:hAnsi="Arial Narrow"/>
        </w:rPr>
      </w:pPr>
      <w:r w:rsidRPr="00A64C3D">
        <w:rPr>
          <w:rFonts w:ascii="Arial Narrow" w:eastAsiaTheme="minorEastAsia" w:hAnsi="Arial Narrow"/>
        </w:rPr>
        <w:t>Trade schools (</w:t>
      </w:r>
      <w:r w:rsidR="00983E05">
        <w:rPr>
          <w:rFonts w:ascii="Arial Narrow" w:eastAsiaTheme="minorEastAsia" w:hAnsi="Arial Narrow"/>
        </w:rPr>
        <w:t>i.e.,</w:t>
      </w:r>
      <w:r w:rsidRPr="00A64C3D">
        <w:rPr>
          <w:rFonts w:ascii="Arial Narrow" w:eastAsiaTheme="minorEastAsia" w:hAnsi="Arial Narrow"/>
        </w:rPr>
        <w:t xml:space="preserve"> culinary schools, cosmetology colleges, and </w:t>
      </w:r>
      <w:r w:rsidR="4ED5CE80" w:rsidRPr="4ED5CE80">
        <w:rPr>
          <w:rFonts w:ascii="Arial Narrow" w:eastAsiaTheme="minorEastAsia" w:hAnsi="Arial Narrow"/>
        </w:rPr>
        <w:t xml:space="preserve">other </w:t>
      </w:r>
      <w:r w:rsidRPr="00A64C3D">
        <w:rPr>
          <w:rFonts w:ascii="Arial Narrow" w:eastAsiaTheme="minorEastAsia" w:hAnsi="Arial Narrow"/>
        </w:rPr>
        <w:t>vocational schools)</w:t>
      </w:r>
    </w:p>
    <w:p w14:paraId="30F650F3" w14:textId="674C7E6C" w:rsidR="1CD7E159" w:rsidRPr="00A64C3D" w:rsidRDefault="7D642501" w:rsidP="008A465D">
      <w:pPr>
        <w:pStyle w:val="ListParagraph"/>
        <w:numPr>
          <w:ilvl w:val="1"/>
          <w:numId w:val="2"/>
        </w:numPr>
        <w:ind w:left="1080"/>
        <w:rPr>
          <w:rFonts w:ascii="Arial Narrow" w:hAnsi="Arial Narrow"/>
        </w:rPr>
      </w:pPr>
      <w:r w:rsidRPr="00A64C3D">
        <w:rPr>
          <w:rFonts w:ascii="Arial Narrow" w:eastAsiaTheme="minorEastAsia" w:hAnsi="Arial Narrow"/>
        </w:rPr>
        <w:t>High schools and GED programs</w:t>
      </w:r>
    </w:p>
    <w:p w14:paraId="3876BA1C" w14:textId="6EC88B99" w:rsidR="1CD7E159" w:rsidRPr="00A64C3D" w:rsidRDefault="003C6D2B" w:rsidP="008A465D">
      <w:pPr>
        <w:pStyle w:val="ListParagraph"/>
        <w:numPr>
          <w:ilvl w:val="0"/>
          <w:numId w:val="2"/>
        </w:numPr>
        <w:rPr>
          <w:rFonts w:ascii="Arial Narrow" w:hAnsi="Arial Narrow"/>
        </w:rPr>
      </w:pPr>
      <w:r>
        <w:rPr>
          <w:rFonts w:ascii="Arial Narrow" w:eastAsiaTheme="minorEastAsia" w:hAnsi="Arial Narrow"/>
        </w:rPr>
        <w:t xml:space="preserve">for </w:t>
      </w:r>
      <w:r w:rsidR="3F3EAA5A" w:rsidRPr="3F3EAA5A">
        <w:rPr>
          <w:rFonts w:ascii="Arial Narrow" w:eastAsiaTheme="minorEastAsia" w:hAnsi="Arial Narrow"/>
        </w:rPr>
        <w:t>“Major”,</w:t>
      </w:r>
      <w:r w:rsidR="7D642501" w:rsidRPr="00A64C3D">
        <w:rPr>
          <w:rFonts w:ascii="Arial Narrow" w:eastAsiaTheme="minorEastAsia" w:hAnsi="Arial Narrow"/>
        </w:rPr>
        <w:t xml:space="preserve"> we flagged </w:t>
      </w:r>
      <w:r w:rsidR="00822E6D">
        <w:rPr>
          <w:rFonts w:ascii="Arial Narrow" w:eastAsiaTheme="minorEastAsia" w:hAnsi="Arial Narrow"/>
        </w:rPr>
        <w:t>values</w:t>
      </w:r>
      <w:r w:rsidR="7D642501" w:rsidRPr="00A64C3D">
        <w:rPr>
          <w:rFonts w:ascii="Arial Narrow" w:eastAsiaTheme="minorEastAsia" w:hAnsi="Arial Narrow"/>
        </w:rPr>
        <w:t xml:space="preserve"> that indicated partial college completeness (such as “some college” or “coursework in”), as well as strings like “GED”</w:t>
      </w:r>
    </w:p>
    <w:p w14:paraId="454121FC" w14:textId="2B3C6D76" w:rsidR="1CD7E159" w:rsidRPr="00A64C3D" w:rsidRDefault="3F3EAA5A" w:rsidP="008A465D">
      <w:pPr>
        <w:pStyle w:val="ListParagraph"/>
        <w:numPr>
          <w:ilvl w:val="0"/>
          <w:numId w:val="2"/>
        </w:numPr>
        <w:rPr>
          <w:rFonts w:ascii="Arial Narrow" w:hAnsi="Arial Narrow"/>
        </w:rPr>
      </w:pPr>
      <w:r w:rsidRPr="3F3EAA5A">
        <w:rPr>
          <w:rFonts w:ascii="Arial Narrow" w:eastAsiaTheme="minorEastAsia" w:hAnsi="Arial Narrow"/>
        </w:rPr>
        <w:t>For “Degree Type”,</w:t>
      </w:r>
      <w:r w:rsidR="7D642501" w:rsidRPr="00A64C3D">
        <w:rPr>
          <w:rFonts w:ascii="Arial Narrow" w:eastAsiaTheme="minorEastAsia" w:hAnsi="Arial Narrow"/>
        </w:rPr>
        <w:t xml:space="preserve"> we flagged </w:t>
      </w:r>
      <w:r w:rsidR="00822E6D">
        <w:rPr>
          <w:rFonts w:ascii="Arial Narrow" w:eastAsiaTheme="minorEastAsia" w:hAnsi="Arial Narrow"/>
        </w:rPr>
        <w:t>values</w:t>
      </w:r>
      <w:r w:rsidR="7D642501" w:rsidRPr="00A64C3D">
        <w:rPr>
          <w:rFonts w:ascii="Arial Narrow" w:eastAsiaTheme="minorEastAsia" w:hAnsi="Arial Narrow"/>
        </w:rPr>
        <w:t xml:space="preserve"> that might indicate an Associate’s degree, like “associates” and acronyms like “AA” and “AAS”, as well as degrees like “High School Diploma” or “GED”</w:t>
      </w:r>
    </w:p>
    <w:p w14:paraId="3DC6C078" w14:textId="25B11122" w:rsidR="1CD7E159" w:rsidRPr="00A64C3D" w:rsidRDefault="7D642501" w:rsidP="008A465D">
      <w:pPr>
        <w:pStyle w:val="ListParagraph"/>
        <w:numPr>
          <w:ilvl w:val="1"/>
          <w:numId w:val="2"/>
        </w:numPr>
        <w:ind w:left="1080"/>
        <w:rPr>
          <w:rFonts w:ascii="Arial Narrow" w:hAnsi="Arial Narrow"/>
        </w:rPr>
      </w:pPr>
      <w:r w:rsidRPr="00A64C3D">
        <w:rPr>
          <w:rFonts w:ascii="Arial Narrow" w:eastAsiaTheme="minorEastAsia" w:hAnsi="Arial Narrow"/>
        </w:rPr>
        <w:t xml:space="preserve">In these cases, </w:t>
      </w:r>
      <w:r w:rsidR="008C1841">
        <w:rPr>
          <w:rFonts w:ascii="Arial Narrow" w:eastAsiaTheme="minorEastAsia" w:hAnsi="Arial Narrow"/>
        </w:rPr>
        <w:t>we</w:t>
      </w:r>
      <w:r w:rsidRPr="00A64C3D">
        <w:rPr>
          <w:rFonts w:ascii="Arial Narrow" w:eastAsiaTheme="minorEastAsia" w:hAnsi="Arial Narrow"/>
        </w:rPr>
        <w:t xml:space="preserve"> standardize</w:t>
      </w:r>
      <w:r w:rsidR="008C1841">
        <w:rPr>
          <w:rFonts w:ascii="Arial Narrow" w:eastAsiaTheme="minorEastAsia" w:hAnsi="Arial Narrow"/>
        </w:rPr>
        <w:t>d</w:t>
      </w:r>
      <w:r w:rsidRPr="00A64C3D">
        <w:rPr>
          <w:rFonts w:ascii="Arial Narrow" w:eastAsiaTheme="minorEastAsia" w:hAnsi="Arial Narrow"/>
        </w:rPr>
        <w:t xml:space="preserve"> text by removing capitalization and punctuation (e.g. “Ph.D</w:t>
      </w:r>
      <w:r w:rsidR="008C1841">
        <w:rPr>
          <w:rFonts w:ascii="Arial Narrow" w:eastAsiaTheme="minorEastAsia" w:hAnsi="Arial Narrow"/>
        </w:rPr>
        <w:t>.</w:t>
      </w:r>
      <w:r w:rsidRPr="00A64C3D">
        <w:rPr>
          <w:rFonts w:ascii="Arial Narrow" w:eastAsiaTheme="minorEastAsia" w:hAnsi="Arial Narrow"/>
        </w:rPr>
        <w:t>” vs “PHD”).</w:t>
      </w:r>
    </w:p>
    <w:p w14:paraId="33F33AB5" w14:textId="5E5492FE" w:rsidR="1CD7E159" w:rsidRDefault="7D642501" w:rsidP="7D642501">
      <w:pPr>
        <w:rPr>
          <w:rFonts w:ascii="Arial Narrow" w:eastAsiaTheme="minorEastAsia" w:hAnsi="Arial Narrow"/>
        </w:rPr>
      </w:pPr>
      <w:r w:rsidRPr="00A64C3D">
        <w:rPr>
          <w:rFonts w:ascii="Arial Narrow" w:eastAsiaTheme="minorEastAsia" w:hAnsi="Arial Narrow"/>
        </w:rPr>
        <w:lastRenderedPageBreak/>
        <w:t xml:space="preserve">We then aggregated the education records of all individuals, seeing whether any individual had a linked education record for a degree beyond an </w:t>
      </w:r>
      <w:r w:rsidR="00E64C34">
        <w:rPr>
          <w:rFonts w:ascii="Arial Narrow" w:eastAsiaTheme="minorEastAsia" w:hAnsi="Arial Narrow"/>
        </w:rPr>
        <w:t>a</w:t>
      </w:r>
      <w:r w:rsidRPr="00A64C3D">
        <w:rPr>
          <w:rFonts w:ascii="Arial Narrow" w:eastAsiaTheme="minorEastAsia" w:hAnsi="Arial Narrow"/>
        </w:rPr>
        <w:t>ssociate’s</w:t>
      </w:r>
      <w:r w:rsidR="00EA6578">
        <w:rPr>
          <w:rFonts w:ascii="Arial Narrow" w:eastAsiaTheme="minorEastAsia" w:hAnsi="Arial Narrow"/>
        </w:rPr>
        <w:t xml:space="preserve"> degree</w:t>
      </w:r>
      <w:r w:rsidRPr="00A64C3D">
        <w:rPr>
          <w:rFonts w:ascii="Arial Narrow" w:eastAsiaTheme="minorEastAsia" w:hAnsi="Arial Narrow"/>
        </w:rPr>
        <w:t xml:space="preserve">. With this </w:t>
      </w:r>
      <w:r w:rsidR="001A53CF">
        <w:rPr>
          <w:rFonts w:ascii="Arial Narrow" w:eastAsiaTheme="minorEastAsia" w:hAnsi="Arial Narrow"/>
        </w:rPr>
        <w:t>met</w:t>
      </w:r>
      <w:r w:rsidR="004E42DA">
        <w:rPr>
          <w:rFonts w:ascii="Arial Narrow" w:eastAsiaTheme="minorEastAsia" w:hAnsi="Arial Narrow"/>
        </w:rPr>
        <w:t>hodology</w:t>
      </w:r>
      <w:r w:rsidRPr="00A64C3D">
        <w:rPr>
          <w:rFonts w:ascii="Arial Narrow" w:eastAsiaTheme="minorEastAsia" w:hAnsi="Arial Narrow"/>
        </w:rPr>
        <w:t xml:space="preserve">, we identify the </w:t>
      </w:r>
      <w:r w:rsidR="00E64C34">
        <w:rPr>
          <w:rFonts w:ascii="Arial Narrow" w:eastAsiaTheme="minorEastAsia" w:hAnsi="Arial Narrow"/>
        </w:rPr>
        <w:t>b</w:t>
      </w:r>
      <w:r w:rsidRPr="00A64C3D">
        <w:rPr>
          <w:rFonts w:ascii="Arial Narrow" w:eastAsiaTheme="minorEastAsia" w:hAnsi="Arial Narrow"/>
        </w:rPr>
        <w:t xml:space="preserve">achelor’s degree status of 79% of </w:t>
      </w:r>
      <w:r w:rsidR="004E42DA">
        <w:rPr>
          <w:rFonts w:ascii="Arial Narrow" w:eastAsiaTheme="minorEastAsia" w:hAnsi="Arial Narrow"/>
        </w:rPr>
        <w:t xml:space="preserve">combined </w:t>
      </w:r>
      <w:r w:rsidRPr="00A64C3D">
        <w:rPr>
          <w:rFonts w:ascii="Arial Narrow" w:eastAsiaTheme="minorEastAsia" w:hAnsi="Arial Narrow"/>
        </w:rPr>
        <w:t>resumes.</w:t>
      </w:r>
    </w:p>
    <w:p w14:paraId="4F5A4DA9" w14:textId="29733C56" w:rsidR="1CD7E159" w:rsidRPr="00A64C3D" w:rsidRDefault="1CD7E159" w:rsidP="1CD7E159">
      <w:pPr>
        <w:pStyle w:val="ListParagraph"/>
        <w:numPr>
          <w:ilvl w:val="0"/>
          <w:numId w:val="3"/>
        </w:numPr>
        <w:rPr>
          <w:rFonts w:ascii="Arial Narrow" w:hAnsi="Arial Narrow"/>
        </w:rPr>
      </w:pPr>
      <w:r w:rsidRPr="00A64C3D">
        <w:rPr>
          <w:rFonts w:ascii="Arial Narrow" w:eastAsiaTheme="minorEastAsia" w:hAnsi="Arial Narrow"/>
        </w:rPr>
        <w:t xml:space="preserve">Conclusions and </w:t>
      </w:r>
      <w:r w:rsidR="001652AD">
        <w:rPr>
          <w:rFonts w:ascii="Arial Narrow" w:eastAsiaTheme="minorEastAsia" w:hAnsi="Arial Narrow"/>
        </w:rPr>
        <w:t>F</w:t>
      </w:r>
      <w:r w:rsidRPr="00A64C3D">
        <w:rPr>
          <w:rFonts w:ascii="Arial Narrow" w:eastAsiaTheme="minorEastAsia" w:hAnsi="Arial Narrow"/>
        </w:rPr>
        <w:t xml:space="preserve">uture </w:t>
      </w:r>
      <w:r w:rsidR="001652AD">
        <w:rPr>
          <w:rFonts w:ascii="Arial Narrow" w:eastAsiaTheme="minorEastAsia" w:hAnsi="Arial Narrow"/>
        </w:rPr>
        <w:t>R</w:t>
      </w:r>
      <w:r w:rsidRPr="00A64C3D">
        <w:rPr>
          <w:rFonts w:ascii="Arial Narrow" w:eastAsiaTheme="minorEastAsia" w:hAnsi="Arial Narrow"/>
        </w:rPr>
        <w:t>esearch</w:t>
      </w:r>
    </w:p>
    <w:p w14:paraId="7C85B160" w14:textId="42296514" w:rsidR="1CD7E159" w:rsidRPr="00A64C3D" w:rsidRDefault="7D642501" w:rsidP="7D642501">
      <w:pPr>
        <w:rPr>
          <w:rFonts w:ascii="Arial Narrow" w:eastAsiaTheme="minorEastAsia" w:hAnsi="Arial Narrow"/>
        </w:rPr>
      </w:pPr>
      <w:r w:rsidRPr="00A64C3D">
        <w:rPr>
          <w:rFonts w:ascii="Arial Narrow" w:eastAsiaTheme="minorEastAsia" w:hAnsi="Arial Narrow"/>
        </w:rPr>
        <w:t xml:space="preserve">The </w:t>
      </w:r>
      <w:r w:rsidR="00C15C58">
        <w:rPr>
          <w:rFonts w:ascii="Arial Narrow" w:eastAsiaTheme="minorEastAsia" w:hAnsi="Arial Narrow"/>
        </w:rPr>
        <w:t>BGT resume data</w:t>
      </w:r>
      <w:r w:rsidRPr="00A64C3D">
        <w:rPr>
          <w:rFonts w:ascii="Arial Narrow" w:eastAsiaTheme="minorEastAsia" w:hAnsi="Arial Narrow"/>
        </w:rPr>
        <w:t xml:space="preserve"> are a rich source of information on job candidates, which we began to explore in this paper. However, our specific research questions pushed us to augment the existing resume data. </w:t>
      </w:r>
    </w:p>
    <w:p w14:paraId="67C0B28E" w14:textId="1157529F" w:rsidR="7D642501" w:rsidRPr="00A64C3D" w:rsidRDefault="7D642501" w:rsidP="7D642501">
      <w:pPr>
        <w:rPr>
          <w:rFonts w:ascii="Arial Narrow" w:eastAsiaTheme="minorEastAsia" w:hAnsi="Arial Narrow"/>
        </w:rPr>
      </w:pPr>
      <w:r w:rsidRPr="00A64C3D">
        <w:rPr>
          <w:rFonts w:ascii="Arial Narrow" w:eastAsiaTheme="minorEastAsia" w:hAnsi="Arial Narrow"/>
        </w:rPr>
        <w:t xml:space="preserve">These methods are specifically focused </w:t>
      </w:r>
      <w:r w:rsidR="00743ED1">
        <w:rPr>
          <w:rFonts w:ascii="Arial Narrow" w:eastAsiaTheme="minorEastAsia" w:hAnsi="Arial Narrow"/>
        </w:rPr>
        <w:t xml:space="preserve">for our research on the skilled technical workforce </w:t>
      </w:r>
      <w:r w:rsidR="00E94B15">
        <w:rPr>
          <w:rFonts w:ascii="Arial Narrow" w:eastAsiaTheme="minorEastAsia" w:hAnsi="Arial Narrow"/>
        </w:rPr>
        <w:t xml:space="preserve">in Virginia </w:t>
      </w:r>
      <w:r w:rsidR="00743ED1">
        <w:rPr>
          <w:rFonts w:ascii="Arial Narrow" w:eastAsiaTheme="minorEastAsia" w:hAnsi="Arial Narrow"/>
        </w:rPr>
        <w:t xml:space="preserve">and </w:t>
      </w:r>
      <w:r w:rsidR="00E94B15">
        <w:rPr>
          <w:rFonts w:ascii="Arial Narrow" w:eastAsiaTheme="minorEastAsia" w:hAnsi="Arial Narrow"/>
        </w:rPr>
        <w:t xml:space="preserve">will need </w:t>
      </w:r>
      <w:r w:rsidRPr="00A64C3D">
        <w:rPr>
          <w:rFonts w:ascii="Arial Narrow" w:eastAsiaTheme="minorEastAsia" w:hAnsi="Arial Narrow"/>
        </w:rPr>
        <w:t>to be altered for other contexts. For instance, community colleges in other states may offer four-year degrees. Additionally, the resume data includes several other tables that we have not addressed in this paper, such as job histories and certifications, which may offer their own challenges and opportunities.</w:t>
      </w:r>
    </w:p>
    <w:p w14:paraId="28E910D2" w14:textId="2E74AAF8" w:rsidR="7D642501" w:rsidRPr="00A64C3D" w:rsidRDefault="7D642501" w:rsidP="7D642501">
      <w:pPr>
        <w:rPr>
          <w:rFonts w:ascii="Arial Narrow" w:eastAsiaTheme="minorEastAsia" w:hAnsi="Arial Narrow"/>
        </w:rPr>
      </w:pPr>
      <w:r w:rsidRPr="00A64C3D">
        <w:rPr>
          <w:rFonts w:ascii="Arial Narrow" w:eastAsiaTheme="minorEastAsia" w:hAnsi="Arial Narrow"/>
        </w:rPr>
        <w:t xml:space="preserve"> We hope that our methods in the Education and Skills table will be of use to future researchers as they take advantage of this rich data source.</w:t>
      </w:r>
    </w:p>
    <w:p w14:paraId="14E3F0A9" w14:textId="77777777" w:rsidR="00C15C58" w:rsidRPr="00A64C3D" w:rsidRDefault="00C15C58">
      <w:pPr>
        <w:rPr>
          <w:rFonts w:ascii="Arial Narrow" w:eastAsiaTheme="minorEastAsia" w:hAnsi="Arial Narrow"/>
        </w:rPr>
      </w:pPr>
    </w:p>
    <w:sectPr w:rsidR="00C15C58" w:rsidRPr="00A64C3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014F14" w14:textId="77777777" w:rsidR="00C76013" w:rsidRDefault="00C76013">
      <w:pPr>
        <w:spacing w:after="0" w:line="240" w:lineRule="auto"/>
      </w:pPr>
      <w:r>
        <w:separator/>
      </w:r>
    </w:p>
  </w:endnote>
  <w:endnote w:type="continuationSeparator" w:id="0">
    <w:p w14:paraId="07AD761F" w14:textId="77777777" w:rsidR="00C76013" w:rsidRDefault="00C76013">
      <w:pPr>
        <w:spacing w:after="0" w:line="240" w:lineRule="auto"/>
      </w:pPr>
      <w:r>
        <w:continuationSeparator/>
      </w:r>
    </w:p>
  </w:endnote>
  <w:endnote w:type="continuationNotice" w:id="1">
    <w:p w14:paraId="25F53567" w14:textId="77777777" w:rsidR="00C76013" w:rsidRDefault="00C760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7D642501" w14:paraId="3EFFEA31" w14:textId="77777777" w:rsidTr="7D642501">
      <w:tc>
        <w:tcPr>
          <w:tcW w:w="3120" w:type="dxa"/>
        </w:tcPr>
        <w:p w14:paraId="191EBA9A" w14:textId="33D26075" w:rsidR="7D642501" w:rsidRDefault="7D642501" w:rsidP="7D642501">
          <w:pPr>
            <w:pStyle w:val="Header"/>
            <w:ind w:left="-115"/>
          </w:pPr>
        </w:p>
      </w:tc>
      <w:tc>
        <w:tcPr>
          <w:tcW w:w="3120" w:type="dxa"/>
        </w:tcPr>
        <w:p w14:paraId="6C218ADE" w14:textId="25E7EAAE" w:rsidR="7D642501" w:rsidRDefault="7D642501" w:rsidP="7D642501">
          <w:pPr>
            <w:pStyle w:val="Header"/>
            <w:jc w:val="center"/>
          </w:pPr>
        </w:p>
      </w:tc>
      <w:tc>
        <w:tcPr>
          <w:tcW w:w="3120" w:type="dxa"/>
        </w:tcPr>
        <w:p w14:paraId="5B2D3A81" w14:textId="209BD6C1" w:rsidR="7D642501" w:rsidRDefault="7D642501" w:rsidP="7D642501">
          <w:pPr>
            <w:pStyle w:val="Header"/>
            <w:ind w:right="-115"/>
            <w:jc w:val="right"/>
          </w:pPr>
        </w:p>
      </w:tc>
    </w:tr>
  </w:tbl>
  <w:p w14:paraId="44427C50" w14:textId="5AF60B76" w:rsidR="7D642501" w:rsidRDefault="7D642501" w:rsidP="7D6425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7BBB5F" w14:textId="77777777" w:rsidR="00C76013" w:rsidRDefault="00C76013">
      <w:pPr>
        <w:spacing w:after="0" w:line="240" w:lineRule="auto"/>
      </w:pPr>
      <w:r>
        <w:separator/>
      </w:r>
    </w:p>
  </w:footnote>
  <w:footnote w:type="continuationSeparator" w:id="0">
    <w:p w14:paraId="72923232" w14:textId="77777777" w:rsidR="00C76013" w:rsidRDefault="00C76013">
      <w:pPr>
        <w:spacing w:after="0" w:line="240" w:lineRule="auto"/>
      </w:pPr>
      <w:r>
        <w:continuationSeparator/>
      </w:r>
    </w:p>
  </w:footnote>
  <w:footnote w:type="continuationNotice" w:id="1">
    <w:p w14:paraId="29DABF2D" w14:textId="77777777" w:rsidR="00C76013" w:rsidRDefault="00C76013">
      <w:pPr>
        <w:spacing w:after="0" w:line="240" w:lineRule="auto"/>
      </w:pPr>
    </w:p>
  </w:footnote>
  <w:footnote w:id="2">
    <w:p w14:paraId="5EF16042" w14:textId="77777777" w:rsidR="004F2D9E" w:rsidRPr="00C23220" w:rsidRDefault="004F2D9E" w:rsidP="004F2D9E">
      <w:pPr>
        <w:pStyle w:val="FootnoteText"/>
        <w:rPr>
          <w:rFonts w:ascii="Arial Narrow" w:hAnsi="Arial Narrow"/>
          <w:sz w:val="16"/>
          <w:szCs w:val="16"/>
        </w:rPr>
      </w:pPr>
      <w:r w:rsidRPr="00402B9F">
        <w:rPr>
          <w:rStyle w:val="FootnoteReference"/>
          <w:rFonts w:ascii="Arial Narrow" w:hAnsi="Arial Narrow"/>
        </w:rPr>
        <w:footnoteRef/>
      </w:r>
      <w:r w:rsidRPr="00402B9F">
        <w:rPr>
          <w:rFonts w:ascii="Arial Narrow" w:hAnsi="Arial Narrow"/>
          <w:sz w:val="16"/>
          <w:szCs w:val="16"/>
        </w:rPr>
        <w:t xml:space="preserve"> A non-degree credential includes work experience programs (i.e., apprenticeships), licenses &amp; certifications, and certificates (i.e., nanodegrees, microcredentials, etc.) that do not result in a college (bachelor's, master's or doctoral) or professional degree. The non-degree credential providers include: traditional public and private institutions such as high schools, community colleges, 4-year colleges, and universities; and non-traditional providers, non-profits </w:t>
      </w:r>
      <w:r w:rsidRPr="00C23220">
        <w:rPr>
          <w:rFonts w:ascii="Arial Narrow" w:hAnsi="Arial Narrow"/>
          <w:sz w:val="16"/>
          <w:szCs w:val="16"/>
        </w:rPr>
        <w:t xml:space="preserve">such as </w:t>
      </w:r>
      <w:hyperlink r:id="rId1" w:history="1">
        <w:r w:rsidRPr="00C23220">
          <w:rPr>
            <w:rStyle w:val="Hyperlink"/>
            <w:rFonts w:ascii="Arial Narrow" w:hAnsi="Arial Narrow"/>
            <w:sz w:val="16"/>
            <w:szCs w:val="16"/>
          </w:rPr>
          <w:t>Code Path</w:t>
        </w:r>
      </w:hyperlink>
      <w:r w:rsidRPr="00C23220">
        <w:rPr>
          <w:rFonts w:ascii="Arial Narrow" w:hAnsi="Arial Narrow"/>
          <w:sz w:val="16"/>
          <w:szCs w:val="16"/>
        </w:rPr>
        <w:t xml:space="preserve"> and for profits such as </w:t>
      </w:r>
      <w:hyperlink r:id="rId2" w:history="1">
        <w:r w:rsidRPr="00C23220">
          <w:rPr>
            <w:rStyle w:val="Hyperlink"/>
            <w:rFonts w:ascii="Arial Narrow" w:hAnsi="Arial Narrow"/>
            <w:sz w:val="16"/>
            <w:szCs w:val="16"/>
          </w:rPr>
          <w:t>Coursera</w:t>
        </w:r>
      </w:hyperlink>
      <w:r w:rsidRPr="00C23220">
        <w:rPr>
          <w:rFonts w:ascii="Arial Narrow" w:hAnsi="Arial Narrow"/>
          <w:sz w:val="16"/>
          <w:szCs w:val="16"/>
        </w:rPr>
        <w:t xml:space="preserve">, </w:t>
      </w:r>
      <w:hyperlink r:id="rId3" w:history="1">
        <w:r w:rsidRPr="00C23220">
          <w:rPr>
            <w:rStyle w:val="Hyperlink"/>
            <w:rFonts w:ascii="Arial Narrow" w:hAnsi="Arial Narrow"/>
            <w:sz w:val="16"/>
            <w:szCs w:val="16"/>
          </w:rPr>
          <w:t>edX</w:t>
        </w:r>
      </w:hyperlink>
      <w:r w:rsidRPr="00C23220">
        <w:rPr>
          <w:rFonts w:ascii="Arial Narrow" w:hAnsi="Arial Narrow"/>
          <w:sz w:val="16"/>
          <w:szCs w:val="16"/>
        </w:rPr>
        <w:t xml:space="preserve">, </w:t>
      </w:r>
      <w:hyperlink r:id="rId4" w:history="1">
        <w:r w:rsidRPr="00C23220">
          <w:rPr>
            <w:rStyle w:val="Hyperlink"/>
            <w:rFonts w:ascii="Arial Narrow" w:hAnsi="Arial Narrow"/>
            <w:sz w:val="16"/>
            <w:szCs w:val="16"/>
          </w:rPr>
          <w:t>Trilogy</w:t>
        </w:r>
      </w:hyperlink>
      <w:r w:rsidRPr="00C23220">
        <w:rPr>
          <w:rFonts w:ascii="Arial Narrow" w:hAnsi="Arial Narrow"/>
          <w:sz w:val="16"/>
          <w:szCs w:val="16"/>
        </w:rPr>
        <w:t xml:space="preserve">, etc.     </w:t>
      </w:r>
    </w:p>
  </w:footnote>
  <w:footnote w:id="3">
    <w:p w14:paraId="5CEC0EA6" w14:textId="21CD363A" w:rsidR="006650A0" w:rsidRDefault="006650A0" w:rsidP="00AA5ADE">
      <w:r w:rsidRPr="00C23220">
        <w:rPr>
          <w:rStyle w:val="FootnoteReference"/>
          <w:rFonts w:ascii="Arial Narrow" w:hAnsi="Arial Narrow"/>
          <w:sz w:val="16"/>
          <w:szCs w:val="16"/>
        </w:rPr>
        <w:footnoteRef/>
      </w:r>
      <w:r w:rsidRPr="00C23220">
        <w:rPr>
          <w:rFonts w:ascii="Arial Narrow" w:hAnsi="Arial Narrow"/>
          <w:sz w:val="16"/>
          <w:szCs w:val="16"/>
        </w:rPr>
        <w:t xml:space="preserve"> Rothwell JT, (September 1, 2015) Skilled Technical Work. </w:t>
      </w:r>
      <w:hyperlink r:id="rId5" w:history="1">
        <w:r w:rsidR="00A6181E" w:rsidRPr="00C23220">
          <w:rPr>
            <w:rStyle w:val="Hyperlink"/>
            <w:rFonts w:ascii="Arial Narrow" w:hAnsi="Arial Narrow"/>
            <w:sz w:val="16"/>
            <w:szCs w:val="16"/>
          </w:rPr>
          <w:t>https://sites.nationalacademies.org/cs/groups/pgasite/documents/webpage/pga_167744.pdf</w:t>
        </w:r>
      </w:hyperlink>
      <w:r w:rsidR="00C23220">
        <w:rPr>
          <w:rFonts w:ascii="Arial Narrow" w:hAnsi="Arial Narrow"/>
          <w:sz w:val="16"/>
          <w:szCs w:val="16"/>
        </w:rPr>
        <w:t xml:space="preserve"> </w:t>
      </w:r>
      <w:r w:rsidR="00AA5ADE">
        <w:rPr>
          <w:rFonts w:ascii="Arial Narrow" w:hAnsi="Arial Narrow"/>
          <w:sz w:val="16"/>
          <w:szCs w:val="16"/>
        </w:rPr>
        <w:t xml:space="preserve"> </w:t>
      </w:r>
      <w:r w:rsidR="00726D99">
        <w:rPr>
          <w:rFonts w:ascii="Arial Narrow" w:hAnsi="Arial Narrow"/>
          <w:sz w:val="16"/>
          <w:szCs w:val="16"/>
        </w:rPr>
        <w:t>(last accessed August 14, 2019)</w:t>
      </w:r>
    </w:p>
  </w:footnote>
  <w:footnote w:id="4">
    <w:p w14:paraId="01D43C2F" w14:textId="237D87BD" w:rsidR="003F7C15" w:rsidRPr="00070428" w:rsidRDefault="003F7C15">
      <w:pPr>
        <w:pStyle w:val="FootnoteText"/>
        <w:rPr>
          <w:rFonts w:ascii="Arial Narrow" w:hAnsi="Arial Narrow"/>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7D642501" w14:paraId="1EA9D65B" w14:textId="77777777" w:rsidTr="7D642501">
      <w:tc>
        <w:tcPr>
          <w:tcW w:w="3120" w:type="dxa"/>
        </w:tcPr>
        <w:p w14:paraId="01C1E409" w14:textId="31FC820A" w:rsidR="7D642501" w:rsidRDefault="7D642501" w:rsidP="7D642501">
          <w:pPr>
            <w:pStyle w:val="Header"/>
            <w:ind w:left="-115"/>
          </w:pPr>
        </w:p>
      </w:tc>
      <w:tc>
        <w:tcPr>
          <w:tcW w:w="3120" w:type="dxa"/>
        </w:tcPr>
        <w:p w14:paraId="0623467F" w14:textId="7EA78B36" w:rsidR="7D642501" w:rsidRDefault="7D642501" w:rsidP="7D642501">
          <w:pPr>
            <w:pStyle w:val="Header"/>
            <w:jc w:val="center"/>
          </w:pPr>
        </w:p>
      </w:tc>
      <w:tc>
        <w:tcPr>
          <w:tcW w:w="3120" w:type="dxa"/>
        </w:tcPr>
        <w:p w14:paraId="61F5E125" w14:textId="310F91BF" w:rsidR="7D642501" w:rsidRDefault="7D642501" w:rsidP="7D642501">
          <w:pPr>
            <w:pStyle w:val="Header"/>
            <w:ind w:right="-115"/>
            <w:jc w:val="right"/>
          </w:pPr>
        </w:p>
      </w:tc>
    </w:tr>
  </w:tbl>
  <w:p w14:paraId="159878CD" w14:textId="35ECEB9D" w:rsidR="7D642501" w:rsidRDefault="7D642501" w:rsidP="7D6425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0042BB"/>
    <w:multiLevelType w:val="hybridMultilevel"/>
    <w:tmpl w:val="46AA7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3418E"/>
    <w:multiLevelType w:val="hybridMultilevel"/>
    <w:tmpl w:val="3470F6FA"/>
    <w:lvl w:ilvl="0" w:tplc="58727EBC">
      <w:start w:val="1"/>
      <w:numFmt w:val="decimal"/>
      <w:lvlText w:val="%1."/>
      <w:lvlJc w:val="left"/>
      <w:pPr>
        <w:ind w:left="720" w:hanging="360"/>
      </w:pPr>
    </w:lvl>
    <w:lvl w:ilvl="1" w:tplc="86B672D8">
      <w:start w:val="1"/>
      <w:numFmt w:val="lowerLetter"/>
      <w:lvlText w:val="%2."/>
      <w:lvlJc w:val="left"/>
      <w:pPr>
        <w:ind w:left="1440" w:hanging="360"/>
      </w:pPr>
    </w:lvl>
    <w:lvl w:ilvl="2" w:tplc="42BECDB2">
      <w:start w:val="1"/>
      <w:numFmt w:val="lowerRoman"/>
      <w:lvlText w:val="%3."/>
      <w:lvlJc w:val="right"/>
      <w:pPr>
        <w:ind w:left="2160" w:hanging="180"/>
      </w:pPr>
    </w:lvl>
    <w:lvl w:ilvl="3" w:tplc="D8CEF98E">
      <w:start w:val="1"/>
      <w:numFmt w:val="decimal"/>
      <w:lvlText w:val="%4."/>
      <w:lvlJc w:val="left"/>
      <w:pPr>
        <w:ind w:left="2880" w:hanging="360"/>
      </w:pPr>
    </w:lvl>
    <w:lvl w:ilvl="4" w:tplc="51C438E2">
      <w:start w:val="1"/>
      <w:numFmt w:val="lowerLetter"/>
      <w:lvlText w:val="%5."/>
      <w:lvlJc w:val="left"/>
      <w:pPr>
        <w:ind w:left="3600" w:hanging="360"/>
      </w:pPr>
    </w:lvl>
    <w:lvl w:ilvl="5" w:tplc="8118FF66">
      <w:start w:val="1"/>
      <w:numFmt w:val="lowerRoman"/>
      <w:lvlText w:val="%6."/>
      <w:lvlJc w:val="right"/>
      <w:pPr>
        <w:ind w:left="4320" w:hanging="180"/>
      </w:pPr>
    </w:lvl>
    <w:lvl w:ilvl="6" w:tplc="ABF2FDEA">
      <w:start w:val="1"/>
      <w:numFmt w:val="decimal"/>
      <w:lvlText w:val="%7."/>
      <w:lvlJc w:val="left"/>
      <w:pPr>
        <w:ind w:left="5040" w:hanging="360"/>
      </w:pPr>
    </w:lvl>
    <w:lvl w:ilvl="7" w:tplc="83AABA36">
      <w:start w:val="1"/>
      <w:numFmt w:val="lowerLetter"/>
      <w:lvlText w:val="%8."/>
      <w:lvlJc w:val="left"/>
      <w:pPr>
        <w:ind w:left="5760" w:hanging="360"/>
      </w:pPr>
    </w:lvl>
    <w:lvl w:ilvl="8" w:tplc="35EAC98A">
      <w:start w:val="1"/>
      <w:numFmt w:val="lowerRoman"/>
      <w:lvlText w:val="%9."/>
      <w:lvlJc w:val="right"/>
      <w:pPr>
        <w:ind w:left="6480" w:hanging="180"/>
      </w:pPr>
    </w:lvl>
  </w:abstractNum>
  <w:abstractNum w:abstractNumId="2" w15:restartNumberingAfterBreak="0">
    <w:nsid w:val="28C43457"/>
    <w:multiLevelType w:val="hybridMultilevel"/>
    <w:tmpl w:val="6D22278A"/>
    <w:lvl w:ilvl="0" w:tplc="1C86AE58">
      <w:start w:val="1"/>
      <w:numFmt w:val="decimal"/>
      <w:lvlText w:val="%1."/>
      <w:lvlJc w:val="left"/>
      <w:pPr>
        <w:ind w:left="720" w:hanging="360"/>
      </w:pPr>
    </w:lvl>
    <w:lvl w:ilvl="1" w:tplc="DAF6B25A">
      <w:start w:val="1"/>
      <w:numFmt w:val="lowerLetter"/>
      <w:lvlText w:val="%2."/>
      <w:lvlJc w:val="left"/>
      <w:pPr>
        <w:ind w:left="1440" w:hanging="360"/>
      </w:pPr>
    </w:lvl>
    <w:lvl w:ilvl="2" w:tplc="AB8461C2">
      <w:start w:val="1"/>
      <w:numFmt w:val="lowerRoman"/>
      <w:lvlText w:val="%3."/>
      <w:lvlJc w:val="right"/>
      <w:pPr>
        <w:ind w:left="2160" w:hanging="180"/>
      </w:pPr>
    </w:lvl>
    <w:lvl w:ilvl="3" w:tplc="BA642F98">
      <w:start w:val="1"/>
      <w:numFmt w:val="decimal"/>
      <w:lvlText w:val="%4."/>
      <w:lvlJc w:val="left"/>
      <w:pPr>
        <w:ind w:left="2880" w:hanging="360"/>
      </w:pPr>
    </w:lvl>
    <w:lvl w:ilvl="4" w:tplc="5B0657BE">
      <w:start w:val="1"/>
      <w:numFmt w:val="lowerLetter"/>
      <w:lvlText w:val="%5."/>
      <w:lvlJc w:val="left"/>
      <w:pPr>
        <w:ind w:left="3600" w:hanging="360"/>
      </w:pPr>
    </w:lvl>
    <w:lvl w:ilvl="5" w:tplc="8ED05BA6">
      <w:start w:val="1"/>
      <w:numFmt w:val="lowerRoman"/>
      <w:lvlText w:val="%6."/>
      <w:lvlJc w:val="right"/>
      <w:pPr>
        <w:ind w:left="4320" w:hanging="180"/>
      </w:pPr>
    </w:lvl>
    <w:lvl w:ilvl="6" w:tplc="45125892">
      <w:start w:val="1"/>
      <w:numFmt w:val="decimal"/>
      <w:lvlText w:val="%7."/>
      <w:lvlJc w:val="left"/>
      <w:pPr>
        <w:ind w:left="5040" w:hanging="360"/>
      </w:pPr>
    </w:lvl>
    <w:lvl w:ilvl="7" w:tplc="4A146B34">
      <w:start w:val="1"/>
      <w:numFmt w:val="lowerLetter"/>
      <w:lvlText w:val="%8."/>
      <w:lvlJc w:val="left"/>
      <w:pPr>
        <w:ind w:left="5760" w:hanging="360"/>
      </w:pPr>
    </w:lvl>
    <w:lvl w:ilvl="8" w:tplc="451E03EE">
      <w:start w:val="1"/>
      <w:numFmt w:val="lowerRoman"/>
      <w:lvlText w:val="%9."/>
      <w:lvlJc w:val="right"/>
      <w:pPr>
        <w:ind w:left="6480" w:hanging="180"/>
      </w:pPr>
    </w:lvl>
  </w:abstractNum>
  <w:abstractNum w:abstractNumId="3" w15:restartNumberingAfterBreak="0">
    <w:nsid w:val="380D7AE1"/>
    <w:multiLevelType w:val="hybridMultilevel"/>
    <w:tmpl w:val="AD701638"/>
    <w:lvl w:ilvl="0" w:tplc="A4DC2DCE">
      <w:start w:val="1"/>
      <w:numFmt w:val="bullet"/>
      <w:lvlText w:val=""/>
      <w:lvlJc w:val="left"/>
      <w:pPr>
        <w:ind w:left="720" w:hanging="360"/>
      </w:pPr>
      <w:rPr>
        <w:rFonts w:ascii="Symbol" w:hAnsi="Symbol" w:hint="default"/>
      </w:rPr>
    </w:lvl>
    <w:lvl w:ilvl="1" w:tplc="A426BA30">
      <w:start w:val="1"/>
      <w:numFmt w:val="bullet"/>
      <w:lvlText w:val="o"/>
      <w:lvlJc w:val="left"/>
      <w:pPr>
        <w:ind w:left="1440" w:hanging="360"/>
      </w:pPr>
      <w:rPr>
        <w:rFonts w:ascii="Courier New" w:hAnsi="Courier New" w:hint="default"/>
      </w:rPr>
    </w:lvl>
    <w:lvl w:ilvl="2" w:tplc="65584180">
      <w:start w:val="1"/>
      <w:numFmt w:val="bullet"/>
      <w:lvlText w:val=""/>
      <w:lvlJc w:val="left"/>
      <w:pPr>
        <w:ind w:left="2160" w:hanging="360"/>
      </w:pPr>
      <w:rPr>
        <w:rFonts w:ascii="Wingdings" w:hAnsi="Wingdings" w:hint="default"/>
      </w:rPr>
    </w:lvl>
    <w:lvl w:ilvl="3" w:tplc="169E2EF2">
      <w:start w:val="1"/>
      <w:numFmt w:val="bullet"/>
      <w:lvlText w:val=""/>
      <w:lvlJc w:val="left"/>
      <w:pPr>
        <w:ind w:left="2880" w:hanging="360"/>
      </w:pPr>
      <w:rPr>
        <w:rFonts w:ascii="Symbol" w:hAnsi="Symbol" w:hint="default"/>
      </w:rPr>
    </w:lvl>
    <w:lvl w:ilvl="4" w:tplc="486E154A">
      <w:start w:val="1"/>
      <w:numFmt w:val="bullet"/>
      <w:lvlText w:val="o"/>
      <w:lvlJc w:val="left"/>
      <w:pPr>
        <w:ind w:left="3600" w:hanging="360"/>
      </w:pPr>
      <w:rPr>
        <w:rFonts w:ascii="Courier New" w:hAnsi="Courier New" w:hint="default"/>
      </w:rPr>
    </w:lvl>
    <w:lvl w:ilvl="5" w:tplc="2164773A">
      <w:start w:val="1"/>
      <w:numFmt w:val="bullet"/>
      <w:lvlText w:val=""/>
      <w:lvlJc w:val="left"/>
      <w:pPr>
        <w:ind w:left="4320" w:hanging="360"/>
      </w:pPr>
      <w:rPr>
        <w:rFonts w:ascii="Wingdings" w:hAnsi="Wingdings" w:hint="default"/>
      </w:rPr>
    </w:lvl>
    <w:lvl w:ilvl="6" w:tplc="61580666">
      <w:start w:val="1"/>
      <w:numFmt w:val="bullet"/>
      <w:lvlText w:val=""/>
      <w:lvlJc w:val="left"/>
      <w:pPr>
        <w:ind w:left="5040" w:hanging="360"/>
      </w:pPr>
      <w:rPr>
        <w:rFonts w:ascii="Symbol" w:hAnsi="Symbol" w:hint="default"/>
      </w:rPr>
    </w:lvl>
    <w:lvl w:ilvl="7" w:tplc="DB968D60">
      <w:start w:val="1"/>
      <w:numFmt w:val="bullet"/>
      <w:lvlText w:val="o"/>
      <w:lvlJc w:val="left"/>
      <w:pPr>
        <w:ind w:left="5760" w:hanging="360"/>
      </w:pPr>
      <w:rPr>
        <w:rFonts w:ascii="Courier New" w:hAnsi="Courier New" w:hint="default"/>
      </w:rPr>
    </w:lvl>
    <w:lvl w:ilvl="8" w:tplc="03B0B2CC">
      <w:start w:val="1"/>
      <w:numFmt w:val="bullet"/>
      <w:lvlText w:val=""/>
      <w:lvlJc w:val="left"/>
      <w:pPr>
        <w:ind w:left="6480" w:hanging="360"/>
      </w:pPr>
      <w:rPr>
        <w:rFonts w:ascii="Wingdings" w:hAnsi="Wingdings" w:hint="default"/>
      </w:rPr>
    </w:lvl>
  </w:abstractNum>
  <w:abstractNum w:abstractNumId="4" w15:restartNumberingAfterBreak="0">
    <w:nsid w:val="43AA0A5C"/>
    <w:multiLevelType w:val="hybridMultilevel"/>
    <w:tmpl w:val="5240C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EB706D"/>
    <w:multiLevelType w:val="hybridMultilevel"/>
    <w:tmpl w:val="5BC6468C"/>
    <w:lvl w:ilvl="0" w:tplc="1A0819C4">
      <w:start w:val="1"/>
      <w:numFmt w:val="decimal"/>
      <w:lvlText w:val="%1."/>
      <w:lvlJc w:val="left"/>
      <w:pPr>
        <w:ind w:left="360" w:hanging="360"/>
      </w:pPr>
    </w:lvl>
    <w:lvl w:ilvl="1" w:tplc="FC722B7E">
      <w:start w:val="1"/>
      <w:numFmt w:val="lowerLetter"/>
      <w:lvlText w:val="%2."/>
      <w:lvlJc w:val="left"/>
      <w:pPr>
        <w:ind w:left="1440" w:hanging="360"/>
      </w:pPr>
    </w:lvl>
    <w:lvl w:ilvl="2" w:tplc="DC0072FA">
      <w:start w:val="1"/>
      <w:numFmt w:val="lowerRoman"/>
      <w:lvlText w:val="%3."/>
      <w:lvlJc w:val="right"/>
      <w:pPr>
        <w:ind w:left="2160" w:hanging="180"/>
      </w:pPr>
    </w:lvl>
    <w:lvl w:ilvl="3" w:tplc="7F8A4ADA">
      <w:start w:val="1"/>
      <w:numFmt w:val="decimal"/>
      <w:lvlText w:val="%4."/>
      <w:lvlJc w:val="left"/>
      <w:pPr>
        <w:ind w:left="2880" w:hanging="360"/>
      </w:pPr>
    </w:lvl>
    <w:lvl w:ilvl="4" w:tplc="26249170">
      <w:start w:val="1"/>
      <w:numFmt w:val="lowerLetter"/>
      <w:lvlText w:val="%5."/>
      <w:lvlJc w:val="left"/>
      <w:pPr>
        <w:ind w:left="3600" w:hanging="360"/>
      </w:pPr>
    </w:lvl>
    <w:lvl w:ilvl="5" w:tplc="051ECCEA">
      <w:start w:val="1"/>
      <w:numFmt w:val="lowerRoman"/>
      <w:lvlText w:val="%6."/>
      <w:lvlJc w:val="right"/>
      <w:pPr>
        <w:ind w:left="4320" w:hanging="180"/>
      </w:pPr>
    </w:lvl>
    <w:lvl w:ilvl="6" w:tplc="D5302D32">
      <w:start w:val="1"/>
      <w:numFmt w:val="decimal"/>
      <w:lvlText w:val="%7."/>
      <w:lvlJc w:val="left"/>
      <w:pPr>
        <w:ind w:left="5040" w:hanging="360"/>
      </w:pPr>
    </w:lvl>
    <w:lvl w:ilvl="7" w:tplc="43547D9A">
      <w:start w:val="1"/>
      <w:numFmt w:val="lowerLetter"/>
      <w:lvlText w:val="%8."/>
      <w:lvlJc w:val="left"/>
      <w:pPr>
        <w:ind w:left="5760" w:hanging="360"/>
      </w:pPr>
    </w:lvl>
    <w:lvl w:ilvl="8" w:tplc="F2682316">
      <w:start w:val="1"/>
      <w:numFmt w:val="lowerRoman"/>
      <w:lvlText w:val="%9."/>
      <w:lvlJc w:val="right"/>
      <w:pPr>
        <w:ind w:left="6480" w:hanging="180"/>
      </w:pPr>
    </w:lvl>
  </w:abstractNum>
  <w:abstractNum w:abstractNumId="6" w15:restartNumberingAfterBreak="0">
    <w:nsid w:val="55793BE5"/>
    <w:multiLevelType w:val="hybridMultilevel"/>
    <w:tmpl w:val="0A5252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11A5BC8"/>
    <w:multiLevelType w:val="hybridMultilevel"/>
    <w:tmpl w:val="82DA6ED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71315DCA"/>
    <w:multiLevelType w:val="multilevel"/>
    <w:tmpl w:val="E0EC4EA0"/>
    <w:lvl w:ilvl="0">
      <w:start w:val="1"/>
      <w:numFmt w:val="bullet"/>
      <w:lvlText w:val=""/>
      <w:lvlJc w:val="left"/>
      <w:pPr>
        <w:ind w:left="360" w:hanging="360"/>
      </w:pPr>
      <w:rPr>
        <w:rFonts w:ascii="Symbol" w:hAnsi="Symbol" w:hint="default"/>
      </w:r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 w15:restartNumberingAfterBreak="0">
    <w:nsid w:val="767713B2"/>
    <w:multiLevelType w:val="hybridMultilevel"/>
    <w:tmpl w:val="7C007132"/>
    <w:lvl w:ilvl="0" w:tplc="1FEAA1CE">
      <w:start w:val="1"/>
      <w:numFmt w:val="bullet"/>
      <w:lvlText w:val=""/>
      <w:lvlJc w:val="left"/>
      <w:pPr>
        <w:ind w:left="720" w:hanging="360"/>
      </w:pPr>
      <w:rPr>
        <w:rFonts w:ascii="Symbol" w:hAnsi="Symbol" w:hint="default"/>
      </w:rPr>
    </w:lvl>
    <w:lvl w:ilvl="1" w:tplc="D6B686B2">
      <w:start w:val="1"/>
      <w:numFmt w:val="bullet"/>
      <w:lvlText w:val="o"/>
      <w:lvlJc w:val="left"/>
      <w:pPr>
        <w:ind w:left="1440" w:hanging="360"/>
      </w:pPr>
      <w:rPr>
        <w:rFonts w:ascii="Courier New" w:hAnsi="Courier New" w:hint="default"/>
      </w:rPr>
    </w:lvl>
    <w:lvl w:ilvl="2" w:tplc="DA12A65A">
      <w:start w:val="1"/>
      <w:numFmt w:val="bullet"/>
      <w:lvlText w:val=""/>
      <w:lvlJc w:val="left"/>
      <w:pPr>
        <w:ind w:left="2160" w:hanging="360"/>
      </w:pPr>
      <w:rPr>
        <w:rFonts w:ascii="Wingdings" w:hAnsi="Wingdings" w:hint="default"/>
      </w:rPr>
    </w:lvl>
    <w:lvl w:ilvl="3" w:tplc="4A20393C">
      <w:start w:val="1"/>
      <w:numFmt w:val="bullet"/>
      <w:lvlText w:val=""/>
      <w:lvlJc w:val="left"/>
      <w:pPr>
        <w:ind w:left="2880" w:hanging="360"/>
      </w:pPr>
      <w:rPr>
        <w:rFonts w:ascii="Symbol" w:hAnsi="Symbol" w:hint="default"/>
      </w:rPr>
    </w:lvl>
    <w:lvl w:ilvl="4" w:tplc="0F0C9126">
      <w:start w:val="1"/>
      <w:numFmt w:val="bullet"/>
      <w:lvlText w:val="o"/>
      <w:lvlJc w:val="left"/>
      <w:pPr>
        <w:ind w:left="3600" w:hanging="360"/>
      </w:pPr>
      <w:rPr>
        <w:rFonts w:ascii="Courier New" w:hAnsi="Courier New" w:hint="default"/>
      </w:rPr>
    </w:lvl>
    <w:lvl w:ilvl="5" w:tplc="CAFA4FAC">
      <w:start w:val="1"/>
      <w:numFmt w:val="bullet"/>
      <w:lvlText w:val=""/>
      <w:lvlJc w:val="left"/>
      <w:pPr>
        <w:ind w:left="4320" w:hanging="360"/>
      </w:pPr>
      <w:rPr>
        <w:rFonts w:ascii="Wingdings" w:hAnsi="Wingdings" w:hint="default"/>
      </w:rPr>
    </w:lvl>
    <w:lvl w:ilvl="6" w:tplc="FF90FE5C">
      <w:start w:val="1"/>
      <w:numFmt w:val="bullet"/>
      <w:lvlText w:val=""/>
      <w:lvlJc w:val="left"/>
      <w:pPr>
        <w:ind w:left="5040" w:hanging="360"/>
      </w:pPr>
      <w:rPr>
        <w:rFonts w:ascii="Symbol" w:hAnsi="Symbol" w:hint="default"/>
      </w:rPr>
    </w:lvl>
    <w:lvl w:ilvl="7" w:tplc="BF5A7DD4">
      <w:start w:val="1"/>
      <w:numFmt w:val="bullet"/>
      <w:lvlText w:val="o"/>
      <w:lvlJc w:val="left"/>
      <w:pPr>
        <w:ind w:left="5760" w:hanging="360"/>
      </w:pPr>
      <w:rPr>
        <w:rFonts w:ascii="Courier New" w:hAnsi="Courier New" w:hint="default"/>
      </w:rPr>
    </w:lvl>
    <w:lvl w:ilvl="8" w:tplc="B8A63032">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5"/>
  </w:num>
  <w:num w:numId="4">
    <w:abstractNumId w:val="1"/>
  </w:num>
  <w:num w:numId="5">
    <w:abstractNumId w:val="2"/>
  </w:num>
  <w:num w:numId="6">
    <w:abstractNumId w:val="8"/>
  </w:num>
  <w:num w:numId="7">
    <w:abstractNumId w:val="0"/>
  </w:num>
  <w:num w:numId="8">
    <w:abstractNumId w:val="7"/>
  </w:num>
  <w:num w:numId="9">
    <w:abstractNumId w:val="6"/>
  </w:num>
  <w:num w:numId="1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hael Todd">
    <w15:presenceInfo w15:providerId="AD" w15:userId="S-1-5-21-602089608-2055347256-1435325219-468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6AF8D2"/>
    <w:rsid w:val="00001F05"/>
    <w:rsid w:val="0000422B"/>
    <w:rsid w:val="00004399"/>
    <w:rsid w:val="00006C59"/>
    <w:rsid w:val="00014525"/>
    <w:rsid w:val="00021C27"/>
    <w:rsid w:val="000226C0"/>
    <w:rsid w:val="000242DC"/>
    <w:rsid w:val="000311D6"/>
    <w:rsid w:val="0006194F"/>
    <w:rsid w:val="000671DE"/>
    <w:rsid w:val="00070428"/>
    <w:rsid w:val="000840D3"/>
    <w:rsid w:val="00085D80"/>
    <w:rsid w:val="00094146"/>
    <w:rsid w:val="000A7D38"/>
    <w:rsid w:val="000B367E"/>
    <w:rsid w:val="000B62F6"/>
    <w:rsid w:val="000C0742"/>
    <w:rsid w:val="000C161F"/>
    <w:rsid w:val="000C6B74"/>
    <w:rsid w:val="000D112B"/>
    <w:rsid w:val="000D4775"/>
    <w:rsid w:val="000E0501"/>
    <w:rsid w:val="000E3C88"/>
    <w:rsid w:val="00105F17"/>
    <w:rsid w:val="001134E9"/>
    <w:rsid w:val="001174A2"/>
    <w:rsid w:val="00125FED"/>
    <w:rsid w:val="001627C9"/>
    <w:rsid w:val="001652AD"/>
    <w:rsid w:val="00172ED2"/>
    <w:rsid w:val="00177FBA"/>
    <w:rsid w:val="001804FD"/>
    <w:rsid w:val="00183E00"/>
    <w:rsid w:val="00190054"/>
    <w:rsid w:val="00195163"/>
    <w:rsid w:val="00196E29"/>
    <w:rsid w:val="001A53CF"/>
    <w:rsid w:val="001B485C"/>
    <w:rsid w:val="001B5CEF"/>
    <w:rsid w:val="001C141C"/>
    <w:rsid w:val="001C5CA9"/>
    <w:rsid w:val="001C5EEB"/>
    <w:rsid w:val="001C6284"/>
    <w:rsid w:val="001C6A2D"/>
    <w:rsid w:val="001F23DC"/>
    <w:rsid w:val="001F505F"/>
    <w:rsid w:val="001F7FED"/>
    <w:rsid w:val="00201DF8"/>
    <w:rsid w:val="00204CCD"/>
    <w:rsid w:val="00211948"/>
    <w:rsid w:val="00212539"/>
    <w:rsid w:val="00213AEC"/>
    <w:rsid w:val="00213E9E"/>
    <w:rsid w:val="0021639B"/>
    <w:rsid w:val="0021724C"/>
    <w:rsid w:val="00220022"/>
    <w:rsid w:val="0022078C"/>
    <w:rsid w:val="0022297E"/>
    <w:rsid w:val="0023528A"/>
    <w:rsid w:val="00236434"/>
    <w:rsid w:val="0023667E"/>
    <w:rsid w:val="00241391"/>
    <w:rsid w:val="00255801"/>
    <w:rsid w:val="0025739F"/>
    <w:rsid w:val="00267BB3"/>
    <w:rsid w:val="00273095"/>
    <w:rsid w:val="00281C40"/>
    <w:rsid w:val="002B692A"/>
    <w:rsid w:val="002B7DC7"/>
    <w:rsid w:val="002D2B1F"/>
    <w:rsid w:val="002D5263"/>
    <w:rsid w:val="002E35D8"/>
    <w:rsid w:val="00317139"/>
    <w:rsid w:val="00360C87"/>
    <w:rsid w:val="00361F1E"/>
    <w:rsid w:val="00373782"/>
    <w:rsid w:val="00373F3D"/>
    <w:rsid w:val="00391D4C"/>
    <w:rsid w:val="003923F3"/>
    <w:rsid w:val="00396D93"/>
    <w:rsid w:val="003A19DF"/>
    <w:rsid w:val="003B08B0"/>
    <w:rsid w:val="003B221F"/>
    <w:rsid w:val="003B3BFD"/>
    <w:rsid w:val="003B4879"/>
    <w:rsid w:val="003C367E"/>
    <w:rsid w:val="003C6533"/>
    <w:rsid w:val="003C6D2B"/>
    <w:rsid w:val="003D0CDC"/>
    <w:rsid w:val="003D1913"/>
    <w:rsid w:val="003D5E26"/>
    <w:rsid w:val="003E0424"/>
    <w:rsid w:val="003E5184"/>
    <w:rsid w:val="003F7C15"/>
    <w:rsid w:val="00400418"/>
    <w:rsid w:val="00402B9F"/>
    <w:rsid w:val="00412D3B"/>
    <w:rsid w:val="004358E4"/>
    <w:rsid w:val="004409C7"/>
    <w:rsid w:val="00440E7C"/>
    <w:rsid w:val="0045269F"/>
    <w:rsid w:val="00463A4C"/>
    <w:rsid w:val="00480478"/>
    <w:rsid w:val="00491F95"/>
    <w:rsid w:val="00496F41"/>
    <w:rsid w:val="004A13FF"/>
    <w:rsid w:val="004A32C9"/>
    <w:rsid w:val="004B45CA"/>
    <w:rsid w:val="004B5208"/>
    <w:rsid w:val="004C005C"/>
    <w:rsid w:val="004C5D96"/>
    <w:rsid w:val="004D3957"/>
    <w:rsid w:val="004D4ACC"/>
    <w:rsid w:val="004D5FCC"/>
    <w:rsid w:val="004E42DA"/>
    <w:rsid w:val="004E7C9E"/>
    <w:rsid w:val="004F0A75"/>
    <w:rsid w:val="004F2D9E"/>
    <w:rsid w:val="0050127B"/>
    <w:rsid w:val="00505329"/>
    <w:rsid w:val="005116C0"/>
    <w:rsid w:val="0051410C"/>
    <w:rsid w:val="0052371C"/>
    <w:rsid w:val="00530C3C"/>
    <w:rsid w:val="00532F56"/>
    <w:rsid w:val="00533830"/>
    <w:rsid w:val="00534BC1"/>
    <w:rsid w:val="0054339E"/>
    <w:rsid w:val="00552C70"/>
    <w:rsid w:val="005566DD"/>
    <w:rsid w:val="005640FC"/>
    <w:rsid w:val="00574480"/>
    <w:rsid w:val="005763DF"/>
    <w:rsid w:val="00585EFE"/>
    <w:rsid w:val="0059410E"/>
    <w:rsid w:val="0059435E"/>
    <w:rsid w:val="00597A85"/>
    <w:rsid w:val="00597BCA"/>
    <w:rsid w:val="005A0F24"/>
    <w:rsid w:val="005A266B"/>
    <w:rsid w:val="005A7C2D"/>
    <w:rsid w:val="005B24A6"/>
    <w:rsid w:val="005B5D2C"/>
    <w:rsid w:val="005C261C"/>
    <w:rsid w:val="005C33C4"/>
    <w:rsid w:val="005C4017"/>
    <w:rsid w:val="005C5952"/>
    <w:rsid w:val="005C60B4"/>
    <w:rsid w:val="005D4CDC"/>
    <w:rsid w:val="005D6892"/>
    <w:rsid w:val="005E2B16"/>
    <w:rsid w:val="005F085B"/>
    <w:rsid w:val="005F3A18"/>
    <w:rsid w:val="005F515D"/>
    <w:rsid w:val="005F67EC"/>
    <w:rsid w:val="006012ED"/>
    <w:rsid w:val="00611900"/>
    <w:rsid w:val="00624BEB"/>
    <w:rsid w:val="00637FB1"/>
    <w:rsid w:val="006408CB"/>
    <w:rsid w:val="0064206B"/>
    <w:rsid w:val="006424EF"/>
    <w:rsid w:val="00661CCF"/>
    <w:rsid w:val="006632CE"/>
    <w:rsid w:val="006650A0"/>
    <w:rsid w:val="006655D8"/>
    <w:rsid w:val="006808D8"/>
    <w:rsid w:val="006960B9"/>
    <w:rsid w:val="006A66E7"/>
    <w:rsid w:val="006B2AE0"/>
    <w:rsid w:val="006C05D2"/>
    <w:rsid w:val="006D0543"/>
    <w:rsid w:val="006E09CC"/>
    <w:rsid w:val="006E0AB4"/>
    <w:rsid w:val="006E2012"/>
    <w:rsid w:val="006E5BB5"/>
    <w:rsid w:val="00701512"/>
    <w:rsid w:val="007023D8"/>
    <w:rsid w:val="00704C2D"/>
    <w:rsid w:val="00704DE8"/>
    <w:rsid w:val="00710806"/>
    <w:rsid w:val="00712672"/>
    <w:rsid w:val="0071784C"/>
    <w:rsid w:val="0072401A"/>
    <w:rsid w:val="00726D99"/>
    <w:rsid w:val="0073440A"/>
    <w:rsid w:val="0073700C"/>
    <w:rsid w:val="00743ED1"/>
    <w:rsid w:val="00745E89"/>
    <w:rsid w:val="00756DBA"/>
    <w:rsid w:val="00767180"/>
    <w:rsid w:val="00771B1A"/>
    <w:rsid w:val="00776413"/>
    <w:rsid w:val="00785D9B"/>
    <w:rsid w:val="00786D33"/>
    <w:rsid w:val="007918A5"/>
    <w:rsid w:val="00792921"/>
    <w:rsid w:val="007B7C89"/>
    <w:rsid w:val="007E0947"/>
    <w:rsid w:val="007F0EA3"/>
    <w:rsid w:val="007F2B8F"/>
    <w:rsid w:val="007F54B2"/>
    <w:rsid w:val="007F56CB"/>
    <w:rsid w:val="00802BFE"/>
    <w:rsid w:val="008053D3"/>
    <w:rsid w:val="00806FD7"/>
    <w:rsid w:val="0081122F"/>
    <w:rsid w:val="0081469D"/>
    <w:rsid w:val="00817137"/>
    <w:rsid w:val="00822E6D"/>
    <w:rsid w:val="00826ACE"/>
    <w:rsid w:val="00830657"/>
    <w:rsid w:val="00833289"/>
    <w:rsid w:val="0083515A"/>
    <w:rsid w:val="008520EF"/>
    <w:rsid w:val="00854952"/>
    <w:rsid w:val="008646F6"/>
    <w:rsid w:val="00864CCC"/>
    <w:rsid w:val="00864F61"/>
    <w:rsid w:val="00873551"/>
    <w:rsid w:val="008831E9"/>
    <w:rsid w:val="00890B37"/>
    <w:rsid w:val="0089137B"/>
    <w:rsid w:val="008948FE"/>
    <w:rsid w:val="008A465D"/>
    <w:rsid w:val="008A539E"/>
    <w:rsid w:val="008A711C"/>
    <w:rsid w:val="008B3156"/>
    <w:rsid w:val="008B4DFF"/>
    <w:rsid w:val="008B5119"/>
    <w:rsid w:val="008C1841"/>
    <w:rsid w:val="008E1930"/>
    <w:rsid w:val="008E63F7"/>
    <w:rsid w:val="008F4664"/>
    <w:rsid w:val="008F558F"/>
    <w:rsid w:val="00933144"/>
    <w:rsid w:val="0094576A"/>
    <w:rsid w:val="00952DE4"/>
    <w:rsid w:val="0096256C"/>
    <w:rsid w:val="00962A94"/>
    <w:rsid w:val="00967595"/>
    <w:rsid w:val="00983E05"/>
    <w:rsid w:val="00992C2B"/>
    <w:rsid w:val="009947EC"/>
    <w:rsid w:val="009A1031"/>
    <w:rsid w:val="009A1B4D"/>
    <w:rsid w:val="009A6DE1"/>
    <w:rsid w:val="009B2D3F"/>
    <w:rsid w:val="009C19AE"/>
    <w:rsid w:val="009C3BAB"/>
    <w:rsid w:val="009E6AD6"/>
    <w:rsid w:val="009E6E85"/>
    <w:rsid w:val="009E7667"/>
    <w:rsid w:val="009F784F"/>
    <w:rsid w:val="00A03879"/>
    <w:rsid w:val="00A15B29"/>
    <w:rsid w:val="00A17C09"/>
    <w:rsid w:val="00A2656E"/>
    <w:rsid w:val="00A31928"/>
    <w:rsid w:val="00A346D6"/>
    <w:rsid w:val="00A34DBD"/>
    <w:rsid w:val="00A35FA7"/>
    <w:rsid w:val="00A416C0"/>
    <w:rsid w:val="00A52B73"/>
    <w:rsid w:val="00A6181E"/>
    <w:rsid w:val="00A64C3D"/>
    <w:rsid w:val="00A73A0A"/>
    <w:rsid w:val="00A742C3"/>
    <w:rsid w:val="00A77B50"/>
    <w:rsid w:val="00A84C06"/>
    <w:rsid w:val="00A876D7"/>
    <w:rsid w:val="00A90C20"/>
    <w:rsid w:val="00A92ABD"/>
    <w:rsid w:val="00A93BAB"/>
    <w:rsid w:val="00AA25C1"/>
    <w:rsid w:val="00AA5ADE"/>
    <w:rsid w:val="00AB1429"/>
    <w:rsid w:val="00AE1D59"/>
    <w:rsid w:val="00AE4854"/>
    <w:rsid w:val="00AF3611"/>
    <w:rsid w:val="00AF3647"/>
    <w:rsid w:val="00AF485C"/>
    <w:rsid w:val="00B06622"/>
    <w:rsid w:val="00B10EAE"/>
    <w:rsid w:val="00B27F58"/>
    <w:rsid w:val="00B34EA0"/>
    <w:rsid w:val="00B36A18"/>
    <w:rsid w:val="00B37039"/>
    <w:rsid w:val="00B37330"/>
    <w:rsid w:val="00B4142C"/>
    <w:rsid w:val="00B41910"/>
    <w:rsid w:val="00B46401"/>
    <w:rsid w:val="00B4797F"/>
    <w:rsid w:val="00B62039"/>
    <w:rsid w:val="00B842C5"/>
    <w:rsid w:val="00B84614"/>
    <w:rsid w:val="00B84755"/>
    <w:rsid w:val="00B85DFA"/>
    <w:rsid w:val="00B87666"/>
    <w:rsid w:val="00B87FC9"/>
    <w:rsid w:val="00B90A2E"/>
    <w:rsid w:val="00B96027"/>
    <w:rsid w:val="00BA4850"/>
    <w:rsid w:val="00BB4194"/>
    <w:rsid w:val="00BB76D7"/>
    <w:rsid w:val="00BC50B3"/>
    <w:rsid w:val="00BC6671"/>
    <w:rsid w:val="00BD022B"/>
    <w:rsid w:val="00BD4828"/>
    <w:rsid w:val="00BF0D8A"/>
    <w:rsid w:val="00BF3F7B"/>
    <w:rsid w:val="00BF4FD9"/>
    <w:rsid w:val="00C05F3A"/>
    <w:rsid w:val="00C15C58"/>
    <w:rsid w:val="00C1724E"/>
    <w:rsid w:val="00C22168"/>
    <w:rsid w:val="00C23220"/>
    <w:rsid w:val="00C2376C"/>
    <w:rsid w:val="00C23901"/>
    <w:rsid w:val="00C24081"/>
    <w:rsid w:val="00C30F18"/>
    <w:rsid w:val="00C72EFB"/>
    <w:rsid w:val="00C73954"/>
    <w:rsid w:val="00C75DA8"/>
    <w:rsid w:val="00C76013"/>
    <w:rsid w:val="00C90B3B"/>
    <w:rsid w:val="00CA047E"/>
    <w:rsid w:val="00CA532E"/>
    <w:rsid w:val="00CB558C"/>
    <w:rsid w:val="00CC597F"/>
    <w:rsid w:val="00CC5BF1"/>
    <w:rsid w:val="00CC5D3E"/>
    <w:rsid w:val="00CD461C"/>
    <w:rsid w:val="00CD7206"/>
    <w:rsid w:val="00CE2199"/>
    <w:rsid w:val="00CF0E69"/>
    <w:rsid w:val="00CF13B5"/>
    <w:rsid w:val="00CF4BEB"/>
    <w:rsid w:val="00D10054"/>
    <w:rsid w:val="00D16024"/>
    <w:rsid w:val="00D37191"/>
    <w:rsid w:val="00D40730"/>
    <w:rsid w:val="00D43C35"/>
    <w:rsid w:val="00D46D78"/>
    <w:rsid w:val="00D612BA"/>
    <w:rsid w:val="00D62EB0"/>
    <w:rsid w:val="00D65911"/>
    <w:rsid w:val="00D71111"/>
    <w:rsid w:val="00D8110C"/>
    <w:rsid w:val="00D86220"/>
    <w:rsid w:val="00D871D8"/>
    <w:rsid w:val="00DA3EE4"/>
    <w:rsid w:val="00DA799E"/>
    <w:rsid w:val="00DC1E6D"/>
    <w:rsid w:val="00DC2695"/>
    <w:rsid w:val="00DD4A4E"/>
    <w:rsid w:val="00DD5C36"/>
    <w:rsid w:val="00DE5E98"/>
    <w:rsid w:val="00DE6FF8"/>
    <w:rsid w:val="00DF189F"/>
    <w:rsid w:val="00E015BA"/>
    <w:rsid w:val="00E20218"/>
    <w:rsid w:val="00E21059"/>
    <w:rsid w:val="00E43A76"/>
    <w:rsid w:val="00E45A2D"/>
    <w:rsid w:val="00E47598"/>
    <w:rsid w:val="00E60DE7"/>
    <w:rsid w:val="00E64C34"/>
    <w:rsid w:val="00E77A05"/>
    <w:rsid w:val="00E81723"/>
    <w:rsid w:val="00E94B15"/>
    <w:rsid w:val="00EA326E"/>
    <w:rsid w:val="00EA6578"/>
    <w:rsid w:val="00EC443E"/>
    <w:rsid w:val="00ED00CD"/>
    <w:rsid w:val="00ED1E91"/>
    <w:rsid w:val="00EE3D0C"/>
    <w:rsid w:val="00EE7AC4"/>
    <w:rsid w:val="00EF3B9E"/>
    <w:rsid w:val="00F12A65"/>
    <w:rsid w:val="00F25705"/>
    <w:rsid w:val="00F25753"/>
    <w:rsid w:val="00F30CA4"/>
    <w:rsid w:val="00F4170D"/>
    <w:rsid w:val="00F4442C"/>
    <w:rsid w:val="00F4580D"/>
    <w:rsid w:val="00F46BE9"/>
    <w:rsid w:val="00F52720"/>
    <w:rsid w:val="00F60C66"/>
    <w:rsid w:val="00F75FAD"/>
    <w:rsid w:val="00F83947"/>
    <w:rsid w:val="00FA3EC0"/>
    <w:rsid w:val="00FB5298"/>
    <w:rsid w:val="00FC4247"/>
    <w:rsid w:val="00FC5658"/>
    <w:rsid w:val="00FC5D75"/>
    <w:rsid w:val="00FC6320"/>
    <w:rsid w:val="00FC6880"/>
    <w:rsid w:val="00FC6A63"/>
    <w:rsid w:val="00FC6C01"/>
    <w:rsid w:val="00FD4C1A"/>
    <w:rsid w:val="00FE2B18"/>
    <w:rsid w:val="00FE6862"/>
    <w:rsid w:val="00FF0226"/>
    <w:rsid w:val="00FF2772"/>
    <w:rsid w:val="00FF565C"/>
    <w:rsid w:val="0AD79DFA"/>
    <w:rsid w:val="0B780090"/>
    <w:rsid w:val="1BFBE0E5"/>
    <w:rsid w:val="1CD7E159"/>
    <w:rsid w:val="1D72DD8E"/>
    <w:rsid w:val="1EC4F1CD"/>
    <w:rsid w:val="1FBB4476"/>
    <w:rsid w:val="1FE9FD6C"/>
    <w:rsid w:val="265DF757"/>
    <w:rsid w:val="3584EBB5"/>
    <w:rsid w:val="3C6AF8D2"/>
    <w:rsid w:val="3F3EAA5A"/>
    <w:rsid w:val="40CFC94B"/>
    <w:rsid w:val="40DE084F"/>
    <w:rsid w:val="4ED5CE80"/>
    <w:rsid w:val="4F067737"/>
    <w:rsid w:val="55179AAD"/>
    <w:rsid w:val="5A22341A"/>
    <w:rsid w:val="5AC2DB62"/>
    <w:rsid w:val="5CDB731A"/>
    <w:rsid w:val="635F414B"/>
    <w:rsid w:val="679554B1"/>
    <w:rsid w:val="6B75ED0B"/>
    <w:rsid w:val="715D3A2D"/>
    <w:rsid w:val="7393CE40"/>
    <w:rsid w:val="7D6425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F8D2"/>
  <w15:chartTrackingRefBased/>
  <w15:docId w15:val="{277E4404-1EE4-A14B-A0EA-3357FB1AE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960B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960B9"/>
    <w:rPr>
      <w:rFonts w:ascii="Times New Roman" w:hAnsi="Times New Roman" w:cs="Times New Roman"/>
      <w:sz w:val="18"/>
      <w:szCs w:val="18"/>
    </w:rPr>
  </w:style>
  <w:style w:type="paragraph" w:customStyle="1" w:styleId="Compact">
    <w:name w:val="Compact"/>
    <w:basedOn w:val="BodyText"/>
    <w:qFormat/>
    <w:rsid w:val="003D0CDC"/>
    <w:pPr>
      <w:spacing w:before="36" w:after="36"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3D0CDC"/>
    <w:pPr>
      <w:spacing w:after="120"/>
    </w:pPr>
  </w:style>
  <w:style w:type="character" w:customStyle="1" w:styleId="BodyTextChar">
    <w:name w:val="Body Text Char"/>
    <w:basedOn w:val="DefaultParagraphFont"/>
    <w:link w:val="BodyText"/>
    <w:uiPriority w:val="99"/>
    <w:semiHidden/>
    <w:rsid w:val="003D0CDC"/>
  </w:style>
  <w:style w:type="paragraph" w:styleId="CommentSubject">
    <w:name w:val="annotation subject"/>
    <w:basedOn w:val="CommentText"/>
    <w:next w:val="CommentText"/>
    <w:link w:val="CommentSubjectChar"/>
    <w:uiPriority w:val="99"/>
    <w:semiHidden/>
    <w:unhideWhenUsed/>
    <w:rsid w:val="00A84C06"/>
    <w:rPr>
      <w:b/>
      <w:bCs/>
    </w:rPr>
  </w:style>
  <w:style w:type="character" w:customStyle="1" w:styleId="CommentSubjectChar">
    <w:name w:val="Comment Subject Char"/>
    <w:basedOn w:val="CommentTextChar"/>
    <w:link w:val="CommentSubject"/>
    <w:uiPriority w:val="99"/>
    <w:semiHidden/>
    <w:rsid w:val="00A84C06"/>
    <w:rPr>
      <w:b/>
      <w:bCs/>
      <w:sz w:val="20"/>
      <w:szCs w:val="20"/>
    </w:rPr>
  </w:style>
  <w:style w:type="paragraph" w:styleId="FootnoteText">
    <w:name w:val="footnote text"/>
    <w:basedOn w:val="Normal"/>
    <w:link w:val="FootnoteTextChar"/>
    <w:uiPriority w:val="99"/>
    <w:semiHidden/>
    <w:unhideWhenUsed/>
    <w:rsid w:val="003F7C1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F7C15"/>
    <w:rPr>
      <w:sz w:val="20"/>
      <w:szCs w:val="20"/>
    </w:rPr>
  </w:style>
  <w:style w:type="character" w:styleId="FootnoteReference">
    <w:name w:val="footnote reference"/>
    <w:basedOn w:val="DefaultParagraphFont"/>
    <w:uiPriority w:val="99"/>
    <w:semiHidden/>
    <w:unhideWhenUsed/>
    <w:rsid w:val="003F7C15"/>
    <w:rPr>
      <w:vertAlign w:val="superscript"/>
    </w:rPr>
  </w:style>
  <w:style w:type="character" w:customStyle="1" w:styleId="UnresolvedMention">
    <w:name w:val="Unresolved Mention"/>
    <w:basedOn w:val="DefaultParagraphFont"/>
    <w:uiPriority w:val="99"/>
    <w:semiHidden/>
    <w:unhideWhenUsed/>
    <w:rsid w:val="003F7C15"/>
    <w:rPr>
      <w:color w:val="605E5C"/>
      <w:shd w:val="clear" w:color="auto" w:fill="E1DFDD"/>
    </w:rPr>
  </w:style>
  <w:style w:type="character" w:customStyle="1" w:styleId="Mention">
    <w:name w:val="Mention"/>
    <w:basedOn w:val="DefaultParagraphFont"/>
    <w:uiPriority w:val="99"/>
    <w:unhideWhenUsed/>
    <w:rsid w:val="002E35D8"/>
    <w:rPr>
      <w:color w:val="2B579A"/>
      <w:shd w:val="clear" w:color="auto" w:fill="E6E6E6"/>
    </w:rPr>
  </w:style>
  <w:style w:type="character" w:styleId="FollowedHyperlink">
    <w:name w:val="FollowedHyperlink"/>
    <w:basedOn w:val="DefaultParagraphFont"/>
    <w:uiPriority w:val="99"/>
    <w:semiHidden/>
    <w:unhideWhenUsed/>
    <w:rsid w:val="00402B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303152">
      <w:bodyDiv w:val="1"/>
      <w:marLeft w:val="0"/>
      <w:marRight w:val="0"/>
      <w:marTop w:val="0"/>
      <w:marBottom w:val="0"/>
      <w:divBdr>
        <w:top w:val="none" w:sz="0" w:space="0" w:color="auto"/>
        <w:left w:val="none" w:sz="0" w:space="0" w:color="auto"/>
        <w:bottom w:val="none" w:sz="0" w:space="0" w:color="auto"/>
        <w:right w:val="none" w:sz="0" w:space="0" w:color="auto"/>
      </w:divBdr>
    </w:div>
    <w:div w:id="148616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s://www.edx.org/" TargetMode="External"/><Relationship Id="rId2" Type="http://schemas.openxmlformats.org/officeDocument/2006/relationships/hyperlink" Target="https://www.coursera.org/" TargetMode="External"/><Relationship Id="rId1" Type="http://schemas.openxmlformats.org/officeDocument/2006/relationships/hyperlink" Target="http://codepath.org/" TargetMode="External"/><Relationship Id="rId5" Type="http://schemas.openxmlformats.org/officeDocument/2006/relationships/hyperlink" Target="https://sites.nationalacademies.org/cs/groups/pgasite/documents/webpage/pga_167744.pdf" TargetMode="External"/><Relationship Id="rId4" Type="http://schemas.openxmlformats.org/officeDocument/2006/relationships/hyperlink" Target="https://www.trilogy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AFA7E782-C950-48C8-9087-E9EF9C5B86C1}">
  <ds:schemaRefs>
    <ds:schemaRef ds:uri="http://schemas.openxmlformats.org/officeDocument/2006/bibliography"/>
  </ds:schemaRefs>
</ds:datastoreItem>
</file>

<file path=customXml/itemProps2.xml><?xml version="1.0" encoding="utf-8"?>
<ds:datastoreItem xmlns:ds="http://schemas.openxmlformats.org/officeDocument/2006/customXml" ds:itemID="{295243A2-13B2-4173-AFC9-126517CBB143}"/>
</file>

<file path=customXml/itemProps3.xml><?xml version="1.0" encoding="utf-8"?>
<ds:datastoreItem xmlns:ds="http://schemas.openxmlformats.org/officeDocument/2006/customXml" ds:itemID="{F6BD425F-DA4F-47ED-844E-D9A8DCD30827}"/>
</file>

<file path=customXml/itemProps4.xml><?xml version="1.0" encoding="utf-8"?>
<ds:datastoreItem xmlns:ds="http://schemas.openxmlformats.org/officeDocument/2006/customXml" ds:itemID="{5433F726-732E-48F9-9B49-CA7564D5D298}"/>
</file>

<file path=docProps/app.xml><?xml version="1.0" encoding="utf-8"?>
<Properties xmlns="http://schemas.openxmlformats.org/officeDocument/2006/extended-properties" xmlns:vt="http://schemas.openxmlformats.org/officeDocument/2006/docPropsVTypes">
  <Template>Normal.dotm</Template>
  <TotalTime>112</TotalTime>
  <Pages>4</Pages>
  <Words>1613</Words>
  <Characters>9196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10788</CharactersWithSpaces>
  <SharedDoc>false</SharedDoc>
  <HLinks>
    <vt:vector size="30" baseType="variant">
      <vt:variant>
        <vt:i4>4980861</vt:i4>
      </vt:variant>
      <vt:variant>
        <vt:i4>12</vt:i4>
      </vt:variant>
      <vt:variant>
        <vt:i4>0</vt:i4>
      </vt:variant>
      <vt:variant>
        <vt:i4>5</vt:i4>
      </vt:variant>
      <vt:variant>
        <vt:lpwstr>https://sites.nationalacademies.org/cs/groups/pgasite/documents/webpage/pga_167744.pdf</vt:lpwstr>
      </vt:variant>
      <vt:variant>
        <vt:lpwstr/>
      </vt:variant>
      <vt:variant>
        <vt:i4>3801121</vt:i4>
      </vt:variant>
      <vt:variant>
        <vt:i4>9</vt:i4>
      </vt:variant>
      <vt:variant>
        <vt:i4>0</vt:i4>
      </vt:variant>
      <vt:variant>
        <vt:i4>5</vt:i4>
      </vt:variant>
      <vt:variant>
        <vt:lpwstr>https://www.trilogyed.com/</vt:lpwstr>
      </vt:variant>
      <vt:variant>
        <vt:lpwstr/>
      </vt:variant>
      <vt:variant>
        <vt:i4>6226005</vt:i4>
      </vt:variant>
      <vt:variant>
        <vt:i4>6</vt:i4>
      </vt:variant>
      <vt:variant>
        <vt:i4>0</vt:i4>
      </vt:variant>
      <vt:variant>
        <vt:i4>5</vt:i4>
      </vt:variant>
      <vt:variant>
        <vt:lpwstr>https://www.edx.org/</vt:lpwstr>
      </vt:variant>
      <vt:variant>
        <vt:lpwstr/>
      </vt:variant>
      <vt:variant>
        <vt:i4>5832715</vt:i4>
      </vt:variant>
      <vt:variant>
        <vt:i4>3</vt:i4>
      </vt:variant>
      <vt:variant>
        <vt:i4>0</vt:i4>
      </vt:variant>
      <vt:variant>
        <vt:i4>5</vt:i4>
      </vt:variant>
      <vt:variant>
        <vt:lpwstr>https://www.coursera.org/</vt:lpwstr>
      </vt:variant>
      <vt:variant>
        <vt:lpwstr/>
      </vt:variant>
      <vt:variant>
        <vt:i4>5963778</vt:i4>
      </vt:variant>
      <vt:variant>
        <vt:i4>0</vt:i4>
      </vt:variant>
      <vt:variant>
        <vt:i4>0</vt:i4>
      </vt:variant>
      <vt:variant>
        <vt:i4>5</vt:i4>
      </vt:variant>
      <vt:variant>
        <vt:lpwstr>http://codepath.org/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Fowers, Alyssa (af5ug)</dc:creator>
  <cp:keywords/>
  <dc:description/>
  <cp:lastModifiedBy>Michael Todd</cp:lastModifiedBy>
  <cp:revision>4</cp:revision>
  <cp:lastPrinted>2019-08-14T16:41:00Z</cp:lastPrinted>
  <dcterms:created xsi:type="dcterms:W3CDTF">2020-01-07T14:53:00Z</dcterms:created>
  <dcterms:modified xsi:type="dcterms:W3CDTF">2020-01-08T02:43:00Z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