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people.xml" ContentType="application/vnd.openxmlformats-officedocument.wordprocessingml.people+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0AE038" w14:textId="5C140E9F" w:rsidR="63C9EFFD"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How-to: connecting grant funding in USA Spending and Federal RePORTER</w:t>
      </w:r>
    </w:p>
    <w:p w14:paraId="65BD4559" w14:textId="01C4D1EC" w:rsidR="63C9EFFD" w:rsidRDefault="00C90073" w:rsidP="63C9EFF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Sean Pietrowicz, Alyssa Fowers, Samantha Cohen, Joel Thurston, Stephanie Shipp</w:t>
      </w:r>
    </w:p>
    <w:p w14:paraId="5A7E3330" w14:textId="3B0D8AF3" w:rsidR="00C90073" w:rsidRDefault="00C90073" w:rsidP="63C9EFFD">
      <w:pPr>
        <w:ind w:firstLine="720"/>
        <w:rPr>
          <w:ins w:id="0" w:author="Michael Todd" w:date="2020-01-07T19:40:00Z"/>
          <w:rFonts w:ascii="Times New Roman" w:eastAsia="Times New Roman" w:hAnsi="Times New Roman" w:cs="Times New Roman"/>
          <w:sz w:val="24"/>
          <w:szCs w:val="24"/>
        </w:rPr>
      </w:pPr>
    </w:p>
    <w:p w14:paraId="11986406" w14:textId="7BFC8C94" w:rsidR="00E6518B" w:rsidRDefault="00E6518B" w:rsidP="63C9EFFD">
      <w:pPr>
        <w:ind w:firstLine="720"/>
        <w:rPr>
          <w:ins w:id="1" w:author="Michael Todd" w:date="2020-01-07T19:40:00Z"/>
          <w:rFonts w:ascii="Times New Roman" w:eastAsia="Times New Roman" w:hAnsi="Times New Roman" w:cs="Times New Roman"/>
          <w:sz w:val="24"/>
          <w:szCs w:val="24"/>
        </w:rPr>
      </w:pPr>
      <w:ins w:id="2" w:author="Michael Todd" w:date="2020-01-07T19:41:00Z">
        <w:r>
          <w:rPr>
            <w:rFonts w:ascii="Times New Roman" w:eastAsia="Times New Roman" w:hAnsi="Times New Roman" w:cs="Times New Roman"/>
            <w:sz w:val="24"/>
            <w:szCs w:val="24"/>
          </w:rPr>
          <w:t>[This is really useful, and I particularly like the quick discussion to open about the issues that illustrates the problem but doesn’t belabor it. It nicely sets up the much more granular details that follow</w:t>
        </w:r>
      </w:ins>
      <w:ins w:id="3" w:author="Michael Todd" w:date="2020-01-07T19:42:00Z">
        <w:r>
          <w:rPr>
            <w:rFonts w:ascii="Times New Roman" w:eastAsia="Times New Roman" w:hAnsi="Times New Roman" w:cs="Times New Roman"/>
            <w:sz w:val="24"/>
            <w:szCs w:val="24"/>
          </w:rPr>
          <w:t>, and the acknowledgement that this is perfect for a ‘citizen scientist’ or for that matter a citizen activist to follow in your footsteps.</w:t>
        </w:r>
      </w:ins>
    </w:p>
    <w:p w14:paraId="36013CB9" w14:textId="77777777" w:rsidR="00E6518B" w:rsidRDefault="00E6518B" w:rsidP="63C9EFFD">
      <w:pPr>
        <w:ind w:firstLine="720"/>
        <w:rPr>
          <w:rFonts w:ascii="Times New Roman" w:eastAsia="Times New Roman" w:hAnsi="Times New Roman" w:cs="Times New Roman"/>
          <w:sz w:val="24"/>
          <w:szCs w:val="24"/>
        </w:rPr>
      </w:pPr>
    </w:p>
    <w:p w14:paraId="6CA1BFDB" w14:textId="0A798B4A" w:rsidR="075D60E9"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Federal grant funding data has become increasingly transparent and available to the public. However, federal agencies (and divisions within the same agency) format their data differently, making cross-agency comparisons difficult. But each database usually contains unique information which would be useful to combine into one ultimate source. How can these data sources be combined? This brief outlines an attempt to combine two such databases and the challenges faced.</w:t>
      </w:r>
    </w:p>
    <w:p w14:paraId="28995B66" w14:textId="76266CF1" w:rsidR="075D60E9" w:rsidRDefault="6CCB5448" w:rsidP="6CCB5448">
      <w:pPr>
        <w:jc w:val="both"/>
        <w:rPr>
          <w:rFonts w:ascii="Times New Roman" w:eastAsia="Times New Roman" w:hAnsi="Times New Roman" w:cs="Times New Roman"/>
          <w:b/>
          <w:bCs/>
          <w:sz w:val="24"/>
          <w:szCs w:val="24"/>
        </w:rPr>
      </w:pPr>
      <w:r w:rsidRPr="6CCB5448">
        <w:rPr>
          <w:rFonts w:ascii="Times New Roman" w:eastAsia="Times New Roman" w:hAnsi="Times New Roman" w:cs="Times New Roman"/>
          <w:b/>
          <w:bCs/>
          <w:sz w:val="24"/>
          <w:szCs w:val="24"/>
        </w:rPr>
        <w:t>Spotlight on Data Sources</w:t>
      </w:r>
    </w:p>
    <w:p w14:paraId="67F71A49" w14:textId="14DB185A" w:rsidR="6CCB5448" w:rsidRDefault="63C9EFFD" w:rsidP="63C9EFFD">
      <w:pPr>
        <w:ind w:firstLine="720"/>
        <w:jc w:val="both"/>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We identified 11 public federal funding databases, most of which focus only on a single agency (see Table 1). We put our initial focus on two databases, Federal RePORTER and USA Spending, based on their wide coverage of six major funding sources of science and engineering spending: the Department of Energy (DOE), Department of Defense (DOD), National Science Foundation (NSF), National Institutes for Health (NIH), National Aeronautics and Space Administration (NASA), and Department of Agriculture (USDA).</w:t>
      </w:r>
      <w:r w:rsidR="00F91C25">
        <w:rPr>
          <w:rFonts w:ascii="Times New Roman" w:eastAsia="Times New Roman" w:hAnsi="Times New Roman" w:cs="Times New Roman"/>
          <w:sz w:val="24"/>
          <w:szCs w:val="24"/>
        </w:rPr>
        <w:t xml:space="preserve"> </w:t>
      </w:r>
      <w:ins w:id="4" w:author="Michael Todd" w:date="2020-01-07T15:30:00Z">
        <w:r w:rsidR="00F91C25">
          <w:rPr>
            <w:rFonts w:ascii="Times New Roman" w:eastAsia="Times New Roman" w:hAnsi="Times New Roman" w:cs="Times New Roman"/>
            <w:sz w:val="24"/>
            <w:szCs w:val="24"/>
          </w:rPr>
          <w:t>[I’ve been discouraging others from relying on acrinyms, but since there are immediately referenced in the chart below I s</w:t>
        </w:r>
        <w:r w:rsidR="00F91C25">
          <w:rPr>
            <w:rFonts w:ascii="Times New Roman" w:eastAsia="Times New Roman" w:hAnsi="Times New Roman" w:cs="Times New Roman"/>
            <w:sz w:val="24"/>
            <w:szCs w:val="24"/>
          </w:rPr>
          <w:t>e</w:t>
        </w:r>
        <w:r w:rsidR="00F91C25">
          <w:rPr>
            <w:rFonts w:ascii="Times New Roman" w:eastAsia="Times New Roman" w:hAnsi="Times New Roman" w:cs="Times New Roman"/>
            <w:sz w:val="24"/>
            <w:szCs w:val="24"/>
          </w:rPr>
          <w:t>e this as a necessary evil.]</w:t>
        </w:r>
      </w:ins>
    </w:p>
    <w:tbl>
      <w:tblPr>
        <w:tblStyle w:val="TableGrid"/>
        <w:tblW w:w="0" w:type="auto"/>
        <w:tblLook w:val="06A0" w:firstRow="1" w:lastRow="0" w:firstColumn="1" w:lastColumn="0" w:noHBand="1" w:noVBand="1"/>
      </w:tblPr>
      <w:tblGrid>
        <w:gridCol w:w="3579"/>
        <w:gridCol w:w="1036"/>
        <w:gridCol w:w="857"/>
        <w:gridCol w:w="1022"/>
        <w:gridCol w:w="886"/>
        <w:gridCol w:w="916"/>
        <w:gridCol w:w="1054"/>
      </w:tblGrid>
      <w:tr w:rsidR="6CCB5448" w14:paraId="344BB07F" w14:textId="77777777" w:rsidTr="63C9EFFD">
        <w:tc>
          <w:tcPr>
            <w:tcW w:w="3585" w:type="dxa"/>
          </w:tcPr>
          <w:p w14:paraId="0D8A0160" w14:textId="720F9D1A"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Source</w:t>
            </w:r>
          </w:p>
        </w:tc>
        <w:tc>
          <w:tcPr>
            <w:tcW w:w="1037" w:type="dxa"/>
          </w:tcPr>
          <w:p w14:paraId="4F06DA5B" w14:textId="24368573" w:rsidR="6CCB5448" w:rsidRDefault="63C9EFFD" w:rsidP="63C9EFFD">
            <w:pPr>
              <w:spacing w:before="40" w:after="40" w:line="259" w:lineRule="auto"/>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DOE</w:t>
            </w:r>
          </w:p>
        </w:tc>
        <w:tc>
          <w:tcPr>
            <w:tcW w:w="857" w:type="dxa"/>
          </w:tcPr>
          <w:p w14:paraId="413E7C67" w14:textId="45000BD4"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DOD</w:t>
            </w:r>
          </w:p>
        </w:tc>
        <w:tc>
          <w:tcPr>
            <w:tcW w:w="1022" w:type="dxa"/>
          </w:tcPr>
          <w:p w14:paraId="3FDED17F" w14:textId="562C159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NASA</w:t>
            </w:r>
          </w:p>
        </w:tc>
        <w:tc>
          <w:tcPr>
            <w:tcW w:w="887" w:type="dxa"/>
          </w:tcPr>
          <w:p w14:paraId="7E7EB117" w14:textId="0AD26EE4"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NIH</w:t>
            </w:r>
          </w:p>
        </w:tc>
        <w:tc>
          <w:tcPr>
            <w:tcW w:w="917" w:type="dxa"/>
          </w:tcPr>
          <w:p w14:paraId="68EAF0C1" w14:textId="1759879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NSF</w:t>
            </w:r>
          </w:p>
        </w:tc>
        <w:tc>
          <w:tcPr>
            <w:tcW w:w="1054" w:type="dxa"/>
          </w:tcPr>
          <w:p w14:paraId="32EA38A5" w14:textId="0ABBB84E"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USDA</w:t>
            </w:r>
          </w:p>
        </w:tc>
      </w:tr>
      <w:tr w:rsidR="6CCB5448" w14:paraId="74B0B7CC" w14:textId="77777777" w:rsidTr="63C9EFFD">
        <w:tc>
          <w:tcPr>
            <w:tcW w:w="3585" w:type="dxa"/>
          </w:tcPr>
          <w:p w14:paraId="3D44D4F5" w14:textId="19432053"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Federal Reporter</w:t>
            </w:r>
          </w:p>
        </w:tc>
        <w:tc>
          <w:tcPr>
            <w:tcW w:w="1037" w:type="dxa"/>
            <w:vAlign w:val="center"/>
          </w:tcPr>
          <w:p w14:paraId="515430A8" w14:textId="55F5B7D6"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190C96B0" w14:textId="63F93FAC"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22" w:type="dxa"/>
            <w:vAlign w:val="center"/>
          </w:tcPr>
          <w:p w14:paraId="79413D34" w14:textId="5C936B18"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87" w:type="dxa"/>
            <w:vAlign w:val="center"/>
          </w:tcPr>
          <w:p w14:paraId="37AAF7C5" w14:textId="66BCC87F"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917" w:type="dxa"/>
            <w:vAlign w:val="center"/>
          </w:tcPr>
          <w:p w14:paraId="65E2DE97" w14:textId="57BBC4D4"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54" w:type="dxa"/>
            <w:vAlign w:val="center"/>
          </w:tcPr>
          <w:p w14:paraId="3D9CAB1D" w14:textId="4066F721"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6308F344" w14:textId="77777777" w:rsidTr="63C9EFFD">
        <w:tc>
          <w:tcPr>
            <w:tcW w:w="3585" w:type="dxa"/>
          </w:tcPr>
          <w:p w14:paraId="09310D67" w14:textId="78DCFE2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USA Spending</w:t>
            </w:r>
          </w:p>
        </w:tc>
        <w:tc>
          <w:tcPr>
            <w:tcW w:w="1037" w:type="dxa"/>
            <w:vAlign w:val="center"/>
          </w:tcPr>
          <w:p w14:paraId="465E9237" w14:textId="5AE6CBB7"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1CAF7B39" w14:textId="250EFCF2"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22" w:type="dxa"/>
            <w:vAlign w:val="center"/>
          </w:tcPr>
          <w:p w14:paraId="6CE6415A" w14:textId="137934A1"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87" w:type="dxa"/>
            <w:vAlign w:val="center"/>
          </w:tcPr>
          <w:p w14:paraId="0A6E3FD2" w14:textId="184DBBDC"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917" w:type="dxa"/>
            <w:vAlign w:val="center"/>
          </w:tcPr>
          <w:p w14:paraId="247EC1E8" w14:textId="34E57F0E"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54" w:type="dxa"/>
            <w:vAlign w:val="center"/>
          </w:tcPr>
          <w:p w14:paraId="1F5AD733" w14:textId="5483E950"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635241B1" w14:textId="77777777" w:rsidTr="63C9EFFD">
        <w:tc>
          <w:tcPr>
            <w:tcW w:w="3585" w:type="dxa"/>
          </w:tcPr>
          <w:p w14:paraId="2601415F" w14:textId="51CF4C05"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Current Research Information System</w:t>
            </w:r>
          </w:p>
        </w:tc>
        <w:tc>
          <w:tcPr>
            <w:tcW w:w="1037" w:type="dxa"/>
            <w:vAlign w:val="center"/>
          </w:tcPr>
          <w:p w14:paraId="0708460A" w14:textId="4182CB49"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42728C5C" w14:textId="773B6326"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1FE13D1D" w14:textId="197B9571"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742184E6" w14:textId="097C3CCE"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4C444769" w14:textId="4EAE5C06"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60F37534" w14:textId="376A3E40"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5ABC3370" w14:textId="77777777" w:rsidTr="63C9EFFD">
        <w:tc>
          <w:tcPr>
            <w:tcW w:w="3585" w:type="dxa"/>
          </w:tcPr>
          <w:p w14:paraId="3B720745" w14:textId="32201BE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Conservation Innovation Grants project list</w:t>
            </w:r>
          </w:p>
        </w:tc>
        <w:tc>
          <w:tcPr>
            <w:tcW w:w="1037" w:type="dxa"/>
            <w:vAlign w:val="center"/>
          </w:tcPr>
          <w:p w14:paraId="00B8F9EE" w14:textId="2DFABB53"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47A735A3" w14:textId="21A168B0"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48FC1598" w14:textId="174D5607"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05A55406" w14:textId="72DA268E"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11A5ADE0" w14:textId="2E17EDDB"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6999D7ED" w14:textId="6D610495"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3155A0BE" w14:textId="77777777" w:rsidTr="63C9EFFD">
        <w:tc>
          <w:tcPr>
            <w:tcW w:w="3585" w:type="dxa"/>
          </w:tcPr>
          <w:p w14:paraId="5A19B54D" w14:textId="53859BD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NIH Project Exporter</w:t>
            </w:r>
          </w:p>
        </w:tc>
        <w:tc>
          <w:tcPr>
            <w:tcW w:w="1037" w:type="dxa"/>
            <w:vAlign w:val="center"/>
          </w:tcPr>
          <w:p w14:paraId="73D34942" w14:textId="2799146F"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1A5A5E44" w14:textId="66FC55B5"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24BC33B2" w14:textId="2D2ED768"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25DD0A03" w14:textId="0D2596A8"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917" w:type="dxa"/>
            <w:vAlign w:val="center"/>
          </w:tcPr>
          <w:p w14:paraId="18A2692D" w14:textId="19699999"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51985DEB" w14:textId="51483FF3" w:rsidR="6CCB5448" w:rsidRDefault="6CCB5448" w:rsidP="63C9EFFD">
            <w:pPr>
              <w:spacing w:before="40" w:after="40"/>
              <w:jc w:val="center"/>
              <w:rPr>
                <w:rFonts w:ascii="Times New Roman" w:eastAsia="Times New Roman" w:hAnsi="Times New Roman" w:cs="Times New Roman"/>
                <w:sz w:val="24"/>
                <w:szCs w:val="24"/>
              </w:rPr>
            </w:pPr>
          </w:p>
        </w:tc>
      </w:tr>
      <w:tr w:rsidR="6CCB5448" w14:paraId="33D4E44C" w14:textId="77777777" w:rsidTr="63C9EFFD">
        <w:tc>
          <w:tcPr>
            <w:tcW w:w="3585" w:type="dxa"/>
          </w:tcPr>
          <w:p w14:paraId="7612BC5D" w14:textId="7F2E745E"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Conservation Innovation Grants All Project List</w:t>
            </w:r>
          </w:p>
        </w:tc>
        <w:tc>
          <w:tcPr>
            <w:tcW w:w="1037" w:type="dxa"/>
            <w:vAlign w:val="center"/>
          </w:tcPr>
          <w:p w14:paraId="30067D0A" w14:textId="03DE86FC"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4B02D2EF" w14:textId="54F41808"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12796635" w14:textId="30BD7F35"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51547505" w14:textId="1B8374F8"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37462866" w14:textId="20D4421A"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32EFCBA8" w14:textId="752E118D"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5928DAEF" w14:textId="77777777" w:rsidTr="63C9EFFD">
        <w:tc>
          <w:tcPr>
            <w:tcW w:w="3585" w:type="dxa"/>
          </w:tcPr>
          <w:p w14:paraId="097E5C0C" w14:textId="450102BA"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NSF Award Search</w:t>
            </w:r>
          </w:p>
        </w:tc>
        <w:tc>
          <w:tcPr>
            <w:tcW w:w="1037" w:type="dxa"/>
            <w:vAlign w:val="center"/>
          </w:tcPr>
          <w:p w14:paraId="4C87EA87" w14:textId="33EB55D4"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324FE1A7" w14:textId="620417BC"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393EAF04" w14:textId="65C5260B"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3425B6A8" w14:textId="35076541"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037EEB20" w14:textId="22F28D7D"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54" w:type="dxa"/>
            <w:vAlign w:val="center"/>
          </w:tcPr>
          <w:p w14:paraId="64B62FA8" w14:textId="4437F67B" w:rsidR="6CCB5448" w:rsidRDefault="6CCB5448" w:rsidP="63C9EFFD">
            <w:pPr>
              <w:spacing w:before="40" w:after="40"/>
              <w:jc w:val="center"/>
              <w:rPr>
                <w:rFonts w:ascii="Times New Roman" w:eastAsia="Times New Roman" w:hAnsi="Times New Roman" w:cs="Times New Roman"/>
                <w:sz w:val="24"/>
                <w:szCs w:val="24"/>
              </w:rPr>
            </w:pPr>
          </w:p>
        </w:tc>
      </w:tr>
      <w:tr w:rsidR="6CCB5448" w14:paraId="281B2888" w14:textId="77777777" w:rsidTr="63C9EFFD">
        <w:tc>
          <w:tcPr>
            <w:tcW w:w="3585" w:type="dxa"/>
          </w:tcPr>
          <w:p w14:paraId="3C099D36" w14:textId="62D50A4D"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Office of Science Awards</w:t>
            </w:r>
          </w:p>
        </w:tc>
        <w:tc>
          <w:tcPr>
            <w:tcW w:w="1037" w:type="dxa"/>
            <w:vAlign w:val="center"/>
          </w:tcPr>
          <w:p w14:paraId="0C797393" w14:textId="73AFDC15"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352EA020" w14:textId="7E2E6175"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25B200DD" w14:textId="6E934938"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16072A12" w14:textId="03D0D95A"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17F873C0" w14:textId="25BDFBA3"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5F480473" w14:textId="0639C820" w:rsidR="6CCB5448" w:rsidRDefault="6CCB5448" w:rsidP="63C9EFFD">
            <w:pPr>
              <w:spacing w:before="40" w:after="40"/>
              <w:jc w:val="center"/>
              <w:rPr>
                <w:rFonts w:ascii="Times New Roman" w:eastAsia="Times New Roman" w:hAnsi="Times New Roman" w:cs="Times New Roman"/>
                <w:sz w:val="24"/>
                <w:szCs w:val="24"/>
              </w:rPr>
            </w:pPr>
          </w:p>
        </w:tc>
      </w:tr>
      <w:tr w:rsidR="6CCB5448" w14:paraId="49438F7D" w14:textId="77777777" w:rsidTr="63C9EFFD">
        <w:tc>
          <w:tcPr>
            <w:tcW w:w="3585" w:type="dxa"/>
          </w:tcPr>
          <w:p w14:paraId="37E2A8BC" w14:textId="6C5FCEF1"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lastRenderedPageBreak/>
              <w:t>DOE Public Access Gateway for Energy &amp; Science (PAGES)</w:t>
            </w:r>
          </w:p>
        </w:tc>
        <w:tc>
          <w:tcPr>
            <w:tcW w:w="1037" w:type="dxa"/>
            <w:vAlign w:val="center"/>
          </w:tcPr>
          <w:p w14:paraId="1377D89B" w14:textId="291E98A2"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55793F57" w14:textId="53E3CFC2"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65FD55CF" w14:textId="5095D60F"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78B10D4C" w14:textId="20F560D8"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47C5491A" w14:textId="5676EEEC"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571CBA68" w14:textId="46832D74" w:rsidR="6CCB5448" w:rsidRDefault="6CCB5448" w:rsidP="63C9EFFD">
            <w:pPr>
              <w:spacing w:before="40" w:after="40"/>
              <w:jc w:val="center"/>
              <w:rPr>
                <w:rFonts w:ascii="Times New Roman" w:eastAsia="Times New Roman" w:hAnsi="Times New Roman" w:cs="Times New Roman"/>
                <w:sz w:val="24"/>
                <w:szCs w:val="24"/>
              </w:rPr>
            </w:pPr>
          </w:p>
        </w:tc>
      </w:tr>
      <w:tr w:rsidR="6CCB5448" w14:paraId="43E636CF" w14:textId="77777777" w:rsidTr="63C9EFFD">
        <w:tc>
          <w:tcPr>
            <w:tcW w:w="3585" w:type="dxa"/>
          </w:tcPr>
          <w:p w14:paraId="62233C62" w14:textId="7F35C73A"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ARPA-E Projects</w:t>
            </w:r>
          </w:p>
        </w:tc>
        <w:tc>
          <w:tcPr>
            <w:tcW w:w="1037" w:type="dxa"/>
            <w:vAlign w:val="center"/>
          </w:tcPr>
          <w:p w14:paraId="785A5499" w14:textId="16DBFF5A"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44365343" w14:textId="48D5370C"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2AE04D9D" w14:textId="3B3CB21A"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57CFE3FF" w14:textId="22C0AE82"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32CEB16F" w14:textId="185121F0"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0885FB88" w14:textId="1759B2E9" w:rsidR="6CCB5448" w:rsidRDefault="6CCB5448" w:rsidP="63C9EFFD">
            <w:pPr>
              <w:spacing w:before="40" w:after="40"/>
              <w:jc w:val="center"/>
              <w:rPr>
                <w:rFonts w:ascii="Times New Roman" w:eastAsia="Times New Roman" w:hAnsi="Times New Roman" w:cs="Times New Roman"/>
                <w:sz w:val="24"/>
                <w:szCs w:val="24"/>
              </w:rPr>
            </w:pPr>
          </w:p>
        </w:tc>
      </w:tr>
      <w:tr w:rsidR="6CCB5448" w14:paraId="7DFE90A4" w14:textId="77777777" w:rsidTr="63C9EFFD">
        <w:tc>
          <w:tcPr>
            <w:tcW w:w="3585" w:type="dxa"/>
          </w:tcPr>
          <w:p w14:paraId="5038A3AA" w14:textId="759307C7"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CDMRP Awards Search</w:t>
            </w:r>
          </w:p>
        </w:tc>
        <w:tc>
          <w:tcPr>
            <w:tcW w:w="1037" w:type="dxa"/>
            <w:vAlign w:val="center"/>
          </w:tcPr>
          <w:p w14:paraId="21E3B6D8" w14:textId="598712FC"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1D1220DC" w14:textId="31666724"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22" w:type="dxa"/>
            <w:vAlign w:val="center"/>
          </w:tcPr>
          <w:p w14:paraId="08F6254A" w14:textId="7A60B9D5"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2537DD47" w14:textId="103661DB" w:rsidR="6CCB5448" w:rsidRDefault="6CCB5448" w:rsidP="63C9EFFD">
            <w:pPr>
              <w:spacing w:before="40" w:after="40"/>
              <w:jc w:val="center"/>
              <w:rPr>
                <w:rFonts w:ascii="Times New Roman" w:eastAsia="Times New Roman" w:hAnsi="Times New Roman" w:cs="Times New Roman"/>
                <w:sz w:val="24"/>
                <w:szCs w:val="24"/>
              </w:rPr>
            </w:pPr>
          </w:p>
        </w:tc>
        <w:tc>
          <w:tcPr>
            <w:tcW w:w="917" w:type="dxa"/>
          </w:tcPr>
          <w:p w14:paraId="52BEACFB" w14:textId="5390E135"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bottom"/>
          </w:tcPr>
          <w:p w14:paraId="3267A728" w14:textId="3C1ED5AE" w:rsidR="6CCB5448" w:rsidRDefault="6CCB5448" w:rsidP="63C9EFFD">
            <w:pPr>
              <w:spacing w:before="40" w:after="40"/>
              <w:jc w:val="center"/>
              <w:rPr>
                <w:rFonts w:ascii="Times New Roman" w:eastAsia="Times New Roman" w:hAnsi="Times New Roman" w:cs="Times New Roman"/>
                <w:sz w:val="24"/>
                <w:szCs w:val="24"/>
              </w:rPr>
            </w:pPr>
          </w:p>
        </w:tc>
      </w:tr>
      <w:tr w:rsidR="6CCB5448" w14:paraId="519BAA60" w14:textId="77777777" w:rsidTr="63C9EFFD">
        <w:tc>
          <w:tcPr>
            <w:tcW w:w="9359" w:type="dxa"/>
            <w:gridSpan w:val="7"/>
          </w:tcPr>
          <w:p w14:paraId="48185BF0" w14:textId="38D6A448"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NOTE: "yes" only indicates that there are at least some data from the department in the data source, not that the data are complete</w:t>
            </w:r>
          </w:p>
        </w:tc>
      </w:tr>
    </w:tbl>
    <w:p w14:paraId="5E77E2AA" w14:textId="1E0631D7" w:rsidR="6CCB5448"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Table 1: Break down of coverage of six major federal agency for the eleven identified data sources.</w:t>
      </w:r>
    </w:p>
    <w:p w14:paraId="6D6B1618" w14:textId="598F6732" w:rsidR="6CCB5448" w:rsidRDefault="6CCB5448" w:rsidP="6CCB5448">
      <w:pPr>
        <w:ind w:firstLine="720"/>
        <w:jc w:val="both"/>
        <w:rPr>
          <w:rFonts w:ascii="Times New Roman" w:eastAsia="Times New Roman" w:hAnsi="Times New Roman" w:cs="Times New Roman"/>
          <w:sz w:val="24"/>
          <w:szCs w:val="24"/>
        </w:rPr>
      </w:pPr>
    </w:p>
    <w:p w14:paraId="5FAF3F4C" w14:textId="4E856F3F" w:rsidR="075D60E9"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 USA Spending (usaspending.gov) is the unified source for federal spending data in the United States, including both grants and contracts. The database has been maintained by the Treasury Department since 2008.  Data are recorded at the transaction level: that is, individual amounts at the time that the transaction occurs, in addition to the overall project totals. USA Spending is particularly appealing because it has a publicly available data dictionary, unlike other databases we evaluated. </w:t>
      </w:r>
      <w:ins w:id="5" w:author="Michael Todd" w:date="2020-01-07T15:31:00Z">
        <w:r w:rsidR="00F91C25">
          <w:rPr>
            <w:rFonts w:ascii="Times New Roman" w:eastAsia="Times New Roman" w:hAnsi="Times New Roman" w:cs="Times New Roman"/>
            <w:sz w:val="24"/>
            <w:szCs w:val="24"/>
          </w:rPr>
          <w:t xml:space="preserve">[I appreciate the quick descriptor of the benfit.] </w:t>
        </w:r>
      </w:ins>
      <w:r w:rsidRPr="63C9EFFD">
        <w:rPr>
          <w:rFonts w:ascii="Times New Roman" w:eastAsia="Times New Roman" w:hAnsi="Times New Roman" w:cs="Times New Roman"/>
          <w:sz w:val="24"/>
          <w:szCs w:val="24"/>
        </w:rPr>
        <w:t xml:space="preserve">USA Spending outlines a number of variables, including: </w:t>
      </w:r>
    </w:p>
    <w:p w14:paraId="774E20D9" w14:textId="5E41CC12" w:rsidR="075D60E9" w:rsidRDefault="63C9EFFD" w:rsidP="63C9EFFD">
      <w:pPr>
        <w:pStyle w:val="ListParagraph"/>
        <w:numPr>
          <w:ilvl w:val="0"/>
          <w:numId w:val="1"/>
        </w:numPr>
        <w:rPr>
          <w:color w:val="000000" w:themeColor="text1"/>
          <w:sz w:val="24"/>
          <w:szCs w:val="24"/>
        </w:rPr>
      </w:pPr>
      <w:r w:rsidRPr="63C9EFFD">
        <w:rPr>
          <w:rFonts w:ascii="Times New Roman" w:eastAsia="Times New Roman" w:hAnsi="Times New Roman" w:cs="Times New Roman"/>
          <w:b/>
          <w:bCs/>
          <w:sz w:val="24"/>
          <w:szCs w:val="24"/>
        </w:rPr>
        <w:t xml:space="preserve">Assistance type code: </w:t>
      </w:r>
      <w:r w:rsidRPr="63C9EFFD">
        <w:rPr>
          <w:rFonts w:ascii="Times New Roman" w:eastAsia="Times New Roman" w:hAnsi="Times New Roman" w:cs="Times New Roman"/>
          <w:sz w:val="24"/>
          <w:szCs w:val="24"/>
        </w:rPr>
        <w:t>The type of assistance provided by the award.</w:t>
      </w:r>
    </w:p>
    <w:p w14:paraId="6E6FA92B" w14:textId="50563448" w:rsidR="075D60E9" w:rsidRDefault="6CCB5448" w:rsidP="6CCB5448">
      <w:pPr>
        <w:pStyle w:val="ListParagraph"/>
        <w:numPr>
          <w:ilvl w:val="0"/>
          <w:numId w:val="1"/>
        </w:numPr>
        <w:rPr>
          <w:color w:val="000000" w:themeColor="text1"/>
          <w:sz w:val="24"/>
          <w:szCs w:val="24"/>
        </w:rPr>
      </w:pPr>
      <w:r w:rsidRPr="6CCB5448">
        <w:rPr>
          <w:rFonts w:ascii="Times New Roman" w:eastAsia="Times New Roman" w:hAnsi="Times New Roman" w:cs="Times New Roman"/>
          <w:b/>
          <w:bCs/>
          <w:sz w:val="24"/>
          <w:szCs w:val="24"/>
        </w:rPr>
        <w:t xml:space="preserve">Business funds indicator code: </w:t>
      </w:r>
      <w:r w:rsidRPr="6CCB5448">
        <w:rPr>
          <w:rFonts w:ascii="Times New Roman" w:eastAsia="Times New Roman" w:hAnsi="Times New Roman" w:cs="Times New Roman"/>
          <w:sz w:val="24"/>
          <w:szCs w:val="24"/>
        </w:rPr>
        <w:t>The Business Funds Indicator (BFI), indicating the award's applicability to the Recovery Act.</w:t>
      </w:r>
    </w:p>
    <w:p w14:paraId="0A1C1E2E" w14:textId="2870B0AF" w:rsidR="075D60E9" w:rsidRDefault="63C9EFFD" w:rsidP="63C9EFFD">
      <w:pPr>
        <w:pStyle w:val="ListParagraph"/>
        <w:numPr>
          <w:ilvl w:val="0"/>
          <w:numId w:val="2"/>
        </w:numPr>
        <w:rPr>
          <w:b/>
          <w:bCs/>
          <w:color w:val="000000" w:themeColor="text1"/>
          <w:sz w:val="24"/>
          <w:szCs w:val="24"/>
        </w:rPr>
      </w:pPr>
      <w:r w:rsidRPr="63C9EFFD">
        <w:rPr>
          <w:rFonts w:ascii="Times New Roman" w:eastAsia="Times New Roman" w:hAnsi="Times New Roman" w:cs="Times New Roman"/>
          <w:b/>
          <w:bCs/>
          <w:sz w:val="24"/>
          <w:szCs w:val="24"/>
        </w:rPr>
        <w:t xml:space="preserve">Business types: </w:t>
      </w:r>
      <w:r w:rsidRPr="63C9EFFD">
        <w:rPr>
          <w:rFonts w:ascii="Times New Roman" w:eastAsia="Times New Roman" w:hAnsi="Times New Roman" w:cs="Times New Roman"/>
          <w:sz w:val="24"/>
          <w:szCs w:val="24"/>
        </w:rPr>
        <w:t>A collection of indicators of different types of recipients based on socio-economic status and organization / business areas.</w:t>
      </w:r>
    </w:p>
    <w:p w14:paraId="5EDCA6BE" w14:textId="224FFCBF" w:rsidR="075D60E9" w:rsidRDefault="63C9EFFD" w:rsidP="63C9EFFD">
      <w:pPr>
        <w:pStyle w:val="ListParagraph"/>
        <w:numPr>
          <w:ilvl w:val="0"/>
          <w:numId w:val="2"/>
        </w:numPr>
        <w:rPr>
          <w:b/>
          <w:bCs/>
          <w:color w:val="000000" w:themeColor="text1"/>
          <w:sz w:val="24"/>
          <w:szCs w:val="24"/>
        </w:rPr>
      </w:pPr>
      <w:r w:rsidRPr="63C9EFFD">
        <w:rPr>
          <w:rFonts w:ascii="Times New Roman" w:eastAsia="Times New Roman" w:hAnsi="Times New Roman" w:cs="Times New Roman"/>
          <w:b/>
          <w:bCs/>
          <w:sz w:val="24"/>
          <w:szCs w:val="24"/>
        </w:rPr>
        <w:t>CFDA number</w:t>
      </w:r>
      <w:r w:rsidRPr="63C9EFFD">
        <w:rPr>
          <w:rFonts w:ascii="Times New Roman" w:eastAsia="Times New Roman" w:hAnsi="Times New Roman" w:cs="Times New Roman"/>
          <w:sz w:val="24"/>
          <w:szCs w:val="24"/>
        </w:rPr>
        <w:t>: The number assigned to a Federal area of work in the Catalog of Federal Domestic Assistance (CFDA). Identifies the department and specific assistance program. The CFDA handbook specifies a rich variety of information about each CFDA code.</w:t>
      </w:r>
    </w:p>
    <w:p w14:paraId="08A0A0C7" w14:textId="2B8F6DCB" w:rsidR="075D60E9" w:rsidRDefault="63C9EFFD" w:rsidP="63C9EFFD">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DUNS</w:t>
      </w:r>
      <w:r w:rsidRPr="63C9EFFD">
        <w:rPr>
          <w:rFonts w:ascii="Times New Roman" w:eastAsia="Times New Roman" w:hAnsi="Times New Roman" w:cs="Times New Roman"/>
          <w:sz w:val="24"/>
          <w:szCs w:val="24"/>
        </w:rPr>
        <w:t>: The unique identification number for an awardee or recipient. A 9-digit number assigned by Dun and Bradstreet (D&amp;B) referred to as the DUNS® number. Note that in our analyses, a DUNS number would often vary on the same URI (see below).</w:t>
      </w:r>
    </w:p>
    <w:p w14:paraId="35F0D80A" w14:textId="29589528" w:rsidR="075D60E9" w:rsidRDefault="63C9EFFD" w:rsidP="6CCB5448">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 xml:space="preserve">FAIN: </w:t>
      </w:r>
      <w:r w:rsidRPr="63C9EFFD">
        <w:rPr>
          <w:rFonts w:ascii="Times New Roman" w:eastAsia="Times New Roman" w:hAnsi="Times New Roman" w:cs="Times New Roman"/>
          <w:sz w:val="24"/>
          <w:szCs w:val="24"/>
        </w:rPr>
        <w:t>The Federal Award Identification Number (FAIN) is the unique ID within the Federal agency for each (non-aggregate) financial assistance award.</w:t>
      </w:r>
    </w:p>
    <w:p w14:paraId="6B5EA8D7" w14:textId="3FD45FD8" w:rsidR="63C9EFFD" w:rsidRDefault="63C9EFFD" w:rsidP="63C9EFFD">
      <w:pPr>
        <w:pStyle w:val="ListParagraph"/>
        <w:numPr>
          <w:ilvl w:val="0"/>
          <w:numId w:val="2"/>
        </w:numPr>
        <w:spacing w:after="0"/>
        <w:rPr>
          <w:b/>
          <w:bCs/>
          <w:sz w:val="24"/>
          <w:szCs w:val="24"/>
        </w:rPr>
      </w:pPr>
      <w:r w:rsidRPr="63C9EFFD">
        <w:rPr>
          <w:rFonts w:ascii="Times New Roman" w:eastAsia="Times New Roman" w:hAnsi="Times New Roman" w:cs="Times New Roman"/>
          <w:b/>
          <w:bCs/>
          <w:sz w:val="24"/>
          <w:szCs w:val="24"/>
        </w:rPr>
        <w:t xml:space="preserve">Record type: </w:t>
      </w:r>
      <w:r w:rsidRPr="63C9EFFD">
        <w:rPr>
          <w:rFonts w:ascii="Times New Roman" w:eastAsia="Times New Roman" w:hAnsi="Times New Roman" w:cs="Times New Roman"/>
          <w:sz w:val="24"/>
          <w:szCs w:val="24"/>
        </w:rPr>
        <w:t>Code indicating aggregation status.</w:t>
      </w:r>
    </w:p>
    <w:p w14:paraId="4E23BD63" w14:textId="0D6CF14D" w:rsidR="075D60E9" w:rsidRDefault="63C9EFFD" w:rsidP="6CCB5448">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SAI number:</w:t>
      </w:r>
      <w:r w:rsidRPr="63C9EFFD">
        <w:rPr>
          <w:rFonts w:ascii="Times New Roman" w:eastAsia="Times New Roman" w:hAnsi="Times New Roman" w:cs="Times New Roman"/>
          <w:sz w:val="24"/>
          <w:szCs w:val="24"/>
        </w:rPr>
        <w:t xml:space="preserve"> A number assigned by state review agencies to the award during the grant application process.</w:t>
      </w:r>
    </w:p>
    <w:p w14:paraId="7FCF7043" w14:textId="0CE17B49" w:rsidR="075D60E9" w:rsidRDefault="63C9EFFD" w:rsidP="63C9EFFD">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URI:</w:t>
      </w:r>
      <w:r w:rsidRPr="63C9EFFD">
        <w:rPr>
          <w:rFonts w:ascii="Times New Roman" w:eastAsia="Times New Roman" w:hAnsi="Times New Roman" w:cs="Times New Roman"/>
          <w:sz w:val="24"/>
          <w:szCs w:val="24"/>
        </w:rPr>
        <w:t xml:space="preserve"> Unique Record Identifier. An agency-defined identifier that (when provided) is unique for every reported action.</w:t>
      </w:r>
    </w:p>
    <w:p w14:paraId="4977AFAC" w14:textId="2048D855" w:rsidR="075D60E9" w:rsidRDefault="075D60E9" w:rsidP="6CCB5448">
      <w:pPr>
        <w:ind w:firstLine="720"/>
        <w:rPr>
          <w:rFonts w:ascii="Times New Roman" w:eastAsia="Times New Roman" w:hAnsi="Times New Roman" w:cs="Times New Roman"/>
          <w:sz w:val="24"/>
          <w:szCs w:val="24"/>
        </w:rPr>
      </w:pPr>
    </w:p>
    <w:p w14:paraId="2A037405" w14:textId="14057985" w:rsidR="075D60E9"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 Federal Reporter (https://federalreporter.nih.gov/) is run by the NIH. </w:t>
      </w:r>
      <w:ins w:id="6" w:author="Michael Todd" w:date="2020-01-07T20:16:00Z">
        <w:r w:rsidR="00706067">
          <w:rPr>
            <w:rFonts w:ascii="Times New Roman" w:eastAsia="Times New Roman" w:hAnsi="Times New Roman" w:cs="Times New Roman"/>
            <w:sz w:val="24"/>
            <w:szCs w:val="24"/>
          </w:rPr>
          <w:t xml:space="preserve">[Thank you for the URLs] </w:t>
        </w:r>
      </w:ins>
      <w:r w:rsidRPr="63C9EFFD">
        <w:rPr>
          <w:rFonts w:ascii="Times New Roman" w:eastAsia="Times New Roman" w:hAnsi="Times New Roman" w:cs="Times New Roman"/>
          <w:sz w:val="24"/>
          <w:szCs w:val="24"/>
        </w:rPr>
        <w:t xml:space="preserve">Unlike USA Spending, Federal Reporter only contains grant funding of research and development projects (R&amp;D), excluding contracts and non R&amp;D grants. Data from projects </w:t>
      </w:r>
      <w:r w:rsidRPr="63C9EFFD">
        <w:rPr>
          <w:rFonts w:ascii="Times New Roman" w:eastAsia="Times New Roman" w:hAnsi="Times New Roman" w:cs="Times New Roman"/>
          <w:sz w:val="24"/>
          <w:szCs w:val="24"/>
        </w:rPr>
        <w:lastRenderedPageBreak/>
        <w:t>reaching back to 2000 exist in the database, but entries for each agency of interest become complete in 2014. Federal Reporter also lacks funding by the DOE but does cover other agencies like Health and Human Services, the Environmental Protection Agency, and Veteran Affairs.  Federal Reporter reports grants at the project level; that is, the total amount of money awarded in a grant for a particular project, regardless of what period it was dispersed. Federal Reporter, unlike USA Spending, includes project terms based on the title and abstract information, as well as match scores indicating the similarity of two projects</w:t>
      </w:r>
    </w:p>
    <w:p w14:paraId="1802C74D" w14:textId="0040021C" w:rsidR="075D60E9"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b/>
          <w:bCs/>
          <w:sz w:val="24"/>
          <w:szCs w:val="24"/>
        </w:rPr>
        <w:t>Combining Project-Level Data in USA Spending and Federal Reporter.</w:t>
      </w:r>
    </w:p>
    <w:p w14:paraId="2B9119E8" w14:textId="42DECA13" w:rsidR="075D60E9" w:rsidRDefault="6CCB5448" w:rsidP="6CCB5448">
      <w:pPr>
        <w:ind w:firstLine="720"/>
        <w:rPr>
          <w:rFonts w:ascii="Times New Roman" w:eastAsia="Times New Roman" w:hAnsi="Times New Roman" w:cs="Times New Roman"/>
          <w:sz w:val="24"/>
          <w:szCs w:val="24"/>
        </w:rPr>
      </w:pPr>
      <w:r w:rsidRPr="6CCB5448">
        <w:rPr>
          <w:rFonts w:ascii="Times New Roman" w:eastAsia="Times New Roman" w:hAnsi="Times New Roman" w:cs="Times New Roman"/>
          <w:sz w:val="24"/>
          <w:szCs w:val="24"/>
        </w:rPr>
        <w:t>Our goal was to merge databases with different fields together into a central, comprehensive database of project-level data. By merging the two, this aggregated source would include:</w:t>
      </w:r>
    </w:p>
    <w:p w14:paraId="5DC88651" w14:textId="0FFB011E"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Institutional affiliations</w:t>
      </w:r>
    </w:p>
    <w:p w14:paraId="78B3DF34" w14:textId="03D36C54"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Project terms (I.e. keywords)</w:t>
      </w:r>
    </w:p>
    <w:p w14:paraId="62929FD1" w14:textId="5A1CC1A6"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All allocated payments to date</w:t>
      </w:r>
    </w:p>
    <w:p w14:paraId="4FCB4F2E" w14:textId="54383F67" w:rsidR="075D60E9" w:rsidRDefault="63C9EFFD" w:rsidP="63C9EFFD">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The total amount of the award</w:t>
      </w:r>
    </w:p>
    <w:p w14:paraId="40B51619" w14:textId="23026F37" w:rsidR="63C9EFFD" w:rsidRDefault="63C9EFFD" w:rsidP="63C9EFFD">
      <w:pPr>
        <w:pStyle w:val="ListParagraph"/>
        <w:numPr>
          <w:ilvl w:val="1"/>
          <w:numId w:val="3"/>
        </w:numPr>
        <w:spacing w:after="0"/>
        <w:rPr>
          <w:sz w:val="24"/>
          <w:szCs w:val="24"/>
        </w:rPr>
      </w:pPr>
      <w:r w:rsidRPr="63C9EFFD">
        <w:rPr>
          <w:rFonts w:ascii="Times New Roman" w:eastAsia="Times New Roman" w:hAnsi="Times New Roman" w:cs="Times New Roman"/>
          <w:sz w:val="24"/>
          <w:szCs w:val="24"/>
        </w:rPr>
        <w:t>Amounts and dates of specific transactions</w:t>
      </w:r>
    </w:p>
    <w:p w14:paraId="708651E3" w14:textId="12321E03"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R&amp;D status (if the grant is in Federal Reporter)</w:t>
      </w:r>
    </w:p>
    <w:p w14:paraId="60D5E67A" w14:textId="1A4C6A36" w:rsidR="63C9EFFD" w:rsidRDefault="63C9EFFD" w:rsidP="63C9EFFD">
      <w:pPr>
        <w:pStyle w:val="ListParagraph"/>
        <w:numPr>
          <w:ilvl w:val="1"/>
          <w:numId w:val="3"/>
        </w:numPr>
        <w:rPr>
          <w:sz w:val="24"/>
          <w:szCs w:val="24"/>
        </w:rPr>
      </w:pPr>
      <w:r w:rsidRPr="63C9EFFD">
        <w:rPr>
          <w:rFonts w:ascii="Times New Roman" w:eastAsia="Times New Roman" w:hAnsi="Times New Roman" w:cs="Times New Roman"/>
          <w:sz w:val="24"/>
          <w:szCs w:val="24"/>
        </w:rPr>
        <w:t>Descriptions of areas of work (via CFDA code)</w:t>
      </w:r>
    </w:p>
    <w:p w14:paraId="254BEA6C" w14:textId="7293A3F5" w:rsidR="6CCB5448" w:rsidRDefault="63C9EFFD" w:rsidP="63C9EFFD">
      <w:pPr>
        <w:spacing w:after="160" w:line="360" w:lineRule="auto"/>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However, creating this dataset is not straightforward, because within USA Spending, project identifiers are structured differently between agencies and even sub-agencies. The same project could appear labeled differently in Federal Reporter versus USA Spending.  To link these two databases together, we examined how each of these unique project identifiers were structured and found ways to link most of these agencies together. The exact mapping is shown in Table 2 below; the conversion process by agency or subagency for USA Spending is found in Figure 1; for Federal Reporter, see Figure 2. </w:t>
      </w:r>
    </w:p>
    <w:p w14:paraId="18E6BA6E" w14:textId="403835AC" w:rsidR="6CCB5448"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Within the DOD, most Federal RePORTER grants were related to one subagency: the Congressionally Directed Medical Research Programs. The DOE was not found in Federal RePORTER at all. Within the USDA, we were unable to find clear project identifier mappings for two subagencies: the Forest Service and the Agricultural Research Service.</w:t>
      </w:r>
    </w:p>
    <w:p w14:paraId="65B2E0A6" w14:textId="41C0F749" w:rsidR="075D60E9" w:rsidRDefault="075D60E9" w:rsidP="6CCB5448">
      <w:pPr>
        <w:rPr>
          <w:rFonts w:ascii="Times New Roman" w:eastAsia="Times New Roman" w:hAnsi="Times New Roman" w:cs="Times New Roman"/>
          <w:sz w:val="24"/>
          <w:szCs w:val="24"/>
        </w:rPr>
      </w:pPr>
    </w:p>
    <w:p w14:paraId="75D98C4A" w14:textId="4C3FE008" w:rsidR="075D60E9"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In addition to connecting the two databases, project identifiers often contained additional information about projects. When possible, these are included in Table 2</w:t>
      </w:r>
      <w:r w:rsidR="075D60E9" w:rsidRPr="63C9EFFD">
        <w:rPr>
          <w:rFonts w:ascii="Times New Roman" w:eastAsia="Times New Roman" w:hAnsi="Times New Roman" w:cs="Times New Roman"/>
          <w:sz w:val="24"/>
          <w:szCs w:val="24"/>
        </w:rPr>
        <w:t>.</w:t>
      </w:r>
    </w:p>
    <w:p w14:paraId="277B6C13" w14:textId="59CB2D33" w:rsidR="075D60E9" w:rsidRDefault="075D60E9" w:rsidP="63C9EFFD">
      <w:pPr>
        <w:rPr>
          <w:rFonts w:ascii="Times New Roman" w:eastAsia="Times New Roman" w:hAnsi="Times New Roman" w:cs="Times New Roman"/>
          <w:sz w:val="24"/>
          <w:szCs w:val="24"/>
        </w:rPr>
      </w:pPr>
      <w:r>
        <w:rPr>
          <w:noProof/>
        </w:rPr>
        <w:lastRenderedPageBreak/>
        <w:drawing>
          <wp:inline distT="0" distB="0" distL="0" distR="0" wp14:anchorId="30BE55F4" wp14:editId="04513610">
            <wp:extent cx="5615061" cy="6893170"/>
            <wp:effectExtent l="0" t="0" r="0" b="0"/>
            <wp:docPr id="1976357879" name="Picture 197635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615061" cy="6893170"/>
                    </a:xfrm>
                    <a:prstGeom prst="rect">
                      <a:avLst/>
                    </a:prstGeom>
                  </pic:spPr>
                </pic:pic>
              </a:graphicData>
            </a:graphic>
          </wp:inline>
        </w:drawing>
      </w:r>
    </w:p>
    <w:p w14:paraId="7640422E" w14:textId="4498C95B" w:rsidR="075D60E9" w:rsidRDefault="63C9EFFD" w:rsidP="00C90073">
      <w:pPr>
        <w:spacing w:after="160" w:line="360" w:lineRule="auto"/>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Figure 1: Diagram of how project identifiers were standardized across Federal Repo</w:t>
      </w:r>
      <w:r w:rsidR="00C90073">
        <w:rPr>
          <w:rFonts w:ascii="Times New Roman" w:eastAsia="Times New Roman" w:hAnsi="Times New Roman" w:cs="Times New Roman"/>
          <w:sz w:val="24"/>
          <w:szCs w:val="24"/>
        </w:rPr>
        <w:t>r</w:t>
      </w:r>
      <w:r w:rsidRPr="63C9EFFD">
        <w:rPr>
          <w:rFonts w:ascii="Times New Roman" w:eastAsia="Times New Roman" w:hAnsi="Times New Roman" w:cs="Times New Roman"/>
          <w:sz w:val="24"/>
          <w:szCs w:val="24"/>
        </w:rPr>
        <w:t>ter.</w:t>
      </w:r>
    </w:p>
    <w:p w14:paraId="38CD3455" w14:textId="38B7CA5F" w:rsidR="00C90073" w:rsidRDefault="00C90073" w:rsidP="00C90073">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312F3D18" wp14:editId="057DC26F">
            <wp:extent cx="5943600" cy="6284259"/>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ge Brief Table.pdf"/>
                    <pic:cNvPicPr/>
                  </pic:nvPicPr>
                  <pic:blipFill rotWithShape="1">
                    <a:blip r:embed="rId8">
                      <a:extLst>
                        <a:ext uri="{28A0092B-C50C-407E-A947-70E740481C1C}">
                          <a14:useLocalDpi xmlns:a14="http://schemas.microsoft.com/office/drawing/2010/main" val="0"/>
                        </a:ext>
                      </a:extLst>
                    </a:blip>
                    <a:srcRect b="18299"/>
                    <a:stretch/>
                  </pic:blipFill>
                  <pic:spPr bwMode="auto">
                    <a:xfrm>
                      <a:off x="0" y="0"/>
                      <a:ext cx="5943600" cy="6284259"/>
                    </a:xfrm>
                    <a:prstGeom prst="rect">
                      <a:avLst/>
                    </a:prstGeom>
                    <a:ln>
                      <a:noFill/>
                    </a:ln>
                    <a:extLst>
                      <a:ext uri="{53640926-AAD7-44D8-BBD7-CCE9431645EC}">
                        <a14:shadowObscured xmlns:a14="http://schemas.microsoft.com/office/drawing/2010/main"/>
                      </a:ext>
                    </a:extLst>
                  </pic:spPr>
                </pic:pic>
              </a:graphicData>
            </a:graphic>
          </wp:inline>
        </w:drawing>
      </w:r>
      <w:r w:rsidRPr="00C90073">
        <w:rPr>
          <w:rFonts w:ascii="Times New Roman" w:eastAsia="Times New Roman" w:hAnsi="Times New Roman" w:cs="Times New Roman"/>
          <w:sz w:val="24"/>
          <w:szCs w:val="24"/>
        </w:rPr>
        <w:t xml:space="preserve"> </w:t>
      </w:r>
      <w:r w:rsidRPr="6CCB5448">
        <w:rPr>
          <w:rFonts w:ascii="Times New Roman" w:eastAsia="Times New Roman" w:hAnsi="Times New Roman" w:cs="Times New Roman"/>
          <w:sz w:val="24"/>
          <w:szCs w:val="24"/>
        </w:rPr>
        <w:t>Table 2: Mapping of project identifiers between Federal Reporter and USA Spending.</w:t>
      </w:r>
      <w:ins w:id="7" w:author="Michael Todd" w:date="2020-01-07T20:18:00Z">
        <w:r w:rsidR="00706067">
          <w:rPr>
            <w:rFonts w:ascii="Times New Roman" w:eastAsia="Times New Roman" w:hAnsi="Times New Roman" w:cs="Times New Roman"/>
            <w:sz w:val="24"/>
            <w:szCs w:val="24"/>
          </w:rPr>
          <w:t xml:space="preserve"> [This graphic is very useful, but I do worry about how it will render online. This isn’t a criticism, and I’m not sure I see an easy </w:t>
        </w:r>
      </w:ins>
      <w:ins w:id="8" w:author="Michael Todd" w:date="2020-01-07T20:19:00Z">
        <w:r w:rsidR="00706067">
          <w:rPr>
            <w:rFonts w:ascii="Times New Roman" w:eastAsia="Times New Roman" w:hAnsi="Times New Roman" w:cs="Times New Roman"/>
            <w:sz w:val="24"/>
            <w:szCs w:val="24"/>
          </w:rPr>
          <w:t xml:space="preserve">and still-useful </w:t>
        </w:r>
      </w:ins>
      <w:ins w:id="9" w:author="Michael Todd" w:date="2020-01-07T20:18:00Z">
        <w:r w:rsidR="00706067">
          <w:rPr>
            <w:rFonts w:ascii="Times New Roman" w:eastAsia="Times New Roman" w:hAnsi="Times New Roman" w:cs="Times New Roman"/>
            <w:sz w:val="24"/>
            <w:szCs w:val="24"/>
          </w:rPr>
          <w:t>alternative</w:t>
        </w:r>
      </w:ins>
      <w:ins w:id="10" w:author="Michael Todd" w:date="2020-01-07T20:19:00Z">
        <w:r w:rsidR="00706067">
          <w:rPr>
            <w:rFonts w:ascii="Times New Roman" w:eastAsia="Times New Roman" w:hAnsi="Times New Roman" w:cs="Times New Roman"/>
            <w:sz w:val="24"/>
            <w:szCs w:val="24"/>
          </w:rPr>
          <w:t>, but it is a concern.]</w:t>
        </w:r>
      </w:ins>
    </w:p>
    <w:p w14:paraId="6DFE8D9E" w14:textId="430E8B85" w:rsidR="00C90073" w:rsidRDefault="00C90073" w:rsidP="6CCB5448">
      <w:pPr>
        <w:rPr>
          <w:rFonts w:ascii="Times New Roman" w:eastAsia="Times New Roman" w:hAnsi="Times New Roman" w:cs="Times New Roman"/>
          <w:b/>
          <w:bCs/>
          <w:sz w:val="24"/>
          <w:szCs w:val="24"/>
        </w:rPr>
      </w:pPr>
    </w:p>
    <w:p w14:paraId="200B364D" w14:textId="77777777" w:rsidR="00C90073" w:rsidRDefault="00C90073" w:rsidP="6CCB5448">
      <w:pPr>
        <w:rPr>
          <w:rFonts w:ascii="Times New Roman" w:eastAsia="Times New Roman" w:hAnsi="Times New Roman" w:cs="Times New Roman"/>
          <w:b/>
          <w:bCs/>
          <w:sz w:val="24"/>
          <w:szCs w:val="24"/>
        </w:rPr>
      </w:pPr>
    </w:p>
    <w:p w14:paraId="63E458AD" w14:textId="77777777" w:rsidR="00C90073" w:rsidRDefault="00C90073" w:rsidP="6CCB5448">
      <w:pPr>
        <w:rPr>
          <w:rFonts w:ascii="Times New Roman" w:eastAsia="Times New Roman" w:hAnsi="Times New Roman" w:cs="Times New Roman"/>
          <w:b/>
          <w:bCs/>
          <w:sz w:val="24"/>
          <w:szCs w:val="24"/>
        </w:rPr>
      </w:pPr>
    </w:p>
    <w:p w14:paraId="4B088C36" w14:textId="598BD12C" w:rsidR="6CCB5448" w:rsidRDefault="6CCB5448" w:rsidP="6CCB5448">
      <w:pPr>
        <w:rPr>
          <w:rFonts w:ascii="Times New Roman" w:eastAsia="Times New Roman" w:hAnsi="Times New Roman" w:cs="Times New Roman"/>
          <w:b/>
          <w:bCs/>
          <w:sz w:val="24"/>
          <w:szCs w:val="24"/>
        </w:rPr>
      </w:pPr>
      <w:r w:rsidRPr="6CCB5448">
        <w:rPr>
          <w:rFonts w:ascii="Times New Roman" w:eastAsia="Times New Roman" w:hAnsi="Times New Roman" w:cs="Times New Roman"/>
          <w:b/>
          <w:bCs/>
          <w:sz w:val="24"/>
          <w:szCs w:val="24"/>
        </w:rPr>
        <w:t>Overlapping projects</w:t>
      </w:r>
    </w:p>
    <w:p w14:paraId="62C1E89C" w14:textId="38E364B1" w:rsidR="075D60E9"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lastRenderedPageBreak/>
        <w:t xml:space="preserve">With common identifiers, we can link projects found in both USA Spending and Federal Reporter. However, identifiers are not enough: the data are reported at different timescales.   Federal Reporter reports overall project awards at the time when they are awarded, while USA Spending reports individual disbursements of those funds. A grant disbursed over multiple years would have only one record in Federal RePORTER, but would appear multiple times in USA Spending. Consider a grant awarded in 2012, with payments in FY13, 14, and 15. The project ID would appear in USA Spending in 2013, 2014, and 2015.  In Federal Reporter, the project would appear only in FY 2012. </w:t>
      </w:r>
    </w:p>
    <w:p w14:paraId="1B1F8086" w14:textId="55B53D64" w:rsidR="075D60E9"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Thus, to gather all the additional data found in FedReporter to our data in USA Spending, we would need to acquire all Federal Reporter records prior to and including our comparison year in USA Spending. We found USA Spending projects that were originally awarded prior to Federal Reporter’s range of projects (through the form of CFDA codes no longer in common use), suggesting this approach may be limited in success. Instead, we can see which R&amp;D project awards from Federal Reporter granted in the preceding years are present within USA Spending.</w:t>
      </w:r>
    </w:p>
    <w:p w14:paraId="70A9D34D" w14:textId="7FB6832F" w:rsidR="075D60E9"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Comparing the mapped IDs in USA Spending in 2016, and Federal Reporter from 2014-2016, 60% of standardized project IDs in Federal Reporter were also found in USA Spending</w:t>
      </w:r>
      <w:r w:rsidR="00C90073">
        <w:rPr>
          <w:rFonts w:ascii="Times New Roman" w:eastAsia="Times New Roman" w:hAnsi="Times New Roman" w:cs="Times New Roman"/>
          <w:sz w:val="24"/>
          <w:szCs w:val="24"/>
        </w:rPr>
        <w:t xml:space="preserve"> (Table 3)</w:t>
      </w:r>
      <w:r w:rsidRPr="63C9EFFD">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3120"/>
        <w:gridCol w:w="3120"/>
        <w:gridCol w:w="3120"/>
      </w:tblGrid>
      <w:tr w:rsidR="63C9EFFD" w14:paraId="1296EFF3" w14:textId="77777777" w:rsidTr="63C9EFFD">
        <w:tc>
          <w:tcPr>
            <w:tcW w:w="3120" w:type="dxa"/>
          </w:tcPr>
          <w:p w14:paraId="17502608" w14:textId="6A7F039C" w:rsidR="63C9EFFD" w:rsidRDefault="63C9EFFD" w:rsidP="63C9EFFD">
            <w:pPr>
              <w:rPr>
                <w:rFonts w:ascii="Times New Roman" w:eastAsia="Times New Roman" w:hAnsi="Times New Roman" w:cs="Times New Roman"/>
                <w:sz w:val="24"/>
                <w:szCs w:val="24"/>
              </w:rPr>
            </w:pPr>
          </w:p>
        </w:tc>
        <w:tc>
          <w:tcPr>
            <w:tcW w:w="3120" w:type="dxa"/>
          </w:tcPr>
          <w:p w14:paraId="2D1C2B68" w14:textId="2553ED35"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Percent of Federal RePORTER projects (2014-2016) found in USA Spending (2016)</w:t>
            </w:r>
          </w:p>
        </w:tc>
        <w:tc>
          <w:tcPr>
            <w:tcW w:w="3120" w:type="dxa"/>
          </w:tcPr>
          <w:p w14:paraId="1EABF6C9" w14:textId="7176AF7A"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Percent of USA Spending (2016) projects found in Federal RePORTER (2014-2016)</w:t>
            </w:r>
          </w:p>
        </w:tc>
      </w:tr>
      <w:tr w:rsidR="63C9EFFD" w14:paraId="02E9D08E" w14:textId="77777777" w:rsidTr="63C9EFFD">
        <w:tc>
          <w:tcPr>
            <w:tcW w:w="3120" w:type="dxa"/>
          </w:tcPr>
          <w:p w14:paraId="2C637459" w14:textId="09ECFA29"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DOD</w:t>
            </w:r>
          </w:p>
        </w:tc>
        <w:tc>
          <w:tcPr>
            <w:tcW w:w="3120" w:type="dxa"/>
          </w:tcPr>
          <w:p w14:paraId="5CA15924" w14:textId="013993A1"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29%</w:t>
            </w:r>
          </w:p>
        </w:tc>
        <w:tc>
          <w:tcPr>
            <w:tcW w:w="3120" w:type="dxa"/>
          </w:tcPr>
          <w:p w14:paraId="300E2A70" w14:textId="557EBD8B"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7%</w:t>
            </w:r>
          </w:p>
        </w:tc>
      </w:tr>
      <w:tr w:rsidR="63C9EFFD" w14:paraId="1AF70350" w14:textId="77777777" w:rsidTr="63C9EFFD">
        <w:tc>
          <w:tcPr>
            <w:tcW w:w="3120" w:type="dxa"/>
          </w:tcPr>
          <w:p w14:paraId="14526518" w14:textId="042BCA97"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DOE</w:t>
            </w:r>
          </w:p>
        </w:tc>
        <w:tc>
          <w:tcPr>
            <w:tcW w:w="3120" w:type="dxa"/>
          </w:tcPr>
          <w:p w14:paraId="5D42C959" w14:textId="0D67539E"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N/A</w:t>
            </w:r>
          </w:p>
        </w:tc>
        <w:tc>
          <w:tcPr>
            <w:tcW w:w="3120" w:type="dxa"/>
          </w:tcPr>
          <w:p w14:paraId="01A594D6" w14:textId="763F23F6"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N/A</w:t>
            </w:r>
          </w:p>
        </w:tc>
      </w:tr>
      <w:tr w:rsidR="63C9EFFD" w14:paraId="3BBFB458" w14:textId="77777777" w:rsidTr="63C9EFFD">
        <w:tc>
          <w:tcPr>
            <w:tcW w:w="3120" w:type="dxa"/>
          </w:tcPr>
          <w:p w14:paraId="33B22887" w14:textId="073F0B23"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NASA</w:t>
            </w:r>
          </w:p>
        </w:tc>
        <w:tc>
          <w:tcPr>
            <w:tcW w:w="3120" w:type="dxa"/>
          </w:tcPr>
          <w:p w14:paraId="79499E2C" w14:textId="350772CA"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82%</w:t>
            </w:r>
          </w:p>
        </w:tc>
        <w:tc>
          <w:tcPr>
            <w:tcW w:w="3120" w:type="dxa"/>
          </w:tcPr>
          <w:p w14:paraId="0A107CC5" w14:textId="69B8FB93"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59%</w:t>
            </w:r>
          </w:p>
        </w:tc>
      </w:tr>
      <w:tr w:rsidR="63C9EFFD" w14:paraId="09A42262" w14:textId="77777777" w:rsidTr="63C9EFFD">
        <w:tc>
          <w:tcPr>
            <w:tcW w:w="3120" w:type="dxa"/>
          </w:tcPr>
          <w:p w14:paraId="44992D02" w14:textId="0424A079"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NIH</w:t>
            </w:r>
          </w:p>
        </w:tc>
        <w:tc>
          <w:tcPr>
            <w:tcW w:w="3120" w:type="dxa"/>
          </w:tcPr>
          <w:p w14:paraId="63E3975C" w14:textId="7D0D28E8"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65%</w:t>
            </w:r>
          </w:p>
        </w:tc>
        <w:tc>
          <w:tcPr>
            <w:tcW w:w="3120" w:type="dxa"/>
          </w:tcPr>
          <w:p w14:paraId="6D562BBF" w14:textId="6C146CC0"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99.7%</w:t>
            </w:r>
          </w:p>
        </w:tc>
      </w:tr>
      <w:tr w:rsidR="63C9EFFD" w14:paraId="358C1C0F" w14:textId="77777777" w:rsidTr="63C9EFFD">
        <w:tc>
          <w:tcPr>
            <w:tcW w:w="3120" w:type="dxa"/>
          </w:tcPr>
          <w:p w14:paraId="2FF71F11" w14:textId="6339EAF8"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NSF</w:t>
            </w:r>
          </w:p>
        </w:tc>
        <w:tc>
          <w:tcPr>
            <w:tcW w:w="3120" w:type="dxa"/>
          </w:tcPr>
          <w:p w14:paraId="545D1C30" w14:textId="41C1D937"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47%</w:t>
            </w:r>
          </w:p>
        </w:tc>
        <w:tc>
          <w:tcPr>
            <w:tcW w:w="3120" w:type="dxa"/>
          </w:tcPr>
          <w:p w14:paraId="61FBB414" w14:textId="049EC863"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85%</w:t>
            </w:r>
          </w:p>
        </w:tc>
      </w:tr>
      <w:tr w:rsidR="63C9EFFD" w14:paraId="2469F731" w14:textId="77777777" w:rsidTr="63C9EFFD">
        <w:tc>
          <w:tcPr>
            <w:tcW w:w="3120" w:type="dxa"/>
          </w:tcPr>
          <w:p w14:paraId="3320A191" w14:textId="45914E25"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USDA</w:t>
            </w:r>
          </w:p>
        </w:tc>
        <w:tc>
          <w:tcPr>
            <w:tcW w:w="3120" w:type="dxa"/>
          </w:tcPr>
          <w:p w14:paraId="009273D0" w14:textId="3D0513FB"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16%</w:t>
            </w:r>
          </w:p>
        </w:tc>
        <w:tc>
          <w:tcPr>
            <w:tcW w:w="3120" w:type="dxa"/>
          </w:tcPr>
          <w:p w14:paraId="12B91BA0" w14:textId="306744E6"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28%</w:t>
            </w:r>
          </w:p>
        </w:tc>
      </w:tr>
    </w:tbl>
    <w:p w14:paraId="2B61A26C" w14:textId="29353CFD" w:rsidR="00C90073" w:rsidRPr="00C90073" w:rsidRDefault="00C90073" w:rsidP="6CCB5448">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3: Match rate by department</w:t>
      </w:r>
    </w:p>
    <w:p w14:paraId="7415A8E7" w14:textId="17D39757" w:rsidR="075D60E9" w:rsidRDefault="6CCB5448" w:rsidP="6CCB5448">
      <w:pPr>
        <w:rPr>
          <w:rFonts w:ascii="Times New Roman" w:eastAsia="Times New Roman" w:hAnsi="Times New Roman" w:cs="Times New Roman"/>
          <w:b/>
          <w:bCs/>
          <w:sz w:val="24"/>
          <w:szCs w:val="24"/>
        </w:rPr>
      </w:pPr>
      <w:r w:rsidRPr="6CCB5448">
        <w:rPr>
          <w:rFonts w:ascii="Times New Roman" w:eastAsia="Times New Roman" w:hAnsi="Times New Roman" w:cs="Times New Roman"/>
          <w:b/>
          <w:bCs/>
          <w:sz w:val="24"/>
          <w:szCs w:val="24"/>
        </w:rPr>
        <w:t>Conclusion</w:t>
      </w:r>
    </w:p>
    <w:p w14:paraId="2ABF3C56" w14:textId="3B1A902C" w:rsidR="6CCB5448" w:rsidRDefault="63C9EFFD" w:rsidP="63C9EFFD">
      <w:pPr>
        <w:rPr>
          <w:rFonts w:ascii="Times New Roman" w:eastAsia="Times New Roman" w:hAnsi="Times New Roman" w:cs="Times New Roman"/>
          <w:b/>
          <w:bCs/>
          <w:sz w:val="24"/>
          <w:szCs w:val="24"/>
        </w:rPr>
      </w:pPr>
      <w:r w:rsidRPr="63C9EFFD">
        <w:rPr>
          <w:rFonts w:ascii="Times New Roman" w:eastAsia="Times New Roman" w:hAnsi="Times New Roman" w:cs="Times New Roman"/>
          <w:sz w:val="24"/>
          <w:szCs w:val="24"/>
        </w:rPr>
        <w:t>In this brief, we’ve outlined how a citizen scientist can use existing federal funding databases to create a more comprehensive understanding of grants funded by the federal government. We provide both the protocol for combining two widespread databases, USA Spending and Federal Reporter, as well as outlined the additional information that can be gleaned from each—if you know what you’re looking for.</w:t>
      </w:r>
      <w:ins w:id="11" w:author="Michael Todd" w:date="2020-01-07T20:19:00Z">
        <w:r w:rsidR="00706067">
          <w:rPr>
            <w:rFonts w:ascii="Times New Roman" w:eastAsia="Times New Roman" w:hAnsi="Times New Roman" w:cs="Times New Roman"/>
            <w:sz w:val="24"/>
            <w:szCs w:val="24"/>
          </w:rPr>
          <w:t xml:space="preserve"> [Ooh, that makes me feel you’re hiding something from me. This piece is already long-ish, but in that vein I might (in a different incarnation, not this one!) offer a sample query and walking through the </w:t>
        </w:r>
        <w:bookmarkStart w:id="12" w:name="_GoBack"/>
        <w:bookmarkEnd w:id="12"/>
        <w:r w:rsidR="00706067">
          <w:rPr>
            <w:rFonts w:ascii="Times New Roman" w:eastAsia="Times New Roman" w:hAnsi="Times New Roman" w:cs="Times New Roman"/>
            <w:sz w:val="24"/>
            <w:szCs w:val="24"/>
          </w:rPr>
          <w:t>issues it raises.]</w:t>
        </w:r>
      </w:ins>
    </w:p>
    <w:sectPr w:rsidR="6CCB5448" w:rsidSect="00EE3E7C">
      <w:headerReference w:type="default" r:id="rId9"/>
      <w:footerReference w:type="default" r:id="rId10"/>
      <w:headerReference w:type="first" r:id="rId11"/>
      <w:footerReference w:type="first" r:id="rId12"/>
      <w:pgSz w:w="12240" w:h="15840"/>
      <w:pgMar w:top="1440" w:right="1440" w:bottom="1800" w:left="1440" w:header="720" w:footer="1008"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BE51ED" w14:textId="77777777" w:rsidR="008062FF" w:rsidRDefault="008062FF">
      <w:r>
        <w:separator/>
      </w:r>
    </w:p>
    <w:p w14:paraId="4959D115" w14:textId="77777777" w:rsidR="008062FF" w:rsidRDefault="008062FF"/>
  </w:endnote>
  <w:endnote w:type="continuationSeparator" w:id="0">
    <w:p w14:paraId="23C5FE59" w14:textId="77777777" w:rsidR="008062FF" w:rsidRDefault="008062FF">
      <w:r>
        <w:continuationSeparator/>
      </w:r>
    </w:p>
    <w:p w14:paraId="7DBB62E9" w14:textId="77777777" w:rsidR="008062FF" w:rsidRDefault="00806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BC093" w14:textId="30DD7C31" w:rsidR="00447041" w:rsidRDefault="00D03AC1">
    <w:pPr>
      <w:pStyle w:val="Footer"/>
    </w:pPr>
    <w:r w:rsidRPr="6CCB5448">
      <w:rPr>
        <w:noProof/>
      </w:rPr>
      <w:fldChar w:fldCharType="begin"/>
    </w:r>
    <w:r w:rsidRPr="6CCB5448">
      <w:rPr>
        <w:noProof/>
      </w:rPr>
      <w:instrText xml:space="preserve"> PAGE   \* MERGEFORMAT </w:instrText>
    </w:r>
    <w:r w:rsidRPr="6CCB5448">
      <w:rPr>
        <w:noProof/>
      </w:rPr>
      <w:fldChar w:fldCharType="separate"/>
    </w:r>
    <w:r w:rsidR="00706067">
      <w:rPr>
        <w:noProof/>
      </w:rPr>
      <w:t>6</w:t>
    </w:r>
    <w:r w:rsidRPr="6CCB544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63C9EFFD" w14:paraId="70E78970" w14:textId="77777777" w:rsidTr="63C9EFFD">
      <w:tc>
        <w:tcPr>
          <w:tcW w:w="3120" w:type="dxa"/>
        </w:tcPr>
        <w:p w14:paraId="3AE2390A" w14:textId="018323BB" w:rsidR="63C9EFFD" w:rsidRDefault="63C9EFFD" w:rsidP="63C9EFFD">
          <w:pPr>
            <w:pStyle w:val="Header"/>
            <w:ind w:left="-115"/>
          </w:pPr>
        </w:p>
      </w:tc>
      <w:tc>
        <w:tcPr>
          <w:tcW w:w="3120" w:type="dxa"/>
        </w:tcPr>
        <w:p w14:paraId="1D5B125C" w14:textId="21A9D680" w:rsidR="63C9EFFD" w:rsidRDefault="63C9EFFD" w:rsidP="63C9EFFD">
          <w:pPr>
            <w:pStyle w:val="Header"/>
            <w:jc w:val="center"/>
          </w:pPr>
        </w:p>
      </w:tc>
      <w:tc>
        <w:tcPr>
          <w:tcW w:w="3120" w:type="dxa"/>
        </w:tcPr>
        <w:p w14:paraId="2F6CF8F2" w14:textId="612E2E46" w:rsidR="63C9EFFD" w:rsidRDefault="63C9EFFD" w:rsidP="63C9EFFD">
          <w:pPr>
            <w:pStyle w:val="Header"/>
            <w:ind w:right="-115"/>
            <w:jc w:val="right"/>
          </w:pPr>
        </w:p>
      </w:tc>
    </w:tr>
  </w:tbl>
  <w:p w14:paraId="79782AD0" w14:textId="13E48062" w:rsidR="63C9EFFD" w:rsidRDefault="63C9EFFD" w:rsidP="63C9EF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3380C1" w14:textId="77777777" w:rsidR="008062FF" w:rsidRDefault="008062FF">
      <w:r>
        <w:separator/>
      </w:r>
    </w:p>
    <w:p w14:paraId="5BDF2116" w14:textId="77777777" w:rsidR="008062FF" w:rsidRDefault="008062FF"/>
  </w:footnote>
  <w:footnote w:type="continuationSeparator" w:id="0">
    <w:p w14:paraId="54801B3F" w14:textId="77777777" w:rsidR="008062FF" w:rsidRDefault="008062FF">
      <w:r>
        <w:continuationSeparator/>
      </w:r>
    </w:p>
    <w:p w14:paraId="51A2159B" w14:textId="77777777" w:rsidR="008062FF" w:rsidRDefault="008062F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63C9EFFD" w14:paraId="59F62084" w14:textId="77777777" w:rsidTr="63C9EFFD">
      <w:tc>
        <w:tcPr>
          <w:tcW w:w="3120" w:type="dxa"/>
        </w:tcPr>
        <w:p w14:paraId="18A5A51D" w14:textId="6BEACFB8" w:rsidR="63C9EFFD" w:rsidRDefault="63C9EFFD" w:rsidP="63C9EFFD">
          <w:pPr>
            <w:pStyle w:val="Header"/>
            <w:ind w:left="-115"/>
          </w:pPr>
        </w:p>
      </w:tc>
      <w:tc>
        <w:tcPr>
          <w:tcW w:w="3120" w:type="dxa"/>
        </w:tcPr>
        <w:p w14:paraId="2570C9BC" w14:textId="5A702009" w:rsidR="63C9EFFD" w:rsidRDefault="63C9EFFD" w:rsidP="63C9EFFD">
          <w:pPr>
            <w:pStyle w:val="Header"/>
            <w:jc w:val="center"/>
          </w:pPr>
        </w:p>
      </w:tc>
      <w:tc>
        <w:tcPr>
          <w:tcW w:w="3120" w:type="dxa"/>
        </w:tcPr>
        <w:p w14:paraId="26CE18C4" w14:textId="1675085A" w:rsidR="63C9EFFD" w:rsidRDefault="63C9EFFD" w:rsidP="63C9EFFD">
          <w:pPr>
            <w:pStyle w:val="Header"/>
            <w:ind w:right="-115"/>
            <w:jc w:val="right"/>
          </w:pPr>
        </w:p>
      </w:tc>
    </w:tr>
  </w:tbl>
  <w:p w14:paraId="124D2A05" w14:textId="17FF71B3" w:rsidR="63C9EFFD" w:rsidRDefault="63C9EFFD" w:rsidP="63C9EF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63C9EFFD" w14:paraId="58BD1F5A" w14:textId="77777777" w:rsidTr="63C9EFFD">
      <w:tc>
        <w:tcPr>
          <w:tcW w:w="3120" w:type="dxa"/>
        </w:tcPr>
        <w:p w14:paraId="2580CF6E" w14:textId="78EE85F5" w:rsidR="63C9EFFD" w:rsidRDefault="63C9EFFD" w:rsidP="63C9EFFD">
          <w:pPr>
            <w:pStyle w:val="Header"/>
            <w:ind w:left="-115"/>
          </w:pPr>
        </w:p>
      </w:tc>
      <w:tc>
        <w:tcPr>
          <w:tcW w:w="3120" w:type="dxa"/>
        </w:tcPr>
        <w:p w14:paraId="1391BA52" w14:textId="6A3F6E87" w:rsidR="63C9EFFD" w:rsidRDefault="63C9EFFD" w:rsidP="63C9EFFD">
          <w:pPr>
            <w:pStyle w:val="Header"/>
            <w:jc w:val="center"/>
          </w:pPr>
        </w:p>
      </w:tc>
      <w:tc>
        <w:tcPr>
          <w:tcW w:w="3120" w:type="dxa"/>
        </w:tcPr>
        <w:p w14:paraId="155A73B0" w14:textId="207ED9DA" w:rsidR="63C9EFFD" w:rsidRDefault="63C9EFFD" w:rsidP="63C9EFFD">
          <w:pPr>
            <w:pStyle w:val="Header"/>
            <w:ind w:right="-115"/>
            <w:jc w:val="right"/>
          </w:pPr>
        </w:p>
      </w:tc>
    </w:tr>
  </w:tbl>
  <w:p w14:paraId="003C91B9" w14:textId="7FB8B158" w:rsidR="63C9EFFD" w:rsidRDefault="63C9EFFD" w:rsidP="63C9EF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9E206F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06B9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7560AF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4AAC7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BC857D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78635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C4FEA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BCEB7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0A86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82D62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6E04C4"/>
    <w:multiLevelType w:val="hybridMultilevel"/>
    <w:tmpl w:val="0BFC2ACC"/>
    <w:lvl w:ilvl="0" w:tplc="42B0B0E6">
      <w:start w:val="1"/>
      <w:numFmt w:val="bullet"/>
      <w:lvlText w:val=""/>
      <w:lvlJc w:val="left"/>
      <w:pPr>
        <w:ind w:left="720" w:hanging="360"/>
      </w:pPr>
      <w:rPr>
        <w:rFonts w:ascii="Symbol" w:hAnsi="Symbol" w:hint="default"/>
      </w:rPr>
    </w:lvl>
    <w:lvl w:ilvl="1" w:tplc="12EAF2C4">
      <w:start w:val="1"/>
      <w:numFmt w:val="bullet"/>
      <w:lvlText w:val="o"/>
      <w:lvlJc w:val="left"/>
      <w:pPr>
        <w:ind w:left="1440" w:hanging="360"/>
      </w:pPr>
      <w:rPr>
        <w:rFonts w:ascii="Courier New" w:hAnsi="Courier New" w:hint="default"/>
      </w:rPr>
    </w:lvl>
    <w:lvl w:ilvl="2" w:tplc="CD524724">
      <w:start w:val="1"/>
      <w:numFmt w:val="bullet"/>
      <w:lvlText w:val=""/>
      <w:lvlJc w:val="left"/>
      <w:pPr>
        <w:ind w:left="2160" w:hanging="360"/>
      </w:pPr>
      <w:rPr>
        <w:rFonts w:ascii="Wingdings" w:hAnsi="Wingdings" w:hint="default"/>
      </w:rPr>
    </w:lvl>
    <w:lvl w:ilvl="3" w:tplc="87CE5C56">
      <w:start w:val="1"/>
      <w:numFmt w:val="bullet"/>
      <w:lvlText w:val=""/>
      <w:lvlJc w:val="left"/>
      <w:pPr>
        <w:ind w:left="2880" w:hanging="360"/>
      </w:pPr>
      <w:rPr>
        <w:rFonts w:ascii="Symbol" w:hAnsi="Symbol" w:hint="default"/>
      </w:rPr>
    </w:lvl>
    <w:lvl w:ilvl="4" w:tplc="BAAE2782">
      <w:start w:val="1"/>
      <w:numFmt w:val="bullet"/>
      <w:lvlText w:val="o"/>
      <w:lvlJc w:val="left"/>
      <w:pPr>
        <w:ind w:left="3600" w:hanging="360"/>
      </w:pPr>
      <w:rPr>
        <w:rFonts w:ascii="Courier New" w:hAnsi="Courier New" w:hint="default"/>
      </w:rPr>
    </w:lvl>
    <w:lvl w:ilvl="5" w:tplc="FB4C2B34">
      <w:start w:val="1"/>
      <w:numFmt w:val="bullet"/>
      <w:lvlText w:val=""/>
      <w:lvlJc w:val="left"/>
      <w:pPr>
        <w:ind w:left="4320" w:hanging="360"/>
      </w:pPr>
      <w:rPr>
        <w:rFonts w:ascii="Wingdings" w:hAnsi="Wingdings" w:hint="default"/>
      </w:rPr>
    </w:lvl>
    <w:lvl w:ilvl="6" w:tplc="AD8C7810">
      <w:start w:val="1"/>
      <w:numFmt w:val="bullet"/>
      <w:lvlText w:val=""/>
      <w:lvlJc w:val="left"/>
      <w:pPr>
        <w:ind w:left="5040" w:hanging="360"/>
      </w:pPr>
      <w:rPr>
        <w:rFonts w:ascii="Symbol" w:hAnsi="Symbol" w:hint="default"/>
      </w:rPr>
    </w:lvl>
    <w:lvl w:ilvl="7" w:tplc="7012CD00">
      <w:start w:val="1"/>
      <w:numFmt w:val="bullet"/>
      <w:lvlText w:val="o"/>
      <w:lvlJc w:val="left"/>
      <w:pPr>
        <w:ind w:left="5760" w:hanging="360"/>
      </w:pPr>
      <w:rPr>
        <w:rFonts w:ascii="Courier New" w:hAnsi="Courier New" w:hint="default"/>
      </w:rPr>
    </w:lvl>
    <w:lvl w:ilvl="8" w:tplc="109C8746">
      <w:start w:val="1"/>
      <w:numFmt w:val="bullet"/>
      <w:lvlText w:val=""/>
      <w:lvlJc w:val="left"/>
      <w:pPr>
        <w:ind w:left="6480" w:hanging="360"/>
      </w:pPr>
      <w:rPr>
        <w:rFonts w:ascii="Wingdings" w:hAnsi="Wingdings" w:hint="default"/>
      </w:rPr>
    </w:lvl>
  </w:abstractNum>
  <w:abstractNum w:abstractNumId="11" w15:restartNumberingAfterBreak="0">
    <w:nsid w:val="18325C2F"/>
    <w:multiLevelType w:val="hybridMultilevel"/>
    <w:tmpl w:val="6E2CE8E8"/>
    <w:lvl w:ilvl="0" w:tplc="C24093B6">
      <w:start w:val="1"/>
      <w:numFmt w:val="bullet"/>
      <w:lvlText w:val=""/>
      <w:lvlJc w:val="left"/>
      <w:pPr>
        <w:ind w:left="720" w:hanging="360"/>
      </w:pPr>
      <w:rPr>
        <w:rFonts w:ascii="Symbol" w:hAnsi="Symbol" w:hint="default"/>
      </w:rPr>
    </w:lvl>
    <w:lvl w:ilvl="1" w:tplc="589822E8">
      <w:start w:val="1"/>
      <w:numFmt w:val="bullet"/>
      <w:lvlText w:val=""/>
      <w:lvlJc w:val="left"/>
      <w:pPr>
        <w:ind w:left="1440" w:hanging="360"/>
      </w:pPr>
      <w:rPr>
        <w:rFonts w:ascii="Symbol" w:hAnsi="Symbol" w:hint="default"/>
      </w:rPr>
    </w:lvl>
    <w:lvl w:ilvl="2" w:tplc="6FE65210">
      <w:start w:val="1"/>
      <w:numFmt w:val="bullet"/>
      <w:lvlText w:val=""/>
      <w:lvlJc w:val="left"/>
      <w:pPr>
        <w:ind w:left="2160" w:hanging="360"/>
      </w:pPr>
      <w:rPr>
        <w:rFonts w:ascii="Wingdings" w:hAnsi="Wingdings" w:hint="default"/>
      </w:rPr>
    </w:lvl>
    <w:lvl w:ilvl="3" w:tplc="9BB05A90">
      <w:start w:val="1"/>
      <w:numFmt w:val="bullet"/>
      <w:lvlText w:val=""/>
      <w:lvlJc w:val="left"/>
      <w:pPr>
        <w:ind w:left="2880" w:hanging="360"/>
      </w:pPr>
      <w:rPr>
        <w:rFonts w:ascii="Symbol" w:hAnsi="Symbol" w:hint="default"/>
      </w:rPr>
    </w:lvl>
    <w:lvl w:ilvl="4" w:tplc="A802E988">
      <w:start w:val="1"/>
      <w:numFmt w:val="bullet"/>
      <w:lvlText w:val="o"/>
      <w:lvlJc w:val="left"/>
      <w:pPr>
        <w:ind w:left="3600" w:hanging="360"/>
      </w:pPr>
      <w:rPr>
        <w:rFonts w:ascii="Courier New" w:hAnsi="Courier New" w:hint="default"/>
      </w:rPr>
    </w:lvl>
    <w:lvl w:ilvl="5" w:tplc="C6DC8DF6">
      <w:start w:val="1"/>
      <w:numFmt w:val="bullet"/>
      <w:lvlText w:val=""/>
      <w:lvlJc w:val="left"/>
      <w:pPr>
        <w:ind w:left="4320" w:hanging="360"/>
      </w:pPr>
      <w:rPr>
        <w:rFonts w:ascii="Wingdings" w:hAnsi="Wingdings" w:hint="default"/>
      </w:rPr>
    </w:lvl>
    <w:lvl w:ilvl="6" w:tplc="C166EDFC">
      <w:start w:val="1"/>
      <w:numFmt w:val="bullet"/>
      <w:lvlText w:val=""/>
      <w:lvlJc w:val="left"/>
      <w:pPr>
        <w:ind w:left="5040" w:hanging="360"/>
      </w:pPr>
      <w:rPr>
        <w:rFonts w:ascii="Symbol" w:hAnsi="Symbol" w:hint="default"/>
      </w:rPr>
    </w:lvl>
    <w:lvl w:ilvl="7" w:tplc="7FFA0F7A">
      <w:start w:val="1"/>
      <w:numFmt w:val="bullet"/>
      <w:lvlText w:val="o"/>
      <w:lvlJc w:val="left"/>
      <w:pPr>
        <w:ind w:left="5760" w:hanging="360"/>
      </w:pPr>
      <w:rPr>
        <w:rFonts w:ascii="Courier New" w:hAnsi="Courier New" w:hint="default"/>
      </w:rPr>
    </w:lvl>
    <w:lvl w:ilvl="8" w:tplc="3C945268">
      <w:start w:val="1"/>
      <w:numFmt w:val="bullet"/>
      <w:lvlText w:val=""/>
      <w:lvlJc w:val="left"/>
      <w:pPr>
        <w:ind w:left="6480" w:hanging="360"/>
      </w:pPr>
      <w:rPr>
        <w:rFonts w:ascii="Wingdings" w:hAnsi="Wingdings" w:hint="default"/>
      </w:rPr>
    </w:lvl>
  </w:abstractNum>
  <w:abstractNum w:abstractNumId="12" w15:restartNumberingAfterBreak="0">
    <w:nsid w:val="6CEB4FF8"/>
    <w:multiLevelType w:val="hybridMultilevel"/>
    <w:tmpl w:val="3014F04A"/>
    <w:lvl w:ilvl="0" w:tplc="FD86AAC6">
      <w:start w:val="1"/>
      <w:numFmt w:val="bullet"/>
      <w:lvlText w:val=""/>
      <w:lvlJc w:val="left"/>
      <w:pPr>
        <w:ind w:left="720" w:hanging="360"/>
      </w:pPr>
      <w:rPr>
        <w:rFonts w:ascii="Symbol" w:hAnsi="Symbol" w:hint="default"/>
      </w:rPr>
    </w:lvl>
    <w:lvl w:ilvl="1" w:tplc="0E506310">
      <w:start w:val="1"/>
      <w:numFmt w:val="bullet"/>
      <w:lvlText w:val=""/>
      <w:lvlJc w:val="left"/>
      <w:pPr>
        <w:ind w:left="1440" w:hanging="360"/>
      </w:pPr>
      <w:rPr>
        <w:rFonts w:ascii="Symbol" w:hAnsi="Symbol" w:hint="default"/>
      </w:rPr>
    </w:lvl>
    <w:lvl w:ilvl="2" w:tplc="D35875B4">
      <w:start w:val="1"/>
      <w:numFmt w:val="bullet"/>
      <w:lvlText w:val=""/>
      <w:lvlJc w:val="left"/>
      <w:pPr>
        <w:ind w:left="2160" w:hanging="360"/>
      </w:pPr>
      <w:rPr>
        <w:rFonts w:ascii="Wingdings" w:hAnsi="Wingdings" w:hint="default"/>
      </w:rPr>
    </w:lvl>
    <w:lvl w:ilvl="3" w:tplc="FB56ABFC">
      <w:start w:val="1"/>
      <w:numFmt w:val="bullet"/>
      <w:lvlText w:val=""/>
      <w:lvlJc w:val="left"/>
      <w:pPr>
        <w:ind w:left="2880" w:hanging="360"/>
      </w:pPr>
      <w:rPr>
        <w:rFonts w:ascii="Symbol" w:hAnsi="Symbol" w:hint="default"/>
      </w:rPr>
    </w:lvl>
    <w:lvl w:ilvl="4" w:tplc="6BFAC6EA">
      <w:start w:val="1"/>
      <w:numFmt w:val="bullet"/>
      <w:lvlText w:val="o"/>
      <w:lvlJc w:val="left"/>
      <w:pPr>
        <w:ind w:left="3600" w:hanging="360"/>
      </w:pPr>
      <w:rPr>
        <w:rFonts w:ascii="Courier New" w:hAnsi="Courier New" w:hint="default"/>
      </w:rPr>
    </w:lvl>
    <w:lvl w:ilvl="5" w:tplc="9A58C8D4">
      <w:start w:val="1"/>
      <w:numFmt w:val="bullet"/>
      <w:lvlText w:val=""/>
      <w:lvlJc w:val="left"/>
      <w:pPr>
        <w:ind w:left="4320" w:hanging="360"/>
      </w:pPr>
      <w:rPr>
        <w:rFonts w:ascii="Wingdings" w:hAnsi="Wingdings" w:hint="default"/>
      </w:rPr>
    </w:lvl>
    <w:lvl w:ilvl="6" w:tplc="E68AF32A">
      <w:start w:val="1"/>
      <w:numFmt w:val="bullet"/>
      <w:lvlText w:val=""/>
      <w:lvlJc w:val="left"/>
      <w:pPr>
        <w:ind w:left="5040" w:hanging="360"/>
      </w:pPr>
      <w:rPr>
        <w:rFonts w:ascii="Symbol" w:hAnsi="Symbol" w:hint="default"/>
      </w:rPr>
    </w:lvl>
    <w:lvl w:ilvl="7" w:tplc="31AE5144">
      <w:start w:val="1"/>
      <w:numFmt w:val="bullet"/>
      <w:lvlText w:val="o"/>
      <w:lvlJc w:val="left"/>
      <w:pPr>
        <w:ind w:left="5760" w:hanging="360"/>
      </w:pPr>
      <w:rPr>
        <w:rFonts w:ascii="Courier New" w:hAnsi="Courier New" w:hint="default"/>
      </w:rPr>
    </w:lvl>
    <w:lvl w:ilvl="8" w:tplc="0538763A">
      <w:start w:val="1"/>
      <w:numFmt w:val="bullet"/>
      <w:lvlText w:val=""/>
      <w:lvlJc w:val="left"/>
      <w:pPr>
        <w:ind w:left="6480" w:hanging="360"/>
      </w:pPr>
      <w:rPr>
        <w:rFonts w:ascii="Wingdings" w:hAnsi="Wingdings" w:hint="default"/>
      </w:rPr>
    </w:lvl>
  </w:abstractNum>
  <w:abstractNum w:abstractNumId="13" w15:restartNumberingAfterBreak="0">
    <w:nsid w:val="710F2E01"/>
    <w:multiLevelType w:val="hybridMultilevel"/>
    <w:tmpl w:val="3ECA53F2"/>
    <w:lvl w:ilvl="0" w:tplc="C3366502">
      <w:start w:val="1"/>
      <w:numFmt w:val="bullet"/>
      <w:lvlText w:val=""/>
      <w:lvlJc w:val="left"/>
      <w:pPr>
        <w:ind w:left="720" w:hanging="360"/>
      </w:pPr>
      <w:rPr>
        <w:rFonts w:ascii="Symbol" w:hAnsi="Symbol" w:hint="default"/>
      </w:rPr>
    </w:lvl>
    <w:lvl w:ilvl="1" w:tplc="590A65AA">
      <w:start w:val="1"/>
      <w:numFmt w:val="bullet"/>
      <w:lvlText w:val="o"/>
      <w:lvlJc w:val="left"/>
      <w:pPr>
        <w:ind w:left="1440" w:hanging="360"/>
      </w:pPr>
      <w:rPr>
        <w:rFonts w:ascii="Courier New" w:hAnsi="Courier New" w:hint="default"/>
      </w:rPr>
    </w:lvl>
    <w:lvl w:ilvl="2" w:tplc="7FAA40F8">
      <w:start w:val="1"/>
      <w:numFmt w:val="bullet"/>
      <w:lvlText w:val=""/>
      <w:lvlJc w:val="left"/>
      <w:pPr>
        <w:ind w:left="2160" w:hanging="360"/>
      </w:pPr>
      <w:rPr>
        <w:rFonts w:ascii="Wingdings" w:hAnsi="Wingdings" w:hint="default"/>
      </w:rPr>
    </w:lvl>
    <w:lvl w:ilvl="3" w:tplc="EFB0F0F0">
      <w:start w:val="1"/>
      <w:numFmt w:val="bullet"/>
      <w:lvlText w:val=""/>
      <w:lvlJc w:val="left"/>
      <w:pPr>
        <w:ind w:left="2880" w:hanging="360"/>
      </w:pPr>
      <w:rPr>
        <w:rFonts w:ascii="Symbol" w:hAnsi="Symbol" w:hint="default"/>
      </w:rPr>
    </w:lvl>
    <w:lvl w:ilvl="4" w:tplc="E7A09CAA">
      <w:start w:val="1"/>
      <w:numFmt w:val="bullet"/>
      <w:lvlText w:val="o"/>
      <w:lvlJc w:val="left"/>
      <w:pPr>
        <w:ind w:left="3600" w:hanging="360"/>
      </w:pPr>
      <w:rPr>
        <w:rFonts w:ascii="Courier New" w:hAnsi="Courier New" w:hint="default"/>
      </w:rPr>
    </w:lvl>
    <w:lvl w:ilvl="5" w:tplc="CF1AACEC">
      <w:start w:val="1"/>
      <w:numFmt w:val="bullet"/>
      <w:lvlText w:val=""/>
      <w:lvlJc w:val="left"/>
      <w:pPr>
        <w:ind w:left="4320" w:hanging="360"/>
      </w:pPr>
      <w:rPr>
        <w:rFonts w:ascii="Wingdings" w:hAnsi="Wingdings" w:hint="default"/>
      </w:rPr>
    </w:lvl>
    <w:lvl w:ilvl="6" w:tplc="7616A63A">
      <w:start w:val="1"/>
      <w:numFmt w:val="bullet"/>
      <w:lvlText w:val=""/>
      <w:lvlJc w:val="left"/>
      <w:pPr>
        <w:ind w:left="5040" w:hanging="360"/>
      </w:pPr>
      <w:rPr>
        <w:rFonts w:ascii="Symbol" w:hAnsi="Symbol" w:hint="default"/>
      </w:rPr>
    </w:lvl>
    <w:lvl w:ilvl="7" w:tplc="7EB2FB24">
      <w:start w:val="1"/>
      <w:numFmt w:val="bullet"/>
      <w:lvlText w:val="o"/>
      <w:lvlJc w:val="left"/>
      <w:pPr>
        <w:ind w:left="5760" w:hanging="360"/>
      </w:pPr>
      <w:rPr>
        <w:rFonts w:ascii="Courier New" w:hAnsi="Courier New" w:hint="default"/>
      </w:rPr>
    </w:lvl>
    <w:lvl w:ilvl="8" w:tplc="5D4ED85E">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11"/>
  </w:num>
  <w:num w:numId="4">
    <w:abstractNumId w:val="12"/>
  </w:num>
  <w:num w:numId="5">
    <w:abstractNumId w:val="9"/>
  </w:num>
  <w:num w:numId="6">
    <w:abstractNumId w:val="8"/>
  </w:num>
  <w:num w:numId="7">
    <w:abstractNumId w:val="7"/>
  </w:num>
  <w:num w:numId="8">
    <w:abstractNumId w:val="6"/>
  </w:num>
  <w:num w:numId="9">
    <w:abstractNumId w:val="5"/>
  </w:num>
  <w:num w:numId="10">
    <w:abstractNumId w:val="4"/>
  </w:num>
  <w:num w:numId="11">
    <w:abstractNumId w:val="3"/>
  </w:num>
  <w:num w:numId="12">
    <w:abstractNumId w:val="2"/>
  </w:num>
  <w:num w:numId="13">
    <w:abstractNumId w:val="1"/>
  </w:num>
  <w:num w:numId="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hael Todd">
    <w15:presenceInfo w15:providerId="AD" w15:userId="S-1-5-21-602089608-2055347256-1435325219-46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041"/>
    <w:rsid w:val="00233CAE"/>
    <w:rsid w:val="00447041"/>
    <w:rsid w:val="0058464E"/>
    <w:rsid w:val="00674A56"/>
    <w:rsid w:val="00706067"/>
    <w:rsid w:val="00706E46"/>
    <w:rsid w:val="00733795"/>
    <w:rsid w:val="007962A0"/>
    <w:rsid w:val="008062FF"/>
    <w:rsid w:val="009D2B19"/>
    <w:rsid w:val="00B045AF"/>
    <w:rsid w:val="00C00CB4"/>
    <w:rsid w:val="00C90073"/>
    <w:rsid w:val="00C922B4"/>
    <w:rsid w:val="00D02961"/>
    <w:rsid w:val="00D03AC1"/>
    <w:rsid w:val="00DC274F"/>
    <w:rsid w:val="00DC2CF0"/>
    <w:rsid w:val="00E5089B"/>
    <w:rsid w:val="00E6518B"/>
    <w:rsid w:val="00EE3E7C"/>
    <w:rsid w:val="00F410ED"/>
    <w:rsid w:val="00F91C25"/>
    <w:rsid w:val="075D60E9"/>
    <w:rsid w:val="63C9EFFD"/>
    <w:rsid w:val="6CCB5448"/>
    <w:rsid w:val="6D54E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4E3B7"/>
  <w15:chartTrackingRefBased/>
  <w15:docId w15:val="{1E53C024-F5EE-4FE0-AC54-A79BC993D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30"/>
        <w:szCs w:val="30"/>
        <w:lang w:val="en-US" w:eastAsia="en-US" w:bidi="ar-SA"/>
      </w:rPr>
    </w:rPrDefault>
    <w:pPrDefault>
      <w:pPr>
        <w:spacing w:after="12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464E"/>
  </w:style>
  <w:style w:type="paragraph" w:styleId="Heading1">
    <w:name w:val="heading 1"/>
    <w:basedOn w:val="Normal"/>
    <w:next w:val="Normal"/>
    <w:link w:val="Heading1Char"/>
    <w:uiPriority w:val="9"/>
    <w:qFormat/>
    <w:pPr>
      <w:keepNext/>
      <w:keepLines/>
      <w:spacing w:before="460"/>
      <w:outlineLvl w:val="0"/>
    </w:pPr>
    <w:rPr>
      <w:rFonts w:asciiTheme="majorHAnsi" w:eastAsiaTheme="majorEastAsia" w:hAnsiTheme="majorHAnsi" w:cstheme="majorBidi"/>
      <w:color w:val="262626" w:themeColor="text1" w:themeTint="D9"/>
      <w:sz w:val="48"/>
      <w:szCs w:val="32"/>
    </w:rPr>
  </w:style>
  <w:style w:type="paragraph" w:styleId="Heading2">
    <w:name w:val="heading 2"/>
    <w:basedOn w:val="Normal"/>
    <w:next w:val="Normal"/>
    <w:link w:val="Heading2Char"/>
    <w:uiPriority w:val="9"/>
    <w:semiHidden/>
    <w:unhideWhenUsed/>
    <w:qFormat/>
    <w:pPr>
      <w:keepNext/>
      <w:keepLines/>
      <w:spacing w:before="460"/>
      <w:outlineLvl w:val="1"/>
    </w:pPr>
    <w:rPr>
      <w:rFonts w:asciiTheme="majorHAnsi" w:eastAsiaTheme="majorEastAsia" w:hAnsiTheme="majorHAnsi" w:cstheme="majorBidi"/>
      <w:i/>
      <w:color w:val="262626" w:themeColor="text1" w:themeTint="D9"/>
      <w:sz w:val="4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5"/>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62626" w:themeColor="text1" w:themeTint="D9"/>
      <w:sz w:val="48"/>
      <w:szCs w:val="32"/>
    </w:rPr>
  </w:style>
  <w:style w:type="paragraph" w:styleId="ListNumber">
    <w:name w:val="List Number"/>
    <w:basedOn w:val="Normal"/>
    <w:uiPriority w:val="9"/>
    <w:qFormat/>
    <w:pPr>
      <w:numPr>
        <w:numId w:val="6"/>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sid w:val="00DC2CF0"/>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i/>
      <w:color w:val="262626" w:themeColor="text1" w:themeTint="D9"/>
      <w:sz w:val="4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2CF0"/>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DC2CF0"/>
    <w:rPr>
      <w:rFonts w:ascii="Segoe UI" w:hAnsi="Segoe UI" w:cs="Segoe UI"/>
      <w:sz w:val="22"/>
      <w:szCs w:val="18"/>
    </w:rPr>
  </w:style>
  <w:style w:type="paragraph" w:styleId="Bibliography">
    <w:name w:val="Bibliography"/>
    <w:basedOn w:val="Normal"/>
    <w:next w:val="Normal"/>
    <w:uiPriority w:val="37"/>
    <w:semiHidden/>
    <w:unhideWhenUsed/>
    <w:rsid w:val="00DC2CF0"/>
  </w:style>
  <w:style w:type="paragraph" w:styleId="BlockText">
    <w:name w:val="Block Text"/>
    <w:basedOn w:val="Normal"/>
    <w:uiPriority w:val="99"/>
    <w:semiHidden/>
    <w:unhideWhenUsed/>
    <w:rsid w:val="00DC2CF0"/>
    <w:pPr>
      <w:pBdr>
        <w:top w:val="single" w:sz="2" w:space="10" w:color="214C5E" w:themeColor="accent1" w:frame="1"/>
        <w:left w:val="single" w:sz="2" w:space="10" w:color="214C5E" w:themeColor="accent1" w:frame="1"/>
        <w:bottom w:val="single" w:sz="2" w:space="10" w:color="214C5E" w:themeColor="accent1" w:frame="1"/>
        <w:right w:val="single" w:sz="2" w:space="10" w:color="214C5E" w:themeColor="accent1" w:frame="1"/>
      </w:pBdr>
      <w:ind w:left="1152" w:right="1152"/>
    </w:pPr>
    <w:rPr>
      <w:rFonts w:eastAsiaTheme="minorEastAsia"/>
      <w:i/>
      <w:iCs/>
      <w:color w:val="214C5E" w:themeColor="accent1"/>
    </w:rPr>
  </w:style>
  <w:style w:type="paragraph" w:styleId="BodyText">
    <w:name w:val="Body Text"/>
    <w:basedOn w:val="Normal"/>
    <w:link w:val="BodyTextChar"/>
    <w:uiPriority w:val="99"/>
    <w:semiHidden/>
    <w:unhideWhenUsed/>
    <w:rsid w:val="00DC2CF0"/>
  </w:style>
  <w:style w:type="character" w:customStyle="1" w:styleId="BodyTextChar">
    <w:name w:val="Body Text Char"/>
    <w:basedOn w:val="DefaultParagraphFont"/>
    <w:link w:val="BodyText"/>
    <w:uiPriority w:val="99"/>
    <w:semiHidden/>
    <w:rsid w:val="00DC2CF0"/>
  </w:style>
  <w:style w:type="paragraph" w:styleId="BodyText2">
    <w:name w:val="Body Text 2"/>
    <w:basedOn w:val="Normal"/>
    <w:link w:val="BodyText2Char"/>
    <w:uiPriority w:val="99"/>
    <w:semiHidden/>
    <w:unhideWhenUsed/>
    <w:rsid w:val="00DC2CF0"/>
    <w:pPr>
      <w:spacing w:line="480" w:lineRule="auto"/>
    </w:pPr>
  </w:style>
  <w:style w:type="character" w:customStyle="1" w:styleId="BodyText2Char">
    <w:name w:val="Body Text 2 Char"/>
    <w:basedOn w:val="DefaultParagraphFont"/>
    <w:link w:val="BodyText2"/>
    <w:uiPriority w:val="99"/>
    <w:semiHidden/>
    <w:rsid w:val="00DC2CF0"/>
  </w:style>
  <w:style w:type="paragraph" w:styleId="BodyText3">
    <w:name w:val="Body Text 3"/>
    <w:basedOn w:val="Normal"/>
    <w:link w:val="BodyText3Char"/>
    <w:uiPriority w:val="99"/>
    <w:semiHidden/>
    <w:unhideWhenUsed/>
    <w:rsid w:val="00DC2CF0"/>
    <w:rPr>
      <w:sz w:val="22"/>
      <w:szCs w:val="16"/>
    </w:rPr>
  </w:style>
  <w:style w:type="character" w:customStyle="1" w:styleId="BodyText3Char">
    <w:name w:val="Body Text 3 Char"/>
    <w:basedOn w:val="DefaultParagraphFont"/>
    <w:link w:val="BodyText3"/>
    <w:uiPriority w:val="99"/>
    <w:semiHidden/>
    <w:rsid w:val="00DC2CF0"/>
    <w:rPr>
      <w:sz w:val="22"/>
      <w:szCs w:val="16"/>
    </w:rPr>
  </w:style>
  <w:style w:type="paragraph" w:styleId="BodyTextFirstIndent">
    <w:name w:val="Body Text First Indent"/>
    <w:basedOn w:val="BodyText"/>
    <w:link w:val="BodyTextFirstIndentChar"/>
    <w:uiPriority w:val="99"/>
    <w:semiHidden/>
    <w:unhideWhenUsed/>
    <w:rsid w:val="00DC2CF0"/>
    <w:pPr>
      <w:ind w:firstLine="360"/>
    </w:pPr>
  </w:style>
  <w:style w:type="character" w:customStyle="1" w:styleId="BodyTextFirstIndentChar">
    <w:name w:val="Body Text First Indent Char"/>
    <w:basedOn w:val="BodyTextChar"/>
    <w:link w:val="BodyTextFirstIndent"/>
    <w:uiPriority w:val="99"/>
    <w:semiHidden/>
    <w:rsid w:val="00DC2CF0"/>
  </w:style>
  <w:style w:type="paragraph" w:styleId="BodyTextIndent">
    <w:name w:val="Body Text Indent"/>
    <w:basedOn w:val="Normal"/>
    <w:link w:val="BodyTextIndentChar"/>
    <w:uiPriority w:val="99"/>
    <w:semiHidden/>
    <w:unhideWhenUsed/>
    <w:rsid w:val="00DC2CF0"/>
    <w:pPr>
      <w:ind w:left="283"/>
    </w:pPr>
  </w:style>
  <w:style w:type="character" w:customStyle="1" w:styleId="BodyTextIndentChar">
    <w:name w:val="Body Text Indent Char"/>
    <w:basedOn w:val="DefaultParagraphFont"/>
    <w:link w:val="BodyTextIndent"/>
    <w:uiPriority w:val="99"/>
    <w:semiHidden/>
    <w:rsid w:val="00DC2CF0"/>
  </w:style>
  <w:style w:type="paragraph" w:styleId="BodyTextFirstIndent2">
    <w:name w:val="Body Text First Indent 2"/>
    <w:basedOn w:val="BodyTextIndent"/>
    <w:link w:val="BodyTextFirstIndent2Char"/>
    <w:uiPriority w:val="99"/>
    <w:semiHidden/>
    <w:unhideWhenUsed/>
    <w:rsid w:val="00DC2CF0"/>
    <w:pPr>
      <w:ind w:left="360" w:firstLine="360"/>
    </w:pPr>
  </w:style>
  <w:style w:type="character" w:customStyle="1" w:styleId="BodyTextFirstIndent2Char">
    <w:name w:val="Body Text First Indent 2 Char"/>
    <w:basedOn w:val="BodyTextIndentChar"/>
    <w:link w:val="BodyTextFirstIndent2"/>
    <w:uiPriority w:val="99"/>
    <w:semiHidden/>
    <w:rsid w:val="00DC2CF0"/>
  </w:style>
  <w:style w:type="paragraph" w:styleId="BodyTextIndent2">
    <w:name w:val="Body Text Indent 2"/>
    <w:basedOn w:val="Normal"/>
    <w:link w:val="BodyTextIndent2Char"/>
    <w:uiPriority w:val="99"/>
    <w:semiHidden/>
    <w:unhideWhenUsed/>
    <w:rsid w:val="00DC2CF0"/>
    <w:pPr>
      <w:spacing w:line="480" w:lineRule="auto"/>
      <w:ind w:left="283"/>
    </w:pPr>
  </w:style>
  <w:style w:type="character" w:customStyle="1" w:styleId="BodyTextIndent2Char">
    <w:name w:val="Body Text Indent 2 Char"/>
    <w:basedOn w:val="DefaultParagraphFont"/>
    <w:link w:val="BodyTextIndent2"/>
    <w:uiPriority w:val="99"/>
    <w:semiHidden/>
    <w:rsid w:val="00DC2CF0"/>
  </w:style>
  <w:style w:type="paragraph" w:styleId="BodyTextIndent3">
    <w:name w:val="Body Text Indent 3"/>
    <w:basedOn w:val="Normal"/>
    <w:link w:val="BodyTextIndent3Char"/>
    <w:uiPriority w:val="99"/>
    <w:semiHidden/>
    <w:unhideWhenUsed/>
    <w:rsid w:val="00DC2CF0"/>
    <w:pPr>
      <w:ind w:left="283"/>
    </w:pPr>
    <w:rPr>
      <w:sz w:val="22"/>
      <w:szCs w:val="16"/>
    </w:rPr>
  </w:style>
  <w:style w:type="character" w:customStyle="1" w:styleId="BodyTextIndent3Char">
    <w:name w:val="Body Text Indent 3 Char"/>
    <w:basedOn w:val="DefaultParagraphFont"/>
    <w:link w:val="BodyTextIndent3"/>
    <w:uiPriority w:val="99"/>
    <w:semiHidden/>
    <w:rsid w:val="00DC2CF0"/>
    <w:rPr>
      <w:sz w:val="22"/>
      <w:szCs w:val="16"/>
    </w:rPr>
  </w:style>
  <w:style w:type="paragraph" w:styleId="Closing">
    <w:name w:val="Closing"/>
    <w:basedOn w:val="Normal"/>
    <w:link w:val="ClosingChar"/>
    <w:uiPriority w:val="99"/>
    <w:semiHidden/>
    <w:unhideWhenUsed/>
    <w:rsid w:val="00DC2CF0"/>
    <w:pPr>
      <w:spacing w:after="0" w:line="240" w:lineRule="auto"/>
      <w:ind w:left="4252"/>
    </w:pPr>
  </w:style>
  <w:style w:type="character" w:customStyle="1" w:styleId="ClosingChar">
    <w:name w:val="Closing Char"/>
    <w:basedOn w:val="DefaultParagraphFont"/>
    <w:link w:val="Closing"/>
    <w:uiPriority w:val="99"/>
    <w:semiHidden/>
    <w:rsid w:val="00DC2CF0"/>
  </w:style>
  <w:style w:type="table" w:styleId="ColorfulGrid">
    <w:name w:val="Colorful Grid"/>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0EB" w:themeFill="accent1" w:themeFillTint="33"/>
    </w:tcPr>
    <w:tblStylePr w:type="firstRow">
      <w:rPr>
        <w:b/>
        <w:bCs/>
      </w:rPr>
      <w:tblPr/>
      <w:tcPr>
        <w:shd w:val="clear" w:color="auto" w:fill="8DC1D7" w:themeFill="accent1" w:themeFillTint="66"/>
      </w:tcPr>
    </w:tblStylePr>
    <w:tblStylePr w:type="lastRow">
      <w:rPr>
        <w:b/>
        <w:bCs/>
        <w:color w:val="000000" w:themeColor="text1"/>
      </w:rPr>
      <w:tblPr/>
      <w:tcPr>
        <w:shd w:val="clear" w:color="auto" w:fill="8DC1D7" w:themeFill="accent1" w:themeFillTint="66"/>
      </w:tcPr>
    </w:tblStylePr>
    <w:tblStylePr w:type="firstCol">
      <w:rPr>
        <w:color w:val="FFFFFF" w:themeColor="background1"/>
      </w:rPr>
      <w:tblPr/>
      <w:tcPr>
        <w:shd w:val="clear" w:color="auto" w:fill="183846" w:themeFill="accent1" w:themeFillShade="BF"/>
      </w:tcPr>
    </w:tblStylePr>
    <w:tblStylePr w:type="lastCol">
      <w:rPr>
        <w:color w:val="FFFFFF" w:themeColor="background1"/>
      </w:rPr>
      <w:tblPr/>
      <w:tcPr>
        <w:shd w:val="clear" w:color="auto" w:fill="183846" w:themeFill="accent1" w:themeFillShade="BF"/>
      </w:tc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ColorfulGrid-Accent2">
    <w:name w:val="Colorful Grid Accent 2"/>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ADA" w:themeFill="accent2" w:themeFillTint="33"/>
    </w:tcPr>
    <w:tblStylePr w:type="firstRow">
      <w:rPr>
        <w:b/>
        <w:bCs/>
      </w:rPr>
      <w:tblPr/>
      <w:tcPr>
        <w:shd w:val="clear" w:color="auto" w:fill="F1B5B5" w:themeFill="accent2" w:themeFillTint="66"/>
      </w:tcPr>
    </w:tblStylePr>
    <w:tblStylePr w:type="lastRow">
      <w:rPr>
        <w:b/>
        <w:bCs/>
        <w:color w:val="000000" w:themeColor="text1"/>
      </w:rPr>
      <w:tblPr/>
      <w:tcPr>
        <w:shd w:val="clear" w:color="auto" w:fill="F1B5B5" w:themeFill="accent2" w:themeFillTint="66"/>
      </w:tcPr>
    </w:tblStylePr>
    <w:tblStylePr w:type="firstCol">
      <w:rPr>
        <w:color w:val="FFFFFF" w:themeColor="background1"/>
      </w:rPr>
      <w:tblPr/>
      <w:tcPr>
        <w:shd w:val="clear" w:color="auto" w:fill="BA2221" w:themeFill="accent2" w:themeFillShade="BF"/>
      </w:tcPr>
    </w:tblStylePr>
    <w:tblStylePr w:type="lastCol">
      <w:rPr>
        <w:color w:val="FFFFFF" w:themeColor="background1"/>
      </w:rPr>
      <w:tblPr/>
      <w:tcPr>
        <w:shd w:val="clear" w:color="auto" w:fill="BA2221" w:themeFill="accent2" w:themeFillShade="BF"/>
      </w:tc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ColorfulGrid-Accent3">
    <w:name w:val="Colorful Grid Accent 3"/>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F3EE" w:themeFill="accent3" w:themeFillTint="33"/>
    </w:tcPr>
    <w:tblStylePr w:type="firstRow">
      <w:rPr>
        <w:b/>
        <w:bCs/>
      </w:rPr>
      <w:tblPr/>
      <w:tcPr>
        <w:shd w:val="clear" w:color="auto" w:fill="C0E8DE" w:themeFill="accent3" w:themeFillTint="66"/>
      </w:tcPr>
    </w:tblStylePr>
    <w:tblStylePr w:type="lastRow">
      <w:rPr>
        <w:b/>
        <w:bCs/>
        <w:color w:val="000000" w:themeColor="text1"/>
      </w:rPr>
      <w:tblPr/>
      <w:tcPr>
        <w:shd w:val="clear" w:color="auto" w:fill="C0E8DE" w:themeFill="accent3" w:themeFillTint="66"/>
      </w:tcPr>
    </w:tblStylePr>
    <w:tblStylePr w:type="firstCol">
      <w:rPr>
        <w:color w:val="FFFFFF" w:themeColor="background1"/>
      </w:rPr>
      <w:tblPr/>
      <w:tcPr>
        <w:shd w:val="clear" w:color="auto" w:fill="3AA388" w:themeFill="accent3" w:themeFillShade="BF"/>
      </w:tcPr>
    </w:tblStylePr>
    <w:tblStylePr w:type="lastCol">
      <w:rPr>
        <w:color w:val="FFFFFF" w:themeColor="background1"/>
      </w:rPr>
      <w:tblPr/>
      <w:tcPr>
        <w:shd w:val="clear" w:color="auto" w:fill="3AA388" w:themeFill="accent3" w:themeFillShade="BF"/>
      </w:tc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ColorfulGrid-Accent4">
    <w:name w:val="Colorful Grid Accent 4"/>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C3D5" w:themeFill="accent4" w:themeFillTint="33"/>
    </w:tcPr>
    <w:tblStylePr w:type="firstRow">
      <w:rPr>
        <w:b/>
        <w:bCs/>
      </w:rPr>
      <w:tblPr/>
      <w:tcPr>
        <w:shd w:val="clear" w:color="auto" w:fill="E288AC" w:themeFill="accent4" w:themeFillTint="66"/>
      </w:tcPr>
    </w:tblStylePr>
    <w:tblStylePr w:type="lastRow">
      <w:rPr>
        <w:b/>
        <w:bCs/>
        <w:color w:val="000000" w:themeColor="text1"/>
      </w:rPr>
      <w:tblPr/>
      <w:tcPr>
        <w:shd w:val="clear" w:color="auto" w:fill="E288AC" w:themeFill="accent4" w:themeFillTint="66"/>
      </w:tcPr>
    </w:tblStylePr>
    <w:tblStylePr w:type="firstCol">
      <w:rPr>
        <w:color w:val="FFFFFF" w:themeColor="background1"/>
      </w:rPr>
      <w:tblPr/>
      <w:tcPr>
        <w:shd w:val="clear" w:color="auto" w:fill="56152F" w:themeFill="accent4" w:themeFillShade="BF"/>
      </w:tcPr>
    </w:tblStylePr>
    <w:tblStylePr w:type="lastCol">
      <w:rPr>
        <w:color w:val="FFFFFF" w:themeColor="background1"/>
      </w:rPr>
      <w:tblPr/>
      <w:tcPr>
        <w:shd w:val="clear" w:color="auto" w:fill="56152F" w:themeFill="accent4" w:themeFillShade="BF"/>
      </w:tc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ColorfulGrid-Accent5">
    <w:name w:val="Colorful Grid Accent 5"/>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E2D5" w:themeFill="accent5" w:themeFillTint="33"/>
    </w:tcPr>
    <w:tblStylePr w:type="firstRow">
      <w:rPr>
        <w:b/>
        <w:bCs/>
      </w:rPr>
      <w:tblPr/>
      <w:tcPr>
        <w:shd w:val="clear" w:color="auto" w:fill="EFC6AC" w:themeFill="accent5" w:themeFillTint="66"/>
      </w:tcPr>
    </w:tblStylePr>
    <w:tblStylePr w:type="lastRow">
      <w:rPr>
        <w:b/>
        <w:bCs/>
        <w:color w:val="000000" w:themeColor="text1"/>
      </w:rPr>
      <w:tblPr/>
      <w:tcPr>
        <w:shd w:val="clear" w:color="auto" w:fill="EFC6AC" w:themeFill="accent5" w:themeFillTint="66"/>
      </w:tcPr>
    </w:tblStylePr>
    <w:tblStylePr w:type="firstCol">
      <w:rPr>
        <w:color w:val="FFFFFF" w:themeColor="background1"/>
      </w:rPr>
      <w:tblPr/>
      <w:tcPr>
        <w:shd w:val="clear" w:color="auto" w:fill="A6541F" w:themeFill="accent5" w:themeFillShade="BF"/>
      </w:tcPr>
    </w:tblStylePr>
    <w:tblStylePr w:type="lastCol">
      <w:rPr>
        <w:color w:val="FFFFFF" w:themeColor="background1"/>
      </w:rPr>
      <w:tblPr/>
      <w:tcPr>
        <w:shd w:val="clear" w:color="auto" w:fill="A6541F" w:themeFill="accent5" w:themeFillShade="BF"/>
      </w:tc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ColorfulGrid-Accent6">
    <w:name w:val="Colorful Grid Accent 6"/>
    <w:basedOn w:val="TableNormal"/>
    <w:uiPriority w:val="73"/>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1DC" w:themeFill="accent6" w:themeFillTint="33"/>
    </w:tcPr>
    <w:tblStylePr w:type="firstRow">
      <w:rPr>
        <w:b/>
        <w:bCs/>
      </w:rPr>
      <w:tblPr/>
      <w:tcPr>
        <w:shd w:val="clear" w:color="auto" w:fill="F1E4BA" w:themeFill="accent6" w:themeFillTint="66"/>
      </w:tcPr>
    </w:tblStylePr>
    <w:tblStylePr w:type="lastRow">
      <w:rPr>
        <w:b/>
        <w:bCs/>
        <w:color w:val="000000" w:themeColor="text1"/>
      </w:rPr>
      <w:tblPr/>
      <w:tcPr>
        <w:shd w:val="clear" w:color="auto" w:fill="F1E4BA" w:themeFill="accent6" w:themeFillTint="66"/>
      </w:tcPr>
    </w:tblStylePr>
    <w:tblStylePr w:type="firstCol">
      <w:rPr>
        <w:color w:val="FFFFFF" w:themeColor="background1"/>
      </w:rPr>
      <w:tblPr/>
      <w:tcPr>
        <w:shd w:val="clear" w:color="auto" w:fill="BF9924" w:themeFill="accent6" w:themeFillShade="BF"/>
      </w:tcPr>
    </w:tblStylePr>
    <w:tblStylePr w:type="lastCol">
      <w:rPr>
        <w:color w:val="FFFFFF" w:themeColor="background1"/>
      </w:rPr>
      <w:tblPr/>
      <w:tcPr>
        <w:shd w:val="clear" w:color="auto" w:fill="BF9924" w:themeFill="accent6" w:themeFillShade="BF"/>
      </w:tc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ColorfulList">
    <w:name w:val="Colorful List"/>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3EFF5" w:themeFill="accen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8E6" w:themeFill="accent1" w:themeFillTint="3F"/>
      </w:tcPr>
    </w:tblStylePr>
    <w:tblStylePr w:type="band1Horz">
      <w:tblPr/>
      <w:tcPr>
        <w:shd w:val="clear" w:color="auto" w:fill="C6E0EB" w:themeFill="accent1" w:themeFillTint="33"/>
      </w:tcPr>
    </w:tblStylePr>
  </w:style>
  <w:style w:type="table" w:styleId="ColorfulList-Accent2">
    <w:name w:val="Colorful List Accent 2"/>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ECEC" w:themeFill="accent2"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1D1" w:themeFill="accent2" w:themeFillTint="3F"/>
      </w:tcPr>
    </w:tblStylePr>
    <w:tblStylePr w:type="band1Horz">
      <w:tblPr/>
      <w:tcPr>
        <w:shd w:val="clear" w:color="auto" w:fill="F8DADA" w:themeFill="accent2" w:themeFillTint="33"/>
      </w:tcPr>
    </w:tblStylePr>
  </w:style>
  <w:style w:type="table" w:styleId="ColorfulList-Accent3">
    <w:name w:val="Colorful List Accent 3"/>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FF9F6" w:themeFill="accent3" w:themeFillTint="19"/>
    </w:tcPr>
    <w:tblStylePr w:type="firstRow">
      <w:rPr>
        <w:b/>
        <w:bCs/>
        <w:color w:val="FFFFFF" w:themeColor="background1"/>
      </w:rPr>
      <w:tblPr/>
      <w:tcPr>
        <w:tcBorders>
          <w:bottom w:val="single" w:sz="12" w:space="0" w:color="FFFFFF" w:themeColor="background1"/>
        </w:tcBorders>
        <w:shd w:val="clear" w:color="auto" w:fill="5B1632" w:themeFill="accent4" w:themeFillShade="CC"/>
      </w:tcPr>
    </w:tblStylePr>
    <w:tblStylePr w:type="lastRow">
      <w:rPr>
        <w:b/>
        <w:bCs/>
        <w:color w:val="5B163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1EA" w:themeFill="accent3" w:themeFillTint="3F"/>
      </w:tcPr>
    </w:tblStylePr>
    <w:tblStylePr w:type="band1Horz">
      <w:tblPr/>
      <w:tcPr>
        <w:shd w:val="clear" w:color="auto" w:fill="DFF3EE" w:themeFill="accent3" w:themeFillTint="33"/>
      </w:tcPr>
    </w:tblStylePr>
  </w:style>
  <w:style w:type="table" w:styleId="ColorfulList-Accent4">
    <w:name w:val="Colorful List Accent 4"/>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8E2EA" w:themeFill="accent4" w:themeFillTint="19"/>
    </w:tcPr>
    <w:tblStylePr w:type="firstRow">
      <w:rPr>
        <w:b/>
        <w:bCs/>
        <w:color w:val="FFFFFF" w:themeColor="background1"/>
      </w:rPr>
      <w:tblPr/>
      <w:tcPr>
        <w:tcBorders>
          <w:bottom w:val="single" w:sz="12" w:space="0" w:color="FFFFFF" w:themeColor="background1"/>
        </w:tcBorders>
        <w:shd w:val="clear" w:color="auto" w:fill="3EAE91" w:themeFill="accent3" w:themeFillShade="CC"/>
      </w:tcPr>
    </w:tblStylePr>
    <w:tblStylePr w:type="lastRow">
      <w:rPr>
        <w:b/>
        <w:bCs/>
        <w:color w:val="3EAE9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B5CB" w:themeFill="accent4" w:themeFillTint="3F"/>
      </w:tcPr>
    </w:tblStylePr>
    <w:tblStylePr w:type="band1Horz">
      <w:tblPr/>
      <w:tcPr>
        <w:shd w:val="clear" w:color="auto" w:fill="F0C3D5" w:themeFill="accent4" w:themeFillTint="33"/>
      </w:tcPr>
    </w:tblStylePr>
  </w:style>
  <w:style w:type="table" w:styleId="ColorfulList-Accent5">
    <w:name w:val="Colorful List Accent 5"/>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F1EA" w:themeFill="accent5" w:themeFillTint="19"/>
    </w:tcPr>
    <w:tblStylePr w:type="firstRow">
      <w:rPr>
        <w:b/>
        <w:bCs/>
        <w:color w:val="FFFFFF" w:themeColor="background1"/>
      </w:rPr>
      <w:tblPr/>
      <w:tcPr>
        <w:tcBorders>
          <w:bottom w:val="single" w:sz="12" w:space="0" w:color="FFFFFF" w:themeColor="background1"/>
        </w:tcBorders>
        <w:shd w:val="clear" w:color="auto" w:fill="CCA327" w:themeFill="accent6" w:themeFillShade="CC"/>
      </w:tcPr>
    </w:tblStylePr>
    <w:tblStylePr w:type="lastRow">
      <w:rPr>
        <w:b/>
        <w:bCs/>
        <w:color w:val="CCA32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CCB" w:themeFill="accent5" w:themeFillTint="3F"/>
      </w:tcPr>
    </w:tblStylePr>
    <w:tblStylePr w:type="band1Horz">
      <w:tblPr/>
      <w:tcPr>
        <w:shd w:val="clear" w:color="auto" w:fill="F7E2D5" w:themeFill="accent5" w:themeFillTint="33"/>
      </w:tcPr>
    </w:tblStylePr>
  </w:style>
  <w:style w:type="table" w:styleId="ColorfulList-Accent6">
    <w:name w:val="Colorful List Accent 6"/>
    <w:basedOn w:val="TableNormal"/>
    <w:uiPriority w:val="72"/>
    <w:rsid w:val="00DC2CF0"/>
    <w:pPr>
      <w:spacing w:after="0" w:line="240" w:lineRule="auto"/>
    </w:pPr>
    <w:rPr>
      <w:color w:val="000000" w:themeColor="text1"/>
    </w:rPr>
    <w:tblPr>
      <w:tblStyleRowBandSize w:val="1"/>
      <w:tblStyleColBandSize w:val="1"/>
    </w:tblPr>
    <w:tcPr>
      <w:shd w:val="clear" w:color="auto" w:fill="FBF8ED" w:themeFill="accent6" w:themeFillTint="19"/>
    </w:tcPr>
    <w:tblStylePr w:type="firstRow">
      <w:rPr>
        <w:b/>
        <w:bCs/>
        <w:color w:val="FFFFFF" w:themeColor="background1"/>
      </w:rPr>
      <w:tblPr/>
      <w:tcPr>
        <w:tcBorders>
          <w:bottom w:val="single" w:sz="12" w:space="0" w:color="FFFFFF" w:themeColor="background1"/>
        </w:tcBorders>
        <w:shd w:val="clear" w:color="auto" w:fill="B15A21" w:themeFill="accent5" w:themeFillShade="CC"/>
      </w:tcPr>
    </w:tblStylePr>
    <w:tblStylePr w:type="lastRow">
      <w:rPr>
        <w:b/>
        <w:bCs/>
        <w:color w:val="B15A2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ED4" w:themeFill="accent6" w:themeFillTint="3F"/>
      </w:tcPr>
    </w:tblStylePr>
    <w:tblStylePr w:type="band1Horz">
      <w:tblPr/>
      <w:tcPr>
        <w:shd w:val="clear" w:color="auto" w:fill="F8F1DC" w:themeFill="accent6" w:themeFillTint="33"/>
      </w:tcPr>
    </w:tblStylePr>
  </w:style>
  <w:style w:type="table" w:styleId="ColorfulShading">
    <w:name w:val="Colorful Shading"/>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214C5E" w:themeColor="accent1"/>
        <w:bottom w:val="single" w:sz="4" w:space="0" w:color="214C5E" w:themeColor="accent1"/>
        <w:right w:val="single" w:sz="4" w:space="0" w:color="214C5E" w:themeColor="accent1"/>
        <w:insideH w:val="single" w:sz="4" w:space="0" w:color="FFFFFF" w:themeColor="background1"/>
        <w:insideV w:val="single" w:sz="4" w:space="0" w:color="FFFFFF" w:themeColor="background1"/>
      </w:tblBorders>
    </w:tblPr>
    <w:tcPr>
      <w:shd w:val="clear" w:color="auto" w:fill="E3EFF5" w:themeFill="accen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2D38" w:themeFill="accent1" w:themeFillShade="99"/>
      </w:tcPr>
    </w:tblStylePr>
    <w:tblStylePr w:type="firstCol">
      <w:rPr>
        <w:color w:val="FFFFFF" w:themeColor="background1"/>
      </w:rPr>
      <w:tblPr/>
      <w:tcPr>
        <w:tcBorders>
          <w:top w:val="nil"/>
          <w:left w:val="nil"/>
          <w:bottom w:val="nil"/>
          <w:right w:val="nil"/>
          <w:insideH w:val="single" w:sz="4" w:space="0" w:color="132D38" w:themeColor="accent1" w:themeShade="99"/>
          <w:insideV w:val="nil"/>
        </w:tcBorders>
        <w:shd w:val="clear" w:color="auto" w:fill="132D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2D38" w:themeFill="accent1" w:themeFillShade="99"/>
      </w:tcPr>
    </w:tblStylePr>
    <w:tblStylePr w:type="band1Vert">
      <w:tblPr/>
      <w:tcPr>
        <w:shd w:val="clear" w:color="auto" w:fill="8DC1D7" w:themeFill="accent1" w:themeFillTint="66"/>
      </w:tcPr>
    </w:tblStylePr>
    <w:tblStylePr w:type="band1Horz">
      <w:tblPr/>
      <w:tcPr>
        <w:shd w:val="clear" w:color="auto" w:fill="71B2C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DE4948" w:themeColor="accent2"/>
        <w:bottom w:val="single" w:sz="4" w:space="0" w:color="DE4948" w:themeColor="accent2"/>
        <w:right w:val="single" w:sz="4" w:space="0" w:color="DE4948" w:themeColor="accent2"/>
        <w:insideH w:val="single" w:sz="4" w:space="0" w:color="FFFFFF" w:themeColor="background1"/>
        <w:insideV w:val="single" w:sz="4" w:space="0" w:color="FFFFFF" w:themeColor="background1"/>
      </w:tblBorders>
    </w:tblPr>
    <w:tcPr>
      <w:shd w:val="clear" w:color="auto" w:fill="FBECEC" w:themeFill="accent2"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1B1B" w:themeFill="accent2" w:themeFillShade="99"/>
      </w:tcPr>
    </w:tblStylePr>
    <w:tblStylePr w:type="firstCol">
      <w:rPr>
        <w:color w:val="FFFFFF" w:themeColor="background1"/>
      </w:rPr>
      <w:tblPr/>
      <w:tcPr>
        <w:tcBorders>
          <w:top w:val="nil"/>
          <w:left w:val="nil"/>
          <w:bottom w:val="nil"/>
          <w:right w:val="nil"/>
          <w:insideH w:val="single" w:sz="4" w:space="0" w:color="951B1B" w:themeColor="accent2" w:themeShade="99"/>
          <w:insideV w:val="nil"/>
        </w:tcBorders>
        <w:shd w:val="clear" w:color="auto" w:fill="951B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51B1B" w:themeFill="accent2" w:themeFillShade="99"/>
      </w:tcPr>
    </w:tblStylePr>
    <w:tblStylePr w:type="band1Vert">
      <w:tblPr/>
      <w:tcPr>
        <w:shd w:val="clear" w:color="auto" w:fill="F1B5B5" w:themeFill="accent2" w:themeFillTint="66"/>
      </w:tcPr>
    </w:tblStylePr>
    <w:tblStylePr w:type="band1Horz">
      <w:tblPr/>
      <w:tcPr>
        <w:shd w:val="clear" w:color="auto" w:fill="EEA3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731C3F" w:themeColor="accent4"/>
        <w:left w:val="single" w:sz="4" w:space="0" w:color="62C7AD" w:themeColor="accent3"/>
        <w:bottom w:val="single" w:sz="4" w:space="0" w:color="62C7AD" w:themeColor="accent3"/>
        <w:right w:val="single" w:sz="4" w:space="0" w:color="62C7AD" w:themeColor="accent3"/>
        <w:insideH w:val="single" w:sz="4" w:space="0" w:color="FFFFFF" w:themeColor="background1"/>
        <w:insideV w:val="single" w:sz="4" w:space="0" w:color="FFFFFF" w:themeColor="background1"/>
      </w:tblBorders>
    </w:tblPr>
    <w:tcPr>
      <w:shd w:val="clear" w:color="auto" w:fill="EFF9F6" w:themeFill="accent3" w:themeFillTint="19"/>
    </w:tcPr>
    <w:tblStylePr w:type="firstRow">
      <w:rPr>
        <w:b/>
        <w:bCs/>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836D" w:themeFill="accent3" w:themeFillShade="99"/>
      </w:tcPr>
    </w:tblStylePr>
    <w:tblStylePr w:type="firstCol">
      <w:rPr>
        <w:color w:val="FFFFFF" w:themeColor="background1"/>
      </w:rPr>
      <w:tblPr/>
      <w:tcPr>
        <w:tcBorders>
          <w:top w:val="nil"/>
          <w:left w:val="nil"/>
          <w:bottom w:val="nil"/>
          <w:right w:val="nil"/>
          <w:insideH w:val="single" w:sz="4" w:space="0" w:color="2E836D" w:themeColor="accent3" w:themeShade="99"/>
          <w:insideV w:val="nil"/>
        </w:tcBorders>
        <w:shd w:val="clear" w:color="auto" w:fill="2E836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E836D" w:themeFill="accent3" w:themeFillShade="99"/>
      </w:tcPr>
    </w:tblStylePr>
    <w:tblStylePr w:type="band1Vert">
      <w:tblPr/>
      <w:tcPr>
        <w:shd w:val="clear" w:color="auto" w:fill="C0E8DE" w:themeFill="accent3" w:themeFillTint="66"/>
      </w:tcPr>
    </w:tblStylePr>
    <w:tblStylePr w:type="band1Horz">
      <w:tblPr/>
      <w:tcPr>
        <w:shd w:val="clear" w:color="auto" w:fill="B0E3D6" w:themeFill="accent3" w:themeFillTint="7F"/>
      </w:tcPr>
    </w:tblStylePr>
  </w:style>
  <w:style w:type="table" w:styleId="ColorfulShading-Accent4">
    <w:name w:val="Colorful Shading Accent 4"/>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62C7AD" w:themeColor="accent3"/>
        <w:left w:val="single" w:sz="4" w:space="0" w:color="731C3F" w:themeColor="accent4"/>
        <w:bottom w:val="single" w:sz="4" w:space="0" w:color="731C3F" w:themeColor="accent4"/>
        <w:right w:val="single" w:sz="4" w:space="0" w:color="731C3F" w:themeColor="accent4"/>
        <w:insideH w:val="single" w:sz="4" w:space="0" w:color="FFFFFF" w:themeColor="background1"/>
        <w:insideV w:val="single" w:sz="4" w:space="0" w:color="FFFFFF" w:themeColor="background1"/>
      </w:tblBorders>
    </w:tblPr>
    <w:tcPr>
      <w:shd w:val="clear" w:color="auto" w:fill="F8E2EA" w:themeFill="accent4" w:themeFillTint="19"/>
    </w:tcPr>
    <w:tblStylePr w:type="firstRow">
      <w:rPr>
        <w:b/>
        <w:bCs/>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41025" w:themeFill="accent4" w:themeFillShade="99"/>
      </w:tcPr>
    </w:tblStylePr>
    <w:tblStylePr w:type="firstCol">
      <w:rPr>
        <w:color w:val="FFFFFF" w:themeColor="background1"/>
      </w:rPr>
      <w:tblPr/>
      <w:tcPr>
        <w:tcBorders>
          <w:top w:val="nil"/>
          <w:left w:val="nil"/>
          <w:bottom w:val="nil"/>
          <w:right w:val="nil"/>
          <w:insideH w:val="single" w:sz="4" w:space="0" w:color="441025" w:themeColor="accent4" w:themeShade="99"/>
          <w:insideV w:val="nil"/>
        </w:tcBorders>
        <w:shd w:val="clear" w:color="auto" w:fill="4410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41025" w:themeFill="accent4" w:themeFillShade="99"/>
      </w:tcPr>
    </w:tblStylePr>
    <w:tblStylePr w:type="band1Vert">
      <w:tblPr/>
      <w:tcPr>
        <w:shd w:val="clear" w:color="auto" w:fill="E288AC" w:themeFill="accent4" w:themeFillTint="66"/>
      </w:tcPr>
    </w:tblStylePr>
    <w:tblStylePr w:type="band1Horz">
      <w:tblPr/>
      <w:tcPr>
        <w:shd w:val="clear" w:color="auto" w:fill="DB6B9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BC53" w:themeColor="accent6"/>
        <w:left w:val="single" w:sz="4" w:space="0" w:color="D87330" w:themeColor="accent5"/>
        <w:bottom w:val="single" w:sz="4" w:space="0" w:color="D87330" w:themeColor="accent5"/>
        <w:right w:val="single" w:sz="4" w:space="0" w:color="D87330" w:themeColor="accent5"/>
        <w:insideH w:val="single" w:sz="4" w:space="0" w:color="FFFFFF" w:themeColor="background1"/>
        <w:insideV w:val="single" w:sz="4" w:space="0" w:color="FFFFFF" w:themeColor="background1"/>
      </w:tblBorders>
    </w:tblPr>
    <w:tcPr>
      <w:shd w:val="clear" w:color="auto" w:fill="FBF1EA" w:themeFill="accent5" w:themeFillTint="19"/>
    </w:tcPr>
    <w:tblStylePr w:type="firstRow">
      <w:rPr>
        <w:b/>
        <w:bCs/>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4319" w:themeFill="accent5" w:themeFillShade="99"/>
      </w:tcPr>
    </w:tblStylePr>
    <w:tblStylePr w:type="firstCol">
      <w:rPr>
        <w:color w:val="FFFFFF" w:themeColor="background1"/>
      </w:rPr>
      <w:tblPr/>
      <w:tcPr>
        <w:tcBorders>
          <w:top w:val="nil"/>
          <w:left w:val="nil"/>
          <w:bottom w:val="nil"/>
          <w:right w:val="nil"/>
          <w:insideH w:val="single" w:sz="4" w:space="0" w:color="854319" w:themeColor="accent5" w:themeShade="99"/>
          <w:insideV w:val="nil"/>
        </w:tcBorders>
        <w:shd w:val="clear" w:color="auto" w:fill="8543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4319" w:themeFill="accent5" w:themeFillShade="99"/>
      </w:tcPr>
    </w:tblStylePr>
    <w:tblStylePr w:type="band1Vert">
      <w:tblPr/>
      <w:tcPr>
        <w:shd w:val="clear" w:color="auto" w:fill="EFC6AC" w:themeFill="accent5" w:themeFillTint="66"/>
      </w:tcPr>
    </w:tblStylePr>
    <w:tblStylePr w:type="band1Horz">
      <w:tblPr/>
      <w:tcPr>
        <w:shd w:val="clear" w:color="auto" w:fill="EBB89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2CF0"/>
    <w:pPr>
      <w:spacing w:after="0" w:line="240" w:lineRule="auto"/>
    </w:pPr>
    <w:rPr>
      <w:color w:val="000000" w:themeColor="text1"/>
    </w:rPr>
    <w:tblPr>
      <w:tblStyleRowBandSize w:val="1"/>
      <w:tblStyleColBandSize w:val="1"/>
      <w:tblBorders>
        <w:top w:val="single" w:sz="24" w:space="0" w:color="D87330" w:themeColor="accent5"/>
        <w:left w:val="single" w:sz="4" w:space="0" w:color="DEBC53" w:themeColor="accent6"/>
        <w:bottom w:val="single" w:sz="4" w:space="0" w:color="DEBC53" w:themeColor="accent6"/>
        <w:right w:val="single" w:sz="4" w:space="0" w:color="DEBC53" w:themeColor="accent6"/>
        <w:insideH w:val="single" w:sz="4" w:space="0" w:color="FFFFFF" w:themeColor="background1"/>
        <w:insideV w:val="single" w:sz="4" w:space="0" w:color="FFFFFF" w:themeColor="background1"/>
      </w:tblBorders>
    </w:tblPr>
    <w:tcPr>
      <w:shd w:val="clear" w:color="auto" w:fill="FBF8ED" w:themeFill="accent6" w:themeFillTint="19"/>
    </w:tcPr>
    <w:tblStylePr w:type="firstRow">
      <w:rPr>
        <w:b/>
        <w:bCs/>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1D" w:themeFill="accent6" w:themeFillShade="99"/>
      </w:tcPr>
    </w:tblStylePr>
    <w:tblStylePr w:type="firstCol">
      <w:rPr>
        <w:color w:val="FFFFFF" w:themeColor="background1"/>
      </w:rPr>
      <w:tblPr/>
      <w:tcPr>
        <w:tcBorders>
          <w:top w:val="nil"/>
          <w:left w:val="nil"/>
          <w:bottom w:val="nil"/>
          <w:right w:val="nil"/>
          <w:insideH w:val="single" w:sz="4" w:space="0" w:color="997A1D" w:themeColor="accent6" w:themeShade="99"/>
          <w:insideV w:val="nil"/>
        </w:tcBorders>
        <w:shd w:val="clear" w:color="auto" w:fill="997A1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1D" w:themeFill="accent6" w:themeFillShade="99"/>
      </w:tcPr>
    </w:tblStylePr>
    <w:tblStylePr w:type="band1Vert">
      <w:tblPr/>
      <w:tcPr>
        <w:shd w:val="clear" w:color="auto" w:fill="F1E4BA" w:themeFill="accent6" w:themeFillTint="66"/>
      </w:tcPr>
    </w:tblStylePr>
    <w:tblStylePr w:type="band1Horz">
      <w:tblPr/>
      <w:tcPr>
        <w:shd w:val="clear" w:color="auto" w:fill="EEDDA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C2CF0"/>
    <w:rPr>
      <w:sz w:val="22"/>
      <w:szCs w:val="16"/>
    </w:rPr>
  </w:style>
  <w:style w:type="paragraph" w:styleId="CommentText">
    <w:name w:val="annotation text"/>
    <w:basedOn w:val="Normal"/>
    <w:link w:val="CommentTextChar"/>
    <w:uiPriority w:val="99"/>
    <w:semiHidden/>
    <w:unhideWhenUsed/>
    <w:rsid w:val="00DC2CF0"/>
    <w:pPr>
      <w:spacing w:line="240" w:lineRule="auto"/>
    </w:pPr>
    <w:rPr>
      <w:sz w:val="22"/>
      <w:szCs w:val="20"/>
    </w:rPr>
  </w:style>
  <w:style w:type="character" w:customStyle="1" w:styleId="CommentTextChar">
    <w:name w:val="Comment Text Char"/>
    <w:basedOn w:val="DefaultParagraphFont"/>
    <w:link w:val="CommentText"/>
    <w:uiPriority w:val="99"/>
    <w:semiHidden/>
    <w:rsid w:val="00DC2CF0"/>
    <w:rPr>
      <w:sz w:val="22"/>
      <w:szCs w:val="20"/>
    </w:rPr>
  </w:style>
  <w:style w:type="paragraph" w:styleId="CommentSubject">
    <w:name w:val="annotation subject"/>
    <w:basedOn w:val="CommentText"/>
    <w:next w:val="CommentText"/>
    <w:link w:val="CommentSubjectChar"/>
    <w:uiPriority w:val="99"/>
    <w:semiHidden/>
    <w:unhideWhenUsed/>
    <w:rsid w:val="00DC2CF0"/>
    <w:rPr>
      <w:b/>
      <w:bCs/>
    </w:rPr>
  </w:style>
  <w:style w:type="character" w:customStyle="1" w:styleId="CommentSubjectChar">
    <w:name w:val="Comment Subject Char"/>
    <w:basedOn w:val="CommentTextChar"/>
    <w:link w:val="CommentSubject"/>
    <w:uiPriority w:val="99"/>
    <w:semiHidden/>
    <w:rsid w:val="00DC2CF0"/>
    <w:rPr>
      <w:b/>
      <w:bCs/>
      <w:sz w:val="22"/>
      <w:szCs w:val="20"/>
    </w:rPr>
  </w:style>
  <w:style w:type="table" w:styleId="DarkList">
    <w:name w:val="Dark List"/>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214C5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252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8384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83846" w:themeFill="accent1" w:themeFillShade="BF"/>
      </w:tcPr>
    </w:tblStylePr>
    <w:tblStylePr w:type="band1Vert">
      <w:tblPr/>
      <w:tcPr>
        <w:tcBorders>
          <w:top w:val="nil"/>
          <w:left w:val="nil"/>
          <w:bottom w:val="nil"/>
          <w:right w:val="nil"/>
          <w:insideH w:val="nil"/>
          <w:insideV w:val="nil"/>
        </w:tcBorders>
        <w:shd w:val="clear" w:color="auto" w:fill="183846" w:themeFill="accent1" w:themeFillShade="BF"/>
      </w:tcPr>
    </w:tblStylePr>
    <w:tblStylePr w:type="band1Horz">
      <w:tblPr/>
      <w:tcPr>
        <w:tcBorders>
          <w:top w:val="nil"/>
          <w:left w:val="nil"/>
          <w:bottom w:val="nil"/>
          <w:right w:val="nil"/>
          <w:insideH w:val="nil"/>
          <w:insideV w:val="nil"/>
        </w:tcBorders>
        <w:shd w:val="clear" w:color="auto" w:fill="183846" w:themeFill="accent1" w:themeFillShade="BF"/>
      </w:tcPr>
    </w:tblStylePr>
  </w:style>
  <w:style w:type="table" w:styleId="DarkList-Accent2">
    <w:name w:val="Dark List Accent 2"/>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E494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16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A22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A2221" w:themeFill="accent2" w:themeFillShade="BF"/>
      </w:tcPr>
    </w:tblStylePr>
    <w:tblStylePr w:type="band1Vert">
      <w:tblPr/>
      <w:tcPr>
        <w:tcBorders>
          <w:top w:val="nil"/>
          <w:left w:val="nil"/>
          <w:bottom w:val="nil"/>
          <w:right w:val="nil"/>
          <w:insideH w:val="nil"/>
          <w:insideV w:val="nil"/>
        </w:tcBorders>
        <w:shd w:val="clear" w:color="auto" w:fill="BA2221" w:themeFill="accent2" w:themeFillShade="BF"/>
      </w:tcPr>
    </w:tblStylePr>
    <w:tblStylePr w:type="band1Horz">
      <w:tblPr/>
      <w:tcPr>
        <w:tcBorders>
          <w:top w:val="nil"/>
          <w:left w:val="nil"/>
          <w:bottom w:val="nil"/>
          <w:right w:val="nil"/>
          <w:insideH w:val="nil"/>
          <w:insideV w:val="nil"/>
        </w:tcBorders>
        <w:shd w:val="clear" w:color="auto" w:fill="BA2221" w:themeFill="accent2" w:themeFillShade="BF"/>
      </w:tcPr>
    </w:tblStylePr>
  </w:style>
  <w:style w:type="table" w:styleId="DarkList-Accent3">
    <w:name w:val="Dark List Accent 3"/>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62C7A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C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AA38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AA388" w:themeFill="accent3" w:themeFillShade="BF"/>
      </w:tcPr>
    </w:tblStylePr>
    <w:tblStylePr w:type="band1Vert">
      <w:tblPr/>
      <w:tcPr>
        <w:tcBorders>
          <w:top w:val="nil"/>
          <w:left w:val="nil"/>
          <w:bottom w:val="nil"/>
          <w:right w:val="nil"/>
          <w:insideH w:val="nil"/>
          <w:insideV w:val="nil"/>
        </w:tcBorders>
        <w:shd w:val="clear" w:color="auto" w:fill="3AA388" w:themeFill="accent3" w:themeFillShade="BF"/>
      </w:tcPr>
    </w:tblStylePr>
    <w:tblStylePr w:type="band1Horz">
      <w:tblPr/>
      <w:tcPr>
        <w:tcBorders>
          <w:top w:val="nil"/>
          <w:left w:val="nil"/>
          <w:bottom w:val="nil"/>
          <w:right w:val="nil"/>
          <w:insideH w:val="nil"/>
          <w:insideV w:val="nil"/>
        </w:tcBorders>
        <w:shd w:val="clear" w:color="auto" w:fill="3AA388" w:themeFill="accent3" w:themeFillShade="BF"/>
      </w:tcPr>
    </w:tblStylePr>
  </w:style>
  <w:style w:type="table" w:styleId="DarkList-Accent4">
    <w:name w:val="Dark List Accent 4"/>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731C3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0E1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6152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6152F" w:themeFill="accent4" w:themeFillShade="BF"/>
      </w:tcPr>
    </w:tblStylePr>
    <w:tblStylePr w:type="band1Vert">
      <w:tblPr/>
      <w:tcPr>
        <w:tcBorders>
          <w:top w:val="nil"/>
          <w:left w:val="nil"/>
          <w:bottom w:val="nil"/>
          <w:right w:val="nil"/>
          <w:insideH w:val="nil"/>
          <w:insideV w:val="nil"/>
        </w:tcBorders>
        <w:shd w:val="clear" w:color="auto" w:fill="56152F" w:themeFill="accent4" w:themeFillShade="BF"/>
      </w:tcPr>
    </w:tblStylePr>
    <w:tblStylePr w:type="band1Horz">
      <w:tblPr/>
      <w:tcPr>
        <w:tcBorders>
          <w:top w:val="nil"/>
          <w:left w:val="nil"/>
          <w:bottom w:val="nil"/>
          <w:right w:val="nil"/>
          <w:insideH w:val="nil"/>
          <w:insideV w:val="nil"/>
        </w:tcBorders>
        <w:shd w:val="clear" w:color="auto" w:fill="56152F" w:themeFill="accent4" w:themeFillShade="BF"/>
      </w:tcPr>
    </w:tblStylePr>
  </w:style>
  <w:style w:type="table" w:styleId="DarkList-Accent5">
    <w:name w:val="Dark List Accent 5"/>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8733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38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6541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6541F" w:themeFill="accent5" w:themeFillShade="BF"/>
      </w:tcPr>
    </w:tblStylePr>
    <w:tblStylePr w:type="band1Vert">
      <w:tblPr/>
      <w:tcPr>
        <w:tcBorders>
          <w:top w:val="nil"/>
          <w:left w:val="nil"/>
          <w:bottom w:val="nil"/>
          <w:right w:val="nil"/>
          <w:insideH w:val="nil"/>
          <w:insideV w:val="nil"/>
        </w:tcBorders>
        <w:shd w:val="clear" w:color="auto" w:fill="A6541F" w:themeFill="accent5" w:themeFillShade="BF"/>
      </w:tcPr>
    </w:tblStylePr>
    <w:tblStylePr w:type="band1Horz">
      <w:tblPr/>
      <w:tcPr>
        <w:tcBorders>
          <w:top w:val="nil"/>
          <w:left w:val="nil"/>
          <w:bottom w:val="nil"/>
          <w:right w:val="nil"/>
          <w:insideH w:val="nil"/>
          <w:insideV w:val="nil"/>
        </w:tcBorders>
        <w:shd w:val="clear" w:color="auto" w:fill="A6541F" w:themeFill="accent5" w:themeFillShade="BF"/>
      </w:tcPr>
    </w:tblStylePr>
  </w:style>
  <w:style w:type="table" w:styleId="DarkList-Accent6">
    <w:name w:val="Dark List Accent 6"/>
    <w:basedOn w:val="TableNormal"/>
    <w:uiPriority w:val="70"/>
    <w:rsid w:val="00DC2CF0"/>
    <w:pPr>
      <w:spacing w:after="0" w:line="240" w:lineRule="auto"/>
    </w:pPr>
    <w:rPr>
      <w:color w:val="FFFFFF" w:themeColor="background1"/>
    </w:rPr>
    <w:tblPr>
      <w:tblStyleRowBandSize w:val="1"/>
      <w:tblStyleColBandSize w:val="1"/>
    </w:tblPr>
    <w:tcPr>
      <w:shd w:val="clear" w:color="auto" w:fill="DEBC5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1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92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924" w:themeFill="accent6" w:themeFillShade="BF"/>
      </w:tcPr>
    </w:tblStylePr>
    <w:tblStylePr w:type="band1Vert">
      <w:tblPr/>
      <w:tcPr>
        <w:tcBorders>
          <w:top w:val="nil"/>
          <w:left w:val="nil"/>
          <w:bottom w:val="nil"/>
          <w:right w:val="nil"/>
          <w:insideH w:val="nil"/>
          <w:insideV w:val="nil"/>
        </w:tcBorders>
        <w:shd w:val="clear" w:color="auto" w:fill="BF9924" w:themeFill="accent6" w:themeFillShade="BF"/>
      </w:tcPr>
    </w:tblStylePr>
    <w:tblStylePr w:type="band1Horz">
      <w:tblPr/>
      <w:tcPr>
        <w:tcBorders>
          <w:top w:val="nil"/>
          <w:left w:val="nil"/>
          <w:bottom w:val="nil"/>
          <w:right w:val="nil"/>
          <w:insideH w:val="nil"/>
          <w:insideV w:val="nil"/>
        </w:tcBorders>
        <w:shd w:val="clear" w:color="auto" w:fill="BF9924" w:themeFill="accent6" w:themeFillShade="BF"/>
      </w:tcPr>
    </w:tblStylePr>
  </w:style>
  <w:style w:type="paragraph" w:styleId="Date">
    <w:name w:val="Date"/>
    <w:basedOn w:val="Normal"/>
    <w:next w:val="Normal"/>
    <w:link w:val="DateChar"/>
    <w:uiPriority w:val="99"/>
    <w:semiHidden/>
    <w:unhideWhenUsed/>
    <w:rsid w:val="00DC2CF0"/>
  </w:style>
  <w:style w:type="character" w:customStyle="1" w:styleId="DateChar">
    <w:name w:val="Date Char"/>
    <w:basedOn w:val="DefaultParagraphFont"/>
    <w:link w:val="Date"/>
    <w:uiPriority w:val="99"/>
    <w:semiHidden/>
    <w:rsid w:val="00DC2CF0"/>
  </w:style>
  <w:style w:type="paragraph" w:styleId="DocumentMap">
    <w:name w:val="Document Map"/>
    <w:basedOn w:val="Normal"/>
    <w:link w:val="DocumentMapChar"/>
    <w:uiPriority w:val="99"/>
    <w:semiHidden/>
    <w:unhideWhenUsed/>
    <w:rsid w:val="00DC2CF0"/>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DC2CF0"/>
    <w:rPr>
      <w:rFonts w:ascii="Segoe UI" w:hAnsi="Segoe UI" w:cs="Segoe UI"/>
      <w:sz w:val="22"/>
      <w:szCs w:val="16"/>
    </w:rPr>
  </w:style>
  <w:style w:type="paragraph" w:styleId="E-mailSignature">
    <w:name w:val="E-mail Signature"/>
    <w:basedOn w:val="Normal"/>
    <w:link w:val="E-mailSignatureChar"/>
    <w:uiPriority w:val="99"/>
    <w:semiHidden/>
    <w:unhideWhenUsed/>
    <w:rsid w:val="00DC2CF0"/>
    <w:pPr>
      <w:spacing w:after="0" w:line="240" w:lineRule="auto"/>
    </w:pPr>
  </w:style>
  <w:style w:type="character" w:customStyle="1" w:styleId="E-mailSignatureChar">
    <w:name w:val="E-mail Signature Char"/>
    <w:basedOn w:val="DefaultParagraphFont"/>
    <w:link w:val="E-mailSignature"/>
    <w:uiPriority w:val="99"/>
    <w:semiHidden/>
    <w:rsid w:val="00DC2CF0"/>
  </w:style>
  <w:style w:type="character" w:styleId="EndnoteReference">
    <w:name w:val="endnote reference"/>
    <w:basedOn w:val="DefaultParagraphFont"/>
    <w:uiPriority w:val="99"/>
    <w:semiHidden/>
    <w:unhideWhenUsed/>
    <w:rsid w:val="00DC2CF0"/>
    <w:rPr>
      <w:vertAlign w:val="superscript"/>
    </w:rPr>
  </w:style>
  <w:style w:type="paragraph" w:styleId="EndnoteText">
    <w:name w:val="endnote text"/>
    <w:basedOn w:val="Normal"/>
    <w:link w:val="EndnoteTextChar"/>
    <w:uiPriority w:val="99"/>
    <w:semiHidden/>
    <w:unhideWhenUsed/>
    <w:rsid w:val="00DC2CF0"/>
    <w:pPr>
      <w:spacing w:after="0" w:line="240" w:lineRule="auto"/>
    </w:pPr>
    <w:rPr>
      <w:sz w:val="22"/>
      <w:szCs w:val="20"/>
    </w:rPr>
  </w:style>
  <w:style w:type="character" w:customStyle="1" w:styleId="EndnoteTextChar">
    <w:name w:val="Endnote Text Char"/>
    <w:basedOn w:val="DefaultParagraphFont"/>
    <w:link w:val="EndnoteText"/>
    <w:uiPriority w:val="99"/>
    <w:semiHidden/>
    <w:rsid w:val="00DC2CF0"/>
    <w:rPr>
      <w:sz w:val="22"/>
      <w:szCs w:val="20"/>
    </w:rPr>
  </w:style>
  <w:style w:type="paragraph" w:styleId="EnvelopeAddress">
    <w:name w:val="envelope address"/>
    <w:basedOn w:val="Normal"/>
    <w:uiPriority w:val="99"/>
    <w:semiHidden/>
    <w:unhideWhenUsed/>
    <w:rsid w:val="00DC2CF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C2CF0"/>
    <w:pPr>
      <w:spacing w:after="0" w:line="240" w:lineRule="auto"/>
    </w:pPr>
    <w:rPr>
      <w:rFonts w:asciiTheme="majorHAnsi" w:eastAsiaTheme="majorEastAsia" w:hAnsiTheme="majorHAnsi" w:cstheme="majorBidi"/>
      <w:sz w:val="22"/>
      <w:szCs w:val="20"/>
    </w:rPr>
  </w:style>
  <w:style w:type="character" w:styleId="FollowedHyperlink">
    <w:name w:val="FollowedHyperlink"/>
    <w:basedOn w:val="DefaultParagraphFont"/>
    <w:uiPriority w:val="99"/>
    <w:semiHidden/>
    <w:unhideWhenUsed/>
    <w:rsid w:val="00DC2CF0"/>
    <w:rPr>
      <w:color w:val="895F96" w:themeColor="followedHyperlink"/>
      <w:u w:val="single"/>
    </w:rPr>
  </w:style>
  <w:style w:type="character" w:styleId="FootnoteReference">
    <w:name w:val="footnote reference"/>
    <w:basedOn w:val="DefaultParagraphFont"/>
    <w:uiPriority w:val="99"/>
    <w:semiHidden/>
    <w:unhideWhenUsed/>
    <w:rsid w:val="00DC2CF0"/>
    <w:rPr>
      <w:vertAlign w:val="superscript"/>
    </w:rPr>
  </w:style>
  <w:style w:type="paragraph" w:styleId="FootnoteText">
    <w:name w:val="footnote text"/>
    <w:basedOn w:val="Normal"/>
    <w:link w:val="FootnoteTextChar"/>
    <w:uiPriority w:val="99"/>
    <w:semiHidden/>
    <w:unhideWhenUsed/>
    <w:rsid w:val="00DC2CF0"/>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DC2CF0"/>
    <w:rPr>
      <w:sz w:val="22"/>
      <w:szCs w:val="20"/>
    </w:rPr>
  </w:style>
  <w:style w:type="table" w:styleId="GridTable1Light">
    <w:name w:val="Grid Table 1 Light"/>
    <w:basedOn w:val="TableNormal"/>
    <w:uiPriority w:val="46"/>
    <w:rsid w:val="00DC2C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CF0"/>
    <w:pPr>
      <w:spacing w:after="0" w:line="240" w:lineRule="auto"/>
    </w:pPr>
    <w:tblPr>
      <w:tblStyleRowBandSize w:val="1"/>
      <w:tblStyleColBandSize w:val="1"/>
      <w:tblBorders>
        <w:top w:val="single" w:sz="4" w:space="0" w:color="8DC1D7" w:themeColor="accent1" w:themeTint="66"/>
        <w:left w:val="single" w:sz="4" w:space="0" w:color="8DC1D7" w:themeColor="accent1" w:themeTint="66"/>
        <w:bottom w:val="single" w:sz="4" w:space="0" w:color="8DC1D7" w:themeColor="accent1" w:themeTint="66"/>
        <w:right w:val="single" w:sz="4" w:space="0" w:color="8DC1D7" w:themeColor="accent1" w:themeTint="66"/>
        <w:insideH w:val="single" w:sz="4" w:space="0" w:color="8DC1D7" w:themeColor="accent1" w:themeTint="66"/>
        <w:insideV w:val="single" w:sz="4" w:space="0" w:color="8DC1D7" w:themeColor="accent1" w:themeTint="66"/>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2" w:space="0" w:color="54A2C3"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CF0"/>
    <w:pPr>
      <w:spacing w:after="0" w:line="240" w:lineRule="auto"/>
    </w:pPr>
    <w:tblPr>
      <w:tblStyleRowBandSize w:val="1"/>
      <w:tblStyleColBandSize w:val="1"/>
      <w:tblBorders>
        <w:top w:val="single" w:sz="4" w:space="0" w:color="F1B5B5" w:themeColor="accent2" w:themeTint="66"/>
        <w:left w:val="single" w:sz="4" w:space="0" w:color="F1B5B5" w:themeColor="accent2" w:themeTint="66"/>
        <w:bottom w:val="single" w:sz="4" w:space="0" w:color="F1B5B5" w:themeColor="accent2" w:themeTint="66"/>
        <w:right w:val="single" w:sz="4" w:space="0" w:color="F1B5B5" w:themeColor="accent2" w:themeTint="66"/>
        <w:insideH w:val="single" w:sz="4" w:space="0" w:color="F1B5B5" w:themeColor="accent2" w:themeTint="66"/>
        <w:insideV w:val="single" w:sz="4" w:space="0" w:color="F1B5B5" w:themeColor="accent2" w:themeTint="66"/>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2" w:space="0" w:color="EB9191"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CF0"/>
    <w:pPr>
      <w:spacing w:after="0" w:line="240" w:lineRule="auto"/>
    </w:pPr>
    <w:tblPr>
      <w:tblStyleRowBandSize w:val="1"/>
      <w:tblStyleColBandSize w:val="1"/>
      <w:tblBorders>
        <w:top w:val="single" w:sz="4" w:space="0" w:color="C0E8DE" w:themeColor="accent3" w:themeTint="66"/>
        <w:left w:val="single" w:sz="4" w:space="0" w:color="C0E8DE" w:themeColor="accent3" w:themeTint="66"/>
        <w:bottom w:val="single" w:sz="4" w:space="0" w:color="C0E8DE" w:themeColor="accent3" w:themeTint="66"/>
        <w:right w:val="single" w:sz="4" w:space="0" w:color="C0E8DE" w:themeColor="accent3" w:themeTint="66"/>
        <w:insideH w:val="single" w:sz="4" w:space="0" w:color="C0E8DE" w:themeColor="accent3" w:themeTint="66"/>
        <w:insideV w:val="single" w:sz="4" w:space="0" w:color="C0E8DE" w:themeColor="accent3" w:themeTint="66"/>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2" w:space="0" w:color="A0DDC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2CF0"/>
    <w:pPr>
      <w:spacing w:after="0" w:line="240" w:lineRule="auto"/>
    </w:pPr>
    <w:tblPr>
      <w:tblStyleRowBandSize w:val="1"/>
      <w:tblStyleColBandSize w:val="1"/>
      <w:tblBorders>
        <w:top w:val="single" w:sz="4" w:space="0" w:color="E288AC" w:themeColor="accent4" w:themeTint="66"/>
        <w:left w:val="single" w:sz="4" w:space="0" w:color="E288AC" w:themeColor="accent4" w:themeTint="66"/>
        <w:bottom w:val="single" w:sz="4" w:space="0" w:color="E288AC" w:themeColor="accent4" w:themeTint="66"/>
        <w:right w:val="single" w:sz="4" w:space="0" w:color="E288AC" w:themeColor="accent4" w:themeTint="66"/>
        <w:insideH w:val="single" w:sz="4" w:space="0" w:color="E288AC" w:themeColor="accent4" w:themeTint="66"/>
        <w:insideV w:val="single" w:sz="4" w:space="0" w:color="E288AC" w:themeColor="accent4" w:themeTint="66"/>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2" w:space="0" w:color="D34D8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C2CF0"/>
    <w:pPr>
      <w:spacing w:after="0" w:line="240" w:lineRule="auto"/>
    </w:pPr>
    <w:tblPr>
      <w:tblStyleRowBandSize w:val="1"/>
      <w:tblStyleColBandSize w:val="1"/>
      <w:tblBorders>
        <w:top w:val="single" w:sz="4" w:space="0" w:color="EFC6AC" w:themeColor="accent5" w:themeTint="66"/>
        <w:left w:val="single" w:sz="4" w:space="0" w:color="EFC6AC" w:themeColor="accent5" w:themeTint="66"/>
        <w:bottom w:val="single" w:sz="4" w:space="0" w:color="EFC6AC" w:themeColor="accent5" w:themeTint="66"/>
        <w:right w:val="single" w:sz="4" w:space="0" w:color="EFC6AC" w:themeColor="accent5" w:themeTint="66"/>
        <w:insideH w:val="single" w:sz="4" w:space="0" w:color="EFC6AC" w:themeColor="accent5" w:themeTint="66"/>
        <w:insideV w:val="single" w:sz="4" w:space="0" w:color="EFC6AC" w:themeColor="accent5" w:themeTint="66"/>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2" w:space="0" w:color="E7AA8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C2CF0"/>
    <w:pPr>
      <w:spacing w:after="0" w:line="240" w:lineRule="auto"/>
    </w:pPr>
    <w:tblPr>
      <w:tblStyleRowBandSize w:val="1"/>
      <w:tblStyleColBandSize w:val="1"/>
      <w:tblBorders>
        <w:top w:val="single" w:sz="4" w:space="0" w:color="F1E4BA" w:themeColor="accent6" w:themeTint="66"/>
        <w:left w:val="single" w:sz="4" w:space="0" w:color="F1E4BA" w:themeColor="accent6" w:themeTint="66"/>
        <w:bottom w:val="single" w:sz="4" w:space="0" w:color="F1E4BA" w:themeColor="accent6" w:themeTint="66"/>
        <w:right w:val="single" w:sz="4" w:space="0" w:color="F1E4BA" w:themeColor="accent6" w:themeTint="66"/>
        <w:insideH w:val="single" w:sz="4" w:space="0" w:color="F1E4BA" w:themeColor="accent6" w:themeTint="66"/>
        <w:insideV w:val="single" w:sz="4" w:space="0" w:color="F1E4BA" w:themeColor="accent6" w:themeTint="66"/>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2" w:space="0" w:color="EBD69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C2CF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C2CF0"/>
    <w:pPr>
      <w:spacing w:after="0" w:line="240" w:lineRule="auto"/>
    </w:pPr>
    <w:tblPr>
      <w:tblStyleRowBandSize w:val="1"/>
      <w:tblStyleColBandSize w:val="1"/>
      <w:tblBorders>
        <w:top w:val="single" w:sz="2" w:space="0" w:color="54A2C3" w:themeColor="accent1" w:themeTint="99"/>
        <w:bottom w:val="single" w:sz="2" w:space="0" w:color="54A2C3" w:themeColor="accent1" w:themeTint="99"/>
        <w:insideH w:val="single" w:sz="2" w:space="0" w:color="54A2C3" w:themeColor="accent1" w:themeTint="99"/>
        <w:insideV w:val="single" w:sz="2" w:space="0" w:color="54A2C3" w:themeColor="accent1" w:themeTint="99"/>
      </w:tblBorders>
    </w:tblPr>
    <w:tblStylePr w:type="firstRow">
      <w:rPr>
        <w:b/>
        <w:bCs/>
      </w:rPr>
      <w:tblPr/>
      <w:tcPr>
        <w:tcBorders>
          <w:top w:val="nil"/>
          <w:bottom w:val="single" w:sz="12" w:space="0" w:color="54A2C3" w:themeColor="accent1" w:themeTint="99"/>
          <w:insideH w:val="nil"/>
          <w:insideV w:val="nil"/>
        </w:tcBorders>
        <w:shd w:val="clear" w:color="auto" w:fill="FFFFFF" w:themeFill="background1"/>
      </w:tcPr>
    </w:tblStylePr>
    <w:tblStylePr w:type="lastRow">
      <w:rPr>
        <w:b/>
        <w:bCs/>
      </w:rPr>
      <w:tblPr/>
      <w:tcPr>
        <w:tcBorders>
          <w:top w:val="double" w:sz="2" w:space="0" w:color="54A2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2-Accent2">
    <w:name w:val="Grid Table 2 Accent 2"/>
    <w:basedOn w:val="TableNormal"/>
    <w:uiPriority w:val="47"/>
    <w:rsid w:val="00DC2CF0"/>
    <w:pPr>
      <w:spacing w:after="0" w:line="240" w:lineRule="auto"/>
    </w:pPr>
    <w:tblPr>
      <w:tblStyleRowBandSize w:val="1"/>
      <w:tblStyleColBandSize w:val="1"/>
      <w:tblBorders>
        <w:top w:val="single" w:sz="2" w:space="0" w:color="EB9191" w:themeColor="accent2" w:themeTint="99"/>
        <w:bottom w:val="single" w:sz="2" w:space="0" w:color="EB9191" w:themeColor="accent2" w:themeTint="99"/>
        <w:insideH w:val="single" w:sz="2" w:space="0" w:color="EB9191" w:themeColor="accent2" w:themeTint="99"/>
        <w:insideV w:val="single" w:sz="2" w:space="0" w:color="EB9191" w:themeColor="accent2" w:themeTint="99"/>
      </w:tblBorders>
    </w:tblPr>
    <w:tblStylePr w:type="firstRow">
      <w:rPr>
        <w:b/>
        <w:bCs/>
      </w:rPr>
      <w:tblPr/>
      <w:tcPr>
        <w:tcBorders>
          <w:top w:val="nil"/>
          <w:bottom w:val="single" w:sz="12" w:space="0" w:color="EB9191" w:themeColor="accent2" w:themeTint="99"/>
          <w:insideH w:val="nil"/>
          <w:insideV w:val="nil"/>
        </w:tcBorders>
        <w:shd w:val="clear" w:color="auto" w:fill="FFFFFF" w:themeFill="background1"/>
      </w:tcPr>
    </w:tblStylePr>
    <w:tblStylePr w:type="lastRow">
      <w:rPr>
        <w:b/>
        <w:bCs/>
      </w:rPr>
      <w:tblPr/>
      <w:tcPr>
        <w:tcBorders>
          <w:top w:val="double" w:sz="2" w:space="0" w:color="EB9191"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2-Accent3">
    <w:name w:val="Grid Table 2 Accent 3"/>
    <w:basedOn w:val="TableNormal"/>
    <w:uiPriority w:val="47"/>
    <w:rsid w:val="00DC2CF0"/>
    <w:pPr>
      <w:spacing w:after="0" w:line="240" w:lineRule="auto"/>
    </w:pPr>
    <w:tblPr>
      <w:tblStyleRowBandSize w:val="1"/>
      <w:tblStyleColBandSize w:val="1"/>
      <w:tblBorders>
        <w:top w:val="single" w:sz="2" w:space="0" w:color="A0DDCD" w:themeColor="accent3" w:themeTint="99"/>
        <w:bottom w:val="single" w:sz="2" w:space="0" w:color="A0DDCD" w:themeColor="accent3" w:themeTint="99"/>
        <w:insideH w:val="single" w:sz="2" w:space="0" w:color="A0DDCD" w:themeColor="accent3" w:themeTint="99"/>
        <w:insideV w:val="single" w:sz="2" w:space="0" w:color="A0DDCD" w:themeColor="accent3" w:themeTint="99"/>
      </w:tblBorders>
    </w:tblPr>
    <w:tblStylePr w:type="firstRow">
      <w:rPr>
        <w:b/>
        <w:bCs/>
      </w:rPr>
      <w:tblPr/>
      <w:tcPr>
        <w:tcBorders>
          <w:top w:val="nil"/>
          <w:bottom w:val="single" w:sz="12" w:space="0" w:color="A0DDCD" w:themeColor="accent3" w:themeTint="99"/>
          <w:insideH w:val="nil"/>
          <w:insideV w:val="nil"/>
        </w:tcBorders>
        <w:shd w:val="clear" w:color="auto" w:fill="FFFFFF" w:themeFill="background1"/>
      </w:tcPr>
    </w:tblStylePr>
    <w:tblStylePr w:type="lastRow">
      <w:rPr>
        <w:b/>
        <w:bCs/>
      </w:rPr>
      <w:tblPr/>
      <w:tcPr>
        <w:tcBorders>
          <w:top w:val="double" w:sz="2" w:space="0" w:color="A0DDC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2-Accent4">
    <w:name w:val="Grid Table 2 Accent 4"/>
    <w:basedOn w:val="TableNormal"/>
    <w:uiPriority w:val="47"/>
    <w:rsid w:val="00DC2CF0"/>
    <w:pPr>
      <w:spacing w:after="0" w:line="240" w:lineRule="auto"/>
    </w:pPr>
    <w:tblPr>
      <w:tblStyleRowBandSize w:val="1"/>
      <w:tblStyleColBandSize w:val="1"/>
      <w:tblBorders>
        <w:top w:val="single" w:sz="2" w:space="0" w:color="D34D83" w:themeColor="accent4" w:themeTint="99"/>
        <w:bottom w:val="single" w:sz="2" w:space="0" w:color="D34D83" w:themeColor="accent4" w:themeTint="99"/>
        <w:insideH w:val="single" w:sz="2" w:space="0" w:color="D34D83" w:themeColor="accent4" w:themeTint="99"/>
        <w:insideV w:val="single" w:sz="2" w:space="0" w:color="D34D83" w:themeColor="accent4" w:themeTint="99"/>
      </w:tblBorders>
    </w:tblPr>
    <w:tblStylePr w:type="firstRow">
      <w:rPr>
        <w:b/>
        <w:bCs/>
      </w:rPr>
      <w:tblPr/>
      <w:tcPr>
        <w:tcBorders>
          <w:top w:val="nil"/>
          <w:bottom w:val="single" w:sz="12" w:space="0" w:color="D34D83" w:themeColor="accent4" w:themeTint="99"/>
          <w:insideH w:val="nil"/>
          <w:insideV w:val="nil"/>
        </w:tcBorders>
        <w:shd w:val="clear" w:color="auto" w:fill="FFFFFF" w:themeFill="background1"/>
      </w:tcPr>
    </w:tblStylePr>
    <w:tblStylePr w:type="lastRow">
      <w:rPr>
        <w:b/>
        <w:bCs/>
      </w:rPr>
      <w:tblPr/>
      <w:tcPr>
        <w:tcBorders>
          <w:top w:val="double" w:sz="2" w:space="0" w:color="D34D8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2-Accent5">
    <w:name w:val="Grid Table 2 Accent 5"/>
    <w:basedOn w:val="TableNormal"/>
    <w:uiPriority w:val="47"/>
    <w:rsid w:val="00DC2CF0"/>
    <w:pPr>
      <w:spacing w:after="0" w:line="240" w:lineRule="auto"/>
    </w:pPr>
    <w:tblPr>
      <w:tblStyleRowBandSize w:val="1"/>
      <w:tblStyleColBandSize w:val="1"/>
      <w:tblBorders>
        <w:top w:val="single" w:sz="2" w:space="0" w:color="E7AA82" w:themeColor="accent5" w:themeTint="99"/>
        <w:bottom w:val="single" w:sz="2" w:space="0" w:color="E7AA82" w:themeColor="accent5" w:themeTint="99"/>
        <w:insideH w:val="single" w:sz="2" w:space="0" w:color="E7AA82" w:themeColor="accent5" w:themeTint="99"/>
        <w:insideV w:val="single" w:sz="2" w:space="0" w:color="E7AA82" w:themeColor="accent5" w:themeTint="99"/>
      </w:tblBorders>
    </w:tblPr>
    <w:tblStylePr w:type="firstRow">
      <w:rPr>
        <w:b/>
        <w:bCs/>
      </w:rPr>
      <w:tblPr/>
      <w:tcPr>
        <w:tcBorders>
          <w:top w:val="nil"/>
          <w:bottom w:val="single" w:sz="12" w:space="0" w:color="E7AA82" w:themeColor="accent5" w:themeTint="99"/>
          <w:insideH w:val="nil"/>
          <w:insideV w:val="nil"/>
        </w:tcBorders>
        <w:shd w:val="clear" w:color="auto" w:fill="FFFFFF" w:themeFill="background1"/>
      </w:tcPr>
    </w:tblStylePr>
    <w:tblStylePr w:type="lastRow">
      <w:rPr>
        <w:b/>
        <w:bCs/>
      </w:rPr>
      <w:tblPr/>
      <w:tcPr>
        <w:tcBorders>
          <w:top w:val="double" w:sz="2" w:space="0" w:color="E7AA8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2-Accent6">
    <w:name w:val="Grid Table 2 Accent 6"/>
    <w:basedOn w:val="TableNormal"/>
    <w:uiPriority w:val="47"/>
    <w:rsid w:val="00DC2CF0"/>
    <w:pPr>
      <w:spacing w:after="0" w:line="240" w:lineRule="auto"/>
    </w:pPr>
    <w:tblPr>
      <w:tblStyleRowBandSize w:val="1"/>
      <w:tblStyleColBandSize w:val="1"/>
      <w:tblBorders>
        <w:top w:val="single" w:sz="2" w:space="0" w:color="EBD697" w:themeColor="accent6" w:themeTint="99"/>
        <w:bottom w:val="single" w:sz="2" w:space="0" w:color="EBD697" w:themeColor="accent6" w:themeTint="99"/>
        <w:insideH w:val="single" w:sz="2" w:space="0" w:color="EBD697" w:themeColor="accent6" w:themeTint="99"/>
        <w:insideV w:val="single" w:sz="2" w:space="0" w:color="EBD697" w:themeColor="accent6" w:themeTint="99"/>
      </w:tblBorders>
    </w:tblPr>
    <w:tblStylePr w:type="firstRow">
      <w:rPr>
        <w:b/>
        <w:bCs/>
      </w:rPr>
      <w:tblPr/>
      <w:tcPr>
        <w:tcBorders>
          <w:top w:val="nil"/>
          <w:bottom w:val="single" w:sz="12" w:space="0" w:color="EBD697" w:themeColor="accent6" w:themeTint="99"/>
          <w:insideH w:val="nil"/>
          <w:insideV w:val="nil"/>
        </w:tcBorders>
        <w:shd w:val="clear" w:color="auto" w:fill="FFFFFF" w:themeFill="background1"/>
      </w:tcPr>
    </w:tblStylePr>
    <w:tblStylePr w:type="lastRow">
      <w:rPr>
        <w:b/>
        <w:bCs/>
      </w:rPr>
      <w:tblPr/>
      <w:tcPr>
        <w:tcBorders>
          <w:top w:val="double" w:sz="2" w:space="0" w:color="EBD69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3">
    <w:name w:val="Grid Table 3"/>
    <w:basedOn w:val="TableNormal"/>
    <w:uiPriority w:val="48"/>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GridTable3-Accent2">
    <w:name w:val="Grid Table 3 Accent 2"/>
    <w:basedOn w:val="TableNormal"/>
    <w:uiPriority w:val="48"/>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GridTable3-Accent3">
    <w:name w:val="Grid Table 3 Accent 3"/>
    <w:basedOn w:val="TableNormal"/>
    <w:uiPriority w:val="48"/>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GridTable3-Accent4">
    <w:name w:val="Grid Table 3 Accent 4"/>
    <w:basedOn w:val="TableNormal"/>
    <w:uiPriority w:val="48"/>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GridTable3-Accent5">
    <w:name w:val="Grid Table 3 Accent 5"/>
    <w:basedOn w:val="TableNormal"/>
    <w:uiPriority w:val="48"/>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GridTable3-Accent6">
    <w:name w:val="Grid Table 3 Accent 6"/>
    <w:basedOn w:val="TableNormal"/>
    <w:uiPriority w:val="48"/>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table" w:styleId="GridTable4">
    <w:name w:val="Grid Table 4"/>
    <w:basedOn w:val="Table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insideV w:val="nil"/>
        </w:tcBorders>
        <w:shd w:val="clear" w:color="auto" w:fill="214C5E" w:themeFill="accent1"/>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4-Accent2">
    <w:name w:val="Grid Table 4 Accent 2"/>
    <w:basedOn w:val="Table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insideV w:val="nil"/>
        </w:tcBorders>
        <w:shd w:val="clear" w:color="auto" w:fill="DE4948" w:themeFill="accent2"/>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4-Accent3">
    <w:name w:val="Grid Table 4 Accent 3"/>
    <w:basedOn w:val="Table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insideV w:val="nil"/>
        </w:tcBorders>
        <w:shd w:val="clear" w:color="auto" w:fill="62C7AD" w:themeFill="accent3"/>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4-Accent4">
    <w:name w:val="Grid Table 4 Accent 4"/>
    <w:basedOn w:val="Table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insideV w:val="nil"/>
        </w:tcBorders>
        <w:shd w:val="clear" w:color="auto" w:fill="731C3F" w:themeFill="accent4"/>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4-Accent5">
    <w:name w:val="Grid Table 4 Accent 5"/>
    <w:basedOn w:val="Table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insideV w:val="nil"/>
        </w:tcBorders>
        <w:shd w:val="clear" w:color="auto" w:fill="D87330" w:themeFill="accent5"/>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4-Accent6">
    <w:name w:val="Grid Table 4 Accent 6"/>
    <w:basedOn w:val="Table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insideV w:val="nil"/>
        </w:tcBorders>
        <w:shd w:val="clear" w:color="auto" w:fill="DEBC53" w:themeFill="accent6"/>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5Dark">
    <w:name w:val="Grid Table 5 Dark"/>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0E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4C5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4C5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4C5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4C5E" w:themeFill="accent1"/>
      </w:tcPr>
    </w:tblStylePr>
    <w:tblStylePr w:type="band1Vert">
      <w:tblPr/>
      <w:tcPr>
        <w:shd w:val="clear" w:color="auto" w:fill="8DC1D7" w:themeFill="accent1" w:themeFillTint="66"/>
      </w:tcPr>
    </w:tblStylePr>
    <w:tblStylePr w:type="band1Horz">
      <w:tblPr/>
      <w:tcPr>
        <w:shd w:val="clear" w:color="auto" w:fill="8DC1D7" w:themeFill="accent1" w:themeFillTint="66"/>
      </w:tcPr>
    </w:tblStylePr>
  </w:style>
  <w:style w:type="table" w:styleId="GridTable5Dark-Accent2">
    <w:name w:val="Grid Table 5 Dark Accent 2"/>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A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494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494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494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4948" w:themeFill="accent2"/>
      </w:tcPr>
    </w:tblStylePr>
    <w:tblStylePr w:type="band1Vert">
      <w:tblPr/>
      <w:tcPr>
        <w:shd w:val="clear" w:color="auto" w:fill="F1B5B5" w:themeFill="accent2" w:themeFillTint="66"/>
      </w:tcPr>
    </w:tblStylePr>
    <w:tblStylePr w:type="band1Horz">
      <w:tblPr/>
      <w:tcPr>
        <w:shd w:val="clear" w:color="auto" w:fill="F1B5B5" w:themeFill="accent2" w:themeFillTint="66"/>
      </w:tcPr>
    </w:tblStylePr>
  </w:style>
  <w:style w:type="table" w:styleId="GridTable5Dark-Accent3">
    <w:name w:val="Grid Table 5 Dark Accent 3"/>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3E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C7A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C7A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C7A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C7AD" w:themeFill="accent3"/>
      </w:tcPr>
    </w:tblStylePr>
    <w:tblStylePr w:type="band1Vert">
      <w:tblPr/>
      <w:tcPr>
        <w:shd w:val="clear" w:color="auto" w:fill="C0E8DE" w:themeFill="accent3" w:themeFillTint="66"/>
      </w:tcPr>
    </w:tblStylePr>
    <w:tblStylePr w:type="band1Horz">
      <w:tblPr/>
      <w:tcPr>
        <w:shd w:val="clear" w:color="auto" w:fill="C0E8DE" w:themeFill="accent3" w:themeFillTint="66"/>
      </w:tcPr>
    </w:tblStylePr>
  </w:style>
  <w:style w:type="table" w:styleId="GridTable5Dark-Accent4">
    <w:name w:val="Grid Table 5 Dark Accent 4"/>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C3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1C3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1C3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1C3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1C3F" w:themeFill="accent4"/>
      </w:tcPr>
    </w:tblStylePr>
    <w:tblStylePr w:type="band1Vert">
      <w:tblPr/>
      <w:tcPr>
        <w:shd w:val="clear" w:color="auto" w:fill="E288AC" w:themeFill="accent4" w:themeFillTint="66"/>
      </w:tcPr>
    </w:tblStylePr>
    <w:tblStylePr w:type="band1Horz">
      <w:tblPr/>
      <w:tcPr>
        <w:shd w:val="clear" w:color="auto" w:fill="E288AC" w:themeFill="accent4" w:themeFillTint="66"/>
      </w:tcPr>
    </w:tblStylePr>
  </w:style>
  <w:style w:type="table" w:styleId="GridTable5Dark-Accent5">
    <w:name w:val="Grid Table 5 Dark Accent 5"/>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2D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733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733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733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7330" w:themeFill="accent5"/>
      </w:tcPr>
    </w:tblStylePr>
    <w:tblStylePr w:type="band1Vert">
      <w:tblPr/>
      <w:tcPr>
        <w:shd w:val="clear" w:color="auto" w:fill="EFC6AC" w:themeFill="accent5" w:themeFillTint="66"/>
      </w:tcPr>
    </w:tblStylePr>
    <w:tblStylePr w:type="band1Horz">
      <w:tblPr/>
      <w:tcPr>
        <w:shd w:val="clear" w:color="auto" w:fill="EFC6AC" w:themeFill="accent5" w:themeFillTint="66"/>
      </w:tcPr>
    </w:tblStylePr>
  </w:style>
  <w:style w:type="table" w:styleId="GridTable5Dark-Accent6">
    <w:name w:val="Grid Table 5 Dark Accent 6"/>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1D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BC5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BC5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BC5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BC53" w:themeFill="accent6"/>
      </w:tcPr>
    </w:tblStylePr>
    <w:tblStylePr w:type="band1Vert">
      <w:tblPr/>
      <w:tcPr>
        <w:shd w:val="clear" w:color="auto" w:fill="F1E4BA" w:themeFill="accent6" w:themeFillTint="66"/>
      </w:tcPr>
    </w:tblStylePr>
    <w:tblStylePr w:type="band1Horz">
      <w:tblPr/>
      <w:tcPr>
        <w:shd w:val="clear" w:color="auto" w:fill="F1E4BA" w:themeFill="accent6" w:themeFillTint="66"/>
      </w:tcPr>
    </w:tblStylePr>
  </w:style>
  <w:style w:type="table" w:styleId="GridTable6Colorful">
    <w:name w:val="Grid Table 6 Colorful"/>
    <w:basedOn w:val="TableNormal"/>
    <w:uiPriority w:val="51"/>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6Colorful-Accent2">
    <w:name w:val="Grid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6Colorful-Accent3">
    <w:name w:val="Grid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6Colorful-Accent4">
    <w:name w:val="Grid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6Colorful-Accent5">
    <w:name w:val="Grid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6Colorful-Accent6">
    <w:name w:val="Grid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7Colorful">
    <w:name w:val="Grid Table 7 Colorful"/>
    <w:basedOn w:val="TableNormal"/>
    <w:uiPriority w:val="52"/>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GridTable7Colorful-Accent2">
    <w:name w:val="Grid Table 7 Colorful Accent 2"/>
    <w:basedOn w:val="TableNormal"/>
    <w:uiPriority w:val="52"/>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GridTable7Colorful-Accent3">
    <w:name w:val="Grid Table 7 Colorful Accent 3"/>
    <w:basedOn w:val="TableNormal"/>
    <w:uiPriority w:val="52"/>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GridTable7Colorful-Accent4">
    <w:name w:val="Grid Table 7 Colorful Accent 4"/>
    <w:basedOn w:val="TableNormal"/>
    <w:uiPriority w:val="52"/>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GridTable7Colorful-Accent5">
    <w:name w:val="Grid Table 7 Colorful Accent 5"/>
    <w:basedOn w:val="TableNormal"/>
    <w:uiPriority w:val="52"/>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GridTable7Colorful-Accent6">
    <w:name w:val="Grid Table 7 Colorful Accent 6"/>
    <w:basedOn w:val="TableNormal"/>
    <w:uiPriority w:val="52"/>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character" w:customStyle="1" w:styleId="Hashtag">
    <w:name w:val="Hashtag"/>
    <w:basedOn w:val="DefaultParagraphFont"/>
    <w:uiPriority w:val="99"/>
    <w:semiHidden/>
    <w:unhideWhenUsed/>
    <w:rsid w:val="00DC2CF0"/>
    <w:rPr>
      <w:color w:val="2B579A"/>
      <w:shd w:val="clear" w:color="auto" w:fill="E6E6E6"/>
    </w:rPr>
  </w:style>
  <w:style w:type="character" w:styleId="HTMLAcronym">
    <w:name w:val="HTML Acronym"/>
    <w:basedOn w:val="DefaultParagraphFont"/>
    <w:uiPriority w:val="99"/>
    <w:semiHidden/>
    <w:unhideWhenUsed/>
    <w:rsid w:val="00DC2CF0"/>
  </w:style>
  <w:style w:type="paragraph" w:styleId="HTMLAddress">
    <w:name w:val="HTML Address"/>
    <w:basedOn w:val="Normal"/>
    <w:link w:val="HTMLAddressChar"/>
    <w:uiPriority w:val="99"/>
    <w:semiHidden/>
    <w:unhideWhenUsed/>
    <w:rsid w:val="00DC2CF0"/>
    <w:pPr>
      <w:spacing w:after="0" w:line="240" w:lineRule="auto"/>
    </w:pPr>
    <w:rPr>
      <w:i/>
      <w:iCs/>
    </w:rPr>
  </w:style>
  <w:style w:type="character" w:customStyle="1" w:styleId="HTMLAddressChar">
    <w:name w:val="HTML Address Char"/>
    <w:basedOn w:val="DefaultParagraphFont"/>
    <w:link w:val="HTMLAddress"/>
    <w:uiPriority w:val="99"/>
    <w:semiHidden/>
    <w:rsid w:val="00DC2CF0"/>
    <w:rPr>
      <w:i/>
      <w:iCs/>
    </w:rPr>
  </w:style>
  <w:style w:type="character" w:styleId="HTMLCite">
    <w:name w:val="HTML Cite"/>
    <w:basedOn w:val="DefaultParagraphFont"/>
    <w:uiPriority w:val="99"/>
    <w:semiHidden/>
    <w:unhideWhenUsed/>
    <w:rsid w:val="00DC2CF0"/>
    <w:rPr>
      <w:i/>
      <w:iCs/>
    </w:rPr>
  </w:style>
  <w:style w:type="character" w:styleId="HTMLCode">
    <w:name w:val="HTML Code"/>
    <w:basedOn w:val="DefaultParagraphFont"/>
    <w:uiPriority w:val="99"/>
    <w:semiHidden/>
    <w:unhideWhenUsed/>
    <w:rsid w:val="00DC2CF0"/>
    <w:rPr>
      <w:rFonts w:ascii="Consolas" w:hAnsi="Consolas"/>
      <w:sz w:val="22"/>
      <w:szCs w:val="20"/>
    </w:rPr>
  </w:style>
  <w:style w:type="character" w:styleId="HTMLDefinition">
    <w:name w:val="HTML Definition"/>
    <w:basedOn w:val="DefaultParagraphFont"/>
    <w:uiPriority w:val="99"/>
    <w:semiHidden/>
    <w:unhideWhenUsed/>
    <w:rsid w:val="00DC2CF0"/>
    <w:rPr>
      <w:i/>
      <w:iCs/>
    </w:rPr>
  </w:style>
  <w:style w:type="character" w:styleId="HTMLKeyboard">
    <w:name w:val="HTML Keyboard"/>
    <w:basedOn w:val="DefaultParagraphFont"/>
    <w:uiPriority w:val="99"/>
    <w:semiHidden/>
    <w:unhideWhenUsed/>
    <w:rsid w:val="00DC2CF0"/>
    <w:rPr>
      <w:rFonts w:ascii="Consolas" w:hAnsi="Consolas"/>
      <w:sz w:val="22"/>
      <w:szCs w:val="20"/>
    </w:rPr>
  </w:style>
  <w:style w:type="paragraph" w:styleId="HTMLPreformatted">
    <w:name w:val="HTML Preformatted"/>
    <w:basedOn w:val="Normal"/>
    <w:link w:val="HTMLPreformattedChar"/>
    <w:uiPriority w:val="99"/>
    <w:semiHidden/>
    <w:unhideWhenUsed/>
    <w:rsid w:val="00DC2CF0"/>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DC2CF0"/>
    <w:rPr>
      <w:rFonts w:ascii="Consolas" w:hAnsi="Consolas"/>
      <w:sz w:val="22"/>
      <w:szCs w:val="20"/>
    </w:rPr>
  </w:style>
  <w:style w:type="character" w:styleId="HTMLSample">
    <w:name w:val="HTML Sample"/>
    <w:basedOn w:val="DefaultParagraphFont"/>
    <w:uiPriority w:val="99"/>
    <w:semiHidden/>
    <w:unhideWhenUsed/>
    <w:rsid w:val="00DC2CF0"/>
    <w:rPr>
      <w:rFonts w:ascii="Consolas" w:hAnsi="Consolas"/>
      <w:sz w:val="24"/>
      <w:szCs w:val="24"/>
    </w:rPr>
  </w:style>
  <w:style w:type="character" w:styleId="HTMLTypewriter">
    <w:name w:val="HTML Typewriter"/>
    <w:basedOn w:val="DefaultParagraphFont"/>
    <w:uiPriority w:val="99"/>
    <w:semiHidden/>
    <w:unhideWhenUsed/>
    <w:rsid w:val="00DC2CF0"/>
    <w:rPr>
      <w:rFonts w:ascii="Consolas" w:hAnsi="Consolas"/>
      <w:sz w:val="22"/>
      <w:szCs w:val="20"/>
    </w:rPr>
  </w:style>
  <w:style w:type="character" w:styleId="HTMLVariable">
    <w:name w:val="HTML Variable"/>
    <w:basedOn w:val="DefaultParagraphFont"/>
    <w:uiPriority w:val="99"/>
    <w:semiHidden/>
    <w:unhideWhenUsed/>
    <w:rsid w:val="00DC2CF0"/>
    <w:rPr>
      <w:i/>
      <w:iCs/>
    </w:rPr>
  </w:style>
  <w:style w:type="character" w:styleId="Hyperlink">
    <w:name w:val="Hyperlink"/>
    <w:basedOn w:val="DefaultParagraphFont"/>
    <w:uiPriority w:val="99"/>
    <w:semiHidden/>
    <w:unhideWhenUsed/>
    <w:rsid w:val="00DC2CF0"/>
    <w:rPr>
      <w:color w:val="276D5B" w:themeColor="accent3" w:themeShade="80"/>
      <w:u w:val="single"/>
    </w:rPr>
  </w:style>
  <w:style w:type="paragraph" w:styleId="Index1">
    <w:name w:val="index 1"/>
    <w:basedOn w:val="Normal"/>
    <w:next w:val="Normal"/>
    <w:autoRedefine/>
    <w:uiPriority w:val="99"/>
    <w:semiHidden/>
    <w:unhideWhenUsed/>
    <w:rsid w:val="00DC2CF0"/>
    <w:pPr>
      <w:spacing w:after="0" w:line="240" w:lineRule="auto"/>
      <w:ind w:left="300" w:hanging="300"/>
    </w:pPr>
  </w:style>
  <w:style w:type="paragraph" w:styleId="Index2">
    <w:name w:val="index 2"/>
    <w:basedOn w:val="Normal"/>
    <w:next w:val="Normal"/>
    <w:autoRedefine/>
    <w:uiPriority w:val="99"/>
    <w:semiHidden/>
    <w:unhideWhenUsed/>
    <w:rsid w:val="00DC2CF0"/>
    <w:pPr>
      <w:spacing w:after="0" w:line="240" w:lineRule="auto"/>
      <w:ind w:left="600" w:hanging="300"/>
    </w:pPr>
  </w:style>
  <w:style w:type="paragraph" w:styleId="Index3">
    <w:name w:val="index 3"/>
    <w:basedOn w:val="Normal"/>
    <w:next w:val="Normal"/>
    <w:autoRedefine/>
    <w:uiPriority w:val="99"/>
    <w:semiHidden/>
    <w:unhideWhenUsed/>
    <w:rsid w:val="00DC2CF0"/>
    <w:pPr>
      <w:spacing w:after="0" w:line="240" w:lineRule="auto"/>
      <w:ind w:left="900" w:hanging="300"/>
    </w:pPr>
  </w:style>
  <w:style w:type="paragraph" w:styleId="Index4">
    <w:name w:val="index 4"/>
    <w:basedOn w:val="Normal"/>
    <w:next w:val="Normal"/>
    <w:autoRedefine/>
    <w:uiPriority w:val="99"/>
    <w:semiHidden/>
    <w:unhideWhenUsed/>
    <w:rsid w:val="00DC2CF0"/>
    <w:pPr>
      <w:spacing w:after="0" w:line="240" w:lineRule="auto"/>
      <w:ind w:left="1200" w:hanging="300"/>
    </w:pPr>
  </w:style>
  <w:style w:type="paragraph" w:styleId="Index5">
    <w:name w:val="index 5"/>
    <w:basedOn w:val="Normal"/>
    <w:next w:val="Normal"/>
    <w:autoRedefine/>
    <w:uiPriority w:val="99"/>
    <w:semiHidden/>
    <w:unhideWhenUsed/>
    <w:rsid w:val="00DC2CF0"/>
    <w:pPr>
      <w:spacing w:after="0" w:line="240" w:lineRule="auto"/>
      <w:ind w:left="1500" w:hanging="300"/>
    </w:pPr>
  </w:style>
  <w:style w:type="paragraph" w:styleId="Index6">
    <w:name w:val="index 6"/>
    <w:basedOn w:val="Normal"/>
    <w:next w:val="Normal"/>
    <w:autoRedefine/>
    <w:uiPriority w:val="99"/>
    <w:semiHidden/>
    <w:unhideWhenUsed/>
    <w:rsid w:val="00DC2CF0"/>
    <w:pPr>
      <w:spacing w:after="0" w:line="240" w:lineRule="auto"/>
      <w:ind w:left="1800" w:hanging="300"/>
    </w:pPr>
  </w:style>
  <w:style w:type="paragraph" w:styleId="Index7">
    <w:name w:val="index 7"/>
    <w:basedOn w:val="Normal"/>
    <w:next w:val="Normal"/>
    <w:autoRedefine/>
    <w:uiPriority w:val="99"/>
    <w:semiHidden/>
    <w:unhideWhenUsed/>
    <w:rsid w:val="00DC2CF0"/>
    <w:pPr>
      <w:spacing w:after="0" w:line="240" w:lineRule="auto"/>
      <w:ind w:left="2100" w:hanging="300"/>
    </w:pPr>
  </w:style>
  <w:style w:type="paragraph" w:styleId="Index8">
    <w:name w:val="index 8"/>
    <w:basedOn w:val="Normal"/>
    <w:next w:val="Normal"/>
    <w:autoRedefine/>
    <w:uiPriority w:val="99"/>
    <w:semiHidden/>
    <w:unhideWhenUsed/>
    <w:rsid w:val="00DC2CF0"/>
    <w:pPr>
      <w:spacing w:after="0" w:line="240" w:lineRule="auto"/>
      <w:ind w:left="2400" w:hanging="300"/>
    </w:pPr>
  </w:style>
  <w:style w:type="paragraph" w:styleId="Index9">
    <w:name w:val="index 9"/>
    <w:basedOn w:val="Normal"/>
    <w:next w:val="Normal"/>
    <w:autoRedefine/>
    <w:uiPriority w:val="99"/>
    <w:semiHidden/>
    <w:unhideWhenUsed/>
    <w:rsid w:val="00DC2CF0"/>
    <w:pPr>
      <w:spacing w:after="0" w:line="240" w:lineRule="auto"/>
      <w:ind w:left="2700" w:hanging="300"/>
    </w:pPr>
  </w:style>
  <w:style w:type="paragraph" w:styleId="IndexHeading">
    <w:name w:val="index heading"/>
    <w:basedOn w:val="Normal"/>
    <w:next w:val="Index1"/>
    <w:uiPriority w:val="99"/>
    <w:semiHidden/>
    <w:unhideWhenUsed/>
    <w:rsid w:val="00DC2CF0"/>
    <w:rPr>
      <w:rFonts w:asciiTheme="majorHAnsi" w:eastAsiaTheme="majorEastAsia" w:hAnsiTheme="majorHAnsi" w:cstheme="majorBidi"/>
      <w:b/>
      <w:bCs/>
    </w:rPr>
  </w:style>
  <w:style w:type="table" w:styleId="LightGrid">
    <w:name w:val="Light Grid"/>
    <w:basedOn w:val="TableNormal"/>
    <w:uiPriority w:val="62"/>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18" w:space="0" w:color="214C5E" w:themeColor="accent1"/>
          <w:right w:val="single" w:sz="8" w:space="0" w:color="214C5E" w:themeColor="accent1"/>
          <w:insideH w:val="nil"/>
          <w:insideV w:val="single" w:sz="8" w:space="0" w:color="214C5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insideH w:val="nil"/>
          <w:insideV w:val="single" w:sz="8" w:space="0" w:color="214C5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shd w:val="clear" w:color="auto" w:fill="B8D8E6" w:themeFill="accent1" w:themeFillTint="3F"/>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shd w:val="clear" w:color="auto" w:fill="B8D8E6" w:themeFill="accent1" w:themeFillTint="3F"/>
      </w:tcPr>
    </w:tblStylePr>
    <w:tblStylePr w:type="band2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tcPr>
    </w:tblStylePr>
  </w:style>
  <w:style w:type="table" w:styleId="LightGrid-Accent2">
    <w:name w:val="Light Grid Accent 2"/>
    <w:basedOn w:val="TableNormal"/>
    <w:uiPriority w:val="62"/>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18" w:space="0" w:color="DE4948" w:themeColor="accent2"/>
          <w:right w:val="single" w:sz="8" w:space="0" w:color="DE4948" w:themeColor="accent2"/>
          <w:insideH w:val="nil"/>
          <w:insideV w:val="single" w:sz="8" w:space="0" w:color="DE494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insideH w:val="nil"/>
          <w:insideV w:val="single" w:sz="8" w:space="0" w:color="DE494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shd w:val="clear" w:color="auto" w:fill="F6D1D1" w:themeFill="accent2" w:themeFillTint="3F"/>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shd w:val="clear" w:color="auto" w:fill="F6D1D1" w:themeFill="accent2" w:themeFillTint="3F"/>
      </w:tcPr>
    </w:tblStylePr>
    <w:tblStylePr w:type="band2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tcPr>
    </w:tblStylePr>
  </w:style>
  <w:style w:type="table" w:styleId="LightGrid-Accent3">
    <w:name w:val="Light Grid Accent 3"/>
    <w:basedOn w:val="TableNormal"/>
    <w:uiPriority w:val="62"/>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18" w:space="0" w:color="62C7AD" w:themeColor="accent3"/>
          <w:right w:val="single" w:sz="8" w:space="0" w:color="62C7AD" w:themeColor="accent3"/>
          <w:insideH w:val="nil"/>
          <w:insideV w:val="single" w:sz="8" w:space="0" w:color="62C7A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insideH w:val="nil"/>
          <w:insideV w:val="single" w:sz="8" w:space="0" w:color="62C7A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shd w:val="clear" w:color="auto" w:fill="D8F1EA" w:themeFill="accent3" w:themeFillTint="3F"/>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shd w:val="clear" w:color="auto" w:fill="D8F1EA" w:themeFill="accent3" w:themeFillTint="3F"/>
      </w:tcPr>
    </w:tblStylePr>
    <w:tblStylePr w:type="band2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tcPr>
    </w:tblStylePr>
  </w:style>
  <w:style w:type="table" w:styleId="LightGrid-Accent4">
    <w:name w:val="Light Grid Accent 4"/>
    <w:basedOn w:val="TableNormal"/>
    <w:uiPriority w:val="62"/>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18" w:space="0" w:color="731C3F" w:themeColor="accent4"/>
          <w:right w:val="single" w:sz="8" w:space="0" w:color="731C3F" w:themeColor="accent4"/>
          <w:insideH w:val="nil"/>
          <w:insideV w:val="single" w:sz="8" w:space="0" w:color="731C3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insideH w:val="nil"/>
          <w:insideV w:val="single" w:sz="8" w:space="0" w:color="731C3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shd w:val="clear" w:color="auto" w:fill="EDB5CB" w:themeFill="accent4" w:themeFillTint="3F"/>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shd w:val="clear" w:color="auto" w:fill="EDB5CB" w:themeFill="accent4" w:themeFillTint="3F"/>
      </w:tcPr>
    </w:tblStylePr>
    <w:tblStylePr w:type="band2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tcPr>
    </w:tblStylePr>
  </w:style>
  <w:style w:type="table" w:styleId="LightGrid-Accent5">
    <w:name w:val="Light Grid Accent 5"/>
    <w:basedOn w:val="TableNormal"/>
    <w:uiPriority w:val="62"/>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18" w:space="0" w:color="D87330" w:themeColor="accent5"/>
          <w:right w:val="single" w:sz="8" w:space="0" w:color="D87330" w:themeColor="accent5"/>
          <w:insideH w:val="nil"/>
          <w:insideV w:val="single" w:sz="8" w:space="0" w:color="D8733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insideH w:val="nil"/>
          <w:insideV w:val="single" w:sz="8" w:space="0" w:color="D8733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shd w:val="clear" w:color="auto" w:fill="F5DCCB" w:themeFill="accent5" w:themeFillTint="3F"/>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shd w:val="clear" w:color="auto" w:fill="F5DCCB" w:themeFill="accent5" w:themeFillTint="3F"/>
      </w:tcPr>
    </w:tblStylePr>
    <w:tblStylePr w:type="band2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tcPr>
    </w:tblStylePr>
  </w:style>
  <w:style w:type="table" w:styleId="LightGrid-Accent6">
    <w:name w:val="Light Grid Accent 6"/>
    <w:basedOn w:val="TableNormal"/>
    <w:uiPriority w:val="62"/>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18" w:space="0" w:color="DEBC53" w:themeColor="accent6"/>
          <w:right w:val="single" w:sz="8" w:space="0" w:color="DEBC53" w:themeColor="accent6"/>
          <w:insideH w:val="nil"/>
          <w:insideV w:val="single" w:sz="8" w:space="0" w:color="DEBC5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insideH w:val="nil"/>
          <w:insideV w:val="single" w:sz="8" w:space="0" w:color="DEBC5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shd w:val="clear" w:color="auto" w:fill="F7EED4" w:themeFill="accent6" w:themeFillTint="3F"/>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shd w:val="clear" w:color="auto" w:fill="F7EED4" w:themeFill="accent6" w:themeFillTint="3F"/>
      </w:tcPr>
    </w:tblStylePr>
    <w:tblStylePr w:type="band2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tcPr>
    </w:tblStylePr>
  </w:style>
  <w:style w:type="table" w:styleId="LightList">
    <w:name w:val="Light List"/>
    <w:basedOn w:val="TableNormal"/>
    <w:uiPriority w:val="61"/>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pPr>
        <w:spacing w:before="0" w:after="0" w:line="240" w:lineRule="auto"/>
      </w:pPr>
      <w:rPr>
        <w:b/>
        <w:bCs/>
        <w:color w:val="FFFFFF" w:themeColor="background1"/>
      </w:rPr>
      <w:tblPr/>
      <w:tcPr>
        <w:shd w:val="clear" w:color="auto" w:fill="214C5E" w:themeFill="accent1"/>
      </w:tcPr>
    </w:tblStylePr>
    <w:tblStylePr w:type="lastRow">
      <w:pPr>
        <w:spacing w:before="0" w:after="0" w:line="240" w:lineRule="auto"/>
      </w:pPr>
      <w:rPr>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tcBorders>
      </w:tcPr>
    </w:tblStylePr>
    <w:tblStylePr w:type="firstCol">
      <w:rPr>
        <w:b/>
        <w:bCs/>
      </w:rPr>
    </w:tblStylePr>
    <w:tblStylePr w:type="lastCol">
      <w:rPr>
        <w:b/>
        <w:bCs/>
      </w:r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style>
  <w:style w:type="table" w:styleId="LightList-Accent2">
    <w:name w:val="Light List Accent 2"/>
    <w:basedOn w:val="TableNormal"/>
    <w:uiPriority w:val="61"/>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pPr>
        <w:spacing w:before="0" w:after="0" w:line="240" w:lineRule="auto"/>
      </w:pPr>
      <w:rPr>
        <w:b/>
        <w:bCs/>
        <w:color w:val="FFFFFF" w:themeColor="background1"/>
      </w:rPr>
      <w:tblPr/>
      <w:tcPr>
        <w:shd w:val="clear" w:color="auto" w:fill="DE4948" w:themeFill="accent2"/>
      </w:tcPr>
    </w:tblStylePr>
    <w:tblStylePr w:type="lastRow">
      <w:pPr>
        <w:spacing w:before="0" w:after="0" w:line="240" w:lineRule="auto"/>
      </w:pPr>
      <w:rPr>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tcBorders>
      </w:tcPr>
    </w:tblStylePr>
    <w:tblStylePr w:type="firstCol">
      <w:rPr>
        <w:b/>
        <w:bCs/>
      </w:rPr>
    </w:tblStylePr>
    <w:tblStylePr w:type="lastCol">
      <w:rPr>
        <w:b/>
        <w:bCs/>
      </w:r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style>
  <w:style w:type="table" w:styleId="LightList-Accent3">
    <w:name w:val="Light List Accent 3"/>
    <w:basedOn w:val="TableNormal"/>
    <w:uiPriority w:val="61"/>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pPr>
        <w:spacing w:before="0" w:after="0" w:line="240" w:lineRule="auto"/>
      </w:pPr>
      <w:rPr>
        <w:b/>
        <w:bCs/>
        <w:color w:val="FFFFFF" w:themeColor="background1"/>
      </w:rPr>
      <w:tblPr/>
      <w:tcPr>
        <w:shd w:val="clear" w:color="auto" w:fill="62C7AD" w:themeFill="accent3"/>
      </w:tcPr>
    </w:tblStylePr>
    <w:tblStylePr w:type="lastRow">
      <w:pPr>
        <w:spacing w:before="0" w:after="0" w:line="240" w:lineRule="auto"/>
      </w:pPr>
      <w:rPr>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tcBorders>
      </w:tcPr>
    </w:tblStylePr>
    <w:tblStylePr w:type="firstCol">
      <w:rPr>
        <w:b/>
        <w:bCs/>
      </w:rPr>
    </w:tblStylePr>
    <w:tblStylePr w:type="lastCol">
      <w:rPr>
        <w:b/>
        <w:bCs/>
      </w:r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style>
  <w:style w:type="table" w:styleId="LightList-Accent4">
    <w:name w:val="Light List Accent 4"/>
    <w:basedOn w:val="TableNormal"/>
    <w:uiPriority w:val="61"/>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pPr>
        <w:spacing w:before="0" w:after="0" w:line="240" w:lineRule="auto"/>
      </w:pPr>
      <w:rPr>
        <w:b/>
        <w:bCs/>
        <w:color w:val="FFFFFF" w:themeColor="background1"/>
      </w:rPr>
      <w:tblPr/>
      <w:tcPr>
        <w:shd w:val="clear" w:color="auto" w:fill="731C3F" w:themeFill="accent4"/>
      </w:tcPr>
    </w:tblStylePr>
    <w:tblStylePr w:type="lastRow">
      <w:pPr>
        <w:spacing w:before="0" w:after="0" w:line="240" w:lineRule="auto"/>
      </w:pPr>
      <w:rPr>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tcBorders>
      </w:tcPr>
    </w:tblStylePr>
    <w:tblStylePr w:type="firstCol">
      <w:rPr>
        <w:b/>
        <w:bCs/>
      </w:rPr>
    </w:tblStylePr>
    <w:tblStylePr w:type="lastCol">
      <w:rPr>
        <w:b/>
        <w:bCs/>
      </w:r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style>
  <w:style w:type="table" w:styleId="LightList-Accent5">
    <w:name w:val="Light List Accent 5"/>
    <w:basedOn w:val="TableNormal"/>
    <w:uiPriority w:val="61"/>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pPr>
        <w:spacing w:before="0" w:after="0" w:line="240" w:lineRule="auto"/>
      </w:pPr>
      <w:rPr>
        <w:b/>
        <w:bCs/>
        <w:color w:val="FFFFFF" w:themeColor="background1"/>
      </w:rPr>
      <w:tblPr/>
      <w:tcPr>
        <w:shd w:val="clear" w:color="auto" w:fill="D87330" w:themeFill="accent5"/>
      </w:tcPr>
    </w:tblStylePr>
    <w:tblStylePr w:type="lastRow">
      <w:pPr>
        <w:spacing w:before="0" w:after="0" w:line="240" w:lineRule="auto"/>
      </w:pPr>
      <w:rPr>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tcBorders>
      </w:tcPr>
    </w:tblStylePr>
    <w:tblStylePr w:type="firstCol">
      <w:rPr>
        <w:b/>
        <w:bCs/>
      </w:rPr>
    </w:tblStylePr>
    <w:tblStylePr w:type="lastCol">
      <w:rPr>
        <w:b/>
        <w:bCs/>
      </w:r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style>
  <w:style w:type="table" w:styleId="LightList-Accent6">
    <w:name w:val="Light List Accent 6"/>
    <w:basedOn w:val="TableNormal"/>
    <w:uiPriority w:val="61"/>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pPr>
        <w:spacing w:before="0" w:after="0" w:line="240" w:lineRule="auto"/>
      </w:pPr>
      <w:rPr>
        <w:b/>
        <w:bCs/>
        <w:color w:val="FFFFFF" w:themeColor="background1"/>
      </w:rPr>
      <w:tblPr/>
      <w:tcPr>
        <w:shd w:val="clear" w:color="auto" w:fill="DEBC53" w:themeFill="accent6"/>
      </w:tcPr>
    </w:tblStylePr>
    <w:tblStylePr w:type="lastRow">
      <w:pPr>
        <w:spacing w:before="0" w:after="0" w:line="240" w:lineRule="auto"/>
      </w:pPr>
      <w:rPr>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tcBorders>
      </w:tcPr>
    </w:tblStylePr>
    <w:tblStylePr w:type="firstCol">
      <w:rPr>
        <w:b/>
        <w:bCs/>
      </w:rPr>
    </w:tblStylePr>
    <w:tblStylePr w:type="lastCol">
      <w:rPr>
        <w:b/>
        <w:bCs/>
      </w:r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style>
  <w:style w:type="table" w:styleId="LightShading">
    <w:name w:val="Light Shading"/>
    <w:basedOn w:val="TableNormal"/>
    <w:uiPriority w:val="60"/>
    <w:semiHidden/>
    <w:unhideWhenUsed/>
    <w:rsid w:val="00DC2CF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C2CF0"/>
    <w:pPr>
      <w:spacing w:after="0" w:line="240" w:lineRule="auto"/>
    </w:pPr>
    <w:rPr>
      <w:color w:val="183846" w:themeColor="accent1" w:themeShade="BF"/>
    </w:rPr>
    <w:tblPr>
      <w:tblStyleRowBandSize w:val="1"/>
      <w:tblStyleColBandSize w:val="1"/>
      <w:tblBorders>
        <w:top w:val="single" w:sz="8" w:space="0" w:color="214C5E" w:themeColor="accent1"/>
        <w:bottom w:val="single" w:sz="8" w:space="0" w:color="214C5E" w:themeColor="accent1"/>
      </w:tblBorders>
    </w:tblPr>
    <w:tblStylePr w:type="fir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la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left w:val="nil"/>
          <w:right w:val="nil"/>
          <w:insideH w:val="nil"/>
          <w:insideV w:val="nil"/>
        </w:tcBorders>
        <w:shd w:val="clear" w:color="auto" w:fill="B8D8E6" w:themeFill="accent1" w:themeFillTint="3F"/>
      </w:tcPr>
    </w:tblStylePr>
  </w:style>
  <w:style w:type="table" w:styleId="LightShading-Accent2">
    <w:name w:val="Light Shading Accent 2"/>
    <w:basedOn w:val="TableNormal"/>
    <w:uiPriority w:val="60"/>
    <w:semiHidden/>
    <w:unhideWhenUsed/>
    <w:rsid w:val="00DC2CF0"/>
    <w:pPr>
      <w:spacing w:after="0" w:line="240" w:lineRule="auto"/>
    </w:pPr>
    <w:rPr>
      <w:color w:val="BA2221" w:themeColor="accent2" w:themeShade="BF"/>
    </w:rPr>
    <w:tblPr>
      <w:tblStyleRowBandSize w:val="1"/>
      <w:tblStyleColBandSize w:val="1"/>
      <w:tblBorders>
        <w:top w:val="single" w:sz="8" w:space="0" w:color="DE4948" w:themeColor="accent2"/>
        <w:bottom w:val="single" w:sz="8" w:space="0" w:color="DE4948" w:themeColor="accent2"/>
      </w:tblBorders>
    </w:tblPr>
    <w:tblStylePr w:type="fir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la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left w:val="nil"/>
          <w:right w:val="nil"/>
          <w:insideH w:val="nil"/>
          <w:insideV w:val="nil"/>
        </w:tcBorders>
        <w:shd w:val="clear" w:color="auto" w:fill="F6D1D1" w:themeFill="accent2" w:themeFillTint="3F"/>
      </w:tcPr>
    </w:tblStylePr>
  </w:style>
  <w:style w:type="table" w:styleId="LightShading-Accent3">
    <w:name w:val="Light Shading Accent 3"/>
    <w:basedOn w:val="TableNormal"/>
    <w:uiPriority w:val="60"/>
    <w:semiHidden/>
    <w:unhideWhenUsed/>
    <w:rsid w:val="00DC2CF0"/>
    <w:pPr>
      <w:spacing w:after="0" w:line="240" w:lineRule="auto"/>
    </w:pPr>
    <w:rPr>
      <w:color w:val="3AA388" w:themeColor="accent3" w:themeShade="BF"/>
    </w:rPr>
    <w:tblPr>
      <w:tblStyleRowBandSize w:val="1"/>
      <w:tblStyleColBandSize w:val="1"/>
      <w:tblBorders>
        <w:top w:val="single" w:sz="8" w:space="0" w:color="62C7AD" w:themeColor="accent3"/>
        <w:bottom w:val="single" w:sz="8" w:space="0" w:color="62C7AD" w:themeColor="accent3"/>
      </w:tblBorders>
    </w:tblPr>
    <w:tblStylePr w:type="fir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la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left w:val="nil"/>
          <w:right w:val="nil"/>
          <w:insideH w:val="nil"/>
          <w:insideV w:val="nil"/>
        </w:tcBorders>
        <w:shd w:val="clear" w:color="auto" w:fill="D8F1EA" w:themeFill="accent3" w:themeFillTint="3F"/>
      </w:tcPr>
    </w:tblStylePr>
  </w:style>
  <w:style w:type="table" w:styleId="LightShading-Accent4">
    <w:name w:val="Light Shading Accent 4"/>
    <w:basedOn w:val="TableNormal"/>
    <w:uiPriority w:val="60"/>
    <w:semiHidden/>
    <w:unhideWhenUsed/>
    <w:rsid w:val="00DC2CF0"/>
    <w:pPr>
      <w:spacing w:after="0" w:line="240" w:lineRule="auto"/>
    </w:pPr>
    <w:rPr>
      <w:color w:val="56152F" w:themeColor="accent4" w:themeShade="BF"/>
    </w:rPr>
    <w:tblPr>
      <w:tblStyleRowBandSize w:val="1"/>
      <w:tblStyleColBandSize w:val="1"/>
      <w:tblBorders>
        <w:top w:val="single" w:sz="8" w:space="0" w:color="731C3F" w:themeColor="accent4"/>
        <w:bottom w:val="single" w:sz="8" w:space="0" w:color="731C3F" w:themeColor="accent4"/>
      </w:tblBorders>
    </w:tblPr>
    <w:tblStylePr w:type="fir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la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left w:val="nil"/>
          <w:right w:val="nil"/>
          <w:insideH w:val="nil"/>
          <w:insideV w:val="nil"/>
        </w:tcBorders>
        <w:shd w:val="clear" w:color="auto" w:fill="EDB5CB" w:themeFill="accent4" w:themeFillTint="3F"/>
      </w:tcPr>
    </w:tblStylePr>
  </w:style>
  <w:style w:type="table" w:styleId="LightShading-Accent5">
    <w:name w:val="Light Shading Accent 5"/>
    <w:basedOn w:val="TableNormal"/>
    <w:uiPriority w:val="60"/>
    <w:semiHidden/>
    <w:unhideWhenUsed/>
    <w:rsid w:val="00DC2CF0"/>
    <w:pPr>
      <w:spacing w:after="0" w:line="240" w:lineRule="auto"/>
    </w:pPr>
    <w:rPr>
      <w:color w:val="A6541F" w:themeColor="accent5" w:themeShade="BF"/>
    </w:rPr>
    <w:tblPr>
      <w:tblStyleRowBandSize w:val="1"/>
      <w:tblStyleColBandSize w:val="1"/>
      <w:tblBorders>
        <w:top w:val="single" w:sz="8" w:space="0" w:color="D87330" w:themeColor="accent5"/>
        <w:bottom w:val="single" w:sz="8" w:space="0" w:color="D87330" w:themeColor="accent5"/>
      </w:tblBorders>
    </w:tblPr>
    <w:tblStylePr w:type="fir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la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left w:val="nil"/>
          <w:right w:val="nil"/>
          <w:insideH w:val="nil"/>
          <w:insideV w:val="nil"/>
        </w:tcBorders>
        <w:shd w:val="clear" w:color="auto" w:fill="F5DCCB" w:themeFill="accent5" w:themeFillTint="3F"/>
      </w:tcPr>
    </w:tblStylePr>
  </w:style>
  <w:style w:type="table" w:styleId="LightShading-Accent6">
    <w:name w:val="Light Shading Accent 6"/>
    <w:basedOn w:val="TableNormal"/>
    <w:uiPriority w:val="60"/>
    <w:semiHidden/>
    <w:unhideWhenUsed/>
    <w:rsid w:val="00DC2CF0"/>
    <w:pPr>
      <w:spacing w:after="0" w:line="240" w:lineRule="auto"/>
    </w:pPr>
    <w:rPr>
      <w:color w:val="BF9924" w:themeColor="accent6" w:themeShade="BF"/>
    </w:rPr>
    <w:tblPr>
      <w:tblStyleRowBandSize w:val="1"/>
      <w:tblStyleColBandSize w:val="1"/>
      <w:tblBorders>
        <w:top w:val="single" w:sz="8" w:space="0" w:color="DEBC53" w:themeColor="accent6"/>
        <w:bottom w:val="single" w:sz="8" w:space="0" w:color="DEBC53" w:themeColor="accent6"/>
      </w:tblBorders>
    </w:tblPr>
    <w:tblStylePr w:type="fir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la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left w:val="nil"/>
          <w:right w:val="nil"/>
          <w:insideH w:val="nil"/>
          <w:insideV w:val="nil"/>
        </w:tcBorders>
        <w:shd w:val="clear" w:color="auto" w:fill="F7EED4" w:themeFill="accent6" w:themeFillTint="3F"/>
      </w:tcPr>
    </w:tblStylePr>
  </w:style>
  <w:style w:type="character" w:styleId="LineNumber">
    <w:name w:val="line number"/>
    <w:basedOn w:val="DefaultParagraphFont"/>
    <w:uiPriority w:val="99"/>
    <w:semiHidden/>
    <w:unhideWhenUsed/>
    <w:rsid w:val="00DC2CF0"/>
  </w:style>
  <w:style w:type="paragraph" w:styleId="List">
    <w:name w:val="List"/>
    <w:basedOn w:val="Normal"/>
    <w:uiPriority w:val="99"/>
    <w:semiHidden/>
    <w:unhideWhenUsed/>
    <w:rsid w:val="00DC2CF0"/>
    <w:pPr>
      <w:ind w:left="283" w:hanging="283"/>
      <w:contextualSpacing/>
    </w:pPr>
  </w:style>
  <w:style w:type="paragraph" w:styleId="List2">
    <w:name w:val="List 2"/>
    <w:basedOn w:val="Normal"/>
    <w:uiPriority w:val="99"/>
    <w:semiHidden/>
    <w:unhideWhenUsed/>
    <w:rsid w:val="00DC2CF0"/>
    <w:pPr>
      <w:ind w:left="566" w:hanging="283"/>
      <w:contextualSpacing/>
    </w:pPr>
  </w:style>
  <w:style w:type="paragraph" w:styleId="List3">
    <w:name w:val="List 3"/>
    <w:basedOn w:val="Normal"/>
    <w:uiPriority w:val="99"/>
    <w:semiHidden/>
    <w:unhideWhenUsed/>
    <w:rsid w:val="00DC2CF0"/>
    <w:pPr>
      <w:ind w:left="849" w:hanging="283"/>
      <w:contextualSpacing/>
    </w:pPr>
  </w:style>
  <w:style w:type="paragraph" w:styleId="List4">
    <w:name w:val="List 4"/>
    <w:basedOn w:val="Normal"/>
    <w:uiPriority w:val="99"/>
    <w:semiHidden/>
    <w:unhideWhenUsed/>
    <w:rsid w:val="00DC2CF0"/>
    <w:pPr>
      <w:ind w:left="1132" w:hanging="283"/>
      <w:contextualSpacing/>
    </w:pPr>
  </w:style>
  <w:style w:type="paragraph" w:styleId="List5">
    <w:name w:val="List 5"/>
    <w:basedOn w:val="Normal"/>
    <w:uiPriority w:val="99"/>
    <w:semiHidden/>
    <w:unhideWhenUsed/>
    <w:rsid w:val="00DC2CF0"/>
    <w:pPr>
      <w:ind w:left="1415" w:hanging="283"/>
      <w:contextualSpacing/>
    </w:pPr>
  </w:style>
  <w:style w:type="paragraph" w:styleId="ListBullet2">
    <w:name w:val="List Bullet 2"/>
    <w:basedOn w:val="Normal"/>
    <w:uiPriority w:val="99"/>
    <w:semiHidden/>
    <w:unhideWhenUsed/>
    <w:rsid w:val="00DC2CF0"/>
    <w:pPr>
      <w:numPr>
        <w:numId w:val="7"/>
      </w:numPr>
      <w:contextualSpacing/>
    </w:pPr>
  </w:style>
  <w:style w:type="paragraph" w:styleId="ListBullet3">
    <w:name w:val="List Bullet 3"/>
    <w:basedOn w:val="Normal"/>
    <w:uiPriority w:val="99"/>
    <w:semiHidden/>
    <w:unhideWhenUsed/>
    <w:rsid w:val="00DC2CF0"/>
    <w:pPr>
      <w:numPr>
        <w:numId w:val="8"/>
      </w:numPr>
      <w:contextualSpacing/>
    </w:pPr>
  </w:style>
  <w:style w:type="paragraph" w:styleId="ListBullet4">
    <w:name w:val="List Bullet 4"/>
    <w:basedOn w:val="Normal"/>
    <w:uiPriority w:val="99"/>
    <w:semiHidden/>
    <w:unhideWhenUsed/>
    <w:rsid w:val="00DC2CF0"/>
    <w:pPr>
      <w:numPr>
        <w:numId w:val="9"/>
      </w:numPr>
      <w:contextualSpacing/>
    </w:pPr>
  </w:style>
  <w:style w:type="paragraph" w:styleId="ListBullet5">
    <w:name w:val="List Bullet 5"/>
    <w:basedOn w:val="Normal"/>
    <w:uiPriority w:val="99"/>
    <w:semiHidden/>
    <w:unhideWhenUsed/>
    <w:rsid w:val="00DC2CF0"/>
    <w:pPr>
      <w:numPr>
        <w:numId w:val="10"/>
      </w:numPr>
      <w:contextualSpacing/>
    </w:pPr>
  </w:style>
  <w:style w:type="paragraph" w:styleId="ListContinue">
    <w:name w:val="List Continue"/>
    <w:basedOn w:val="Normal"/>
    <w:uiPriority w:val="99"/>
    <w:semiHidden/>
    <w:unhideWhenUsed/>
    <w:rsid w:val="00DC2CF0"/>
    <w:pPr>
      <w:ind w:left="283"/>
      <w:contextualSpacing/>
    </w:pPr>
  </w:style>
  <w:style w:type="paragraph" w:styleId="ListContinue2">
    <w:name w:val="List Continue 2"/>
    <w:basedOn w:val="Normal"/>
    <w:uiPriority w:val="99"/>
    <w:semiHidden/>
    <w:unhideWhenUsed/>
    <w:rsid w:val="00DC2CF0"/>
    <w:pPr>
      <w:ind w:left="566"/>
      <w:contextualSpacing/>
    </w:pPr>
  </w:style>
  <w:style w:type="paragraph" w:styleId="ListContinue3">
    <w:name w:val="List Continue 3"/>
    <w:basedOn w:val="Normal"/>
    <w:uiPriority w:val="99"/>
    <w:semiHidden/>
    <w:unhideWhenUsed/>
    <w:rsid w:val="00DC2CF0"/>
    <w:pPr>
      <w:ind w:left="849"/>
      <w:contextualSpacing/>
    </w:pPr>
  </w:style>
  <w:style w:type="paragraph" w:styleId="ListContinue4">
    <w:name w:val="List Continue 4"/>
    <w:basedOn w:val="Normal"/>
    <w:uiPriority w:val="99"/>
    <w:semiHidden/>
    <w:unhideWhenUsed/>
    <w:rsid w:val="00DC2CF0"/>
    <w:pPr>
      <w:ind w:left="1132"/>
      <w:contextualSpacing/>
    </w:pPr>
  </w:style>
  <w:style w:type="paragraph" w:styleId="ListContinue5">
    <w:name w:val="List Continue 5"/>
    <w:basedOn w:val="Normal"/>
    <w:uiPriority w:val="99"/>
    <w:semiHidden/>
    <w:unhideWhenUsed/>
    <w:rsid w:val="00DC2CF0"/>
    <w:pPr>
      <w:ind w:left="1415"/>
      <w:contextualSpacing/>
    </w:pPr>
  </w:style>
  <w:style w:type="paragraph" w:styleId="ListNumber2">
    <w:name w:val="List Number 2"/>
    <w:basedOn w:val="Normal"/>
    <w:uiPriority w:val="99"/>
    <w:semiHidden/>
    <w:unhideWhenUsed/>
    <w:rsid w:val="00DC2CF0"/>
    <w:pPr>
      <w:numPr>
        <w:numId w:val="11"/>
      </w:numPr>
      <w:contextualSpacing/>
    </w:pPr>
  </w:style>
  <w:style w:type="paragraph" w:styleId="ListNumber3">
    <w:name w:val="List Number 3"/>
    <w:basedOn w:val="Normal"/>
    <w:uiPriority w:val="99"/>
    <w:semiHidden/>
    <w:unhideWhenUsed/>
    <w:rsid w:val="00DC2CF0"/>
    <w:pPr>
      <w:numPr>
        <w:numId w:val="12"/>
      </w:numPr>
      <w:contextualSpacing/>
    </w:pPr>
  </w:style>
  <w:style w:type="paragraph" w:styleId="ListNumber4">
    <w:name w:val="List Number 4"/>
    <w:basedOn w:val="Normal"/>
    <w:uiPriority w:val="99"/>
    <w:semiHidden/>
    <w:unhideWhenUsed/>
    <w:rsid w:val="00DC2CF0"/>
    <w:pPr>
      <w:numPr>
        <w:numId w:val="13"/>
      </w:numPr>
      <w:contextualSpacing/>
    </w:pPr>
  </w:style>
  <w:style w:type="paragraph" w:styleId="ListNumber5">
    <w:name w:val="List Number 5"/>
    <w:basedOn w:val="Normal"/>
    <w:uiPriority w:val="99"/>
    <w:semiHidden/>
    <w:unhideWhenUsed/>
    <w:rsid w:val="00DC2CF0"/>
    <w:pPr>
      <w:numPr>
        <w:numId w:val="14"/>
      </w:numPr>
      <w:contextualSpacing/>
    </w:pPr>
  </w:style>
  <w:style w:type="paragraph" w:styleId="ListParagraph">
    <w:name w:val="List Paragraph"/>
    <w:basedOn w:val="Normal"/>
    <w:uiPriority w:val="34"/>
    <w:semiHidden/>
    <w:unhideWhenUsed/>
    <w:qFormat/>
    <w:rsid w:val="00DC2CF0"/>
    <w:pPr>
      <w:ind w:left="720"/>
      <w:contextualSpacing/>
    </w:pPr>
  </w:style>
  <w:style w:type="table" w:styleId="ListTable1Light">
    <w:name w:val="List Table 1 Light"/>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54A2C3" w:themeColor="accent1" w:themeTint="99"/>
        </w:tcBorders>
      </w:tcPr>
    </w:tblStylePr>
    <w:tblStylePr w:type="lastRow">
      <w:rPr>
        <w:b/>
        <w:bCs/>
      </w:rPr>
      <w:tblPr/>
      <w:tcPr>
        <w:tcBorders>
          <w:top w:val="sing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1Light-Accent2">
    <w:name w:val="List Table 1 Light Accent 2"/>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B9191" w:themeColor="accent2" w:themeTint="99"/>
        </w:tcBorders>
      </w:tcPr>
    </w:tblStylePr>
    <w:tblStylePr w:type="lastRow">
      <w:rPr>
        <w:b/>
        <w:bCs/>
      </w:rPr>
      <w:tblPr/>
      <w:tcPr>
        <w:tcBorders>
          <w:top w:val="sing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1Light-Accent3">
    <w:name w:val="List Table 1 Light Accent 3"/>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A0DDCD" w:themeColor="accent3" w:themeTint="99"/>
        </w:tcBorders>
      </w:tcPr>
    </w:tblStylePr>
    <w:tblStylePr w:type="lastRow">
      <w:rPr>
        <w:b/>
        <w:bCs/>
      </w:rPr>
      <w:tblPr/>
      <w:tcPr>
        <w:tcBorders>
          <w:top w:val="sing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1Light-Accent4">
    <w:name w:val="List Table 1 Light Accent 4"/>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D34D83" w:themeColor="accent4" w:themeTint="99"/>
        </w:tcBorders>
      </w:tcPr>
    </w:tblStylePr>
    <w:tblStylePr w:type="lastRow">
      <w:rPr>
        <w:b/>
        <w:bCs/>
      </w:rPr>
      <w:tblPr/>
      <w:tcPr>
        <w:tcBorders>
          <w:top w:val="sing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1Light-Accent5">
    <w:name w:val="List Table 1 Light Accent 5"/>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7AA82" w:themeColor="accent5" w:themeTint="99"/>
        </w:tcBorders>
      </w:tcPr>
    </w:tblStylePr>
    <w:tblStylePr w:type="lastRow">
      <w:rPr>
        <w:b/>
        <w:bCs/>
      </w:rPr>
      <w:tblPr/>
      <w:tcPr>
        <w:tcBorders>
          <w:top w:val="sing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1Light-Accent6">
    <w:name w:val="List Table 1 Light Accent 6"/>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BD697" w:themeColor="accent6" w:themeTint="99"/>
        </w:tcBorders>
      </w:tcPr>
    </w:tblStylePr>
    <w:tblStylePr w:type="lastRow">
      <w:rPr>
        <w:b/>
        <w:bCs/>
      </w:rPr>
      <w:tblPr/>
      <w:tcPr>
        <w:tcBorders>
          <w:top w:val="sing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2">
    <w:name w:val="List Table 2"/>
    <w:basedOn w:val="TableNormal"/>
    <w:uiPriority w:val="47"/>
    <w:rsid w:val="00DC2CF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C2CF0"/>
    <w:pPr>
      <w:spacing w:after="0" w:line="240" w:lineRule="auto"/>
    </w:pPr>
    <w:tblPr>
      <w:tblStyleRowBandSize w:val="1"/>
      <w:tblStyleColBandSize w:val="1"/>
      <w:tblBorders>
        <w:top w:val="single" w:sz="4" w:space="0" w:color="54A2C3" w:themeColor="accent1" w:themeTint="99"/>
        <w:bottom w:val="single" w:sz="4" w:space="0" w:color="54A2C3" w:themeColor="accent1" w:themeTint="99"/>
        <w:insideH w:val="single" w:sz="4" w:space="0" w:color="54A2C3"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2-Accent2">
    <w:name w:val="List Table 2 Accent 2"/>
    <w:basedOn w:val="TableNormal"/>
    <w:uiPriority w:val="47"/>
    <w:rsid w:val="00DC2CF0"/>
    <w:pPr>
      <w:spacing w:after="0" w:line="240" w:lineRule="auto"/>
    </w:pPr>
    <w:tblPr>
      <w:tblStyleRowBandSize w:val="1"/>
      <w:tblStyleColBandSize w:val="1"/>
      <w:tblBorders>
        <w:top w:val="single" w:sz="4" w:space="0" w:color="EB9191" w:themeColor="accent2" w:themeTint="99"/>
        <w:bottom w:val="single" w:sz="4" w:space="0" w:color="EB9191" w:themeColor="accent2" w:themeTint="99"/>
        <w:insideH w:val="single" w:sz="4" w:space="0" w:color="EB9191"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2-Accent3">
    <w:name w:val="List Table 2 Accent 3"/>
    <w:basedOn w:val="TableNormal"/>
    <w:uiPriority w:val="47"/>
    <w:rsid w:val="00DC2CF0"/>
    <w:pPr>
      <w:spacing w:after="0" w:line="240" w:lineRule="auto"/>
    </w:pPr>
    <w:tblPr>
      <w:tblStyleRowBandSize w:val="1"/>
      <w:tblStyleColBandSize w:val="1"/>
      <w:tblBorders>
        <w:top w:val="single" w:sz="4" w:space="0" w:color="A0DDCD" w:themeColor="accent3" w:themeTint="99"/>
        <w:bottom w:val="single" w:sz="4" w:space="0" w:color="A0DDCD" w:themeColor="accent3" w:themeTint="99"/>
        <w:insideH w:val="single" w:sz="4" w:space="0" w:color="A0DDC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2-Accent4">
    <w:name w:val="List Table 2 Accent 4"/>
    <w:basedOn w:val="TableNormal"/>
    <w:uiPriority w:val="47"/>
    <w:rsid w:val="00DC2CF0"/>
    <w:pPr>
      <w:spacing w:after="0" w:line="240" w:lineRule="auto"/>
    </w:pPr>
    <w:tblPr>
      <w:tblStyleRowBandSize w:val="1"/>
      <w:tblStyleColBandSize w:val="1"/>
      <w:tblBorders>
        <w:top w:val="single" w:sz="4" w:space="0" w:color="D34D83" w:themeColor="accent4" w:themeTint="99"/>
        <w:bottom w:val="single" w:sz="4" w:space="0" w:color="D34D83" w:themeColor="accent4" w:themeTint="99"/>
        <w:insideH w:val="single" w:sz="4" w:space="0" w:color="D34D8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2-Accent5">
    <w:name w:val="List Table 2 Accent 5"/>
    <w:basedOn w:val="TableNormal"/>
    <w:uiPriority w:val="47"/>
    <w:rsid w:val="00DC2CF0"/>
    <w:pPr>
      <w:spacing w:after="0" w:line="240" w:lineRule="auto"/>
    </w:pPr>
    <w:tblPr>
      <w:tblStyleRowBandSize w:val="1"/>
      <w:tblStyleColBandSize w:val="1"/>
      <w:tblBorders>
        <w:top w:val="single" w:sz="4" w:space="0" w:color="E7AA82" w:themeColor="accent5" w:themeTint="99"/>
        <w:bottom w:val="single" w:sz="4" w:space="0" w:color="E7AA82" w:themeColor="accent5" w:themeTint="99"/>
        <w:insideH w:val="single" w:sz="4" w:space="0" w:color="E7AA8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2-Accent6">
    <w:name w:val="List Table 2 Accent 6"/>
    <w:basedOn w:val="TableNormal"/>
    <w:uiPriority w:val="47"/>
    <w:rsid w:val="00DC2CF0"/>
    <w:pPr>
      <w:spacing w:after="0" w:line="240" w:lineRule="auto"/>
    </w:pPr>
    <w:tblPr>
      <w:tblStyleRowBandSize w:val="1"/>
      <w:tblStyleColBandSize w:val="1"/>
      <w:tblBorders>
        <w:top w:val="single" w:sz="4" w:space="0" w:color="EBD697" w:themeColor="accent6" w:themeTint="99"/>
        <w:bottom w:val="single" w:sz="4" w:space="0" w:color="EBD697" w:themeColor="accent6" w:themeTint="99"/>
        <w:insideH w:val="single" w:sz="4" w:space="0" w:color="EBD69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3">
    <w:name w:val="List Table 3"/>
    <w:basedOn w:val="TableNormal"/>
    <w:uiPriority w:val="48"/>
    <w:rsid w:val="00DC2CF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C2CF0"/>
    <w:pPr>
      <w:spacing w:after="0" w:line="240" w:lineRule="auto"/>
    </w:pPr>
    <w:tblPr>
      <w:tblStyleRowBandSize w:val="1"/>
      <w:tblStyleColBandSize w:val="1"/>
      <w:tblBorders>
        <w:top w:val="single" w:sz="4" w:space="0" w:color="214C5E" w:themeColor="accent1"/>
        <w:left w:val="single" w:sz="4" w:space="0" w:color="214C5E" w:themeColor="accent1"/>
        <w:bottom w:val="single" w:sz="4" w:space="0" w:color="214C5E" w:themeColor="accent1"/>
        <w:right w:val="single" w:sz="4" w:space="0" w:color="214C5E" w:themeColor="accent1"/>
      </w:tblBorders>
    </w:tblPr>
    <w:tblStylePr w:type="firstRow">
      <w:rPr>
        <w:b/>
        <w:bCs/>
        <w:color w:val="FFFFFF" w:themeColor="background1"/>
      </w:rPr>
      <w:tblPr/>
      <w:tcPr>
        <w:shd w:val="clear" w:color="auto" w:fill="214C5E" w:themeFill="accent1"/>
      </w:tcPr>
    </w:tblStylePr>
    <w:tblStylePr w:type="lastRow">
      <w:rPr>
        <w:b/>
        <w:bCs/>
      </w:rPr>
      <w:tblPr/>
      <w:tcPr>
        <w:tcBorders>
          <w:top w:val="double" w:sz="4" w:space="0" w:color="214C5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4C5E" w:themeColor="accent1"/>
          <w:right w:val="single" w:sz="4" w:space="0" w:color="214C5E" w:themeColor="accent1"/>
        </w:tcBorders>
      </w:tcPr>
    </w:tblStylePr>
    <w:tblStylePr w:type="band1Horz">
      <w:tblPr/>
      <w:tcPr>
        <w:tcBorders>
          <w:top w:val="single" w:sz="4" w:space="0" w:color="214C5E" w:themeColor="accent1"/>
          <w:bottom w:val="single" w:sz="4" w:space="0" w:color="214C5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4C5E" w:themeColor="accent1"/>
          <w:left w:val="nil"/>
        </w:tcBorders>
      </w:tcPr>
    </w:tblStylePr>
    <w:tblStylePr w:type="swCell">
      <w:tblPr/>
      <w:tcPr>
        <w:tcBorders>
          <w:top w:val="double" w:sz="4" w:space="0" w:color="214C5E" w:themeColor="accent1"/>
          <w:right w:val="nil"/>
        </w:tcBorders>
      </w:tcPr>
    </w:tblStylePr>
  </w:style>
  <w:style w:type="table" w:styleId="ListTable3-Accent2">
    <w:name w:val="List Table 3 Accent 2"/>
    <w:basedOn w:val="TableNormal"/>
    <w:uiPriority w:val="48"/>
    <w:rsid w:val="00DC2CF0"/>
    <w:pPr>
      <w:spacing w:after="0" w:line="240" w:lineRule="auto"/>
    </w:pPr>
    <w:tblPr>
      <w:tblStyleRowBandSize w:val="1"/>
      <w:tblStyleColBandSize w:val="1"/>
      <w:tblBorders>
        <w:top w:val="single" w:sz="4" w:space="0" w:color="DE4948" w:themeColor="accent2"/>
        <w:left w:val="single" w:sz="4" w:space="0" w:color="DE4948" w:themeColor="accent2"/>
        <w:bottom w:val="single" w:sz="4" w:space="0" w:color="DE4948" w:themeColor="accent2"/>
        <w:right w:val="single" w:sz="4" w:space="0" w:color="DE4948" w:themeColor="accent2"/>
      </w:tblBorders>
    </w:tblPr>
    <w:tblStylePr w:type="firstRow">
      <w:rPr>
        <w:b/>
        <w:bCs/>
        <w:color w:val="FFFFFF" w:themeColor="background1"/>
      </w:rPr>
      <w:tblPr/>
      <w:tcPr>
        <w:shd w:val="clear" w:color="auto" w:fill="DE4948" w:themeFill="accent2"/>
      </w:tcPr>
    </w:tblStylePr>
    <w:tblStylePr w:type="lastRow">
      <w:rPr>
        <w:b/>
        <w:bCs/>
      </w:rPr>
      <w:tblPr/>
      <w:tcPr>
        <w:tcBorders>
          <w:top w:val="double" w:sz="4" w:space="0" w:color="DE494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4948" w:themeColor="accent2"/>
          <w:right w:val="single" w:sz="4" w:space="0" w:color="DE4948" w:themeColor="accent2"/>
        </w:tcBorders>
      </w:tcPr>
    </w:tblStylePr>
    <w:tblStylePr w:type="band1Horz">
      <w:tblPr/>
      <w:tcPr>
        <w:tcBorders>
          <w:top w:val="single" w:sz="4" w:space="0" w:color="DE4948" w:themeColor="accent2"/>
          <w:bottom w:val="single" w:sz="4" w:space="0" w:color="DE494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4948" w:themeColor="accent2"/>
          <w:left w:val="nil"/>
        </w:tcBorders>
      </w:tcPr>
    </w:tblStylePr>
    <w:tblStylePr w:type="swCell">
      <w:tblPr/>
      <w:tcPr>
        <w:tcBorders>
          <w:top w:val="double" w:sz="4" w:space="0" w:color="DE4948" w:themeColor="accent2"/>
          <w:right w:val="nil"/>
        </w:tcBorders>
      </w:tcPr>
    </w:tblStylePr>
  </w:style>
  <w:style w:type="table" w:styleId="ListTable3-Accent3">
    <w:name w:val="List Table 3 Accent 3"/>
    <w:basedOn w:val="TableNormal"/>
    <w:uiPriority w:val="48"/>
    <w:rsid w:val="00DC2CF0"/>
    <w:pPr>
      <w:spacing w:after="0" w:line="240" w:lineRule="auto"/>
    </w:pPr>
    <w:tblPr>
      <w:tblStyleRowBandSize w:val="1"/>
      <w:tblStyleColBandSize w:val="1"/>
      <w:tblBorders>
        <w:top w:val="single" w:sz="4" w:space="0" w:color="62C7AD" w:themeColor="accent3"/>
        <w:left w:val="single" w:sz="4" w:space="0" w:color="62C7AD" w:themeColor="accent3"/>
        <w:bottom w:val="single" w:sz="4" w:space="0" w:color="62C7AD" w:themeColor="accent3"/>
        <w:right w:val="single" w:sz="4" w:space="0" w:color="62C7AD" w:themeColor="accent3"/>
      </w:tblBorders>
    </w:tblPr>
    <w:tblStylePr w:type="firstRow">
      <w:rPr>
        <w:b/>
        <w:bCs/>
        <w:color w:val="FFFFFF" w:themeColor="background1"/>
      </w:rPr>
      <w:tblPr/>
      <w:tcPr>
        <w:shd w:val="clear" w:color="auto" w:fill="62C7AD" w:themeFill="accent3"/>
      </w:tcPr>
    </w:tblStylePr>
    <w:tblStylePr w:type="lastRow">
      <w:rPr>
        <w:b/>
        <w:bCs/>
      </w:rPr>
      <w:tblPr/>
      <w:tcPr>
        <w:tcBorders>
          <w:top w:val="double" w:sz="4" w:space="0" w:color="62C7AD"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C7AD" w:themeColor="accent3"/>
          <w:right w:val="single" w:sz="4" w:space="0" w:color="62C7AD" w:themeColor="accent3"/>
        </w:tcBorders>
      </w:tcPr>
    </w:tblStylePr>
    <w:tblStylePr w:type="band1Horz">
      <w:tblPr/>
      <w:tcPr>
        <w:tcBorders>
          <w:top w:val="single" w:sz="4" w:space="0" w:color="62C7AD" w:themeColor="accent3"/>
          <w:bottom w:val="single" w:sz="4" w:space="0" w:color="62C7AD"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C7AD" w:themeColor="accent3"/>
          <w:left w:val="nil"/>
        </w:tcBorders>
      </w:tcPr>
    </w:tblStylePr>
    <w:tblStylePr w:type="swCell">
      <w:tblPr/>
      <w:tcPr>
        <w:tcBorders>
          <w:top w:val="double" w:sz="4" w:space="0" w:color="62C7AD" w:themeColor="accent3"/>
          <w:right w:val="nil"/>
        </w:tcBorders>
      </w:tcPr>
    </w:tblStylePr>
  </w:style>
  <w:style w:type="table" w:styleId="ListTable3-Accent4">
    <w:name w:val="List Table 3 Accent 4"/>
    <w:basedOn w:val="TableNormal"/>
    <w:uiPriority w:val="48"/>
    <w:rsid w:val="00DC2CF0"/>
    <w:pPr>
      <w:spacing w:after="0" w:line="240" w:lineRule="auto"/>
    </w:pPr>
    <w:tblPr>
      <w:tblStyleRowBandSize w:val="1"/>
      <w:tblStyleColBandSize w:val="1"/>
      <w:tblBorders>
        <w:top w:val="single" w:sz="4" w:space="0" w:color="731C3F" w:themeColor="accent4"/>
        <w:left w:val="single" w:sz="4" w:space="0" w:color="731C3F" w:themeColor="accent4"/>
        <w:bottom w:val="single" w:sz="4" w:space="0" w:color="731C3F" w:themeColor="accent4"/>
        <w:right w:val="single" w:sz="4" w:space="0" w:color="731C3F" w:themeColor="accent4"/>
      </w:tblBorders>
    </w:tblPr>
    <w:tblStylePr w:type="firstRow">
      <w:rPr>
        <w:b/>
        <w:bCs/>
        <w:color w:val="FFFFFF" w:themeColor="background1"/>
      </w:rPr>
      <w:tblPr/>
      <w:tcPr>
        <w:shd w:val="clear" w:color="auto" w:fill="731C3F" w:themeFill="accent4"/>
      </w:tcPr>
    </w:tblStylePr>
    <w:tblStylePr w:type="lastRow">
      <w:rPr>
        <w:b/>
        <w:bCs/>
      </w:rPr>
      <w:tblPr/>
      <w:tcPr>
        <w:tcBorders>
          <w:top w:val="double" w:sz="4" w:space="0" w:color="731C3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31C3F" w:themeColor="accent4"/>
          <w:right w:val="single" w:sz="4" w:space="0" w:color="731C3F" w:themeColor="accent4"/>
        </w:tcBorders>
      </w:tcPr>
    </w:tblStylePr>
    <w:tblStylePr w:type="band1Horz">
      <w:tblPr/>
      <w:tcPr>
        <w:tcBorders>
          <w:top w:val="single" w:sz="4" w:space="0" w:color="731C3F" w:themeColor="accent4"/>
          <w:bottom w:val="single" w:sz="4" w:space="0" w:color="731C3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31C3F" w:themeColor="accent4"/>
          <w:left w:val="nil"/>
        </w:tcBorders>
      </w:tcPr>
    </w:tblStylePr>
    <w:tblStylePr w:type="swCell">
      <w:tblPr/>
      <w:tcPr>
        <w:tcBorders>
          <w:top w:val="double" w:sz="4" w:space="0" w:color="731C3F" w:themeColor="accent4"/>
          <w:right w:val="nil"/>
        </w:tcBorders>
      </w:tcPr>
    </w:tblStylePr>
  </w:style>
  <w:style w:type="table" w:styleId="ListTable3-Accent5">
    <w:name w:val="List Table 3 Accent 5"/>
    <w:basedOn w:val="TableNormal"/>
    <w:uiPriority w:val="48"/>
    <w:rsid w:val="00DC2CF0"/>
    <w:pPr>
      <w:spacing w:after="0" w:line="240" w:lineRule="auto"/>
    </w:pPr>
    <w:tblPr>
      <w:tblStyleRowBandSize w:val="1"/>
      <w:tblStyleColBandSize w:val="1"/>
      <w:tblBorders>
        <w:top w:val="single" w:sz="4" w:space="0" w:color="D87330" w:themeColor="accent5"/>
        <w:left w:val="single" w:sz="4" w:space="0" w:color="D87330" w:themeColor="accent5"/>
        <w:bottom w:val="single" w:sz="4" w:space="0" w:color="D87330" w:themeColor="accent5"/>
        <w:right w:val="single" w:sz="4" w:space="0" w:color="D87330" w:themeColor="accent5"/>
      </w:tblBorders>
    </w:tblPr>
    <w:tblStylePr w:type="firstRow">
      <w:rPr>
        <w:b/>
        <w:bCs/>
        <w:color w:val="FFFFFF" w:themeColor="background1"/>
      </w:rPr>
      <w:tblPr/>
      <w:tcPr>
        <w:shd w:val="clear" w:color="auto" w:fill="D87330" w:themeFill="accent5"/>
      </w:tcPr>
    </w:tblStylePr>
    <w:tblStylePr w:type="lastRow">
      <w:rPr>
        <w:b/>
        <w:bCs/>
      </w:rPr>
      <w:tblPr/>
      <w:tcPr>
        <w:tcBorders>
          <w:top w:val="double" w:sz="4" w:space="0" w:color="D8733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7330" w:themeColor="accent5"/>
          <w:right w:val="single" w:sz="4" w:space="0" w:color="D87330" w:themeColor="accent5"/>
        </w:tcBorders>
      </w:tcPr>
    </w:tblStylePr>
    <w:tblStylePr w:type="band1Horz">
      <w:tblPr/>
      <w:tcPr>
        <w:tcBorders>
          <w:top w:val="single" w:sz="4" w:space="0" w:color="D87330" w:themeColor="accent5"/>
          <w:bottom w:val="single" w:sz="4" w:space="0" w:color="D8733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7330" w:themeColor="accent5"/>
          <w:left w:val="nil"/>
        </w:tcBorders>
      </w:tcPr>
    </w:tblStylePr>
    <w:tblStylePr w:type="swCell">
      <w:tblPr/>
      <w:tcPr>
        <w:tcBorders>
          <w:top w:val="double" w:sz="4" w:space="0" w:color="D87330" w:themeColor="accent5"/>
          <w:right w:val="nil"/>
        </w:tcBorders>
      </w:tcPr>
    </w:tblStylePr>
  </w:style>
  <w:style w:type="table" w:styleId="ListTable3-Accent6">
    <w:name w:val="List Table 3 Accent 6"/>
    <w:basedOn w:val="TableNormal"/>
    <w:uiPriority w:val="48"/>
    <w:rsid w:val="00DC2CF0"/>
    <w:pPr>
      <w:spacing w:after="0" w:line="240" w:lineRule="auto"/>
    </w:pPr>
    <w:tblPr>
      <w:tblStyleRowBandSize w:val="1"/>
      <w:tblStyleColBandSize w:val="1"/>
      <w:tblBorders>
        <w:top w:val="single" w:sz="4" w:space="0" w:color="DEBC53" w:themeColor="accent6"/>
        <w:left w:val="single" w:sz="4" w:space="0" w:color="DEBC53" w:themeColor="accent6"/>
        <w:bottom w:val="single" w:sz="4" w:space="0" w:color="DEBC53" w:themeColor="accent6"/>
        <w:right w:val="single" w:sz="4" w:space="0" w:color="DEBC53" w:themeColor="accent6"/>
      </w:tblBorders>
    </w:tblPr>
    <w:tblStylePr w:type="firstRow">
      <w:rPr>
        <w:b/>
        <w:bCs/>
        <w:color w:val="FFFFFF" w:themeColor="background1"/>
      </w:rPr>
      <w:tblPr/>
      <w:tcPr>
        <w:shd w:val="clear" w:color="auto" w:fill="DEBC53" w:themeFill="accent6"/>
      </w:tcPr>
    </w:tblStylePr>
    <w:tblStylePr w:type="lastRow">
      <w:rPr>
        <w:b/>
        <w:bCs/>
      </w:rPr>
      <w:tblPr/>
      <w:tcPr>
        <w:tcBorders>
          <w:top w:val="double" w:sz="4" w:space="0" w:color="DEBC5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BC53" w:themeColor="accent6"/>
          <w:right w:val="single" w:sz="4" w:space="0" w:color="DEBC53" w:themeColor="accent6"/>
        </w:tcBorders>
      </w:tcPr>
    </w:tblStylePr>
    <w:tblStylePr w:type="band1Horz">
      <w:tblPr/>
      <w:tcPr>
        <w:tcBorders>
          <w:top w:val="single" w:sz="4" w:space="0" w:color="DEBC53" w:themeColor="accent6"/>
          <w:bottom w:val="single" w:sz="4" w:space="0" w:color="DEBC5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BC53" w:themeColor="accent6"/>
          <w:left w:val="nil"/>
        </w:tcBorders>
      </w:tcPr>
    </w:tblStylePr>
    <w:tblStylePr w:type="swCell">
      <w:tblPr/>
      <w:tcPr>
        <w:tcBorders>
          <w:top w:val="double" w:sz="4" w:space="0" w:color="DEBC53" w:themeColor="accent6"/>
          <w:right w:val="nil"/>
        </w:tcBorders>
      </w:tcPr>
    </w:tblStylePr>
  </w:style>
  <w:style w:type="table" w:styleId="ListTable4">
    <w:name w:val="List Table 4"/>
    <w:basedOn w:val="Table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tcBorders>
        <w:shd w:val="clear" w:color="auto" w:fill="214C5E" w:themeFill="accent1"/>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4-Accent2">
    <w:name w:val="List Table 4 Accent 2"/>
    <w:basedOn w:val="Table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tcBorders>
        <w:shd w:val="clear" w:color="auto" w:fill="DE4948" w:themeFill="accent2"/>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4-Accent3">
    <w:name w:val="List Table 4 Accent 3"/>
    <w:basedOn w:val="Table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tcBorders>
        <w:shd w:val="clear" w:color="auto" w:fill="62C7AD" w:themeFill="accent3"/>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4-Accent4">
    <w:name w:val="List Table 4 Accent 4"/>
    <w:basedOn w:val="Table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tcBorders>
        <w:shd w:val="clear" w:color="auto" w:fill="731C3F" w:themeFill="accent4"/>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4-Accent5">
    <w:name w:val="List Table 4 Accent 5"/>
    <w:basedOn w:val="Table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tcBorders>
        <w:shd w:val="clear" w:color="auto" w:fill="D87330" w:themeFill="accent5"/>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4-Accent6">
    <w:name w:val="List Table 4 Accent 6"/>
    <w:basedOn w:val="Table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tcBorders>
        <w:shd w:val="clear" w:color="auto" w:fill="DEBC53" w:themeFill="accent6"/>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5Dark">
    <w:name w:val="List Table 5 Dark"/>
    <w:basedOn w:val="TableNormal"/>
    <w:uiPriority w:val="50"/>
    <w:rsid w:val="00DC2CF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C2CF0"/>
    <w:pPr>
      <w:spacing w:after="0" w:line="240" w:lineRule="auto"/>
    </w:pPr>
    <w:rPr>
      <w:color w:val="FFFFFF" w:themeColor="background1"/>
    </w:rPr>
    <w:tblPr>
      <w:tblStyleRowBandSize w:val="1"/>
      <w:tblStyleColBandSize w:val="1"/>
      <w:tblBorders>
        <w:top w:val="single" w:sz="24" w:space="0" w:color="214C5E" w:themeColor="accent1"/>
        <w:left w:val="single" w:sz="24" w:space="0" w:color="214C5E" w:themeColor="accent1"/>
        <w:bottom w:val="single" w:sz="24" w:space="0" w:color="214C5E" w:themeColor="accent1"/>
        <w:right w:val="single" w:sz="24" w:space="0" w:color="214C5E" w:themeColor="accent1"/>
      </w:tblBorders>
    </w:tblPr>
    <w:tcPr>
      <w:shd w:val="clear" w:color="auto" w:fill="214C5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C2CF0"/>
    <w:pPr>
      <w:spacing w:after="0" w:line="240" w:lineRule="auto"/>
    </w:pPr>
    <w:rPr>
      <w:color w:val="FFFFFF" w:themeColor="background1"/>
    </w:rPr>
    <w:tblPr>
      <w:tblStyleRowBandSize w:val="1"/>
      <w:tblStyleColBandSize w:val="1"/>
      <w:tblBorders>
        <w:top w:val="single" w:sz="24" w:space="0" w:color="DE4948" w:themeColor="accent2"/>
        <w:left w:val="single" w:sz="24" w:space="0" w:color="DE4948" w:themeColor="accent2"/>
        <w:bottom w:val="single" w:sz="24" w:space="0" w:color="DE4948" w:themeColor="accent2"/>
        <w:right w:val="single" w:sz="24" w:space="0" w:color="DE4948" w:themeColor="accent2"/>
      </w:tblBorders>
    </w:tblPr>
    <w:tcPr>
      <w:shd w:val="clear" w:color="auto" w:fill="DE494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C2CF0"/>
    <w:pPr>
      <w:spacing w:after="0" w:line="240" w:lineRule="auto"/>
    </w:pPr>
    <w:rPr>
      <w:color w:val="FFFFFF" w:themeColor="background1"/>
    </w:rPr>
    <w:tblPr>
      <w:tblStyleRowBandSize w:val="1"/>
      <w:tblStyleColBandSize w:val="1"/>
      <w:tblBorders>
        <w:top w:val="single" w:sz="24" w:space="0" w:color="62C7AD" w:themeColor="accent3"/>
        <w:left w:val="single" w:sz="24" w:space="0" w:color="62C7AD" w:themeColor="accent3"/>
        <w:bottom w:val="single" w:sz="24" w:space="0" w:color="62C7AD" w:themeColor="accent3"/>
        <w:right w:val="single" w:sz="24" w:space="0" w:color="62C7AD" w:themeColor="accent3"/>
      </w:tblBorders>
    </w:tblPr>
    <w:tcPr>
      <w:shd w:val="clear" w:color="auto" w:fill="62C7AD"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C2CF0"/>
    <w:pPr>
      <w:spacing w:after="0" w:line="240" w:lineRule="auto"/>
    </w:pPr>
    <w:rPr>
      <w:color w:val="FFFFFF" w:themeColor="background1"/>
    </w:rPr>
    <w:tblPr>
      <w:tblStyleRowBandSize w:val="1"/>
      <w:tblStyleColBandSize w:val="1"/>
      <w:tblBorders>
        <w:top w:val="single" w:sz="24" w:space="0" w:color="731C3F" w:themeColor="accent4"/>
        <w:left w:val="single" w:sz="24" w:space="0" w:color="731C3F" w:themeColor="accent4"/>
        <w:bottom w:val="single" w:sz="24" w:space="0" w:color="731C3F" w:themeColor="accent4"/>
        <w:right w:val="single" w:sz="24" w:space="0" w:color="731C3F" w:themeColor="accent4"/>
      </w:tblBorders>
    </w:tblPr>
    <w:tcPr>
      <w:shd w:val="clear" w:color="auto" w:fill="731C3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C2CF0"/>
    <w:pPr>
      <w:spacing w:after="0" w:line="240" w:lineRule="auto"/>
    </w:pPr>
    <w:rPr>
      <w:color w:val="FFFFFF" w:themeColor="background1"/>
    </w:rPr>
    <w:tblPr>
      <w:tblStyleRowBandSize w:val="1"/>
      <w:tblStyleColBandSize w:val="1"/>
      <w:tblBorders>
        <w:top w:val="single" w:sz="24" w:space="0" w:color="D87330" w:themeColor="accent5"/>
        <w:left w:val="single" w:sz="24" w:space="0" w:color="D87330" w:themeColor="accent5"/>
        <w:bottom w:val="single" w:sz="24" w:space="0" w:color="D87330" w:themeColor="accent5"/>
        <w:right w:val="single" w:sz="24" w:space="0" w:color="D87330" w:themeColor="accent5"/>
      </w:tblBorders>
    </w:tblPr>
    <w:tcPr>
      <w:shd w:val="clear" w:color="auto" w:fill="D8733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C2CF0"/>
    <w:pPr>
      <w:spacing w:after="0" w:line="240" w:lineRule="auto"/>
    </w:pPr>
    <w:rPr>
      <w:color w:val="FFFFFF" w:themeColor="background1"/>
    </w:rPr>
    <w:tblPr>
      <w:tblStyleRowBandSize w:val="1"/>
      <w:tblStyleColBandSize w:val="1"/>
      <w:tblBorders>
        <w:top w:val="single" w:sz="24" w:space="0" w:color="DEBC53" w:themeColor="accent6"/>
        <w:left w:val="single" w:sz="24" w:space="0" w:color="DEBC53" w:themeColor="accent6"/>
        <w:bottom w:val="single" w:sz="24" w:space="0" w:color="DEBC53" w:themeColor="accent6"/>
        <w:right w:val="single" w:sz="24" w:space="0" w:color="DEBC53" w:themeColor="accent6"/>
      </w:tblBorders>
    </w:tblPr>
    <w:tcPr>
      <w:shd w:val="clear" w:color="auto" w:fill="DEBC5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C2CF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sz="4" w:space="0" w:color="214C5E" w:themeColor="accent1"/>
        <w:bottom w:val="single" w:sz="4" w:space="0" w:color="214C5E" w:themeColor="accent1"/>
      </w:tblBorders>
    </w:tblPr>
    <w:tblStylePr w:type="firstRow">
      <w:rPr>
        <w:b/>
        <w:bCs/>
      </w:rPr>
      <w:tblPr/>
      <w:tcPr>
        <w:tcBorders>
          <w:bottom w:val="single" w:sz="4" w:space="0" w:color="214C5E" w:themeColor="accent1"/>
        </w:tcBorders>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6Colorful-Accent2">
    <w:name w:val="List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sz="4" w:space="0" w:color="DE4948" w:themeColor="accent2"/>
        <w:bottom w:val="single" w:sz="4" w:space="0" w:color="DE4948" w:themeColor="accent2"/>
      </w:tblBorders>
    </w:tblPr>
    <w:tblStylePr w:type="firstRow">
      <w:rPr>
        <w:b/>
        <w:bCs/>
      </w:rPr>
      <w:tblPr/>
      <w:tcPr>
        <w:tcBorders>
          <w:bottom w:val="single" w:sz="4" w:space="0" w:color="DE4948" w:themeColor="accent2"/>
        </w:tcBorders>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6Colorful-Accent3">
    <w:name w:val="List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sz="4" w:space="0" w:color="62C7AD" w:themeColor="accent3"/>
        <w:bottom w:val="single" w:sz="4" w:space="0" w:color="62C7AD" w:themeColor="accent3"/>
      </w:tblBorders>
    </w:tblPr>
    <w:tblStylePr w:type="firstRow">
      <w:rPr>
        <w:b/>
        <w:bCs/>
      </w:rPr>
      <w:tblPr/>
      <w:tcPr>
        <w:tcBorders>
          <w:bottom w:val="single" w:sz="4" w:space="0" w:color="62C7AD" w:themeColor="accent3"/>
        </w:tcBorders>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6Colorful-Accent4">
    <w:name w:val="List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sz="4" w:space="0" w:color="731C3F" w:themeColor="accent4"/>
        <w:bottom w:val="single" w:sz="4" w:space="0" w:color="731C3F" w:themeColor="accent4"/>
      </w:tblBorders>
    </w:tblPr>
    <w:tblStylePr w:type="firstRow">
      <w:rPr>
        <w:b/>
        <w:bCs/>
      </w:rPr>
      <w:tblPr/>
      <w:tcPr>
        <w:tcBorders>
          <w:bottom w:val="single" w:sz="4" w:space="0" w:color="731C3F" w:themeColor="accent4"/>
        </w:tcBorders>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6Colorful-Accent5">
    <w:name w:val="List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sz="4" w:space="0" w:color="D87330" w:themeColor="accent5"/>
        <w:bottom w:val="single" w:sz="4" w:space="0" w:color="D87330" w:themeColor="accent5"/>
      </w:tblBorders>
    </w:tblPr>
    <w:tblStylePr w:type="firstRow">
      <w:rPr>
        <w:b/>
        <w:bCs/>
      </w:rPr>
      <w:tblPr/>
      <w:tcPr>
        <w:tcBorders>
          <w:bottom w:val="single" w:sz="4" w:space="0" w:color="D87330" w:themeColor="accent5"/>
        </w:tcBorders>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6Colorful-Accent6">
    <w:name w:val="List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sz="4" w:space="0" w:color="DEBC53" w:themeColor="accent6"/>
        <w:bottom w:val="single" w:sz="4" w:space="0" w:color="DEBC53" w:themeColor="accent6"/>
      </w:tblBorders>
    </w:tblPr>
    <w:tblStylePr w:type="firstRow">
      <w:rPr>
        <w:b/>
        <w:bCs/>
      </w:rPr>
      <w:tblPr/>
      <w:tcPr>
        <w:tcBorders>
          <w:bottom w:val="single" w:sz="4" w:space="0" w:color="DEBC53" w:themeColor="accent6"/>
        </w:tcBorders>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7Colorful">
    <w:name w:val="List Table 7 Colorful"/>
    <w:basedOn w:val="TableNormal"/>
    <w:uiPriority w:val="52"/>
    <w:rsid w:val="00DC2CF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2CF0"/>
    <w:pPr>
      <w:spacing w:after="0" w:line="240" w:lineRule="auto"/>
    </w:pPr>
    <w:rPr>
      <w:color w:val="18384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4C5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4C5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4C5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4C5E" w:themeColor="accent1"/>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C2CF0"/>
    <w:pPr>
      <w:spacing w:after="0" w:line="240" w:lineRule="auto"/>
    </w:pPr>
    <w:rPr>
      <w:color w:val="BA222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494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494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494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4948" w:themeColor="accent2"/>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C2CF0"/>
    <w:pPr>
      <w:spacing w:after="0" w:line="240" w:lineRule="auto"/>
    </w:pPr>
    <w:rPr>
      <w:color w:val="3AA38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C7AD"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C7AD"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C7AD"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C7AD" w:themeColor="accent3"/>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C2CF0"/>
    <w:pPr>
      <w:spacing w:after="0" w:line="240" w:lineRule="auto"/>
    </w:pPr>
    <w:rPr>
      <w:color w:val="56152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31C3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31C3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31C3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31C3F" w:themeColor="accent4"/>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C2CF0"/>
    <w:pPr>
      <w:spacing w:after="0" w:line="240" w:lineRule="auto"/>
    </w:pPr>
    <w:rPr>
      <w:color w:val="A6541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733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733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733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7330" w:themeColor="accent5"/>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C2CF0"/>
    <w:pPr>
      <w:spacing w:after="0" w:line="240" w:lineRule="auto"/>
    </w:pPr>
    <w:rPr>
      <w:color w:val="BF992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BC5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BC5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BC5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BC53" w:themeColor="accent6"/>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C2CF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DC2CF0"/>
    <w:rPr>
      <w:rFonts w:ascii="Consolas" w:hAnsi="Consolas"/>
      <w:sz w:val="22"/>
      <w:szCs w:val="20"/>
    </w:rPr>
  </w:style>
  <w:style w:type="table" w:styleId="MediumGrid1">
    <w:name w:val="Medium Grid 1"/>
    <w:basedOn w:val="TableNormal"/>
    <w:uiPriority w:val="67"/>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insideV w:val="single" w:sz="8" w:space="0" w:color="3A85A4" w:themeColor="accent1" w:themeTint="BF"/>
      </w:tblBorders>
    </w:tblPr>
    <w:tcPr>
      <w:shd w:val="clear" w:color="auto" w:fill="B8D8E6" w:themeFill="accent1" w:themeFillTint="3F"/>
    </w:tcPr>
    <w:tblStylePr w:type="firstRow">
      <w:rPr>
        <w:b/>
        <w:bCs/>
      </w:rPr>
    </w:tblStylePr>
    <w:tblStylePr w:type="lastRow">
      <w:rPr>
        <w:b/>
        <w:bCs/>
      </w:rPr>
      <w:tblPr/>
      <w:tcPr>
        <w:tcBorders>
          <w:top w:val="single" w:sz="18" w:space="0" w:color="3A85A4" w:themeColor="accent1" w:themeTint="BF"/>
        </w:tcBorders>
      </w:tcPr>
    </w:tblStylePr>
    <w:tblStylePr w:type="firstCol">
      <w:rPr>
        <w:b/>
        <w:bCs/>
      </w:rPr>
    </w:tblStylePr>
    <w:tblStylePr w:type="lastCol">
      <w:rPr>
        <w:b/>
        <w:bCs/>
      </w:r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MediumGrid1-Accent2">
    <w:name w:val="Medium Grid 1 Accent 2"/>
    <w:basedOn w:val="TableNormal"/>
    <w:uiPriority w:val="67"/>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insideV w:val="single" w:sz="8" w:space="0" w:color="E67675" w:themeColor="accent2" w:themeTint="BF"/>
      </w:tblBorders>
    </w:tblPr>
    <w:tcPr>
      <w:shd w:val="clear" w:color="auto" w:fill="F6D1D1" w:themeFill="accent2" w:themeFillTint="3F"/>
    </w:tcPr>
    <w:tblStylePr w:type="firstRow">
      <w:rPr>
        <w:b/>
        <w:bCs/>
      </w:rPr>
    </w:tblStylePr>
    <w:tblStylePr w:type="lastRow">
      <w:rPr>
        <w:b/>
        <w:bCs/>
      </w:rPr>
      <w:tblPr/>
      <w:tcPr>
        <w:tcBorders>
          <w:top w:val="single" w:sz="18" w:space="0" w:color="E67675" w:themeColor="accent2" w:themeTint="BF"/>
        </w:tcBorders>
      </w:tcPr>
    </w:tblStylePr>
    <w:tblStylePr w:type="firstCol">
      <w:rPr>
        <w:b/>
        <w:bCs/>
      </w:rPr>
    </w:tblStylePr>
    <w:tblStylePr w:type="lastCol">
      <w:rPr>
        <w:b/>
        <w:bCs/>
      </w:r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MediumGrid1-Accent3">
    <w:name w:val="Medium Grid 1 Accent 3"/>
    <w:basedOn w:val="TableNormal"/>
    <w:uiPriority w:val="67"/>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insideV w:val="single" w:sz="8" w:space="0" w:color="89D5C1" w:themeColor="accent3" w:themeTint="BF"/>
      </w:tblBorders>
    </w:tblPr>
    <w:tcPr>
      <w:shd w:val="clear" w:color="auto" w:fill="D8F1EA" w:themeFill="accent3" w:themeFillTint="3F"/>
    </w:tcPr>
    <w:tblStylePr w:type="firstRow">
      <w:rPr>
        <w:b/>
        <w:bCs/>
      </w:rPr>
    </w:tblStylePr>
    <w:tblStylePr w:type="lastRow">
      <w:rPr>
        <w:b/>
        <w:bCs/>
      </w:rPr>
      <w:tblPr/>
      <w:tcPr>
        <w:tcBorders>
          <w:top w:val="single" w:sz="18" w:space="0" w:color="89D5C1" w:themeColor="accent3" w:themeTint="BF"/>
        </w:tcBorders>
      </w:tcPr>
    </w:tblStylePr>
    <w:tblStylePr w:type="firstCol">
      <w:rPr>
        <w:b/>
        <w:bCs/>
      </w:rPr>
    </w:tblStylePr>
    <w:tblStylePr w:type="lastCol">
      <w:rPr>
        <w:b/>
        <w:bCs/>
      </w:r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MediumGrid1-Accent4">
    <w:name w:val="Medium Grid 1 Accent 4"/>
    <w:basedOn w:val="TableNormal"/>
    <w:uiPriority w:val="67"/>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insideV w:val="single" w:sz="8" w:space="0" w:color="BC2E67" w:themeColor="accent4" w:themeTint="BF"/>
      </w:tblBorders>
    </w:tblPr>
    <w:tcPr>
      <w:shd w:val="clear" w:color="auto" w:fill="EDB5CB" w:themeFill="accent4" w:themeFillTint="3F"/>
    </w:tcPr>
    <w:tblStylePr w:type="firstRow">
      <w:rPr>
        <w:b/>
        <w:bCs/>
      </w:rPr>
    </w:tblStylePr>
    <w:tblStylePr w:type="lastRow">
      <w:rPr>
        <w:b/>
        <w:bCs/>
      </w:rPr>
      <w:tblPr/>
      <w:tcPr>
        <w:tcBorders>
          <w:top w:val="single" w:sz="18" w:space="0" w:color="BC2E67" w:themeColor="accent4" w:themeTint="BF"/>
        </w:tcBorders>
      </w:tcPr>
    </w:tblStylePr>
    <w:tblStylePr w:type="firstCol">
      <w:rPr>
        <w:b/>
        <w:bCs/>
      </w:rPr>
    </w:tblStylePr>
    <w:tblStylePr w:type="lastCol">
      <w:rPr>
        <w:b/>
        <w:bCs/>
      </w:r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MediumGrid1-Accent5">
    <w:name w:val="Medium Grid 1 Accent 5"/>
    <w:basedOn w:val="TableNormal"/>
    <w:uiPriority w:val="67"/>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insideV w:val="single" w:sz="8" w:space="0" w:color="E19563" w:themeColor="accent5" w:themeTint="BF"/>
      </w:tblBorders>
    </w:tblPr>
    <w:tcPr>
      <w:shd w:val="clear" w:color="auto" w:fill="F5DCCB" w:themeFill="accent5" w:themeFillTint="3F"/>
    </w:tcPr>
    <w:tblStylePr w:type="firstRow">
      <w:rPr>
        <w:b/>
        <w:bCs/>
      </w:rPr>
    </w:tblStylePr>
    <w:tblStylePr w:type="lastRow">
      <w:rPr>
        <w:b/>
        <w:bCs/>
      </w:rPr>
      <w:tblPr/>
      <w:tcPr>
        <w:tcBorders>
          <w:top w:val="single" w:sz="18" w:space="0" w:color="E19563" w:themeColor="accent5" w:themeTint="BF"/>
        </w:tcBorders>
      </w:tcPr>
    </w:tblStylePr>
    <w:tblStylePr w:type="firstCol">
      <w:rPr>
        <w:b/>
        <w:bCs/>
      </w:rPr>
    </w:tblStylePr>
    <w:tblStylePr w:type="lastCol">
      <w:rPr>
        <w:b/>
        <w:bCs/>
      </w:r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MediumGrid1-Accent6">
    <w:name w:val="Medium Grid 1 Accent 6"/>
    <w:basedOn w:val="TableNormal"/>
    <w:uiPriority w:val="67"/>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insideV w:val="single" w:sz="8" w:space="0" w:color="E6CC7E" w:themeColor="accent6" w:themeTint="BF"/>
      </w:tblBorders>
    </w:tblPr>
    <w:tcPr>
      <w:shd w:val="clear" w:color="auto" w:fill="F7EED4" w:themeFill="accent6" w:themeFillTint="3F"/>
    </w:tcPr>
    <w:tblStylePr w:type="firstRow">
      <w:rPr>
        <w:b/>
        <w:bCs/>
      </w:rPr>
    </w:tblStylePr>
    <w:tblStylePr w:type="lastRow">
      <w:rPr>
        <w:b/>
        <w:bCs/>
      </w:rPr>
      <w:tblPr/>
      <w:tcPr>
        <w:tcBorders>
          <w:top w:val="single" w:sz="18" w:space="0" w:color="E6CC7E" w:themeColor="accent6" w:themeTint="BF"/>
        </w:tcBorders>
      </w:tcPr>
    </w:tblStylePr>
    <w:tblStylePr w:type="firstCol">
      <w:rPr>
        <w:b/>
        <w:bCs/>
      </w:rPr>
    </w:tblStylePr>
    <w:tblStylePr w:type="lastCol">
      <w:rPr>
        <w:b/>
        <w:bCs/>
      </w:r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MediumGrid2">
    <w:name w:val="Medium Grid 2"/>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cPr>
      <w:shd w:val="clear" w:color="auto" w:fill="B8D8E6" w:themeFill="accent1" w:themeFillTint="3F"/>
    </w:tcPr>
    <w:tblStylePr w:type="firstRow">
      <w:rPr>
        <w:b/>
        <w:bCs/>
        <w:color w:val="000000" w:themeColor="text1"/>
      </w:rPr>
      <w:tblPr/>
      <w:tcPr>
        <w:shd w:val="clear" w:color="auto" w:fill="E3EFF5"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0EB" w:themeFill="accent1" w:themeFillTint="33"/>
      </w:tcPr>
    </w:tblStylePr>
    <w:tblStylePr w:type="band1Vert">
      <w:tblPr/>
      <w:tcPr>
        <w:shd w:val="clear" w:color="auto" w:fill="71B2CD" w:themeFill="accent1" w:themeFillTint="7F"/>
      </w:tcPr>
    </w:tblStylePr>
    <w:tblStylePr w:type="band1Horz">
      <w:tblPr/>
      <w:tcPr>
        <w:tcBorders>
          <w:insideH w:val="single" w:sz="6" w:space="0" w:color="214C5E" w:themeColor="accent1"/>
          <w:insideV w:val="single" w:sz="6" w:space="0" w:color="214C5E" w:themeColor="accent1"/>
        </w:tcBorders>
        <w:shd w:val="clear" w:color="auto" w:fill="71B2C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cPr>
      <w:shd w:val="clear" w:color="auto" w:fill="F6D1D1" w:themeFill="accent2" w:themeFillTint="3F"/>
    </w:tcPr>
    <w:tblStylePr w:type="firstRow">
      <w:rPr>
        <w:b/>
        <w:bCs/>
        <w:color w:val="000000" w:themeColor="text1"/>
      </w:rPr>
      <w:tblPr/>
      <w:tcPr>
        <w:shd w:val="clear" w:color="auto" w:fill="FBEC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ADA" w:themeFill="accent2" w:themeFillTint="33"/>
      </w:tcPr>
    </w:tblStylePr>
    <w:tblStylePr w:type="band1Vert">
      <w:tblPr/>
      <w:tcPr>
        <w:shd w:val="clear" w:color="auto" w:fill="EEA3A3" w:themeFill="accent2" w:themeFillTint="7F"/>
      </w:tcPr>
    </w:tblStylePr>
    <w:tblStylePr w:type="band1Horz">
      <w:tblPr/>
      <w:tcPr>
        <w:tcBorders>
          <w:insideH w:val="single" w:sz="6" w:space="0" w:color="DE4948" w:themeColor="accent2"/>
          <w:insideV w:val="single" w:sz="6" w:space="0" w:color="DE4948" w:themeColor="accent2"/>
        </w:tcBorders>
        <w:shd w:val="clear" w:color="auto" w:fill="EEA3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cPr>
      <w:shd w:val="clear" w:color="auto" w:fill="D8F1EA" w:themeFill="accent3" w:themeFillTint="3F"/>
    </w:tcPr>
    <w:tblStylePr w:type="firstRow">
      <w:rPr>
        <w:b/>
        <w:bCs/>
        <w:color w:val="000000" w:themeColor="text1"/>
      </w:rPr>
      <w:tblPr/>
      <w:tcPr>
        <w:shd w:val="clear" w:color="auto" w:fill="EFF9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EE" w:themeFill="accent3" w:themeFillTint="33"/>
      </w:tcPr>
    </w:tblStylePr>
    <w:tblStylePr w:type="band1Vert">
      <w:tblPr/>
      <w:tcPr>
        <w:shd w:val="clear" w:color="auto" w:fill="B0E3D6" w:themeFill="accent3" w:themeFillTint="7F"/>
      </w:tcPr>
    </w:tblStylePr>
    <w:tblStylePr w:type="band1Horz">
      <w:tblPr/>
      <w:tcPr>
        <w:tcBorders>
          <w:insideH w:val="single" w:sz="6" w:space="0" w:color="62C7AD" w:themeColor="accent3"/>
          <w:insideV w:val="single" w:sz="6" w:space="0" w:color="62C7AD" w:themeColor="accent3"/>
        </w:tcBorders>
        <w:shd w:val="clear" w:color="auto" w:fill="B0E3D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cPr>
      <w:shd w:val="clear" w:color="auto" w:fill="EDB5CB" w:themeFill="accent4" w:themeFillTint="3F"/>
    </w:tcPr>
    <w:tblStylePr w:type="firstRow">
      <w:rPr>
        <w:b/>
        <w:bCs/>
        <w:color w:val="000000" w:themeColor="text1"/>
      </w:rPr>
      <w:tblPr/>
      <w:tcPr>
        <w:shd w:val="clear" w:color="auto" w:fill="F8E2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C3D5" w:themeFill="accent4" w:themeFillTint="33"/>
      </w:tcPr>
    </w:tblStylePr>
    <w:tblStylePr w:type="band1Vert">
      <w:tblPr/>
      <w:tcPr>
        <w:shd w:val="clear" w:color="auto" w:fill="DB6B98" w:themeFill="accent4" w:themeFillTint="7F"/>
      </w:tcPr>
    </w:tblStylePr>
    <w:tblStylePr w:type="band1Horz">
      <w:tblPr/>
      <w:tcPr>
        <w:tcBorders>
          <w:insideH w:val="single" w:sz="6" w:space="0" w:color="731C3F" w:themeColor="accent4"/>
          <w:insideV w:val="single" w:sz="6" w:space="0" w:color="731C3F" w:themeColor="accent4"/>
        </w:tcBorders>
        <w:shd w:val="clear" w:color="auto" w:fill="DB6B9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cPr>
      <w:shd w:val="clear" w:color="auto" w:fill="F5DCCB" w:themeFill="accent5" w:themeFillTint="3F"/>
    </w:tcPr>
    <w:tblStylePr w:type="firstRow">
      <w:rPr>
        <w:b/>
        <w:bCs/>
        <w:color w:val="000000" w:themeColor="text1"/>
      </w:rPr>
      <w:tblPr/>
      <w:tcPr>
        <w:shd w:val="clear" w:color="auto" w:fill="FBF1E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2D5" w:themeFill="accent5" w:themeFillTint="33"/>
      </w:tcPr>
    </w:tblStylePr>
    <w:tblStylePr w:type="band1Vert">
      <w:tblPr/>
      <w:tcPr>
        <w:shd w:val="clear" w:color="auto" w:fill="EBB897" w:themeFill="accent5" w:themeFillTint="7F"/>
      </w:tcPr>
    </w:tblStylePr>
    <w:tblStylePr w:type="band1Horz">
      <w:tblPr/>
      <w:tcPr>
        <w:tcBorders>
          <w:insideH w:val="single" w:sz="6" w:space="0" w:color="D87330" w:themeColor="accent5"/>
          <w:insideV w:val="single" w:sz="6" w:space="0" w:color="D87330" w:themeColor="accent5"/>
        </w:tcBorders>
        <w:shd w:val="clear" w:color="auto" w:fill="EBB89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cPr>
      <w:shd w:val="clear" w:color="auto" w:fill="F7EED4" w:themeFill="accent6" w:themeFillTint="3F"/>
    </w:tcPr>
    <w:tblStylePr w:type="firstRow">
      <w:rPr>
        <w:b/>
        <w:bCs/>
        <w:color w:val="000000" w:themeColor="text1"/>
      </w:rPr>
      <w:tblPr/>
      <w:tcPr>
        <w:shd w:val="clear" w:color="auto" w:fill="FBF8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1DC" w:themeFill="accent6" w:themeFillTint="33"/>
      </w:tcPr>
    </w:tblStylePr>
    <w:tblStylePr w:type="band1Vert">
      <w:tblPr/>
      <w:tcPr>
        <w:shd w:val="clear" w:color="auto" w:fill="EEDDA9" w:themeFill="accent6" w:themeFillTint="7F"/>
      </w:tcPr>
    </w:tblStylePr>
    <w:tblStylePr w:type="band1Horz">
      <w:tblPr/>
      <w:tcPr>
        <w:tcBorders>
          <w:insideH w:val="single" w:sz="6" w:space="0" w:color="DEBC53" w:themeColor="accent6"/>
          <w:insideV w:val="single" w:sz="6" w:space="0" w:color="DEBC53" w:themeColor="accent6"/>
        </w:tcBorders>
        <w:shd w:val="clear" w:color="auto" w:fill="EEDDA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8E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4C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4C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B2C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B2CD" w:themeFill="accent1" w:themeFillTint="7F"/>
      </w:tcPr>
    </w:tblStylePr>
  </w:style>
  <w:style w:type="table" w:styleId="MediumGrid3-Accent2">
    <w:name w:val="Medium Grid 3 Accent 2"/>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1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494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494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A3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A3A3" w:themeFill="accent2" w:themeFillTint="7F"/>
      </w:tcPr>
    </w:tblStylePr>
  </w:style>
  <w:style w:type="table" w:styleId="MediumGrid3-Accent3">
    <w:name w:val="Medium Grid 3 Accent 3"/>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F1E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C7A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C7A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E3D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E3D6" w:themeFill="accent3" w:themeFillTint="7F"/>
      </w:tcPr>
    </w:tblStylePr>
  </w:style>
  <w:style w:type="table" w:styleId="MediumGrid3-Accent4">
    <w:name w:val="Medium Grid 3 Accent 4"/>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B5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31C3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31C3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B6B9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B6B98" w:themeFill="accent4" w:themeFillTint="7F"/>
      </w:tcPr>
    </w:tblStylePr>
  </w:style>
  <w:style w:type="table" w:styleId="MediumGrid3-Accent5">
    <w:name w:val="Medium Grid 3 Accent 5"/>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DC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733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733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B89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B897" w:themeFill="accent5" w:themeFillTint="7F"/>
      </w:tcPr>
    </w:tblStylePr>
  </w:style>
  <w:style w:type="table" w:styleId="MediumGrid3-Accent6">
    <w:name w:val="Medium Grid 3 Accent 6"/>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ED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BC5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BC5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DDA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DDA9" w:themeFill="accent6" w:themeFillTint="7F"/>
      </w:tcPr>
    </w:tblStylePr>
  </w:style>
  <w:style w:type="table" w:styleId="MediumList1">
    <w:name w:val="Medium List 1"/>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030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2CF0"/>
    <w:pPr>
      <w:spacing w:after="0" w:line="240" w:lineRule="auto"/>
    </w:pPr>
    <w:rPr>
      <w:color w:val="000000" w:themeColor="text1"/>
    </w:rPr>
    <w:tblPr>
      <w:tblStyleRowBandSize w:val="1"/>
      <w:tblStyleColBandSize w:val="1"/>
      <w:tblBorders>
        <w:top w:val="single" w:sz="8" w:space="0" w:color="214C5E" w:themeColor="accent1"/>
        <w:bottom w:val="single" w:sz="8" w:space="0" w:color="214C5E" w:themeColor="accent1"/>
      </w:tblBorders>
    </w:tblPr>
    <w:tblStylePr w:type="firstRow">
      <w:rPr>
        <w:rFonts w:asciiTheme="majorHAnsi" w:eastAsiaTheme="majorEastAsia" w:hAnsiTheme="majorHAnsi" w:cstheme="majorBidi"/>
      </w:rPr>
      <w:tblPr/>
      <w:tcPr>
        <w:tcBorders>
          <w:top w:val="nil"/>
          <w:bottom w:val="single" w:sz="8" w:space="0" w:color="214C5E" w:themeColor="accent1"/>
        </w:tcBorders>
      </w:tcPr>
    </w:tblStylePr>
    <w:tblStylePr w:type="lastRow">
      <w:rPr>
        <w:b/>
        <w:bCs/>
        <w:color w:val="37030F" w:themeColor="text2"/>
      </w:rPr>
      <w:tblPr/>
      <w:tcPr>
        <w:tcBorders>
          <w:top w:val="single" w:sz="8" w:space="0" w:color="214C5E" w:themeColor="accent1"/>
          <w:bottom w:val="single" w:sz="8" w:space="0" w:color="214C5E" w:themeColor="accent1"/>
        </w:tcBorders>
      </w:tcPr>
    </w:tblStylePr>
    <w:tblStylePr w:type="firstCol">
      <w:rPr>
        <w:b/>
        <w:bCs/>
      </w:rPr>
    </w:tblStylePr>
    <w:tblStylePr w:type="lastCol">
      <w:rPr>
        <w:b/>
        <w:bCs/>
      </w:rPr>
      <w:tblPr/>
      <w:tcPr>
        <w:tcBorders>
          <w:top w:val="single" w:sz="8" w:space="0" w:color="214C5E" w:themeColor="accent1"/>
          <w:bottom w:val="single" w:sz="8" w:space="0" w:color="214C5E" w:themeColor="accent1"/>
        </w:tcBorders>
      </w:tcPr>
    </w:tblStylePr>
    <w:tblStylePr w:type="band1Vert">
      <w:tblPr/>
      <w:tcPr>
        <w:shd w:val="clear" w:color="auto" w:fill="B8D8E6" w:themeFill="accent1" w:themeFillTint="3F"/>
      </w:tcPr>
    </w:tblStylePr>
    <w:tblStylePr w:type="band1Horz">
      <w:tblPr/>
      <w:tcPr>
        <w:shd w:val="clear" w:color="auto" w:fill="B8D8E6" w:themeFill="accent1" w:themeFillTint="3F"/>
      </w:tcPr>
    </w:tblStylePr>
  </w:style>
  <w:style w:type="table" w:styleId="MediumList1-Accent2">
    <w:name w:val="Medium List 1 Accent 2"/>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E4948" w:themeColor="accent2"/>
        <w:bottom w:val="single" w:sz="8" w:space="0" w:color="DE4948" w:themeColor="accent2"/>
      </w:tblBorders>
    </w:tblPr>
    <w:tblStylePr w:type="firstRow">
      <w:rPr>
        <w:rFonts w:asciiTheme="majorHAnsi" w:eastAsiaTheme="majorEastAsia" w:hAnsiTheme="majorHAnsi" w:cstheme="majorBidi"/>
      </w:rPr>
      <w:tblPr/>
      <w:tcPr>
        <w:tcBorders>
          <w:top w:val="nil"/>
          <w:bottom w:val="single" w:sz="8" w:space="0" w:color="DE4948" w:themeColor="accent2"/>
        </w:tcBorders>
      </w:tcPr>
    </w:tblStylePr>
    <w:tblStylePr w:type="lastRow">
      <w:rPr>
        <w:b/>
        <w:bCs/>
        <w:color w:val="37030F" w:themeColor="text2"/>
      </w:rPr>
      <w:tblPr/>
      <w:tcPr>
        <w:tcBorders>
          <w:top w:val="single" w:sz="8" w:space="0" w:color="DE4948" w:themeColor="accent2"/>
          <w:bottom w:val="single" w:sz="8" w:space="0" w:color="DE4948" w:themeColor="accent2"/>
        </w:tcBorders>
      </w:tcPr>
    </w:tblStylePr>
    <w:tblStylePr w:type="firstCol">
      <w:rPr>
        <w:b/>
        <w:bCs/>
      </w:rPr>
    </w:tblStylePr>
    <w:tblStylePr w:type="lastCol">
      <w:rPr>
        <w:b/>
        <w:bCs/>
      </w:rPr>
      <w:tblPr/>
      <w:tcPr>
        <w:tcBorders>
          <w:top w:val="single" w:sz="8" w:space="0" w:color="DE4948" w:themeColor="accent2"/>
          <w:bottom w:val="single" w:sz="8" w:space="0" w:color="DE4948" w:themeColor="accent2"/>
        </w:tcBorders>
      </w:tcPr>
    </w:tblStylePr>
    <w:tblStylePr w:type="band1Vert">
      <w:tblPr/>
      <w:tcPr>
        <w:shd w:val="clear" w:color="auto" w:fill="F6D1D1" w:themeFill="accent2" w:themeFillTint="3F"/>
      </w:tcPr>
    </w:tblStylePr>
    <w:tblStylePr w:type="band1Horz">
      <w:tblPr/>
      <w:tcPr>
        <w:shd w:val="clear" w:color="auto" w:fill="F6D1D1" w:themeFill="accent2" w:themeFillTint="3F"/>
      </w:tcPr>
    </w:tblStylePr>
  </w:style>
  <w:style w:type="table" w:styleId="MediumList1-Accent3">
    <w:name w:val="Medium List 1 Accent 3"/>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62C7AD" w:themeColor="accent3"/>
        <w:bottom w:val="single" w:sz="8" w:space="0" w:color="62C7AD" w:themeColor="accent3"/>
      </w:tblBorders>
    </w:tblPr>
    <w:tblStylePr w:type="firstRow">
      <w:rPr>
        <w:rFonts w:asciiTheme="majorHAnsi" w:eastAsiaTheme="majorEastAsia" w:hAnsiTheme="majorHAnsi" w:cstheme="majorBidi"/>
      </w:rPr>
      <w:tblPr/>
      <w:tcPr>
        <w:tcBorders>
          <w:top w:val="nil"/>
          <w:bottom w:val="single" w:sz="8" w:space="0" w:color="62C7AD" w:themeColor="accent3"/>
        </w:tcBorders>
      </w:tcPr>
    </w:tblStylePr>
    <w:tblStylePr w:type="lastRow">
      <w:rPr>
        <w:b/>
        <w:bCs/>
        <w:color w:val="37030F" w:themeColor="text2"/>
      </w:rPr>
      <w:tblPr/>
      <w:tcPr>
        <w:tcBorders>
          <w:top w:val="single" w:sz="8" w:space="0" w:color="62C7AD" w:themeColor="accent3"/>
          <w:bottom w:val="single" w:sz="8" w:space="0" w:color="62C7AD" w:themeColor="accent3"/>
        </w:tcBorders>
      </w:tcPr>
    </w:tblStylePr>
    <w:tblStylePr w:type="firstCol">
      <w:rPr>
        <w:b/>
        <w:bCs/>
      </w:rPr>
    </w:tblStylePr>
    <w:tblStylePr w:type="lastCol">
      <w:rPr>
        <w:b/>
        <w:bCs/>
      </w:rPr>
      <w:tblPr/>
      <w:tcPr>
        <w:tcBorders>
          <w:top w:val="single" w:sz="8" w:space="0" w:color="62C7AD" w:themeColor="accent3"/>
          <w:bottom w:val="single" w:sz="8" w:space="0" w:color="62C7AD" w:themeColor="accent3"/>
        </w:tcBorders>
      </w:tcPr>
    </w:tblStylePr>
    <w:tblStylePr w:type="band1Vert">
      <w:tblPr/>
      <w:tcPr>
        <w:shd w:val="clear" w:color="auto" w:fill="D8F1EA" w:themeFill="accent3" w:themeFillTint="3F"/>
      </w:tcPr>
    </w:tblStylePr>
    <w:tblStylePr w:type="band1Horz">
      <w:tblPr/>
      <w:tcPr>
        <w:shd w:val="clear" w:color="auto" w:fill="D8F1EA" w:themeFill="accent3" w:themeFillTint="3F"/>
      </w:tcPr>
    </w:tblStylePr>
  </w:style>
  <w:style w:type="table" w:styleId="MediumList1-Accent4">
    <w:name w:val="Medium List 1 Accent 4"/>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731C3F" w:themeColor="accent4"/>
        <w:bottom w:val="single" w:sz="8" w:space="0" w:color="731C3F" w:themeColor="accent4"/>
      </w:tblBorders>
    </w:tblPr>
    <w:tblStylePr w:type="firstRow">
      <w:rPr>
        <w:rFonts w:asciiTheme="majorHAnsi" w:eastAsiaTheme="majorEastAsia" w:hAnsiTheme="majorHAnsi" w:cstheme="majorBidi"/>
      </w:rPr>
      <w:tblPr/>
      <w:tcPr>
        <w:tcBorders>
          <w:top w:val="nil"/>
          <w:bottom w:val="single" w:sz="8" w:space="0" w:color="731C3F" w:themeColor="accent4"/>
        </w:tcBorders>
      </w:tcPr>
    </w:tblStylePr>
    <w:tblStylePr w:type="lastRow">
      <w:rPr>
        <w:b/>
        <w:bCs/>
        <w:color w:val="37030F" w:themeColor="text2"/>
      </w:rPr>
      <w:tblPr/>
      <w:tcPr>
        <w:tcBorders>
          <w:top w:val="single" w:sz="8" w:space="0" w:color="731C3F" w:themeColor="accent4"/>
          <w:bottom w:val="single" w:sz="8" w:space="0" w:color="731C3F" w:themeColor="accent4"/>
        </w:tcBorders>
      </w:tcPr>
    </w:tblStylePr>
    <w:tblStylePr w:type="firstCol">
      <w:rPr>
        <w:b/>
        <w:bCs/>
      </w:rPr>
    </w:tblStylePr>
    <w:tblStylePr w:type="lastCol">
      <w:rPr>
        <w:b/>
        <w:bCs/>
      </w:rPr>
      <w:tblPr/>
      <w:tcPr>
        <w:tcBorders>
          <w:top w:val="single" w:sz="8" w:space="0" w:color="731C3F" w:themeColor="accent4"/>
          <w:bottom w:val="single" w:sz="8" w:space="0" w:color="731C3F" w:themeColor="accent4"/>
        </w:tcBorders>
      </w:tcPr>
    </w:tblStylePr>
    <w:tblStylePr w:type="band1Vert">
      <w:tblPr/>
      <w:tcPr>
        <w:shd w:val="clear" w:color="auto" w:fill="EDB5CB" w:themeFill="accent4" w:themeFillTint="3F"/>
      </w:tcPr>
    </w:tblStylePr>
    <w:tblStylePr w:type="band1Horz">
      <w:tblPr/>
      <w:tcPr>
        <w:shd w:val="clear" w:color="auto" w:fill="EDB5CB" w:themeFill="accent4" w:themeFillTint="3F"/>
      </w:tcPr>
    </w:tblStylePr>
  </w:style>
  <w:style w:type="table" w:styleId="MediumList1-Accent5">
    <w:name w:val="Medium List 1 Accent 5"/>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87330" w:themeColor="accent5"/>
        <w:bottom w:val="single" w:sz="8" w:space="0" w:color="D87330" w:themeColor="accent5"/>
      </w:tblBorders>
    </w:tblPr>
    <w:tblStylePr w:type="firstRow">
      <w:rPr>
        <w:rFonts w:asciiTheme="majorHAnsi" w:eastAsiaTheme="majorEastAsia" w:hAnsiTheme="majorHAnsi" w:cstheme="majorBidi"/>
      </w:rPr>
      <w:tblPr/>
      <w:tcPr>
        <w:tcBorders>
          <w:top w:val="nil"/>
          <w:bottom w:val="single" w:sz="8" w:space="0" w:color="D87330" w:themeColor="accent5"/>
        </w:tcBorders>
      </w:tcPr>
    </w:tblStylePr>
    <w:tblStylePr w:type="lastRow">
      <w:rPr>
        <w:b/>
        <w:bCs/>
        <w:color w:val="37030F" w:themeColor="text2"/>
      </w:rPr>
      <w:tblPr/>
      <w:tcPr>
        <w:tcBorders>
          <w:top w:val="single" w:sz="8" w:space="0" w:color="D87330" w:themeColor="accent5"/>
          <w:bottom w:val="single" w:sz="8" w:space="0" w:color="D87330" w:themeColor="accent5"/>
        </w:tcBorders>
      </w:tcPr>
    </w:tblStylePr>
    <w:tblStylePr w:type="firstCol">
      <w:rPr>
        <w:b/>
        <w:bCs/>
      </w:rPr>
    </w:tblStylePr>
    <w:tblStylePr w:type="lastCol">
      <w:rPr>
        <w:b/>
        <w:bCs/>
      </w:rPr>
      <w:tblPr/>
      <w:tcPr>
        <w:tcBorders>
          <w:top w:val="single" w:sz="8" w:space="0" w:color="D87330" w:themeColor="accent5"/>
          <w:bottom w:val="single" w:sz="8" w:space="0" w:color="D87330" w:themeColor="accent5"/>
        </w:tcBorders>
      </w:tcPr>
    </w:tblStylePr>
    <w:tblStylePr w:type="band1Vert">
      <w:tblPr/>
      <w:tcPr>
        <w:shd w:val="clear" w:color="auto" w:fill="F5DCCB" w:themeFill="accent5" w:themeFillTint="3F"/>
      </w:tcPr>
    </w:tblStylePr>
    <w:tblStylePr w:type="band1Horz">
      <w:tblPr/>
      <w:tcPr>
        <w:shd w:val="clear" w:color="auto" w:fill="F5DCCB" w:themeFill="accent5" w:themeFillTint="3F"/>
      </w:tcPr>
    </w:tblStylePr>
  </w:style>
  <w:style w:type="table" w:styleId="MediumList1-Accent6">
    <w:name w:val="Medium List 1 Accent 6"/>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EBC53" w:themeColor="accent6"/>
        <w:bottom w:val="single" w:sz="8" w:space="0" w:color="DEBC53" w:themeColor="accent6"/>
      </w:tblBorders>
    </w:tblPr>
    <w:tblStylePr w:type="firstRow">
      <w:rPr>
        <w:rFonts w:asciiTheme="majorHAnsi" w:eastAsiaTheme="majorEastAsia" w:hAnsiTheme="majorHAnsi" w:cstheme="majorBidi"/>
      </w:rPr>
      <w:tblPr/>
      <w:tcPr>
        <w:tcBorders>
          <w:top w:val="nil"/>
          <w:bottom w:val="single" w:sz="8" w:space="0" w:color="DEBC53" w:themeColor="accent6"/>
        </w:tcBorders>
      </w:tcPr>
    </w:tblStylePr>
    <w:tblStylePr w:type="lastRow">
      <w:rPr>
        <w:b/>
        <w:bCs/>
        <w:color w:val="37030F" w:themeColor="text2"/>
      </w:rPr>
      <w:tblPr/>
      <w:tcPr>
        <w:tcBorders>
          <w:top w:val="single" w:sz="8" w:space="0" w:color="DEBC53" w:themeColor="accent6"/>
          <w:bottom w:val="single" w:sz="8" w:space="0" w:color="DEBC53" w:themeColor="accent6"/>
        </w:tcBorders>
      </w:tcPr>
    </w:tblStylePr>
    <w:tblStylePr w:type="firstCol">
      <w:rPr>
        <w:b/>
        <w:bCs/>
      </w:rPr>
    </w:tblStylePr>
    <w:tblStylePr w:type="lastCol">
      <w:rPr>
        <w:b/>
        <w:bCs/>
      </w:rPr>
      <w:tblPr/>
      <w:tcPr>
        <w:tcBorders>
          <w:top w:val="single" w:sz="8" w:space="0" w:color="DEBC53" w:themeColor="accent6"/>
          <w:bottom w:val="single" w:sz="8" w:space="0" w:color="DEBC53" w:themeColor="accent6"/>
        </w:tcBorders>
      </w:tcPr>
    </w:tblStylePr>
    <w:tblStylePr w:type="band1Vert">
      <w:tblPr/>
      <w:tcPr>
        <w:shd w:val="clear" w:color="auto" w:fill="F7EED4" w:themeFill="accent6" w:themeFillTint="3F"/>
      </w:tcPr>
    </w:tblStylePr>
    <w:tblStylePr w:type="band1Horz">
      <w:tblPr/>
      <w:tcPr>
        <w:shd w:val="clear" w:color="auto" w:fill="F7EED4" w:themeFill="accent6" w:themeFillTint="3F"/>
      </w:tcPr>
    </w:tblStylePr>
  </w:style>
  <w:style w:type="table" w:styleId="MediumList2">
    <w:name w:val="Medium List 2"/>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rPr>
        <w:sz w:val="24"/>
        <w:szCs w:val="24"/>
      </w:rPr>
      <w:tblPr/>
      <w:tcPr>
        <w:tcBorders>
          <w:top w:val="nil"/>
          <w:left w:val="nil"/>
          <w:bottom w:val="single" w:sz="24" w:space="0" w:color="214C5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4C5E" w:themeColor="accent1"/>
          <w:insideH w:val="nil"/>
          <w:insideV w:val="nil"/>
        </w:tcBorders>
        <w:shd w:val="clear" w:color="auto" w:fill="FFFFFF" w:themeFill="background1"/>
      </w:tcPr>
    </w:tblStylePr>
    <w:tblStylePr w:type="lastCol">
      <w:tblPr/>
      <w:tcPr>
        <w:tcBorders>
          <w:top w:val="nil"/>
          <w:left w:val="single" w:sz="8" w:space="0" w:color="214C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top w:val="nil"/>
          <w:bottom w:val="nil"/>
          <w:insideH w:val="nil"/>
          <w:insideV w:val="nil"/>
        </w:tcBorders>
        <w:shd w:val="clear" w:color="auto" w:fill="B8D8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rPr>
        <w:sz w:val="24"/>
        <w:szCs w:val="24"/>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4948" w:themeColor="accent2"/>
          <w:insideH w:val="nil"/>
          <w:insideV w:val="nil"/>
        </w:tcBorders>
        <w:shd w:val="clear" w:color="auto" w:fill="FFFFFF" w:themeFill="background1"/>
      </w:tcPr>
    </w:tblStylePr>
    <w:tblStylePr w:type="lastCol">
      <w:tblPr/>
      <w:tcPr>
        <w:tcBorders>
          <w:top w:val="nil"/>
          <w:left w:val="single" w:sz="8" w:space="0" w:color="DE494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top w:val="nil"/>
          <w:bottom w:val="nil"/>
          <w:insideH w:val="nil"/>
          <w:insideV w:val="nil"/>
        </w:tcBorders>
        <w:shd w:val="clear" w:color="auto" w:fill="F6D1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rPr>
        <w:sz w:val="24"/>
        <w:szCs w:val="24"/>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C7AD" w:themeColor="accent3"/>
          <w:insideH w:val="nil"/>
          <w:insideV w:val="nil"/>
        </w:tcBorders>
        <w:shd w:val="clear" w:color="auto" w:fill="FFFFFF" w:themeFill="background1"/>
      </w:tcPr>
    </w:tblStylePr>
    <w:tblStylePr w:type="lastCol">
      <w:tblPr/>
      <w:tcPr>
        <w:tcBorders>
          <w:top w:val="nil"/>
          <w:left w:val="single" w:sz="8" w:space="0" w:color="62C7A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top w:val="nil"/>
          <w:bottom w:val="nil"/>
          <w:insideH w:val="nil"/>
          <w:insideV w:val="nil"/>
        </w:tcBorders>
        <w:shd w:val="clear" w:color="auto" w:fill="D8F1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rPr>
        <w:sz w:val="24"/>
        <w:szCs w:val="24"/>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1C3F" w:themeColor="accent4"/>
          <w:insideH w:val="nil"/>
          <w:insideV w:val="nil"/>
        </w:tcBorders>
        <w:shd w:val="clear" w:color="auto" w:fill="FFFFFF" w:themeFill="background1"/>
      </w:tcPr>
    </w:tblStylePr>
    <w:tblStylePr w:type="lastCol">
      <w:tblPr/>
      <w:tcPr>
        <w:tcBorders>
          <w:top w:val="nil"/>
          <w:left w:val="single" w:sz="8" w:space="0" w:color="731C3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top w:val="nil"/>
          <w:bottom w:val="nil"/>
          <w:insideH w:val="nil"/>
          <w:insideV w:val="nil"/>
        </w:tcBorders>
        <w:shd w:val="clear" w:color="auto" w:fill="EDB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rPr>
        <w:sz w:val="24"/>
        <w:szCs w:val="24"/>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7330" w:themeColor="accent5"/>
          <w:insideH w:val="nil"/>
          <w:insideV w:val="nil"/>
        </w:tcBorders>
        <w:shd w:val="clear" w:color="auto" w:fill="FFFFFF" w:themeFill="background1"/>
      </w:tcPr>
    </w:tblStylePr>
    <w:tblStylePr w:type="lastCol">
      <w:tblPr/>
      <w:tcPr>
        <w:tcBorders>
          <w:top w:val="nil"/>
          <w:left w:val="single" w:sz="8" w:space="0" w:color="D8733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top w:val="nil"/>
          <w:bottom w:val="nil"/>
          <w:insideH w:val="nil"/>
          <w:insideV w:val="nil"/>
        </w:tcBorders>
        <w:shd w:val="clear" w:color="auto" w:fill="F5DC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rPr>
        <w:sz w:val="24"/>
        <w:szCs w:val="24"/>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BC53" w:themeColor="accent6"/>
          <w:insideH w:val="nil"/>
          <w:insideV w:val="nil"/>
        </w:tcBorders>
        <w:shd w:val="clear" w:color="auto" w:fill="FFFFFF" w:themeFill="background1"/>
      </w:tcPr>
    </w:tblStylePr>
    <w:tblStylePr w:type="lastCol">
      <w:tblPr/>
      <w:tcPr>
        <w:tcBorders>
          <w:top w:val="nil"/>
          <w:left w:val="single" w:sz="8" w:space="0" w:color="DEBC5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top w:val="nil"/>
          <w:bottom w:val="nil"/>
          <w:insideH w:val="nil"/>
          <w:insideV w:val="nil"/>
        </w:tcBorders>
        <w:shd w:val="clear" w:color="auto" w:fill="F7EED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tblBorders>
    </w:tblPr>
    <w:tblStylePr w:type="firstRow">
      <w:pPr>
        <w:spacing w:before="0" w:after="0" w:line="240" w:lineRule="auto"/>
      </w:pPr>
      <w:rPr>
        <w:b/>
        <w:bCs/>
        <w:color w:val="FFFFFF" w:themeColor="background1"/>
      </w:rPr>
      <w:tblPr/>
      <w:tcPr>
        <w:tc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shd w:val="clear" w:color="auto" w:fill="214C5E" w:themeFill="accent1"/>
      </w:tcPr>
    </w:tblStylePr>
    <w:tblStylePr w:type="lastRow">
      <w:pPr>
        <w:spacing w:before="0" w:after="0" w:line="240" w:lineRule="auto"/>
      </w:pPr>
      <w:rPr>
        <w:b/>
        <w:bCs/>
      </w:rPr>
      <w:tblPr/>
      <w:tcPr>
        <w:tcBorders>
          <w:top w:val="double" w:sz="6"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D8E6" w:themeFill="accent1" w:themeFillTint="3F"/>
      </w:tcPr>
    </w:tblStylePr>
    <w:tblStylePr w:type="band1Horz">
      <w:tblPr/>
      <w:tcPr>
        <w:tcBorders>
          <w:insideH w:val="nil"/>
          <w:insideV w:val="nil"/>
        </w:tcBorders>
        <w:shd w:val="clear" w:color="auto" w:fill="B8D8E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tblBorders>
    </w:tblPr>
    <w:tblStylePr w:type="firstRow">
      <w:pPr>
        <w:spacing w:before="0" w:after="0" w:line="240" w:lineRule="auto"/>
      </w:pPr>
      <w:rPr>
        <w:b/>
        <w:bCs/>
        <w:color w:val="FFFFFF" w:themeColor="background1"/>
      </w:rPr>
      <w:tblPr/>
      <w:tcPr>
        <w:tc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shd w:val="clear" w:color="auto" w:fill="DE4948" w:themeFill="accent2"/>
      </w:tcPr>
    </w:tblStylePr>
    <w:tblStylePr w:type="lastRow">
      <w:pPr>
        <w:spacing w:before="0" w:after="0" w:line="240" w:lineRule="auto"/>
      </w:pPr>
      <w:rPr>
        <w:b/>
        <w:bCs/>
      </w:rPr>
      <w:tblPr/>
      <w:tcPr>
        <w:tcBorders>
          <w:top w:val="double" w:sz="6"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1D1" w:themeFill="accent2" w:themeFillTint="3F"/>
      </w:tcPr>
    </w:tblStylePr>
    <w:tblStylePr w:type="band1Horz">
      <w:tblPr/>
      <w:tcPr>
        <w:tcBorders>
          <w:insideH w:val="nil"/>
          <w:insideV w:val="nil"/>
        </w:tcBorders>
        <w:shd w:val="clear" w:color="auto" w:fill="F6D1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tblBorders>
    </w:tblPr>
    <w:tblStylePr w:type="firstRow">
      <w:pPr>
        <w:spacing w:before="0" w:after="0" w:line="240" w:lineRule="auto"/>
      </w:pPr>
      <w:rPr>
        <w:b/>
        <w:bCs/>
        <w:color w:val="FFFFFF" w:themeColor="background1"/>
      </w:rPr>
      <w:tblPr/>
      <w:tcPr>
        <w:tc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shd w:val="clear" w:color="auto" w:fill="62C7AD" w:themeFill="accent3"/>
      </w:tcPr>
    </w:tblStylePr>
    <w:tblStylePr w:type="lastRow">
      <w:pPr>
        <w:spacing w:before="0" w:after="0" w:line="240" w:lineRule="auto"/>
      </w:pPr>
      <w:rPr>
        <w:b/>
        <w:bCs/>
      </w:rPr>
      <w:tblPr/>
      <w:tcPr>
        <w:tcBorders>
          <w:top w:val="double" w:sz="6"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tcPr>
    </w:tblStylePr>
    <w:tblStylePr w:type="firstCol">
      <w:rPr>
        <w:b/>
        <w:bCs/>
      </w:rPr>
    </w:tblStylePr>
    <w:tblStylePr w:type="lastCol">
      <w:rPr>
        <w:b/>
        <w:bCs/>
      </w:rPr>
    </w:tblStylePr>
    <w:tblStylePr w:type="band1Vert">
      <w:tblPr/>
      <w:tcPr>
        <w:shd w:val="clear" w:color="auto" w:fill="D8F1EA" w:themeFill="accent3" w:themeFillTint="3F"/>
      </w:tcPr>
    </w:tblStylePr>
    <w:tblStylePr w:type="band1Horz">
      <w:tblPr/>
      <w:tcPr>
        <w:tcBorders>
          <w:insideH w:val="nil"/>
          <w:insideV w:val="nil"/>
        </w:tcBorders>
        <w:shd w:val="clear" w:color="auto" w:fill="D8F1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tblBorders>
    </w:tblPr>
    <w:tblStylePr w:type="firstRow">
      <w:pPr>
        <w:spacing w:before="0" w:after="0" w:line="240" w:lineRule="auto"/>
      </w:pPr>
      <w:rPr>
        <w:b/>
        <w:bCs/>
        <w:color w:val="FFFFFF" w:themeColor="background1"/>
      </w:rPr>
      <w:tblPr/>
      <w:tcPr>
        <w:tc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shd w:val="clear" w:color="auto" w:fill="731C3F" w:themeFill="accent4"/>
      </w:tcPr>
    </w:tblStylePr>
    <w:tblStylePr w:type="lastRow">
      <w:pPr>
        <w:spacing w:before="0" w:after="0" w:line="240" w:lineRule="auto"/>
      </w:pPr>
      <w:rPr>
        <w:b/>
        <w:bCs/>
      </w:rPr>
      <w:tblPr/>
      <w:tcPr>
        <w:tcBorders>
          <w:top w:val="double" w:sz="6"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tcPr>
    </w:tblStylePr>
    <w:tblStylePr w:type="firstCol">
      <w:rPr>
        <w:b/>
        <w:bCs/>
      </w:rPr>
    </w:tblStylePr>
    <w:tblStylePr w:type="lastCol">
      <w:rPr>
        <w:b/>
        <w:bCs/>
      </w:rPr>
    </w:tblStylePr>
    <w:tblStylePr w:type="band1Vert">
      <w:tblPr/>
      <w:tcPr>
        <w:shd w:val="clear" w:color="auto" w:fill="EDB5CB" w:themeFill="accent4" w:themeFillTint="3F"/>
      </w:tcPr>
    </w:tblStylePr>
    <w:tblStylePr w:type="band1Horz">
      <w:tblPr/>
      <w:tcPr>
        <w:tcBorders>
          <w:insideH w:val="nil"/>
          <w:insideV w:val="nil"/>
        </w:tcBorders>
        <w:shd w:val="clear" w:color="auto" w:fill="EDB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tblBorders>
    </w:tblPr>
    <w:tblStylePr w:type="firstRow">
      <w:pPr>
        <w:spacing w:before="0" w:after="0" w:line="240" w:lineRule="auto"/>
      </w:pPr>
      <w:rPr>
        <w:b/>
        <w:bCs/>
        <w:color w:val="FFFFFF" w:themeColor="background1"/>
      </w:rPr>
      <w:tblPr/>
      <w:tcPr>
        <w:tc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shd w:val="clear" w:color="auto" w:fill="D87330" w:themeFill="accent5"/>
      </w:tcPr>
    </w:tblStylePr>
    <w:tblStylePr w:type="lastRow">
      <w:pPr>
        <w:spacing w:before="0" w:after="0" w:line="240" w:lineRule="auto"/>
      </w:pPr>
      <w:rPr>
        <w:b/>
        <w:bCs/>
      </w:rPr>
      <w:tblPr/>
      <w:tcPr>
        <w:tcBorders>
          <w:top w:val="double" w:sz="6"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DCCB" w:themeFill="accent5" w:themeFillTint="3F"/>
      </w:tcPr>
    </w:tblStylePr>
    <w:tblStylePr w:type="band1Horz">
      <w:tblPr/>
      <w:tcPr>
        <w:tcBorders>
          <w:insideH w:val="nil"/>
          <w:insideV w:val="nil"/>
        </w:tcBorders>
        <w:shd w:val="clear" w:color="auto" w:fill="F5DC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tblBorders>
    </w:tblPr>
    <w:tblStylePr w:type="firstRow">
      <w:pPr>
        <w:spacing w:before="0" w:after="0" w:line="240" w:lineRule="auto"/>
      </w:pPr>
      <w:rPr>
        <w:b/>
        <w:bCs/>
        <w:color w:val="FFFFFF" w:themeColor="background1"/>
      </w:rPr>
      <w:tblPr/>
      <w:tcPr>
        <w:tc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shd w:val="clear" w:color="auto" w:fill="DEBC53" w:themeFill="accent6"/>
      </w:tcPr>
    </w:tblStylePr>
    <w:tblStylePr w:type="lastRow">
      <w:pPr>
        <w:spacing w:before="0" w:after="0" w:line="240" w:lineRule="auto"/>
      </w:pPr>
      <w:rPr>
        <w:b/>
        <w:bCs/>
      </w:rPr>
      <w:tblPr/>
      <w:tcPr>
        <w:tcBorders>
          <w:top w:val="double" w:sz="6"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EED4" w:themeFill="accent6" w:themeFillTint="3F"/>
      </w:tcPr>
    </w:tblStylePr>
    <w:tblStylePr w:type="band1Horz">
      <w:tblPr/>
      <w:tcPr>
        <w:tcBorders>
          <w:insideH w:val="nil"/>
          <w:insideV w:val="nil"/>
        </w:tcBorders>
        <w:shd w:val="clear" w:color="auto" w:fill="F7EED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4C5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4C5E" w:themeFill="accent1"/>
      </w:tcPr>
    </w:tblStylePr>
    <w:tblStylePr w:type="lastCol">
      <w:rPr>
        <w:b/>
        <w:bCs/>
        <w:color w:val="FFFFFF" w:themeColor="background1"/>
      </w:rPr>
      <w:tblPr/>
      <w:tcPr>
        <w:tcBorders>
          <w:left w:val="nil"/>
          <w:right w:val="nil"/>
          <w:insideH w:val="nil"/>
          <w:insideV w:val="nil"/>
        </w:tcBorders>
        <w:shd w:val="clear" w:color="auto" w:fill="214C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494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4948" w:themeFill="accent2"/>
      </w:tcPr>
    </w:tblStylePr>
    <w:tblStylePr w:type="lastCol">
      <w:rPr>
        <w:b/>
        <w:bCs/>
        <w:color w:val="FFFFFF" w:themeColor="background1"/>
      </w:rPr>
      <w:tblPr/>
      <w:tcPr>
        <w:tcBorders>
          <w:left w:val="nil"/>
          <w:right w:val="nil"/>
          <w:insideH w:val="nil"/>
          <w:insideV w:val="nil"/>
        </w:tcBorders>
        <w:shd w:val="clear" w:color="auto" w:fill="DE49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C7A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C7AD" w:themeFill="accent3"/>
      </w:tcPr>
    </w:tblStylePr>
    <w:tblStylePr w:type="lastCol">
      <w:rPr>
        <w:b/>
        <w:bCs/>
        <w:color w:val="FFFFFF" w:themeColor="background1"/>
      </w:rPr>
      <w:tblPr/>
      <w:tcPr>
        <w:tcBorders>
          <w:left w:val="nil"/>
          <w:right w:val="nil"/>
          <w:insideH w:val="nil"/>
          <w:insideV w:val="nil"/>
        </w:tcBorders>
        <w:shd w:val="clear" w:color="auto" w:fill="62C7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31C3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1C3F" w:themeFill="accent4"/>
      </w:tcPr>
    </w:tblStylePr>
    <w:tblStylePr w:type="lastCol">
      <w:rPr>
        <w:b/>
        <w:bCs/>
        <w:color w:val="FFFFFF" w:themeColor="background1"/>
      </w:rPr>
      <w:tblPr/>
      <w:tcPr>
        <w:tcBorders>
          <w:left w:val="nil"/>
          <w:right w:val="nil"/>
          <w:insideH w:val="nil"/>
          <w:insideV w:val="nil"/>
        </w:tcBorders>
        <w:shd w:val="clear" w:color="auto" w:fill="731C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733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7330" w:themeFill="accent5"/>
      </w:tcPr>
    </w:tblStylePr>
    <w:tblStylePr w:type="lastCol">
      <w:rPr>
        <w:b/>
        <w:bCs/>
        <w:color w:val="FFFFFF" w:themeColor="background1"/>
      </w:rPr>
      <w:tblPr/>
      <w:tcPr>
        <w:tcBorders>
          <w:left w:val="nil"/>
          <w:right w:val="nil"/>
          <w:insideH w:val="nil"/>
          <w:insideV w:val="nil"/>
        </w:tcBorders>
        <w:shd w:val="clear" w:color="auto" w:fill="D8733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BC5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BC53" w:themeFill="accent6"/>
      </w:tcPr>
    </w:tblStylePr>
    <w:tblStylePr w:type="lastCol">
      <w:rPr>
        <w:b/>
        <w:bCs/>
        <w:color w:val="FFFFFF" w:themeColor="background1"/>
      </w:rPr>
      <w:tblPr/>
      <w:tcPr>
        <w:tcBorders>
          <w:left w:val="nil"/>
          <w:right w:val="nil"/>
          <w:insideH w:val="nil"/>
          <w:insideV w:val="nil"/>
        </w:tcBorders>
        <w:shd w:val="clear" w:color="auto" w:fill="DEBC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
    <w:name w:val="Mention"/>
    <w:basedOn w:val="DefaultParagraphFont"/>
    <w:uiPriority w:val="99"/>
    <w:semiHidden/>
    <w:unhideWhenUsed/>
    <w:rsid w:val="00DC2CF0"/>
    <w:rPr>
      <w:color w:val="2B579A"/>
      <w:shd w:val="clear" w:color="auto" w:fill="E6E6E6"/>
    </w:rPr>
  </w:style>
  <w:style w:type="paragraph" w:styleId="MessageHeader">
    <w:name w:val="Message Header"/>
    <w:basedOn w:val="Normal"/>
    <w:link w:val="MessageHeaderChar"/>
    <w:uiPriority w:val="99"/>
    <w:semiHidden/>
    <w:unhideWhenUsed/>
    <w:rsid w:val="00DC2CF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C2CF0"/>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DC2CF0"/>
    <w:pPr>
      <w:spacing w:after="0" w:line="240" w:lineRule="auto"/>
    </w:pPr>
  </w:style>
  <w:style w:type="paragraph" w:styleId="NormalWeb">
    <w:name w:val="Normal (Web)"/>
    <w:basedOn w:val="Normal"/>
    <w:uiPriority w:val="99"/>
    <w:semiHidden/>
    <w:unhideWhenUsed/>
    <w:rsid w:val="00DC2CF0"/>
    <w:rPr>
      <w:rFonts w:ascii="Times New Roman" w:hAnsi="Times New Roman" w:cs="Times New Roman"/>
      <w:sz w:val="24"/>
      <w:szCs w:val="24"/>
    </w:rPr>
  </w:style>
  <w:style w:type="paragraph" w:styleId="NormalIndent">
    <w:name w:val="Normal Indent"/>
    <w:basedOn w:val="Normal"/>
    <w:uiPriority w:val="99"/>
    <w:semiHidden/>
    <w:unhideWhenUsed/>
    <w:rsid w:val="00DC2CF0"/>
    <w:pPr>
      <w:ind w:left="720"/>
    </w:pPr>
  </w:style>
  <w:style w:type="paragraph" w:styleId="NoteHeading">
    <w:name w:val="Note Heading"/>
    <w:basedOn w:val="Normal"/>
    <w:next w:val="Normal"/>
    <w:link w:val="NoteHeadingChar"/>
    <w:uiPriority w:val="99"/>
    <w:semiHidden/>
    <w:unhideWhenUsed/>
    <w:rsid w:val="00DC2CF0"/>
    <w:pPr>
      <w:spacing w:after="0" w:line="240" w:lineRule="auto"/>
    </w:pPr>
  </w:style>
  <w:style w:type="character" w:customStyle="1" w:styleId="NoteHeadingChar">
    <w:name w:val="Note Heading Char"/>
    <w:basedOn w:val="DefaultParagraphFont"/>
    <w:link w:val="NoteHeading"/>
    <w:uiPriority w:val="99"/>
    <w:semiHidden/>
    <w:rsid w:val="00DC2CF0"/>
  </w:style>
  <w:style w:type="character" w:styleId="PageNumber">
    <w:name w:val="page number"/>
    <w:basedOn w:val="DefaultParagraphFont"/>
    <w:uiPriority w:val="99"/>
    <w:semiHidden/>
    <w:unhideWhenUsed/>
    <w:rsid w:val="00DC2CF0"/>
  </w:style>
  <w:style w:type="table" w:styleId="PlainTable1">
    <w:name w:val="Plain Table 1"/>
    <w:basedOn w:val="TableNormal"/>
    <w:uiPriority w:val="41"/>
    <w:rsid w:val="00DC2C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C2C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C2C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C2C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C2CF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C2CF0"/>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DC2CF0"/>
    <w:rPr>
      <w:rFonts w:ascii="Consolas" w:hAnsi="Consolas"/>
      <w:sz w:val="22"/>
      <w:szCs w:val="21"/>
    </w:rPr>
  </w:style>
  <w:style w:type="paragraph" w:styleId="Salutation">
    <w:name w:val="Salutation"/>
    <w:basedOn w:val="Normal"/>
    <w:next w:val="Normal"/>
    <w:link w:val="SalutationChar"/>
    <w:uiPriority w:val="99"/>
    <w:semiHidden/>
    <w:unhideWhenUsed/>
    <w:rsid w:val="00DC2CF0"/>
  </w:style>
  <w:style w:type="character" w:customStyle="1" w:styleId="SalutationChar">
    <w:name w:val="Salutation Char"/>
    <w:basedOn w:val="DefaultParagraphFont"/>
    <w:link w:val="Salutation"/>
    <w:uiPriority w:val="99"/>
    <w:semiHidden/>
    <w:rsid w:val="00DC2CF0"/>
  </w:style>
  <w:style w:type="paragraph" w:styleId="Signature">
    <w:name w:val="Signature"/>
    <w:basedOn w:val="Normal"/>
    <w:link w:val="SignatureChar"/>
    <w:uiPriority w:val="99"/>
    <w:semiHidden/>
    <w:unhideWhenUsed/>
    <w:rsid w:val="00DC2CF0"/>
    <w:pPr>
      <w:spacing w:after="0" w:line="240" w:lineRule="auto"/>
      <w:ind w:left="4252"/>
    </w:pPr>
  </w:style>
  <w:style w:type="character" w:customStyle="1" w:styleId="SignatureChar">
    <w:name w:val="Signature Char"/>
    <w:basedOn w:val="DefaultParagraphFont"/>
    <w:link w:val="Signature"/>
    <w:uiPriority w:val="99"/>
    <w:semiHidden/>
    <w:rsid w:val="00DC2CF0"/>
  </w:style>
  <w:style w:type="character" w:customStyle="1" w:styleId="SmartHyperlink">
    <w:name w:val="Smart Hyperlink"/>
    <w:basedOn w:val="DefaultParagraphFont"/>
    <w:uiPriority w:val="99"/>
    <w:semiHidden/>
    <w:unhideWhenUsed/>
    <w:rsid w:val="00DC2CF0"/>
    <w:rPr>
      <w:u w:val="dotted"/>
    </w:rPr>
  </w:style>
  <w:style w:type="table" w:styleId="Table3Deffects1">
    <w:name w:val="Table 3D effects 1"/>
    <w:basedOn w:val="TableNormal"/>
    <w:uiPriority w:val="99"/>
    <w:semiHidden/>
    <w:unhideWhenUsed/>
    <w:rsid w:val="00DC2CF0"/>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C2CF0"/>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C2CF0"/>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C2CF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C2CF0"/>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C2CF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C2CF0"/>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C2CF0"/>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C2CF0"/>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C2CF0"/>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C2CF0"/>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C2CF0"/>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C2CF0"/>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C2CF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C2CF0"/>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C2CF0"/>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C2CF0"/>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C2CF0"/>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C2CF0"/>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C2CF0"/>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C2C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C2CF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C2CF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C2CF0"/>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C2CF0"/>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C2CF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C2CF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C2CF0"/>
    <w:pPr>
      <w:spacing w:after="0"/>
      <w:ind w:left="300" w:hanging="300"/>
    </w:pPr>
  </w:style>
  <w:style w:type="paragraph" w:styleId="TableofFigures">
    <w:name w:val="table of figures"/>
    <w:basedOn w:val="Normal"/>
    <w:next w:val="Normal"/>
    <w:uiPriority w:val="99"/>
    <w:semiHidden/>
    <w:unhideWhenUsed/>
    <w:rsid w:val="00DC2CF0"/>
    <w:pPr>
      <w:spacing w:after="0"/>
    </w:pPr>
  </w:style>
  <w:style w:type="table" w:styleId="TableProfessional">
    <w:name w:val="Table Professional"/>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C2CF0"/>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C2CF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C2CF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DC2CF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C2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C2CF0"/>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C2CF0"/>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DC2CF0"/>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C2CF0"/>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C2CF0"/>
    <w:pPr>
      <w:spacing w:after="100"/>
    </w:pPr>
  </w:style>
  <w:style w:type="paragraph" w:styleId="TOC2">
    <w:name w:val="toc 2"/>
    <w:basedOn w:val="Normal"/>
    <w:next w:val="Normal"/>
    <w:autoRedefine/>
    <w:uiPriority w:val="39"/>
    <w:semiHidden/>
    <w:unhideWhenUsed/>
    <w:rsid w:val="00DC2CF0"/>
    <w:pPr>
      <w:spacing w:after="100"/>
      <w:ind w:left="300"/>
    </w:pPr>
  </w:style>
  <w:style w:type="paragraph" w:styleId="TOC3">
    <w:name w:val="toc 3"/>
    <w:basedOn w:val="Normal"/>
    <w:next w:val="Normal"/>
    <w:autoRedefine/>
    <w:uiPriority w:val="39"/>
    <w:semiHidden/>
    <w:unhideWhenUsed/>
    <w:rsid w:val="00DC2CF0"/>
    <w:pPr>
      <w:spacing w:after="100"/>
      <w:ind w:left="600"/>
    </w:pPr>
  </w:style>
  <w:style w:type="paragraph" w:styleId="TOC4">
    <w:name w:val="toc 4"/>
    <w:basedOn w:val="Normal"/>
    <w:next w:val="Normal"/>
    <w:autoRedefine/>
    <w:uiPriority w:val="39"/>
    <w:semiHidden/>
    <w:unhideWhenUsed/>
    <w:rsid w:val="00DC2CF0"/>
    <w:pPr>
      <w:spacing w:after="100"/>
      <w:ind w:left="900"/>
    </w:pPr>
  </w:style>
  <w:style w:type="paragraph" w:styleId="TOC5">
    <w:name w:val="toc 5"/>
    <w:basedOn w:val="Normal"/>
    <w:next w:val="Normal"/>
    <w:autoRedefine/>
    <w:uiPriority w:val="39"/>
    <w:semiHidden/>
    <w:unhideWhenUsed/>
    <w:rsid w:val="00DC2CF0"/>
    <w:pPr>
      <w:spacing w:after="100"/>
      <w:ind w:left="1200"/>
    </w:pPr>
  </w:style>
  <w:style w:type="paragraph" w:styleId="TOC6">
    <w:name w:val="toc 6"/>
    <w:basedOn w:val="Normal"/>
    <w:next w:val="Normal"/>
    <w:autoRedefine/>
    <w:uiPriority w:val="39"/>
    <w:semiHidden/>
    <w:unhideWhenUsed/>
    <w:rsid w:val="00DC2CF0"/>
    <w:pPr>
      <w:spacing w:after="100"/>
      <w:ind w:left="1500"/>
    </w:pPr>
  </w:style>
  <w:style w:type="paragraph" w:styleId="TOC7">
    <w:name w:val="toc 7"/>
    <w:basedOn w:val="Normal"/>
    <w:next w:val="Normal"/>
    <w:autoRedefine/>
    <w:uiPriority w:val="39"/>
    <w:semiHidden/>
    <w:unhideWhenUsed/>
    <w:rsid w:val="00DC2CF0"/>
    <w:pPr>
      <w:spacing w:after="100"/>
      <w:ind w:left="1800"/>
    </w:pPr>
  </w:style>
  <w:style w:type="paragraph" w:styleId="TOC8">
    <w:name w:val="toc 8"/>
    <w:basedOn w:val="Normal"/>
    <w:next w:val="Normal"/>
    <w:autoRedefine/>
    <w:uiPriority w:val="39"/>
    <w:semiHidden/>
    <w:unhideWhenUsed/>
    <w:rsid w:val="00DC2CF0"/>
    <w:pPr>
      <w:spacing w:after="100"/>
      <w:ind w:left="2100"/>
    </w:pPr>
  </w:style>
  <w:style w:type="paragraph" w:styleId="TOC9">
    <w:name w:val="toc 9"/>
    <w:basedOn w:val="Normal"/>
    <w:next w:val="Normal"/>
    <w:autoRedefine/>
    <w:uiPriority w:val="39"/>
    <w:semiHidden/>
    <w:unhideWhenUsed/>
    <w:rsid w:val="00DC2CF0"/>
    <w:pPr>
      <w:spacing w:after="100"/>
      <w:ind w:left="2400"/>
    </w:pPr>
  </w:style>
  <w:style w:type="character" w:customStyle="1" w:styleId="UnresolvedMention">
    <w:name w:val="Unresolved Mention"/>
    <w:basedOn w:val="DefaultParagraphFont"/>
    <w:uiPriority w:val="99"/>
    <w:semiHidden/>
    <w:unhideWhenUsed/>
    <w:rsid w:val="00DC2CF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37030F"/>
      </a:dk2>
      <a:lt2>
        <a:srgbClr val="DEE4C3"/>
      </a:lt2>
      <a:accent1>
        <a:srgbClr val="214C5E"/>
      </a:accent1>
      <a:accent2>
        <a:srgbClr val="DE4948"/>
      </a:accent2>
      <a:accent3>
        <a:srgbClr val="62C7AD"/>
      </a:accent3>
      <a:accent4>
        <a:srgbClr val="731C3F"/>
      </a:accent4>
      <a:accent5>
        <a:srgbClr val="D87330"/>
      </a:accent5>
      <a:accent6>
        <a:srgbClr val="DEBC53"/>
      </a:accent6>
      <a:hlink>
        <a:srgbClr val="62C7AD"/>
      </a:hlink>
      <a:folHlink>
        <a:srgbClr val="895F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43E2FAD5-A599-4EC2-B421-CB6E6281735D}"/>
</file>

<file path=customXml/itemProps2.xml><?xml version="1.0" encoding="utf-8"?>
<ds:datastoreItem xmlns:ds="http://schemas.openxmlformats.org/officeDocument/2006/customXml" ds:itemID="{17F335C5-B35E-4B59-A186-45E61532248A}"/>
</file>

<file path=customXml/itemProps3.xml><?xml version="1.0" encoding="utf-8"?>
<ds:datastoreItem xmlns:ds="http://schemas.openxmlformats.org/officeDocument/2006/customXml" ds:itemID="{37CB0BB2-7B4C-46E9-999B-FD4EC31A9FF2}"/>
</file>

<file path=docProps/app.xml><?xml version="1.0" encoding="utf-8"?>
<Properties xmlns="http://schemas.openxmlformats.org/officeDocument/2006/extended-properties" xmlns:vt="http://schemas.openxmlformats.org/officeDocument/2006/docPropsVTypes">
  <Template>Normal.dotm</Template>
  <TotalTime>0</TotalTime>
  <Pages>6</Pages>
  <Words>1401</Words>
  <Characters>7987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Samantha (sc2pg)</dc:creator>
  <cp:keywords/>
  <dc:description/>
  <cp:lastModifiedBy>Michael Todd</cp:lastModifiedBy>
  <cp:revision>2</cp:revision>
  <dcterms:created xsi:type="dcterms:W3CDTF">2020-01-08T04:20:00Z</dcterms:created>
  <dcterms:modified xsi:type="dcterms:W3CDTF">2020-01-08T04:20:00Z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