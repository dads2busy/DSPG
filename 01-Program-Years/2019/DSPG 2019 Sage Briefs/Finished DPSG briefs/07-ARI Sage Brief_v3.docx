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857D0" w14:textId="441DB262" w:rsidR="006D15A0" w:rsidRDefault="006D15A0"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Sage brief (Methods in Action):</w:t>
      </w:r>
    </w:p>
    <w:p w14:paraId="61B6BE65" w14:textId="4064FB45" w:rsidR="2FDCB97B" w:rsidRDefault="000C10B1"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Cre</w:t>
      </w:r>
      <w:r w:rsidR="00EA7655" w:rsidRPr="00EF52F9">
        <w:rPr>
          <w:rFonts w:ascii="ITC Franklin Gothic Std Book" w:eastAsia="Times New Roman" w:hAnsi="ITC Franklin Gothic Std Book" w:cs="Times New Roman"/>
          <w:b/>
          <w:bCs/>
          <w:color w:val="000000" w:themeColor="text1"/>
          <w:sz w:val="24"/>
          <w:szCs w:val="24"/>
        </w:rPr>
        <w:t>ating a Composite Index to Measur</w:t>
      </w:r>
      <w:r w:rsidR="004E49AF" w:rsidRPr="00EF52F9">
        <w:rPr>
          <w:rFonts w:ascii="ITC Franklin Gothic Std Book" w:eastAsia="Times New Roman" w:hAnsi="ITC Franklin Gothic Std Book" w:cs="Times New Roman"/>
          <w:b/>
          <w:bCs/>
          <w:color w:val="000000" w:themeColor="text1"/>
          <w:sz w:val="24"/>
          <w:szCs w:val="24"/>
        </w:rPr>
        <w:t>e</w:t>
      </w:r>
      <w:r w:rsidR="00EA7655" w:rsidRPr="00EF52F9">
        <w:rPr>
          <w:rFonts w:ascii="ITC Franklin Gothic Std Book" w:eastAsia="Times New Roman" w:hAnsi="ITC Franklin Gothic Std Book" w:cs="Times New Roman"/>
          <w:b/>
          <w:bCs/>
          <w:color w:val="000000" w:themeColor="text1"/>
          <w:sz w:val="24"/>
          <w:szCs w:val="24"/>
        </w:rPr>
        <w:t xml:space="preserve"> Community Embeddedness</w:t>
      </w:r>
    </w:p>
    <w:p w14:paraId="74F51AD5" w14:textId="3AA10FD4" w:rsidR="00811493" w:rsidRDefault="00811493"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p>
    <w:p w14:paraId="064FEFB7" w14:textId="77777777" w:rsidR="00811493" w:rsidRPr="00811493" w:rsidRDefault="00811493" w:rsidP="00811493">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811493">
        <w:rPr>
          <w:rFonts w:ascii="ITC Franklin Gothic Std Book" w:eastAsia="Times New Roman" w:hAnsi="ITC Franklin Gothic Std Book" w:cs="Times New Roman"/>
          <w:b/>
          <w:bCs/>
          <w:color w:val="000000" w:themeColor="text1"/>
          <w:sz w:val="24"/>
          <w:szCs w:val="24"/>
        </w:rPr>
        <w:t>DSPG Team:</w:t>
      </w:r>
    </w:p>
    <w:p w14:paraId="710E2CBC"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Jessica Keast (Smith College)</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jkeast@smith.edu</w:t>
      </w:r>
    </w:p>
    <w:p w14:paraId="2CAFEBE4"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Sean Pietrowicz (University of Notre Dame) ​</w:t>
      </w:r>
      <w:r w:rsidR="006D15A0">
        <w:rPr>
          <w:rFonts w:ascii="ITC Franklin Gothic Std Book" w:eastAsia="Times New Roman" w:hAnsi="ITC Franklin Gothic Std Book" w:cs="Times New Roman"/>
          <w:bCs/>
          <w:color w:val="000000" w:themeColor="text1"/>
          <w:sz w:val="24"/>
          <w:szCs w:val="24"/>
        </w:rPr>
        <w:t xml:space="preserve">- </w:t>
      </w:r>
      <w:r w:rsidR="006D15A0" w:rsidRPr="006D15A0">
        <w:rPr>
          <w:rFonts w:ascii="ITC Franklin Gothic Std Book" w:eastAsia="Times New Roman" w:hAnsi="ITC Franklin Gothic Std Book" w:cs="Times New Roman"/>
          <w:bCs/>
          <w:color w:val="000000" w:themeColor="text1"/>
          <w:sz w:val="24"/>
          <w:szCs w:val="24"/>
        </w:rPr>
        <w:t>spietrow@nd.edu</w:t>
      </w:r>
    </w:p>
    <w:p w14:paraId="4DBB55ED"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Allegra Pocinki (Rutgers)</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ajp359@scarletmail.rutgers.edu</w:t>
      </w:r>
    </w:p>
    <w:p w14:paraId="4FE91D18" w14:textId="42514220" w:rsidR="00811493" w:rsidRDefault="00811493"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Joel Thurston (University of Virginia, SDAD) – </w:t>
      </w:r>
      <w:r w:rsidR="006D15A0" w:rsidRPr="006D15A0">
        <w:rPr>
          <w:rFonts w:ascii="ITC Franklin Gothic Std Book" w:eastAsia="Times New Roman" w:hAnsi="ITC Franklin Gothic Std Book" w:cs="Times New Roman"/>
          <w:bCs/>
          <w:color w:val="000000" w:themeColor="text1"/>
          <w:sz w:val="24"/>
          <w:szCs w:val="24"/>
        </w:rPr>
        <w:t>jt9sz@virginia.edu</w:t>
      </w:r>
    </w:p>
    <w:p w14:paraId="2BE9F595" w14:textId="424E71A7" w:rsidR="006D15A0" w:rsidRDefault="006D15A0" w:rsidP="00811493">
      <w:pPr>
        <w:spacing w:after="240" w:line="240" w:lineRule="auto"/>
        <w:contextualSpacing/>
        <w:rPr>
          <w:ins w:id="0" w:author="Michael Todd" w:date="2020-01-07T17:35:00Z"/>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Stephanie Shipp (University of Virginia, SDAD) – </w:t>
      </w:r>
      <w:ins w:id="1" w:author="Michael Todd" w:date="2020-01-07T17:35:00Z">
        <w:r w:rsidR="00C758DA">
          <w:rPr>
            <w:rFonts w:ascii="ITC Franklin Gothic Std Book" w:eastAsia="Times New Roman" w:hAnsi="ITC Franklin Gothic Std Book" w:cs="Times New Roman"/>
            <w:bCs/>
            <w:color w:val="000000" w:themeColor="text1"/>
            <w:sz w:val="24"/>
            <w:szCs w:val="24"/>
          </w:rPr>
          <w:fldChar w:fldCharType="begin"/>
        </w:r>
        <w:r w:rsidR="00C758DA">
          <w:rPr>
            <w:rFonts w:ascii="ITC Franklin Gothic Std Book" w:eastAsia="Times New Roman" w:hAnsi="ITC Franklin Gothic Std Book" w:cs="Times New Roman"/>
            <w:bCs/>
            <w:color w:val="000000" w:themeColor="text1"/>
            <w:sz w:val="24"/>
            <w:szCs w:val="24"/>
          </w:rPr>
          <w:instrText xml:space="preserve"> HYPERLINK "mailto:</w:instrText>
        </w:r>
      </w:ins>
      <w:r w:rsidR="00C758DA">
        <w:rPr>
          <w:rFonts w:ascii="ITC Franklin Gothic Std Book" w:eastAsia="Times New Roman" w:hAnsi="ITC Franklin Gothic Std Book" w:cs="Times New Roman"/>
          <w:bCs/>
          <w:color w:val="000000" w:themeColor="text1"/>
          <w:sz w:val="24"/>
          <w:szCs w:val="24"/>
        </w:rPr>
        <w:instrText>sss5sc@virginia.edu</w:instrText>
      </w:r>
      <w:ins w:id="2" w:author="Michael Todd" w:date="2020-01-07T17:35:00Z">
        <w:r w:rsidR="00C758DA">
          <w:rPr>
            <w:rFonts w:ascii="ITC Franklin Gothic Std Book" w:eastAsia="Times New Roman" w:hAnsi="ITC Franklin Gothic Std Book" w:cs="Times New Roman"/>
            <w:bCs/>
            <w:color w:val="000000" w:themeColor="text1"/>
            <w:sz w:val="24"/>
            <w:szCs w:val="24"/>
          </w:rPr>
          <w:instrText xml:space="preserve">" </w:instrText>
        </w:r>
        <w:r w:rsidR="00C758DA">
          <w:rPr>
            <w:rFonts w:ascii="ITC Franklin Gothic Std Book" w:eastAsia="Times New Roman" w:hAnsi="ITC Franklin Gothic Std Book" w:cs="Times New Roman"/>
            <w:bCs/>
            <w:color w:val="000000" w:themeColor="text1"/>
            <w:sz w:val="24"/>
            <w:szCs w:val="24"/>
          </w:rPr>
          <w:fldChar w:fldCharType="separate"/>
        </w:r>
      </w:ins>
      <w:r w:rsidR="00C758DA" w:rsidRPr="00813163">
        <w:rPr>
          <w:rStyle w:val="Hyperlink"/>
          <w:rFonts w:ascii="ITC Franklin Gothic Std Book" w:eastAsia="Times New Roman" w:hAnsi="ITC Franklin Gothic Std Book" w:cs="Times New Roman"/>
          <w:bCs/>
          <w:sz w:val="24"/>
          <w:szCs w:val="24"/>
        </w:rPr>
        <w:t>sss5sc@virginia.edu</w:t>
      </w:r>
      <w:ins w:id="3" w:author="Michael Todd" w:date="2020-01-07T17:35:00Z">
        <w:r w:rsidR="00C758DA">
          <w:rPr>
            <w:rFonts w:ascii="ITC Franklin Gothic Std Book" w:eastAsia="Times New Roman" w:hAnsi="ITC Franklin Gothic Std Book" w:cs="Times New Roman"/>
            <w:bCs/>
            <w:color w:val="000000" w:themeColor="text1"/>
            <w:sz w:val="24"/>
            <w:szCs w:val="24"/>
          </w:rPr>
          <w:fldChar w:fldCharType="end"/>
        </w:r>
      </w:ins>
    </w:p>
    <w:p w14:paraId="07F4DAFE" w14:textId="566AFD17" w:rsidR="00C758DA" w:rsidRDefault="00C758DA" w:rsidP="00811493">
      <w:pPr>
        <w:spacing w:after="240" w:line="240" w:lineRule="auto"/>
        <w:contextualSpacing/>
        <w:rPr>
          <w:ins w:id="4" w:author="Michael Todd" w:date="2020-01-07T17:35:00Z"/>
          <w:rFonts w:ascii="ITC Franklin Gothic Std Book" w:eastAsia="Times New Roman" w:hAnsi="ITC Franklin Gothic Std Book" w:cs="Times New Roman"/>
          <w:bCs/>
          <w:color w:val="000000" w:themeColor="text1"/>
          <w:sz w:val="24"/>
          <w:szCs w:val="24"/>
        </w:rPr>
      </w:pPr>
    </w:p>
    <w:p w14:paraId="617C4AFF" w14:textId="08068F02" w:rsidR="00C758DA" w:rsidRPr="00811493" w:rsidRDefault="00C758DA"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ins w:id="5" w:author="Michael Todd" w:date="2020-01-07T17:35:00Z">
        <w:r>
          <w:rPr>
            <w:rFonts w:ascii="ITC Franklin Gothic Std Book" w:eastAsia="Times New Roman" w:hAnsi="ITC Franklin Gothic Std Book" w:cs="Times New Roman"/>
            <w:bCs/>
            <w:color w:val="000000" w:themeColor="text1"/>
            <w:sz w:val="24"/>
            <w:szCs w:val="24"/>
          </w:rPr>
          <w:t xml:space="preserve">[Given the value of understanding embeddendness, I think the discussion portion misses a beat but being more iterative than prescriptive, and I think a more explicit discussion of how this index could </w:t>
        </w:r>
      </w:ins>
      <w:ins w:id="6" w:author="Michael Todd" w:date="2020-01-07T17:36:00Z">
        <w:r>
          <w:rPr>
            <w:rFonts w:ascii="ITC Franklin Gothic Std Book" w:eastAsia="Times New Roman" w:hAnsi="ITC Franklin Gothic Std Book" w:cs="Times New Roman"/>
            <w:bCs/>
            <w:color w:val="000000" w:themeColor="text1"/>
            <w:sz w:val="24"/>
            <w:szCs w:val="24"/>
          </w:rPr>
          <w:t>influence</w:t>
        </w:r>
      </w:ins>
      <w:ins w:id="7" w:author="Michael Todd" w:date="2020-01-07T17:35:00Z">
        <w:r>
          <w:rPr>
            <w:rFonts w:ascii="ITC Franklin Gothic Std Book" w:eastAsia="Times New Roman" w:hAnsi="ITC Franklin Gothic Std Book" w:cs="Times New Roman"/>
            <w:bCs/>
            <w:color w:val="000000" w:themeColor="text1"/>
            <w:sz w:val="24"/>
            <w:szCs w:val="24"/>
          </w:rPr>
          <w:t xml:space="preserve"> </w:t>
        </w:r>
      </w:ins>
      <w:ins w:id="8" w:author="Michael Todd" w:date="2020-01-07T17:36:00Z">
        <w:r>
          <w:rPr>
            <w:rFonts w:ascii="ITC Franklin Gothic Std Book" w:eastAsia="Times New Roman" w:hAnsi="ITC Franklin Gothic Std Book" w:cs="Times New Roman"/>
            <w:bCs/>
            <w:color w:val="000000" w:themeColor="text1"/>
            <w:sz w:val="24"/>
            <w:szCs w:val="24"/>
          </w:rPr>
          <w:t xml:space="preserve">specific priorities and policies on the ground would be useful. This, by the way, </w:t>
        </w:r>
      </w:ins>
      <w:ins w:id="9" w:author="Michael Todd" w:date="2020-01-07T17:37:00Z">
        <w:r>
          <w:rPr>
            <w:rFonts w:ascii="ITC Franklin Gothic Std Book" w:eastAsia="Times New Roman" w:hAnsi="ITC Franklin Gothic Std Book" w:cs="Times New Roman"/>
            <w:bCs/>
            <w:color w:val="000000" w:themeColor="text1"/>
            <w:sz w:val="24"/>
            <w:szCs w:val="24"/>
          </w:rPr>
          <w:t>flows</w:t>
        </w:r>
      </w:ins>
      <w:ins w:id="10" w:author="Michael Todd" w:date="2020-01-07T17:36:00Z">
        <w:r>
          <w:rPr>
            <w:rFonts w:ascii="ITC Franklin Gothic Std Book" w:eastAsia="Times New Roman" w:hAnsi="ITC Franklin Gothic Std Book" w:cs="Times New Roman"/>
            <w:bCs/>
            <w:color w:val="000000" w:themeColor="text1"/>
            <w:sz w:val="24"/>
            <w:szCs w:val="24"/>
          </w:rPr>
          <w:t xml:space="preserve"> </w:t>
        </w:r>
      </w:ins>
      <w:ins w:id="11" w:author="Michael Todd" w:date="2020-01-07T17:37:00Z">
        <w:r>
          <w:rPr>
            <w:rFonts w:ascii="ITC Franklin Gothic Std Book" w:eastAsia="Times New Roman" w:hAnsi="ITC Franklin Gothic Std Book" w:cs="Times New Roman"/>
            <w:bCs/>
            <w:color w:val="000000" w:themeColor="text1"/>
            <w:sz w:val="24"/>
            <w:szCs w:val="24"/>
          </w:rPr>
          <w:t>from a lack in the introduction explaining not just what embeddedness is, but why it matters. Given how well you described the process of creating the index, I feel it</w:t>
        </w:r>
      </w:ins>
      <w:ins w:id="12" w:author="Michael Todd" w:date="2020-01-07T17:38:00Z">
        <w:r>
          <w:rPr>
            <w:rFonts w:ascii="ITC Franklin Gothic Std Book" w:eastAsia="Times New Roman" w:hAnsi="ITC Franklin Gothic Std Book" w:cs="Times New Roman"/>
            <w:bCs/>
            <w:color w:val="000000" w:themeColor="text1"/>
            <w:sz w:val="24"/>
            <w:szCs w:val="24"/>
          </w:rPr>
          <w:t xml:space="preserve">’s within your grasp to further detail </w:t>
        </w:r>
      </w:ins>
      <w:ins w:id="13" w:author="Michael Todd" w:date="2020-01-07T17:37:00Z">
        <w:r>
          <w:rPr>
            <w:rFonts w:ascii="ITC Franklin Gothic Std Book" w:eastAsia="Times New Roman" w:hAnsi="ITC Franklin Gothic Std Book" w:cs="Times New Roman"/>
            <w:bCs/>
            <w:color w:val="000000" w:themeColor="text1"/>
            <w:sz w:val="24"/>
            <w:szCs w:val="24"/>
          </w:rPr>
          <w:t>the need/value of the index]</w:t>
        </w:r>
      </w:ins>
    </w:p>
    <w:p w14:paraId="161D7760" w14:textId="77777777" w:rsidR="008B755D" w:rsidRPr="00EF52F9" w:rsidRDefault="008B755D" w:rsidP="008B755D">
      <w:pPr>
        <w:spacing w:after="240" w:line="240" w:lineRule="auto"/>
        <w:contextualSpacing/>
        <w:rPr>
          <w:rFonts w:ascii="ITC Franklin Gothic Std Book" w:eastAsia="Times New Roman" w:hAnsi="ITC Franklin Gothic Std Book" w:cs="Times New Roman"/>
          <w:color w:val="FF0000"/>
          <w:sz w:val="24"/>
          <w:szCs w:val="24"/>
        </w:rPr>
      </w:pPr>
    </w:p>
    <w:p w14:paraId="03796A61" w14:textId="77777777" w:rsidR="000C299B" w:rsidRPr="00EF52F9" w:rsidRDefault="007E73A3" w:rsidP="00C201CB">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Defining Community Embeddedness</w:t>
      </w:r>
    </w:p>
    <w:p w14:paraId="63F2D02C" w14:textId="77777777" w:rsidR="00C201CB" w:rsidRPr="00EF52F9" w:rsidRDefault="00C201CB" w:rsidP="00C201CB">
      <w:pPr>
        <w:spacing w:after="240" w:line="240" w:lineRule="auto"/>
        <w:contextualSpacing/>
        <w:rPr>
          <w:rFonts w:ascii="ITC Franklin Gothic Std Book" w:eastAsia="Times New Roman" w:hAnsi="ITC Franklin Gothic Std Book" w:cs="Times New Roman"/>
          <w:sz w:val="24"/>
          <w:szCs w:val="24"/>
        </w:rPr>
      </w:pPr>
    </w:p>
    <w:p w14:paraId="75290604" w14:textId="428B480C" w:rsidR="00404C20" w:rsidRPr="00EF52F9" w:rsidRDefault="00404C20" w:rsidP="00404C20">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t>The Data Science for the Public Good</w:t>
      </w:r>
      <w:r w:rsidR="009E199C" w:rsidRPr="00EF52F9">
        <w:rPr>
          <w:rFonts w:ascii="ITC Franklin Gothic Std Book" w:eastAsia="Times New Roman" w:hAnsi="ITC Franklin Gothic Std Book" w:cs="Times New Roman"/>
          <w:sz w:val="24"/>
          <w:szCs w:val="24"/>
        </w:rPr>
        <w:t xml:space="preserve"> program</w:t>
      </w:r>
      <w:r w:rsidRPr="00EF52F9">
        <w:rPr>
          <w:rFonts w:ascii="ITC Franklin Gothic Std Book" w:eastAsia="Times New Roman" w:hAnsi="ITC Franklin Gothic Std Book" w:cs="Times New Roman"/>
          <w:sz w:val="24"/>
          <w:szCs w:val="24"/>
        </w:rPr>
        <w:t xml:space="preserve"> is a part of the University of Virginia’s </w:t>
      </w:r>
      <w:hyperlink r:id="rId9" w:history="1">
        <w:r w:rsidRPr="00EF52F9">
          <w:rPr>
            <w:rStyle w:val="Hyperlink"/>
            <w:rFonts w:ascii="ITC Franklin Gothic Std Book" w:eastAsia="Times New Roman" w:hAnsi="ITC Franklin Gothic Std Book" w:cs="Times New Roman"/>
            <w:sz w:val="24"/>
            <w:szCs w:val="24"/>
          </w:rPr>
          <w:t>Biocomplexity Institute and Initiative</w:t>
        </w:r>
      </w:hyperlink>
      <w:r w:rsidRPr="00EF52F9">
        <w:rPr>
          <w:rFonts w:ascii="ITC Franklin Gothic Std Book" w:eastAsia="Times New Roman" w:hAnsi="ITC Franklin Gothic Std Book" w:cs="Times New Roman"/>
          <w:sz w:val="24"/>
          <w:szCs w:val="24"/>
        </w:rPr>
        <w:t xml:space="preserve">, which </w:t>
      </w:r>
      <w:r w:rsidR="001609B5" w:rsidRPr="00EF52F9">
        <w:rPr>
          <w:rFonts w:ascii="ITC Franklin Gothic Std Book" w:eastAsia="Times New Roman" w:hAnsi="ITC Franklin Gothic Std Book" w:cs="Times New Roman"/>
          <w:sz w:val="24"/>
          <w:szCs w:val="24"/>
        </w:rPr>
        <w:t>aims to</w:t>
      </w:r>
      <w:r w:rsidRPr="00EF52F9">
        <w:rPr>
          <w:rFonts w:ascii="ITC Franklin Gothic Std Book" w:eastAsia="Times New Roman" w:hAnsi="ITC Franklin Gothic Std Book" w:cs="Times New Roman"/>
          <w:sz w:val="24"/>
          <w:szCs w:val="24"/>
        </w:rPr>
        <w:t xml:space="preserve"> identify, visualize, and understand the full complement of </w:t>
      </w:r>
      <w:r w:rsidR="001609B5" w:rsidRPr="00EF52F9">
        <w:rPr>
          <w:rFonts w:ascii="ITC Franklin Gothic Std Book" w:eastAsia="Times New Roman" w:hAnsi="ITC Franklin Gothic Std Book" w:cs="Times New Roman"/>
          <w:sz w:val="24"/>
          <w:szCs w:val="24"/>
        </w:rPr>
        <w:t>issues</w:t>
      </w:r>
      <w:r w:rsidRPr="00EF52F9">
        <w:rPr>
          <w:rFonts w:ascii="ITC Franklin Gothic Std Book" w:eastAsia="Times New Roman" w:hAnsi="ITC Franklin Gothic Std Book" w:cs="Times New Roman"/>
          <w:sz w:val="24"/>
          <w:szCs w:val="24"/>
        </w:rPr>
        <w:t xml:space="preserve"> that </w:t>
      </w:r>
      <w:r w:rsidR="001609B5" w:rsidRPr="00EF52F9">
        <w:rPr>
          <w:rFonts w:ascii="ITC Franklin Gothic Std Book" w:eastAsia="Times New Roman" w:hAnsi="ITC Franklin Gothic Std Book" w:cs="Times New Roman"/>
          <w:sz w:val="24"/>
          <w:szCs w:val="24"/>
        </w:rPr>
        <w:t>impact</w:t>
      </w:r>
      <w:r w:rsidRPr="00EF52F9">
        <w:rPr>
          <w:rFonts w:ascii="ITC Franklin Gothic Std Book" w:eastAsia="Times New Roman" w:hAnsi="ITC Franklin Gothic Std Book" w:cs="Times New Roman"/>
          <w:sz w:val="24"/>
          <w:szCs w:val="24"/>
        </w:rPr>
        <w:t xml:space="preserve"> the public good. </w:t>
      </w:r>
      <w:ins w:id="14" w:author="Michael Todd" w:date="2020-01-07T16:42:00Z">
        <w:r w:rsidR="00704CCA">
          <w:rPr>
            <w:rFonts w:ascii="Calibri" w:eastAsia="Calibri" w:hAnsi="Calibri" w:cs="Calibri"/>
            <w:sz w:val="24"/>
            <w:szCs w:val="24"/>
          </w:rPr>
          <w:t xml:space="preserve">[I appreciate that you made explicit the institutional framework under which you operated. This needs to be explicit as each of these are posted and this is much more elegant than an editor’s note.] </w:t>
        </w:r>
      </w:ins>
      <w:r w:rsidRPr="00EF52F9">
        <w:rPr>
          <w:rFonts w:ascii="ITC Franklin Gothic Std Book" w:eastAsia="Times New Roman" w:hAnsi="ITC Franklin Gothic Std Book" w:cs="Times New Roman"/>
          <w:sz w:val="24"/>
          <w:szCs w:val="24"/>
        </w:rPr>
        <w:t xml:space="preserve">Working with our sponsor, the Army Research Institute for the Behavioral and Social Sciences, our team utilized a data science approach to examine </w:t>
      </w:r>
      <w:r w:rsidR="00734784" w:rsidRPr="00EF52F9">
        <w:rPr>
          <w:rFonts w:ascii="ITC Franklin Gothic Std Book" w:eastAsia="Times New Roman" w:hAnsi="ITC Franklin Gothic Std Book" w:cs="Times New Roman"/>
          <w:sz w:val="24"/>
          <w:szCs w:val="24"/>
        </w:rPr>
        <w:t>community embeddedness in two states, Oklahoma and Virginia, and then focuse</w:t>
      </w:r>
      <w:r w:rsidR="00FF4967">
        <w:rPr>
          <w:rFonts w:ascii="ITC Franklin Gothic Std Book" w:eastAsia="Times New Roman" w:hAnsi="ITC Franklin Gothic Std Book" w:cs="Times New Roman"/>
          <w:sz w:val="24"/>
          <w:szCs w:val="24"/>
        </w:rPr>
        <w:t xml:space="preserve">d on counties surrounding an </w:t>
      </w:r>
      <w:r w:rsidRPr="00EF52F9">
        <w:rPr>
          <w:rFonts w:ascii="ITC Franklin Gothic Std Book" w:eastAsia="Times New Roman" w:hAnsi="ITC Franklin Gothic Std Book" w:cs="Times New Roman"/>
          <w:sz w:val="24"/>
          <w:szCs w:val="24"/>
        </w:rPr>
        <w:t xml:space="preserve">Army </w:t>
      </w:r>
      <w:r w:rsidR="00FF4967" w:rsidRPr="00EF52F9">
        <w:rPr>
          <w:rFonts w:ascii="ITC Franklin Gothic Std Book" w:eastAsia="Times New Roman" w:hAnsi="ITC Franklin Gothic Std Book" w:cs="Times New Roman"/>
          <w:sz w:val="24"/>
          <w:szCs w:val="24"/>
        </w:rPr>
        <w:t xml:space="preserve">training </w:t>
      </w:r>
      <w:r w:rsidRPr="00EF52F9">
        <w:rPr>
          <w:rFonts w:ascii="ITC Franklin Gothic Std Book" w:eastAsia="Times New Roman" w:hAnsi="ITC Franklin Gothic Std Book" w:cs="Times New Roman"/>
          <w:sz w:val="24"/>
          <w:szCs w:val="24"/>
        </w:rPr>
        <w:t>installation</w:t>
      </w:r>
      <w:r w:rsidR="00734784" w:rsidRPr="00EF52F9">
        <w:rPr>
          <w:rFonts w:ascii="ITC Franklin Gothic Std Book" w:eastAsia="Times New Roman" w:hAnsi="ITC Franklin Gothic Std Book" w:cs="Times New Roman"/>
          <w:sz w:val="24"/>
          <w:szCs w:val="24"/>
        </w:rPr>
        <w:t xml:space="preserve"> in each state. We developed a </w:t>
      </w:r>
      <w:r w:rsidRPr="00EF52F9">
        <w:rPr>
          <w:rFonts w:ascii="ITC Franklin Gothic Std Book" w:eastAsia="Times New Roman" w:hAnsi="ITC Franklin Gothic Std Book" w:cs="Times New Roman"/>
          <w:sz w:val="24"/>
          <w:szCs w:val="24"/>
        </w:rPr>
        <w:t xml:space="preserve">composite index </w:t>
      </w:r>
      <w:r w:rsidR="00734784" w:rsidRPr="00EF52F9">
        <w:rPr>
          <w:rFonts w:ascii="ITC Franklin Gothic Std Book" w:eastAsia="Times New Roman" w:hAnsi="ITC Franklin Gothic Std Book" w:cs="Times New Roman"/>
          <w:sz w:val="24"/>
          <w:szCs w:val="24"/>
        </w:rPr>
        <w:t>to measure and compare</w:t>
      </w:r>
      <w:r w:rsidRPr="00EF52F9">
        <w:rPr>
          <w:rFonts w:ascii="ITC Franklin Gothic Std Book" w:eastAsia="Times New Roman" w:hAnsi="ITC Franklin Gothic Std Book" w:cs="Times New Roman"/>
          <w:sz w:val="24"/>
          <w:szCs w:val="24"/>
        </w:rPr>
        <w:t xml:space="preserve"> community embeddedness</w:t>
      </w:r>
      <w:r w:rsidR="00734784" w:rsidRPr="00EF52F9">
        <w:rPr>
          <w:rFonts w:ascii="ITC Franklin Gothic Std Book" w:eastAsia="Times New Roman" w:hAnsi="ITC Franklin Gothic Std Book" w:cs="Times New Roman"/>
          <w:sz w:val="24"/>
          <w:szCs w:val="24"/>
        </w:rPr>
        <w:t xml:space="preserve"> across counties</w:t>
      </w:r>
      <w:r w:rsidRPr="00EF52F9">
        <w:rPr>
          <w:rFonts w:ascii="ITC Franklin Gothic Std Book" w:eastAsia="Times New Roman" w:hAnsi="ITC Franklin Gothic Std Book" w:cs="Times New Roman"/>
          <w:sz w:val="24"/>
          <w:szCs w:val="24"/>
        </w:rPr>
        <w:t>.</w:t>
      </w:r>
    </w:p>
    <w:p w14:paraId="41D8C615"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3433EC92"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Community embeddedness is a measure of how hard it is for someone in a community to leave it—expressing the underlying economic, social, and health factors that tie residents to their community. </w:t>
      </w:r>
      <w:r w:rsidR="00734784" w:rsidRPr="00EF52F9">
        <w:rPr>
          <w:rFonts w:ascii="ITC Franklin Gothic Std Book" w:eastAsia="Times New Roman" w:hAnsi="ITC Franklin Gothic Std Book" w:cs="Times New Roman"/>
          <w:color w:val="000000" w:themeColor="text1"/>
          <w:sz w:val="24"/>
          <w:szCs w:val="24"/>
        </w:rPr>
        <w:t>We</w:t>
      </w:r>
      <w:r w:rsidR="001B6E34" w:rsidRPr="00EF52F9">
        <w:rPr>
          <w:rFonts w:ascii="ITC Franklin Gothic Std Book" w:eastAsia="Times New Roman" w:hAnsi="ITC Franklin Gothic Std Book" w:cs="Times New Roman"/>
          <w:color w:val="000000" w:themeColor="text1"/>
          <w:sz w:val="24"/>
          <w:szCs w:val="24"/>
        </w:rPr>
        <w:t xml:space="preserve"> create</w:t>
      </w:r>
      <w:r w:rsidR="00734784" w:rsidRPr="00EF52F9">
        <w:rPr>
          <w:rFonts w:ascii="ITC Franklin Gothic Std Book" w:eastAsia="Times New Roman" w:hAnsi="ITC Franklin Gothic Std Book" w:cs="Times New Roman"/>
          <w:color w:val="000000" w:themeColor="text1"/>
          <w:sz w:val="24"/>
          <w:szCs w:val="24"/>
        </w:rPr>
        <w:t>d</w:t>
      </w:r>
      <w:r w:rsidR="001B6E34" w:rsidRPr="00EF52F9">
        <w:rPr>
          <w:rFonts w:ascii="ITC Franklin Gothic Std Book" w:eastAsia="Times New Roman" w:hAnsi="ITC Franklin Gothic Std Book" w:cs="Times New Roman"/>
          <w:color w:val="000000" w:themeColor="text1"/>
          <w:sz w:val="24"/>
          <w:szCs w:val="24"/>
        </w:rPr>
        <w:t xml:space="preserve"> a composite index (a single value that </w:t>
      </w:r>
      <w:r w:rsidR="00A144F4" w:rsidRPr="00EF52F9">
        <w:rPr>
          <w:rFonts w:ascii="ITC Franklin Gothic Std Book" w:eastAsia="Times New Roman" w:hAnsi="ITC Franklin Gothic Std Book" w:cs="Times New Roman"/>
          <w:color w:val="000000" w:themeColor="text1"/>
          <w:sz w:val="24"/>
          <w:szCs w:val="24"/>
        </w:rPr>
        <w:t>summarizes</w:t>
      </w:r>
      <w:r w:rsidR="001B6E34" w:rsidRPr="00EF52F9">
        <w:rPr>
          <w:rFonts w:ascii="ITC Franklin Gothic Std Book" w:eastAsia="Times New Roman" w:hAnsi="ITC Franklin Gothic Std Book" w:cs="Times New Roman"/>
          <w:color w:val="000000" w:themeColor="text1"/>
          <w:sz w:val="24"/>
          <w:szCs w:val="24"/>
        </w:rPr>
        <w:t xml:space="preserve"> many </w:t>
      </w:r>
      <w:r w:rsidR="00A144F4" w:rsidRPr="00EF52F9">
        <w:rPr>
          <w:rFonts w:ascii="ITC Franklin Gothic Std Book" w:eastAsia="Times New Roman" w:hAnsi="ITC Franklin Gothic Std Book" w:cs="Times New Roman"/>
          <w:color w:val="000000" w:themeColor="text1"/>
          <w:sz w:val="24"/>
          <w:szCs w:val="24"/>
        </w:rPr>
        <w:t>underlying concepts</w:t>
      </w:r>
      <w:r w:rsidR="001B6E34" w:rsidRPr="00EF52F9">
        <w:rPr>
          <w:rFonts w:ascii="ITC Franklin Gothic Std Book" w:eastAsia="Times New Roman" w:hAnsi="ITC Franklin Gothic Std Book" w:cs="Times New Roman"/>
          <w:color w:val="000000" w:themeColor="text1"/>
          <w:sz w:val="24"/>
          <w:szCs w:val="24"/>
        </w:rPr>
        <w:t>) approximating the community embeddedness in a given place.</w:t>
      </w:r>
    </w:p>
    <w:p w14:paraId="470767D1"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0226A169" w14:textId="77777777" w:rsidR="000C299B" w:rsidRPr="00EF52F9" w:rsidRDefault="00EF52F9" w:rsidP="00C201CB">
      <w:pPr>
        <w:spacing w:after="240" w:line="240" w:lineRule="auto"/>
        <w:contextualSpacing/>
        <w:rPr>
          <w:rFonts w:ascii="ITC Franklin Gothic Std Book" w:eastAsia="Times New Roman" w:hAnsi="ITC Franklin Gothic Std Book" w:cs="Times New Roman"/>
          <w:b/>
          <w:sz w:val="24"/>
          <w:szCs w:val="24"/>
        </w:rPr>
      </w:pPr>
      <w:r w:rsidRPr="00EF52F9">
        <w:rPr>
          <w:rFonts w:ascii="ITC Franklin Gothic Std Book" w:eastAsia="Times New Roman" w:hAnsi="ITC Franklin Gothic Std Book" w:cs="Times New Roman"/>
          <w:b/>
          <w:color w:val="000000" w:themeColor="text1"/>
          <w:sz w:val="24"/>
          <w:szCs w:val="24"/>
        </w:rPr>
        <w:t xml:space="preserve">Community Embeddedness </w:t>
      </w:r>
      <w:r w:rsidR="000C299B" w:rsidRPr="00EF52F9">
        <w:rPr>
          <w:rFonts w:ascii="ITC Franklin Gothic Std Book" w:eastAsia="Times New Roman" w:hAnsi="ITC Franklin Gothic Std Book" w:cs="Times New Roman"/>
          <w:b/>
          <w:bCs/>
          <w:color w:val="000000" w:themeColor="text1"/>
          <w:sz w:val="24"/>
          <w:szCs w:val="24"/>
        </w:rPr>
        <w:t>Index Creation</w:t>
      </w:r>
    </w:p>
    <w:p w14:paraId="1F0ADC83" w14:textId="25BE7D7E" w:rsidR="000C299B" w:rsidRDefault="000C299B" w:rsidP="00C201CB">
      <w:pPr>
        <w:spacing w:after="240" w:line="240" w:lineRule="auto"/>
        <w:contextualSpacing/>
        <w:rPr>
          <w:ins w:id="15" w:author="Michael Todd" w:date="2020-01-07T16:53:00Z"/>
          <w:rFonts w:ascii="ITC Franklin Gothic Std Book" w:eastAsia="Times New Roman" w:hAnsi="ITC Franklin Gothic Std Book" w:cs="Times New Roman"/>
          <w:color w:val="FF0000"/>
          <w:sz w:val="24"/>
          <w:szCs w:val="24"/>
        </w:rPr>
      </w:pPr>
    </w:p>
    <w:p w14:paraId="17E11CE6" w14:textId="2A0200F9" w:rsidR="00A8640A" w:rsidRPr="00EF52F9" w:rsidRDefault="00A8640A" w:rsidP="00C201CB">
      <w:pPr>
        <w:spacing w:after="240" w:line="240" w:lineRule="auto"/>
        <w:contextualSpacing/>
        <w:rPr>
          <w:rFonts w:ascii="ITC Franklin Gothic Std Book" w:eastAsia="Times New Roman" w:hAnsi="ITC Franklin Gothic Std Book" w:cs="Times New Roman"/>
          <w:color w:val="FF0000"/>
          <w:sz w:val="24"/>
          <w:szCs w:val="24"/>
        </w:rPr>
      </w:pPr>
      <w:ins w:id="16" w:author="Michael Todd" w:date="2020-01-07T16:53:00Z">
        <w:r>
          <w:rPr>
            <w:rFonts w:ascii="ITC Franklin Gothic Std Book" w:eastAsia="Times New Roman" w:hAnsi="ITC Franklin Gothic Std Book" w:cs="Times New Roman"/>
            <w:color w:val="FF0000"/>
            <w:sz w:val="24"/>
            <w:szCs w:val="24"/>
          </w:rPr>
          <w:t>[This is an extremely clear explanation of process. Kudos.]</w:t>
        </w:r>
      </w:ins>
    </w:p>
    <w:p w14:paraId="7EBA5D3D" w14:textId="77777777" w:rsidR="2FDCB97B" w:rsidRPr="00EF52F9" w:rsidRDefault="00EF52F9" w:rsidP="00C201CB">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The data sources </w:t>
      </w:r>
      <w:r w:rsidR="00FF4967">
        <w:rPr>
          <w:rFonts w:ascii="ITC Franklin Gothic Std Book" w:eastAsia="Times New Roman" w:hAnsi="ITC Franklin Gothic Std Book" w:cs="Times New Roman"/>
          <w:color w:val="000000" w:themeColor="text1"/>
          <w:sz w:val="24"/>
          <w:szCs w:val="24"/>
        </w:rPr>
        <w:t xml:space="preserve">used </w:t>
      </w:r>
      <w:r w:rsidRPr="00EF52F9">
        <w:rPr>
          <w:rFonts w:ascii="ITC Franklin Gothic Std Book" w:eastAsia="Times New Roman" w:hAnsi="ITC Franklin Gothic Std Book" w:cs="Times New Roman"/>
          <w:color w:val="000000" w:themeColor="text1"/>
          <w:sz w:val="24"/>
          <w:szCs w:val="24"/>
        </w:rPr>
        <w:t xml:space="preserve">to create </w:t>
      </w:r>
      <w:r w:rsidR="00FF4967">
        <w:rPr>
          <w:rFonts w:ascii="ITC Franklin Gothic Std Book" w:eastAsia="Times New Roman" w:hAnsi="ITC Franklin Gothic Std Book" w:cs="Times New Roman"/>
          <w:color w:val="000000" w:themeColor="text1"/>
          <w:sz w:val="24"/>
          <w:szCs w:val="24"/>
        </w:rPr>
        <w:t>our</w:t>
      </w:r>
      <w:r w:rsidRPr="00EF52F9">
        <w:rPr>
          <w:rFonts w:ascii="ITC Franklin Gothic Std Book" w:eastAsia="Times New Roman" w:hAnsi="ITC Franklin Gothic Std Book" w:cs="Times New Roman"/>
          <w:color w:val="000000" w:themeColor="text1"/>
          <w:sz w:val="24"/>
          <w:szCs w:val="24"/>
        </w:rPr>
        <w:t xml:space="preserve"> community embeddedness indicator include </w:t>
      </w:r>
      <w:r w:rsidR="6B03AEEE" w:rsidRPr="00EF52F9">
        <w:rPr>
          <w:rFonts w:ascii="ITC Franklin Gothic Std Book" w:eastAsia="Times New Roman" w:hAnsi="ITC Franklin Gothic Std Book" w:cs="Times New Roman"/>
          <w:color w:val="000000" w:themeColor="text1"/>
          <w:sz w:val="24"/>
          <w:szCs w:val="24"/>
        </w:rPr>
        <w:t xml:space="preserve">publicly available datasets from County Health Rankings, the American Community Survey, the Annie E. </w:t>
      </w:r>
      <w:r w:rsidR="6B03AEEE" w:rsidRPr="00EF52F9">
        <w:rPr>
          <w:rFonts w:ascii="ITC Franklin Gothic Std Book" w:eastAsia="Times New Roman" w:hAnsi="ITC Franklin Gothic Std Book" w:cs="Times New Roman"/>
          <w:sz w:val="24"/>
          <w:szCs w:val="24"/>
        </w:rPr>
        <w:t>Casey Foundation (Kids Count data)</w:t>
      </w:r>
      <w:r w:rsidR="00404C20" w:rsidRPr="00EF52F9">
        <w:rPr>
          <w:rFonts w:ascii="ITC Franklin Gothic Std Book" w:eastAsia="Times New Roman" w:hAnsi="ITC Franklin Gothic Std Book" w:cs="Times New Roman"/>
          <w:sz w:val="24"/>
          <w:szCs w:val="24"/>
        </w:rPr>
        <w:t>, and state voting agencies</w:t>
      </w:r>
      <w:r w:rsidRPr="00EF52F9">
        <w:rPr>
          <w:rFonts w:ascii="ITC Franklin Gothic Std Book" w:eastAsia="Times New Roman" w:hAnsi="ITC Franklin Gothic Std Book" w:cs="Times New Roman"/>
          <w:sz w:val="24"/>
          <w:szCs w:val="24"/>
        </w:rPr>
        <w:t xml:space="preserve">. </w:t>
      </w:r>
      <w:r>
        <w:rPr>
          <w:rFonts w:ascii="ITC Franklin Gothic Std Book" w:eastAsia="Times New Roman" w:hAnsi="ITC Franklin Gothic Std Book" w:cs="Times New Roman"/>
          <w:sz w:val="24"/>
          <w:szCs w:val="24"/>
        </w:rPr>
        <w:t xml:space="preserve">For this feasibility study, </w:t>
      </w:r>
      <w:r w:rsidR="004E49AF" w:rsidRPr="00EF52F9">
        <w:rPr>
          <w:rFonts w:ascii="ITC Franklin Gothic Std Book" w:eastAsia="Times New Roman" w:hAnsi="ITC Franklin Gothic Std Book" w:cs="Times New Roman"/>
          <w:sz w:val="24"/>
          <w:szCs w:val="24"/>
        </w:rPr>
        <w:t xml:space="preserve">two states </w:t>
      </w:r>
      <w:r>
        <w:rPr>
          <w:rFonts w:ascii="ITC Franklin Gothic Std Book" w:eastAsia="Times New Roman" w:hAnsi="ITC Franklin Gothic Std Book" w:cs="Times New Roman"/>
          <w:sz w:val="24"/>
          <w:szCs w:val="24"/>
        </w:rPr>
        <w:t xml:space="preserve">are used </w:t>
      </w:r>
      <w:r w:rsidR="004E49AF" w:rsidRPr="00EF52F9">
        <w:rPr>
          <w:rFonts w:ascii="ITC Franklin Gothic Std Book" w:eastAsia="Times New Roman" w:hAnsi="ITC Franklin Gothic Std Book" w:cs="Times New Roman"/>
          <w:sz w:val="24"/>
          <w:szCs w:val="24"/>
        </w:rPr>
        <w:t>– Virginia and Oklahoma</w:t>
      </w:r>
      <w:r w:rsidR="00B6379A" w:rsidRPr="00EF52F9">
        <w:rPr>
          <w:rFonts w:ascii="ITC Franklin Gothic Std Book" w:eastAsia="Times New Roman" w:hAnsi="ITC Franklin Gothic Std Book" w:cs="Times New Roman"/>
          <w:sz w:val="24"/>
          <w:szCs w:val="24"/>
        </w:rPr>
        <w:t xml:space="preserve">, </w:t>
      </w:r>
      <w:r w:rsidR="004E49AF" w:rsidRPr="00EF52F9">
        <w:rPr>
          <w:rFonts w:ascii="ITC Franklin Gothic Std Book" w:eastAsia="Times New Roman" w:hAnsi="ITC Franklin Gothic Std Book" w:cs="Times New Roman"/>
          <w:sz w:val="24"/>
          <w:szCs w:val="24"/>
        </w:rPr>
        <w:t xml:space="preserve">and </w:t>
      </w:r>
      <w:r w:rsidR="00B6379A" w:rsidRPr="00EF52F9">
        <w:rPr>
          <w:rFonts w:ascii="ITC Franklin Gothic Std Book" w:eastAsia="Times New Roman" w:hAnsi="ITC Franklin Gothic Std Book" w:cs="Times New Roman"/>
          <w:sz w:val="24"/>
          <w:szCs w:val="24"/>
        </w:rPr>
        <w:t xml:space="preserve">within these states, </w:t>
      </w:r>
      <w:r w:rsidR="004E49AF" w:rsidRPr="00EF52F9">
        <w:rPr>
          <w:rFonts w:ascii="ITC Franklin Gothic Std Book" w:eastAsia="Times New Roman" w:hAnsi="ITC Franklin Gothic Std Book" w:cs="Times New Roman"/>
          <w:sz w:val="24"/>
          <w:szCs w:val="24"/>
        </w:rPr>
        <w:t xml:space="preserve">communities that surround </w:t>
      </w:r>
      <w:r w:rsidR="6B03AEEE" w:rsidRPr="00EF52F9">
        <w:rPr>
          <w:rFonts w:ascii="ITC Franklin Gothic Std Book" w:eastAsia="Times New Roman" w:hAnsi="ITC Franklin Gothic Std Book" w:cs="Times New Roman"/>
          <w:sz w:val="24"/>
          <w:szCs w:val="24"/>
        </w:rPr>
        <w:t xml:space="preserve">two Army </w:t>
      </w:r>
      <w:r>
        <w:rPr>
          <w:rFonts w:ascii="ITC Franklin Gothic Std Book" w:eastAsia="Times New Roman" w:hAnsi="ITC Franklin Gothic Std Book" w:cs="Times New Roman"/>
          <w:sz w:val="24"/>
          <w:szCs w:val="24"/>
        </w:rPr>
        <w:t xml:space="preserve">training </w:t>
      </w:r>
      <w:r w:rsidR="6B03AEEE" w:rsidRPr="00EF52F9">
        <w:rPr>
          <w:rFonts w:ascii="ITC Franklin Gothic Std Book" w:eastAsia="Times New Roman" w:hAnsi="ITC Franklin Gothic Std Book" w:cs="Times New Roman"/>
          <w:sz w:val="24"/>
          <w:szCs w:val="24"/>
        </w:rPr>
        <w:t xml:space="preserve">posts: Ft. </w:t>
      </w:r>
      <w:r w:rsidR="6B03AEEE" w:rsidRPr="00EF52F9">
        <w:rPr>
          <w:rFonts w:ascii="ITC Franklin Gothic Std Book" w:eastAsia="Times New Roman" w:hAnsi="ITC Franklin Gothic Std Book" w:cs="Times New Roman"/>
          <w:color w:val="000000" w:themeColor="text1"/>
          <w:sz w:val="24"/>
          <w:szCs w:val="24"/>
        </w:rPr>
        <w:t xml:space="preserve">A.P. Hill in Virginia and </w:t>
      </w:r>
      <w:r w:rsidR="6B03AEEE" w:rsidRPr="00EF52F9">
        <w:rPr>
          <w:rFonts w:ascii="ITC Franklin Gothic Std Book" w:eastAsia="Times New Roman" w:hAnsi="ITC Franklin Gothic Std Book" w:cs="Times New Roman"/>
          <w:color w:val="000000" w:themeColor="text1"/>
          <w:sz w:val="24"/>
          <w:szCs w:val="24"/>
        </w:rPr>
        <w:lastRenderedPageBreak/>
        <w:t xml:space="preserve">Ft. Sill in Oklahoma. </w:t>
      </w:r>
      <w:r>
        <w:rPr>
          <w:rFonts w:ascii="ITC Franklin Gothic Std Book" w:eastAsia="Times New Roman" w:hAnsi="ITC Franklin Gothic Std Book" w:cs="Times New Roman"/>
          <w:color w:val="000000" w:themeColor="text1"/>
          <w:sz w:val="24"/>
          <w:szCs w:val="24"/>
        </w:rPr>
        <w:t>C</w:t>
      </w:r>
      <w:r w:rsidR="6B03AEEE" w:rsidRPr="00EF52F9">
        <w:rPr>
          <w:rFonts w:ascii="ITC Franklin Gothic Std Book" w:eastAsia="Times New Roman" w:hAnsi="ITC Franklin Gothic Std Book" w:cs="Times New Roman"/>
          <w:color w:val="000000" w:themeColor="text1"/>
          <w:sz w:val="24"/>
          <w:szCs w:val="24"/>
        </w:rPr>
        <w:t xml:space="preserve">ommunity embeddedness </w:t>
      </w:r>
      <w:r>
        <w:rPr>
          <w:rFonts w:ascii="ITC Franklin Gothic Std Book" w:eastAsia="Times New Roman" w:hAnsi="ITC Franklin Gothic Std Book" w:cs="Times New Roman"/>
          <w:color w:val="000000" w:themeColor="text1"/>
          <w:sz w:val="24"/>
          <w:szCs w:val="24"/>
        </w:rPr>
        <w:t xml:space="preserve">is defined here </w:t>
      </w:r>
      <w:r w:rsidR="00AA4F6B">
        <w:rPr>
          <w:rFonts w:ascii="ITC Franklin Gothic Std Book" w:eastAsia="Times New Roman" w:hAnsi="ITC Franklin Gothic Std Book" w:cs="Times New Roman"/>
          <w:color w:val="000000" w:themeColor="text1"/>
          <w:sz w:val="24"/>
          <w:szCs w:val="24"/>
        </w:rPr>
        <w:t xml:space="preserve">using </w:t>
      </w:r>
      <w:r>
        <w:rPr>
          <w:rFonts w:ascii="ITC Franklin Gothic Std Book" w:eastAsia="Times New Roman" w:hAnsi="ITC Franklin Gothic Std Book" w:cs="Times New Roman"/>
          <w:color w:val="000000" w:themeColor="text1"/>
          <w:sz w:val="24"/>
          <w:szCs w:val="24"/>
        </w:rPr>
        <w:t>the</w:t>
      </w:r>
      <w:r w:rsidR="6B03AEEE" w:rsidRPr="00EF52F9">
        <w:rPr>
          <w:rFonts w:ascii="ITC Franklin Gothic Std Book" w:eastAsia="Times New Roman" w:hAnsi="ITC Franklin Gothic Std Book" w:cs="Times New Roman"/>
          <w:color w:val="000000" w:themeColor="text1"/>
          <w:sz w:val="24"/>
          <w:szCs w:val="24"/>
        </w:rPr>
        <w:t xml:space="preserve"> </w:t>
      </w:r>
      <w:hyperlink r:id="rId10" w:history="1">
        <w:r w:rsidR="6B03AEEE" w:rsidRPr="00EF52F9">
          <w:rPr>
            <w:rStyle w:val="Hyperlink"/>
            <w:rFonts w:ascii="ITC Franklin Gothic Std Book" w:hAnsi="ITC Franklin Gothic Std Book"/>
            <w:sz w:val="24"/>
            <w:szCs w:val="24"/>
          </w:rPr>
          <w:t>Social Determinants of Health</w:t>
        </w:r>
      </w:hyperlink>
      <w:r w:rsidR="6B03AEEE" w:rsidRPr="00EF52F9">
        <w:rPr>
          <w:rFonts w:ascii="ITC Franklin Gothic Std Book" w:eastAsia="Times New Roman" w:hAnsi="ITC Franklin Gothic Std Book" w:cs="Times New Roman"/>
          <w:b/>
          <w:color w:val="000000" w:themeColor="text1"/>
          <w:sz w:val="24"/>
          <w:szCs w:val="24"/>
        </w:rPr>
        <w:t xml:space="preserve"> </w:t>
      </w:r>
      <w:r w:rsidR="6B03AEEE" w:rsidRPr="00EF52F9">
        <w:rPr>
          <w:rFonts w:ascii="ITC Franklin Gothic Std Book" w:eastAsia="Times New Roman" w:hAnsi="ITC Franklin Gothic Std Book" w:cs="Times New Roman"/>
          <w:color w:val="000000" w:themeColor="text1"/>
          <w:sz w:val="24"/>
          <w:szCs w:val="24"/>
        </w:rPr>
        <w:t>framework, which emphasizes:</w:t>
      </w:r>
    </w:p>
    <w:p w14:paraId="4E97E139"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Neighborhood and built environment</w:t>
      </w:r>
    </w:p>
    <w:p w14:paraId="33A82F7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Health and health care</w:t>
      </w:r>
    </w:p>
    <w:p w14:paraId="5632717A"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Social and community context</w:t>
      </w:r>
    </w:p>
    <w:p w14:paraId="68382F75"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Education</w:t>
      </w:r>
    </w:p>
    <w:p w14:paraId="4E81890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Economic stability</w:t>
      </w:r>
    </w:p>
    <w:p w14:paraId="5A7380A0" w14:textId="77777777" w:rsidR="2FDCB97B"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sz w:val="24"/>
          <w:szCs w:val="24"/>
        </w:rPr>
        <w:t>Based on these categories,</w:t>
      </w:r>
      <w:r w:rsidR="2FDCB97B" w:rsidRPr="00EF52F9">
        <w:rPr>
          <w:rFonts w:ascii="ITC Franklin Gothic Std Book" w:eastAsia="Times New Roman" w:hAnsi="ITC Franklin Gothic Std Book" w:cs="Times New Roman"/>
          <w:color w:val="000000" w:themeColor="text1"/>
          <w:sz w:val="24"/>
          <w:szCs w:val="24"/>
        </w:rPr>
        <w:t xml:space="preserve"> </w:t>
      </w:r>
      <w:r w:rsidR="00FF4967">
        <w:rPr>
          <w:rFonts w:ascii="ITC Franklin Gothic Std Book" w:eastAsia="Times New Roman" w:hAnsi="ITC Franklin Gothic Std Book" w:cs="Times New Roman"/>
          <w:color w:val="000000" w:themeColor="text1"/>
          <w:sz w:val="24"/>
          <w:szCs w:val="24"/>
        </w:rPr>
        <w:t xml:space="preserve">we selected and analyzed </w:t>
      </w:r>
      <w:r w:rsidR="2FDCB97B" w:rsidRPr="00EF52F9">
        <w:rPr>
          <w:rFonts w:ascii="ITC Franklin Gothic Std Book" w:eastAsia="Times New Roman" w:hAnsi="ITC Franklin Gothic Std Book" w:cs="Times New Roman"/>
          <w:color w:val="000000" w:themeColor="text1"/>
          <w:sz w:val="24"/>
          <w:szCs w:val="24"/>
        </w:rPr>
        <w:t>63 relevant variables</w:t>
      </w:r>
      <w:r>
        <w:rPr>
          <w:rFonts w:ascii="ITC Franklin Gothic Std Book" w:eastAsia="Times New Roman" w:hAnsi="ITC Franklin Gothic Std Book" w:cs="Times New Roman"/>
          <w:color w:val="000000" w:themeColor="text1"/>
          <w:sz w:val="24"/>
          <w:szCs w:val="24"/>
        </w:rPr>
        <w:t>, first</w:t>
      </w:r>
      <w:r w:rsidR="2FDCB97B" w:rsidRPr="00EF52F9">
        <w:rPr>
          <w:rFonts w:ascii="ITC Franklin Gothic Std Book" w:eastAsia="Times New Roman" w:hAnsi="ITC Franklin Gothic Std Book" w:cs="Times New Roman"/>
          <w:color w:val="000000" w:themeColor="text1"/>
          <w:sz w:val="24"/>
          <w:szCs w:val="24"/>
        </w:rPr>
        <w:t xml:space="preserve"> to </w:t>
      </w:r>
      <w:r w:rsidR="00FB2CEE" w:rsidRPr="00EF52F9">
        <w:rPr>
          <w:rFonts w:ascii="ITC Franklin Gothic Std Book" w:eastAsia="Times New Roman" w:hAnsi="ITC Franklin Gothic Std Book" w:cs="Times New Roman"/>
          <w:color w:val="000000" w:themeColor="text1"/>
          <w:sz w:val="24"/>
          <w:szCs w:val="24"/>
        </w:rPr>
        <w:t>remove</w:t>
      </w:r>
      <w:r w:rsidR="2FDCB97B" w:rsidRPr="00EF52F9">
        <w:rPr>
          <w:rFonts w:ascii="ITC Franklin Gothic Std Book" w:eastAsia="Times New Roman" w:hAnsi="ITC Franklin Gothic Std Book" w:cs="Times New Roman"/>
          <w:color w:val="000000" w:themeColor="text1"/>
          <w:sz w:val="24"/>
          <w:szCs w:val="24"/>
        </w:rPr>
        <w:t xml:space="preserve"> redundan</w:t>
      </w:r>
      <w:r w:rsidR="00FB2CEE" w:rsidRPr="00EF52F9">
        <w:rPr>
          <w:rFonts w:ascii="ITC Franklin Gothic Std Book" w:eastAsia="Times New Roman" w:hAnsi="ITC Franklin Gothic Std Book" w:cs="Times New Roman"/>
          <w:color w:val="000000" w:themeColor="text1"/>
          <w:sz w:val="24"/>
          <w:szCs w:val="24"/>
        </w:rPr>
        <w:t>t variables</w:t>
      </w:r>
      <w:r w:rsidR="00B6379A" w:rsidRPr="00EF52F9">
        <w:rPr>
          <w:rFonts w:ascii="ITC Franklin Gothic Std Book" w:eastAsia="Times New Roman" w:hAnsi="ITC Franklin Gothic Std Book" w:cs="Times New Roman"/>
          <w:color w:val="000000" w:themeColor="text1"/>
          <w:sz w:val="24"/>
          <w:szCs w:val="24"/>
        </w:rPr>
        <w:t xml:space="preserve"> and </w:t>
      </w:r>
      <w:r>
        <w:rPr>
          <w:rFonts w:ascii="ITC Franklin Gothic Std Book" w:eastAsia="Times New Roman" w:hAnsi="ITC Franklin Gothic Std Book" w:cs="Times New Roman"/>
          <w:color w:val="000000" w:themeColor="text1"/>
          <w:sz w:val="24"/>
          <w:szCs w:val="24"/>
        </w:rPr>
        <w:t xml:space="preserve">then to identify </w:t>
      </w:r>
      <w:r w:rsidR="00B6379A" w:rsidRPr="00EF52F9">
        <w:rPr>
          <w:rFonts w:ascii="ITC Franklin Gothic Std Book" w:eastAsia="Times New Roman" w:hAnsi="ITC Franklin Gothic Std Book" w:cs="Times New Roman"/>
          <w:color w:val="000000" w:themeColor="text1"/>
          <w:sz w:val="24"/>
          <w:szCs w:val="24"/>
        </w:rPr>
        <w:t xml:space="preserve">the most essential indicators </w:t>
      </w:r>
      <w:r>
        <w:rPr>
          <w:rFonts w:ascii="ITC Franklin Gothic Std Book" w:eastAsia="Times New Roman" w:hAnsi="ITC Franklin Gothic Std Book" w:cs="Times New Roman"/>
          <w:color w:val="000000" w:themeColor="text1"/>
          <w:sz w:val="24"/>
          <w:szCs w:val="24"/>
        </w:rPr>
        <w:t xml:space="preserve">in </w:t>
      </w:r>
      <w:r w:rsidR="00B6379A" w:rsidRPr="00EF52F9">
        <w:rPr>
          <w:rFonts w:ascii="ITC Franklin Gothic Std Book" w:eastAsia="Times New Roman" w:hAnsi="ITC Franklin Gothic Std Book" w:cs="Times New Roman"/>
          <w:color w:val="000000" w:themeColor="text1"/>
          <w:sz w:val="24"/>
          <w:szCs w:val="24"/>
        </w:rPr>
        <w:t>our model</w:t>
      </w:r>
      <w:r w:rsidR="2FDCB97B" w:rsidRPr="00EF52F9">
        <w:rPr>
          <w:rFonts w:ascii="ITC Franklin Gothic Std Book" w:eastAsia="Times New Roman" w:hAnsi="ITC Franklin Gothic Std Book" w:cs="Times New Roman"/>
          <w:color w:val="000000" w:themeColor="text1"/>
          <w:sz w:val="24"/>
          <w:szCs w:val="24"/>
        </w:rPr>
        <w:t>.</w:t>
      </w:r>
      <w:r w:rsidR="00F92E00" w:rsidRPr="00EF52F9">
        <w:rPr>
          <w:rFonts w:ascii="ITC Franklin Gothic Std Book" w:eastAsia="Times New Roman" w:hAnsi="ITC Franklin Gothic Std Book" w:cs="Times New Roman"/>
          <w:color w:val="000000" w:themeColor="text1"/>
          <w:sz w:val="24"/>
          <w:szCs w:val="24"/>
        </w:rPr>
        <w:t xml:space="preserve"> </w:t>
      </w:r>
    </w:p>
    <w:p w14:paraId="1C1A7037" w14:textId="77777777" w:rsidR="00FB2CEE" w:rsidRPr="00EF52F9" w:rsidRDefault="00FB2CEE" w:rsidP="008B755D">
      <w:pPr>
        <w:spacing w:after="240" w:line="240" w:lineRule="auto"/>
        <w:contextualSpacing/>
        <w:rPr>
          <w:rFonts w:ascii="ITC Franklin Gothic Std Book" w:eastAsia="Times New Roman" w:hAnsi="ITC Franklin Gothic Std Book" w:cs="Times New Roman"/>
          <w:b/>
          <w:color w:val="FF0000"/>
          <w:sz w:val="24"/>
          <w:szCs w:val="24"/>
        </w:rPr>
      </w:pPr>
    </w:p>
    <w:p w14:paraId="3D4FABA6" w14:textId="77777777" w:rsidR="00F92E00"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color w:val="000000" w:themeColor="text1"/>
          <w:sz w:val="24"/>
          <w:szCs w:val="24"/>
        </w:rPr>
        <w:t>The first step was to</w:t>
      </w:r>
      <w:r w:rsidR="00F92E00" w:rsidRPr="00EF52F9">
        <w:rPr>
          <w:rFonts w:ascii="ITC Franklin Gothic Std Book" w:eastAsia="Times New Roman" w:hAnsi="ITC Franklin Gothic Std Book" w:cs="Times New Roman"/>
          <w:color w:val="000000" w:themeColor="text1"/>
          <w:sz w:val="24"/>
          <w:szCs w:val="24"/>
        </w:rPr>
        <w:t xml:space="preserve"> remov</w:t>
      </w:r>
      <w:r>
        <w:rPr>
          <w:rFonts w:ascii="ITC Franklin Gothic Std Book" w:eastAsia="Times New Roman" w:hAnsi="ITC Franklin Gothic Std Book" w:cs="Times New Roman"/>
          <w:color w:val="000000" w:themeColor="text1"/>
          <w:sz w:val="24"/>
          <w:szCs w:val="24"/>
        </w:rPr>
        <w:t>e</w:t>
      </w:r>
      <w:r w:rsidR="00F92E00" w:rsidRPr="00EF52F9">
        <w:rPr>
          <w:rFonts w:ascii="ITC Franklin Gothic Std Book" w:eastAsia="Times New Roman" w:hAnsi="ITC Franklin Gothic Std Book" w:cs="Times New Roman"/>
          <w:color w:val="000000" w:themeColor="text1"/>
          <w:sz w:val="24"/>
          <w:szCs w:val="24"/>
        </w:rPr>
        <w:t xml:space="preserve"> variables that had over 20% of their data missing. Using a </w:t>
      </w:r>
      <w:r w:rsidR="6B03AEEE" w:rsidRPr="00EF52F9">
        <w:rPr>
          <w:rFonts w:ascii="ITC Franklin Gothic Std Book" w:eastAsia="Times New Roman" w:hAnsi="ITC Franklin Gothic Std Book" w:cs="Times New Roman"/>
          <w:color w:val="000000" w:themeColor="text1"/>
          <w:sz w:val="24"/>
          <w:szCs w:val="24"/>
        </w:rPr>
        <w:t>correlation matrix</w:t>
      </w:r>
      <w:r w:rsidR="00F92E00" w:rsidRPr="00EF52F9">
        <w:rPr>
          <w:rFonts w:ascii="ITC Franklin Gothic Std Book" w:eastAsia="Times New Roman" w:hAnsi="ITC Franklin Gothic Std Book" w:cs="Times New Roman"/>
          <w:color w:val="000000" w:themeColor="text1"/>
          <w:sz w:val="24"/>
          <w:szCs w:val="24"/>
        </w:rPr>
        <w:t xml:space="preserve">, </w:t>
      </w:r>
      <w:r>
        <w:rPr>
          <w:rFonts w:ascii="ITC Franklin Gothic Std Book" w:eastAsia="Times New Roman" w:hAnsi="ITC Franklin Gothic Std Book" w:cs="Times New Roman"/>
          <w:color w:val="000000" w:themeColor="text1"/>
          <w:sz w:val="24"/>
          <w:szCs w:val="24"/>
        </w:rPr>
        <w:t xml:space="preserve">we </w:t>
      </w:r>
      <w:r w:rsidR="00FB2CEE" w:rsidRPr="00EF52F9">
        <w:rPr>
          <w:rFonts w:ascii="ITC Franklin Gothic Std Book" w:eastAsia="Times New Roman" w:hAnsi="ITC Franklin Gothic Std Book" w:cs="Times New Roman"/>
          <w:sz w:val="24"/>
          <w:szCs w:val="24"/>
        </w:rPr>
        <w:t xml:space="preserve">identified </w:t>
      </w:r>
      <w:r w:rsidR="00F92E00" w:rsidRPr="00EF52F9">
        <w:rPr>
          <w:rFonts w:ascii="ITC Franklin Gothic Std Book" w:eastAsia="Times New Roman" w:hAnsi="ITC Franklin Gothic Std Book" w:cs="Times New Roman"/>
          <w:sz w:val="24"/>
          <w:szCs w:val="24"/>
        </w:rPr>
        <w:t xml:space="preserve">the </w:t>
      </w:r>
      <w:r w:rsidR="2FDCB97B" w:rsidRPr="00EF52F9">
        <w:rPr>
          <w:rFonts w:ascii="ITC Franklin Gothic Std Book" w:eastAsia="Times New Roman" w:hAnsi="ITC Franklin Gothic Std Book" w:cs="Times New Roman"/>
          <w:color w:val="000000" w:themeColor="text1"/>
          <w:sz w:val="24"/>
          <w:szCs w:val="24"/>
        </w:rPr>
        <w:t xml:space="preserve">variables most related </w:t>
      </w:r>
      <w:r w:rsidR="00F92E00" w:rsidRPr="00EF52F9">
        <w:rPr>
          <w:rFonts w:ascii="ITC Franklin Gothic Std Book" w:eastAsia="Times New Roman" w:hAnsi="ITC Franklin Gothic Std Book" w:cs="Times New Roman"/>
          <w:color w:val="000000" w:themeColor="text1"/>
          <w:sz w:val="24"/>
          <w:szCs w:val="24"/>
        </w:rPr>
        <w:t>to one another</w:t>
      </w:r>
      <w:r w:rsidR="00FF4967">
        <w:rPr>
          <w:rFonts w:ascii="ITC Franklin Gothic Std Book" w:eastAsia="Times New Roman" w:hAnsi="ITC Franklin Gothic Std Book" w:cs="Times New Roman"/>
          <w:color w:val="000000" w:themeColor="text1"/>
          <w:sz w:val="24"/>
          <w:szCs w:val="24"/>
        </w:rPr>
        <w:t xml:space="preserve"> by considering</w:t>
      </w:r>
      <w:r w:rsidR="00315C89" w:rsidRPr="00EF52F9">
        <w:rPr>
          <w:rFonts w:ascii="ITC Franklin Gothic Std Book" w:eastAsia="Times New Roman" w:hAnsi="ITC Franklin Gothic Std Book" w:cs="Times New Roman"/>
          <w:color w:val="000000" w:themeColor="text1"/>
          <w:sz w:val="24"/>
          <w:szCs w:val="24"/>
        </w:rPr>
        <w:t xml:space="preserve"> which were </w:t>
      </w:r>
      <w:r w:rsidR="009948F9" w:rsidRPr="00EF52F9">
        <w:rPr>
          <w:rFonts w:ascii="ITC Franklin Gothic Std Book" w:eastAsia="Times New Roman" w:hAnsi="ITC Franklin Gothic Std Book" w:cs="Times New Roman"/>
          <w:color w:val="000000" w:themeColor="text1"/>
          <w:sz w:val="24"/>
          <w:szCs w:val="24"/>
        </w:rPr>
        <w:t>qualitatively</w:t>
      </w:r>
      <w:r w:rsidR="00315C89" w:rsidRPr="00EF52F9">
        <w:rPr>
          <w:rFonts w:ascii="ITC Franklin Gothic Std Book" w:eastAsia="Times New Roman" w:hAnsi="ITC Franklin Gothic Std Book" w:cs="Times New Roman"/>
          <w:color w:val="000000" w:themeColor="text1"/>
          <w:sz w:val="24"/>
          <w:szCs w:val="24"/>
        </w:rPr>
        <w:t xml:space="preserve"> linked together (e.g. percent that drive to work, percent that walk to work, percent that work from home, etc.)</w:t>
      </w:r>
      <w:r w:rsidR="00FF4967">
        <w:rPr>
          <w:rFonts w:ascii="ITC Franklin Gothic Std Book" w:eastAsia="Times New Roman" w:hAnsi="ITC Franklin Gothic Std Book" w:cs="Times New Roman"/>
          <w:color w:val="000000" w:themeColor="text1"/>
          <w:sz w:val="24"/>
          <w:szCs w:val="24"/>
        </w:rPr>
        <w:t xml:space="preserve"> and </w:t>
      </w:r>
      <w:r w:rsidR="00315C89" w:rsidRPr="00EF52F9">
        <w:rPr>
          <w:rFonts w:ascii="ITC Franklin Gothic Std Book" w:eastAsia="Times New Roman" w:hAnsi="ITC Franklin Gothic Std Book" w:cs="Times New Roman"/>
          <w:color w:val="000000" w:themeColor="text1"/>
          <w:sz w:val="24"/>
          <w:szCs w:val="24"/>
        </w:rPr>
        <w:t xml:space="preserve">chose </w:t>
      </w:r>
      <w:r w:rsidR="009948F9" w:rsidRPr="00EF52F9">
        <w:rPr>
          <w:rFonts w:ascii="ITC Franklin Gothic Std Book" w:eastAsia="Times New Roman" w:hAnsi="ITC Franklin Gothic Std Book" w:cs="Times New Roman"/>
          <w:color w:val="000000" w:themeColor="text1"/>
          <w:sz w:val="24"/>
          <w:szCs w:val="24"/>
        </w:rPr>
        <w:t>the conceptually broadest</w:t>
      </w:r>
      <w:r w:rsidR="00315C89" w:rsidRPr="00EF52F9">
        <w:rPr>
          <w:rFonts w:ascii="ITC Franklin Gothic Std Book" w:eastAsia="Times New Roman" w:hAnsi="ITC Franklin Gothic Std Book" w:cs="Times New Roman"/>
          <w:color w:val="000000" w:themeColor="text1"/>
          <w:sz w:val="24"/>
          <w:szCs w:val="24"/>
        </w:rPr>
        <w:t xml:space="preserve"> variable </w:t>
      </w:r>
      <w:r w:rsidR="00FF4967">
        <w:rPr>
          <w:rFonts w:ascii="ITC Franklin Gothic Std Book" w:eastAsia="Times New Roman" w:hAnsi="ITC Franklin Gothic Std Book" w:cs="Times New Roman"/>
          <w:color w:val="000000" w:themeColor="text1"/>
          <w:sz w:val="24"/>
          <w:szCs w:val="24"/>
        </w:rPr>
        <w:t>as the representative of that set</w:t>
      </w:r>
      <w:r w:rsidR="00315C89" w:rsidRPr="00EF52F9">
        <w:rPr>
          <w:rFonts w:ascii="ITC Franklin Gothic Std Book" w:eastAsia="Times New Roman" w:hAnsi="ITC Franklin Gothic Std Book" w:cs="Times New Roman"/>
          <w:color w:val="000000" w:themeColor="text1"/>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After this process, 25 potential</w:t>
      </w:r>
      <w:r w:rsidR="00FB2CEE" w:rsidRPr="00EF52F9">
        <w:rPr>
          <w:rFonts w:ascii="ITC Franklin Gothic Std Book" w:eastAsia="Times New Roman" w:hAnsi="ITC Franklin Gothic Std Book" w:cs="Times New Roman"/>
          <w:color w:val="000000" w:themeColor="text1"/>
          <w:sz w:val="24"/>
          <w:szCs w:val="24"/>
        </w:rPr>
        <w:t xml:space="preserve"> </w:t>
      </w:r>
      <w:r w:rsidR="00FB2CEE" w:rsidRPr="00EF52F9">
        <w:rPr>
          <w:rFonts w:ascii="ITC Franklin Gothic Std Book" w:eastAsia="Times New Roman" w:hAnsi="ITC Franklin Gothic Std Book" w:cs="Times New Roman"/>
          <w:sz w:val="24"/>
          <w:szCs w:val="24"/>
        </w:rPr>
        <w:t>variables</w:t>
      </w:r>
      <w:r w:rsidR="00F92E00" w:rsidRPr="00EF52F9">
        <w:rPr>
          <w:rFonts w:ascii="ITC Franklin Gothic Std Book" w:eastAsia="Times New Roman" w:hAnsi="ITC Franklin Gothic Std Book" w:cs="Times New Roman"/>
          <w:sz w:val="24"/>
          <w:szCs w:val="24"/>
        </w:rPr>
        <w:t xml:space="preserve"> </w:t>
      </w:r>
      <w:r w:rsidR="00FB2CEE" w:rsidRPr="00EF52F9">
        <w:rPr>
          <w:rFonts w:ascii="ITC Franklin Gothic Std Book" w:eastAsia="Times New Roman" w:hAnsi="ITC Franklin Gothic Std Book" w:cs="Times New Roman"/>
          <w:sz w:val="24"/>
          <w:szCs w:val="24"/>
        </w:rPr>
        <w:t>remained to define</w:t>
      </w:r>
      <w:r w:rsidR="2FDCB97B" w:rsidRPr="00EF52F9">
        <w:rPr>
          <w:rFonts w:ascii="ITC Franklin Gothic Std Book" w:eastAsia="Times New Roman" w:hAnsi="ITC Franklin Gothic Std Book" w:cs="Times New Roman"/>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community embeddedness.</w:t>
      </w:r>
    </w:p>
    <w:p w14:paraId="3478C597"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 </w:t>
      </w:r>
    </w:p>
    <w:p w14:paraId="1840F3DF" w14:textId="7256A752" w:rsidR="2FDCB97B" w:rsidRPr="00EF52F9" w:rsidRDefault="6B03AEEE" w:rsidP="000C299B">
      <w:pPr>
        <w:spacing w:after="240" w:line="240" w:lineRule="auto"/>
        <w:contextualSpacing/>
        <w:rPr>
          <w:rFonts w:ascii="ITC Franklin Gothic Std Book" w:eastAsia="Times New Roman" w:hAnsi="ITC Franklin Gothic Std Book" w:cs="Times New Roman"/>
          <w:color w:val="FF0000"/>
          <w:sz w:val="24"/>
          <w:szCs w:val="24"/>
        </w:rPr>
      </w:pPr>
      <w:r w:rsidRPr="00EF52F9">
        <w:rPr>
          <w:rFonts w:ascii="ITC Franklin Gothic Std Book" w:eastAsia="Times New Roman" w:hAnsi="ITC Franklin Gothic Std Book" w:cs="Times New Roman"/>
          <w:sz w:val="24"/>
          <w:szCs w:val="24"/>
        </w:rPr>
        <w:t xml:space="preserve">To construct </w:t>
      </w:r>
      <w:r w:rsidR="00FB2CEE" w:rsidRPr="00EF52F9">
        <w:rPr>
          <w:rFonts w:ascii="ITC Franklin Gothic Std Book" w:eastAsia="Times New Roman" w:hAnsi="ITC Franklin Gothic Std Book" w:cs="Times New Roman"/>
          <w:sz w:val="24"/>
          <w:szCs w:val="24"/>
        </w:rPr>
        <w:t xml:space="preserve">the </w:t>
      </w:r>
      <w:r w:rsidRPr="00EF52F9">
        <w:rPr>
          <w:rFonts w:ascii="ITC Franklin Gothic Std Book" w:eastAsia="Times New Roman" w:hAnsi="ITC Franklin Gothic Std Book" w:cs="Times New Roman"/>
          <w:sz w:val="24"/>
          <w:szCs w:val="24"/>
        </w:rPr>
        <w:t xml:space="preserve">index, the remaining 25 indicators </w:t>
      </w:r>
      <w:r w:rsidR="001533E4">
        <w:rPr>
          <w:rFonts w:ascii="ITC Franklin Gothic Std Book" w:eastAsia="Times New Roman" w:hAnsi="ITC Franklin Gothic Std Book" w:cs="Times New Roman"/>
          <w:sz w:val="24"/>
          <w:szCs w:val="24"/>
        </w:rPr>
        <w:t xml:space="preserve">were analyzed </w:t>
      </w:r>
      <w:r w:rsidRPr="00EF52F9">
        <w:rPr>
          <w:rFonts w:ascii="ITC Franklin Gothic Std Book" w:eastAsia="Times New Roman" w:hAnsi="ITC Franklin Gothic Std Book" w:cs="Times New Roman"/>
          <w:sz w:val="24"/>
          <w:szCs w:val="24"/>
        </w:rPr>
        <w:t>using linear regression</w:t>
      </w:r>
      <w:r w:rsidR="009948F9" w:rsidRPr="00EF52F9">
        <w:rPr>
          <w:rFonts w:ascii="ITC Franklin Gothic Std Book" w:eastAsia="Times New Roman" w:hAnsi="ITC Franklin Gothic Std Book" w:cs="Times New Roman"/>
          <w:sz w:val="24"/>
          <w:szCs w:val="24"/>
        </w:rPr>
        <w:t xml:space="preserve"> techniques</w:t>
      </w:r>
      <w:r w:rsidRPr="00EF52F9">
        <w:rPr>
          <w:rFonts w:ascii="ITC Franklin Gothic Std Book" w:eastAsia="Times New Roman" w:hAnsi="ITC Franklin Gothic Std Book" w:cs="Times New Roman"/>
          <w:sz w:val="24"/>
          <w:szCs w:val="24"/>
        </w:rPr>
        <w:t xml:space="preserve"> with the percentage of people who stayed within a county over the past </w:t>
      </w:r>
      <w:r w:rsidR="000C299B" w:rsidRPr="00EF52F9">
        <w:rPr>
          <w:rFonts w:ascii="ITC Franklin Gothic Std Book" w:eastAsia="Times New Roman" w:hAnsi="ITC Franklin Gothic Std Book" w:cs="Times New Roman"/>
          <w:sz w:val="24"/>
          <w:szCs w:val="24"/>
        </w:rPr>
        <w:t xml:space="preserve">five </w:t>
      </w:r>
      <w:r w:rsidRPr="00EF52F9">
        <w:rPr>
          <w:rFonts w:ascii="ITC Franklin Gothic Std Book" w:eastAsia="Times New Roman" w:hAnsi="ITC Franklin Gothic Std Book" w:cs="Times New Roman"/>
          <w:sz w:val="24"/>
          <w:szCs w:val="24"/>
        </w:rPr>
        <w:t xml:space="preserve">years </w:t>
      </w:r>
      <w:r w:rsidR="00B6379A" w:rsidRPr="00EF52F9">
        <w:rPr>
          <w:rFonts w:ascii="ITC Franklin Gothic Std Book" w:eastAsia="Times New Roman" w:hAnsi="ITC Franklin Gothic Std Book" w:cs="Times New Roman"/>
          <w:sz w:val="24"/>
          <w:szCs w:val="24"/>
        </w:rPr>
        <w:t xml:space="preserve">serving </w:t>
      </w:r>
      <w:r w:rsidRPr="00EF52F9">
        <w:rPr>
          <w:rFonts w:ascii="ITC Franklin Gothic Std Book" w:eastAsia="Times New Roman" w:hAnsi="ITC Franklin Gothic Std Book" w:cs="Times New Roman"/>
          <w:sz w:val="24"/>
          <w:szCs w:val="24"/>
        </w:rPr>
        <w:t>as a proxy for community embeddedness.</w:t>
      </w:r>
      <w:r w:rsidR="00F92E00" w:rsidRPr="00EF52F9">
        <w:rPr>
          <w:rFonts w:ascii="ITC Franklin Gothic Std Book" w:eastAsia="Times New Roman" w:hAnsi="ITC Franklin Gothic Std Book" w:cs="Times New Roman"/>
          <w:sz w:val="24"/>
          <w:szCs w:val="24"/>
        </w:rPr>
        <w:t xml:space="preserve"> </w:t>
      </w:r>
      <w:r w:rsidR="001533E4">
        <w:rPr>
          <w:rFonts w:ascii="ITC Franklin Gothic Std Book" w:eastAsia="Times New Roman" w:hAnsi="ITC Franklin Gothic Std Book" w:cs="Times New Roman"/>
          <w:sz w:val="24"/>
          <w:szCs w:val="24"/>
        </w:rPr>
        <w:t>Two methods,</w:t>
      </w:r>
      <w:r w:rsidRPr="00EF52F9">
        <w:rPr>
          <w:rFonts w:ascii="ITC Franklin Gothic Std Book" w:eastAsia="Times New Roman" w:hAnsi="ITC Franklin Gothic Std Book" w:cs="Times New Roman"/>
          <w:sz w:val="24"/>
          <w:szCs w:val="24"/>
        </w:rPr>
        <w:t xml:space="preserve"> </w:t>
      </w:r>
      <w:hyperlink r:id="rId11" w:history="1">
        <w:r w:rsidRPr="00EF52F9">
          <w:rPr>
            <w:rStyle w:val="Hyperlink"/>
            <w:rFonts w:ascii="ITC Franklin Gothic Std Book" w:eastAsia="Times New Roman" w:hAnsi="ITC Franklin Gothic Std Book" w:cs="Times New Roman"/>
            <w:sz w:val="24"/>
            <w:szCs w:val="24"/>
          </w:rPr>
          <w:t>best subsets</w:t>
        </w:r>
      </w:hyperlink>
      <w:r w:rsidRPr="00EF52F9">
        <w:rPr>
          <w:rFonts w:ascii="ITC Franklin Gothic Std Book" w:eastAsia="Times New Roman" w:hAnsi="ITC Franklin Gothic Std Book" w:cs="Times New Roman"/>
          <w:sz w:val="24"/>
          <w:szCs w:val="24"/>
        </w:rPr>
        <w:t xml:space="preserve"> and </w:t>
      </w:r>
      <w:hyperlink r:id="rId12" w:history="1">
        <w:r w:rsidRPr="00EF52F9">
          <w:rPr>
            <w:rStyle w:val="Hyperlink"/>
            <w:rFonts w:ascii="ITC Franklin Gothic Std Book" w:eastAsia="Times New Roman" w:hAnsi="ITC Franklin Gothic Std Book" w:cs="Times New Roman"/>
            <w:sz w:val="24"/>
            <w:szCs w:val="24"/>
          </w:rPr>
          <w:t>lasso regressions</w:t>
        </w:r>
      </w:hyperlink>
      <w:r w:rsidR="00315C89" w:rsidRPr="00EF52F9">
        <w:rPr>
          <w:rFonts w:ascii="ITC Franklin Gothic Std Book" w:eastAsia="Times New Roman" w:hAnsi="ITC Franklin Gothic Std Book" w:cs="Times New Roman"/>
          <w:sz w:val="24"/>
          <w:szCs w:val="24"/>
        </w:rPr>
        <w:t xml:space="preserve"> </w:t>
      </w:r>
      <w:r w:rsidR="00F92E00" w:rsidRPr="00EF52F9">
        <w:rPr>
          <w:rFonts w:ascii="ITC Franklin Gothic Std Book" w:eastAsia="Times New Roman" w:hAnsi="ITC Franklin Gothic Std Book" w:cs="Times New Roman"/>
          <w:sz w:val="24"/>
          <w:szCs w:val="24"/>
        </w:rPr>
        <w:t>analyses</w:t>
      </w:r>
      <w:del w:id="17" w:author="Michael Todd" w:date="2020-01-07T17:34:00Z">
        <w:r w:rsidR="001533E4" w:rsidDel="00C758DA">
          <w:rPr>
            <w:rFonts w:ascii="ITC Franklin Gothic Std Book" w:eastAsia="Times New Roman" w:hAnsi="ITC Franklin Gothic Std Book" w:cs="Times New Roman"/>
            <w:sz w:val="24"/>
            <w:szCs w:val="24"/>
          </w:rPr>
          <w:delText>,</w:delText>
        </w:r>
      </w:del>
      <w:r w:rsidR="009948F9" w:rsidRPr="00EF52F9">
        <w:rPr>
          <w:rFonts w:ascii="ITC Franklin Gothic Std Book" w:eastAsia="Times New Roman" w:hAnsi="ITC Franklin Gothic Std Book" w:cs="Times New Roman"/>
          <w:sz w:val="24"/>
          <w:szCs w:val="24"/>
        </w:rPr>
        <w:t xml:space="preserve"> (which show the most explanatory variables in a regression model)</w:t>
      </w:r>
      <w:ins w:id="18" w:author="Michael Todd" w:date="2020-01-07T17:34:00Z">
        <w:r w:rsidR="00C758DA">
          <w:rPr>
            <w:rFonts w:ascii="ITC Franklin Gothic Std Book" w:eastAsia="Times New Roman" w:hAnsi="ITC Franklin Gothic Std Book" w:cs="Times New Roman"/>
            <w:sz w:val="24"/>
            <w:szCs w:val="24"/>
          </w:rPr>
          <w:t>,</w:t>
        </w:r>
      </w:ins>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further </w:t>
      </w:r>
      <w:r w:rsidR="000C299B" w:rsidRPr="00EF52F9">
        <w:rPr>
          <w:rFonts w:ascii="ITC Franklin Gothic Std Book" w:eastAsia="Times New Roman" w:hAnsi="ITC Franklin Gothic Std Book" w:cs="Times New Roman"/>
          <w:sz w:val="24"/>
          <w:szCs w:val="24"/>
        </w:rPr>
        <w:t>reduce</w:t>
      </w:r>
      <w:r w:rsidR="00FF4967">
        <w:rPr>
          <w:rFonts w:ascii="ITC Franklin Gothic Std Book" w:eastAsia="Times New Roman" w:hAnsi="ITC Franklin Gothic Std Book" w:cs="Times New Roman"/>
          <w:sz w:val="24"/>
          <w:szCs w:val="24"/>
        </w:rPr>
        <w:t>d</w:t>
      </w:r>
      <w:r w:rsidR="000C299B"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the number of variables. </w:t>
      </w:r>
      <w:r w:rsidR="000C299B" w:rsidRPr="00EF52F9">
        <w:rPr>
          <w:rFonts w:ascii="ITC Franklin Gothic Std Book" w:eastAsia="Times New Roman" w:hAnsi="ITC Franklin Gothic Std Book" w:cs="Times New Roman"/>
          <w:sz w:val="24"/>
          <w:szCs w:val="24"/>
        </w:rPr>
        <w:t>B</w:t>
      </w:r>
      <w:r w:rsidRPr="00EF52F9">
        <w:rPr>
          <w:rFonts w:ascii="ITC Franklin Gothic Std Book" w:eastAsia="Times New Roman" w:hAnsi="ITC Franklin Gothic Std Book" w:cs="Times New Roman"/>
          <w:sz w:val="24"/>
          <w:szCs w:val="24"/>
        </w:rPr>
        <w:t>est subsets regression</w:t>
      </w:r>
      <w:r w:rsidR="000C299B" w:rsidRPr="00EF52F9">
        <w:rPr>
          <w:rFonts w:ascii="ITC Franklin Gothic Std Book" w:eastAsia="Times New Roman" w:hAnsi="ITC Franklin Gothic Std Book" w:cs="Times New Roman"/>
          <w:sz w:val="24"/>
          <w:szCs w:val="24"/>
        </w:rPr>
        <w:t xml:space="preserve"> yielded </w:t>
      </w:r>
      <w:r w:rsidRPr="00EF52F9">
        <w:rPr>
          <w:rFonts w:ascii="ITC Franklin Gothic Std Book" w:eastAsia="Times New Roman" w:hAnsi="ITC Franklin Gothic Std Book" w:cs="Times New Roman"/>
          <w:sz w:val="24"/>
          <w:szCs w:val="24"/>
        </w:rPr>
        <w:t>the 10</w:t>
      </w:r>
      <w:r w:rsidRPr="00EF52F9">
        <w:rPr>
          <w:rFonts w:ascii="ITC Franklin Gothic Std Book" w:eastAsia="Times New Roman" w:hAnsi="ITC Franklin Gothic Std Book" w:cs="Times New Roman"/>
          <w:color w:val="FF0000"/>
          <w:sz w:val="24"/>
          <w:szCs w:val="24"/>
        </w:rPr>
        <w:t xml:space="preserve"> </w:t>
      </w:r>
      <w:r w:rsidRPr="00EF52F9">
        <w:rPr>
          <w:rFonts w:ascii="ITC Franklin Gothic Std Book" w:eastAsia="Times New Roman" w:hAnsi="ITC Franklin Gothic Std Book" w:cs="Times New Roman"/>
          <w:sz w:val="24"/>
          <w:szCs w:val="24"/>
        </w:rPr>
        <w:t xml:space="preserve">best predictors </w:t>
      </w:r>
      <w:r w:rsidR="000C299B" w:rsidRPr="00EF52F9">
        <w:rPr>
          <w:rFonts w:ascii="ITC Franklin Gothic Std Book" w:eastAsia="Times New Roman" w:hAnsi="ITC Franklin Gothic Std Book" w:cs="Times New Roman"/>
          <w:sz w:val="24"/>
          <w:szCs w:val="24"/>
        </w:rPr>
        <w:t xml:space="preserve">of </w:t>
      </w:r>
      <w:r w:rsidRPr="00EF52F9">
        <w:rPr>
          <w:rFonts w:ascii="ITC Franklin Gothic Std Book" w:eastAsia="Times New Roman" w:hAnsi="ITC Franklin Gothic Std Book" w:cs="Times New Roman"/>
          <w:sz w:val="24"/>
          <w:szCs w:val="24"/>
        </w:rPr>
        <w:t>our proxy:</w:t>
      </w:r>
      <w:r w:rsidR="00AA4F6B">
        <w:rPr>
          <w:rFonts w:ascii="ITC Franklin Gothic Std Book" w:eastAsia="Times New Roman" w:hAnsi="ITC Franklin Gothic Std Book" w:cs="Times New Roman"/>
          <w:sz w:val="24"/>
          <w:szCs w:val="24"/>
        </w:rPr>
        <w:t xml:space="preserve"> </w:t>
      </w:r>
    </w:p>
    <w:p w14:paraId="0ED86677"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 xml:space="preserve">median </w:t>
      </w:r>
      <w:r w:rsidR="001B6E34" w:rsidRPr="00EF52F9">
        <w:rPr>
          <w:rFonts w:ascii="ITC Franklin Gothic Std Book" w:eastAsia="Times New Roman" w:hAnsi="ITC Franklin Gothic Std Book" w:cs="Times New Roman"/>
          <w:sz w:val="24"/>
          <w:szCs w:val="24"/>
        </w:rPr>
        <w:t xml:space="preserve">household </w:t>
      </w:r>
      <w:r w:rsidRPr="00EF52F9">
        <w:rPr>
          <w:rFonts w:ascii="ITC Franklin Gothic Std Book" w:eastAsia="Times New Roman" w:hAnsi="ITC Franklin Gothic Std Book" w:cs="Times New Roman"/>
          <w:sz w:val="24"/>
          <w:szCs w:val="24"/>
        </w:rPr>
        <w:t>income</w:t>
      </w:r>
    </w:p>
    <w:p w14:paraId="1EDF9C67" w14:textId="77777777" w:rsidR="2FDCB97B" w:rsidRPr="00EF52F9" w:rsidRDefault="00D64FE9"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ratio of </w:t>
      </w:r>
      <w:r w:rsidR="6B03AEEE" w:rsidRPr="00EF52F9">
        <w:rPr>
          <w:rFonts w:ascii="ITC Franklin Gothic Std Book" w:eastAsia="Times New Roman" w:hAnsi="ITC Franklin Gothic Std Book" w:cs="Times New Roman"/>
          <w:sz w:val="24"/>
          <w:szCs w:val="24"/>
        </w:rPr>
        <w:t>household income at 80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 </w:t>
      </w:r>
      <w:r w:rsidR="00FF4967">
        <w:rPr>
          <w:rFonts w:ascii="ITC Franklin Gothic Std Book" w:eastAsia="Times New Roman" w:hAnsi="ITC Franklin Gothic Std Book" w:cs="Times New Roman"/>
          <w:sz w:val="24"/>
          <w:szCs w:val="24"/>
        </w:rPr>
        <w:t xml:space="preserve">compared </w:t>
      </w:r>
      <w:r w:rsidR="6B03AEEE" w:rsidRPr="00EF52F9">
        <w:rPr>
          <w:rFonts w:ascii="ITC Franklin Gothic Std Book" w:eastAsia="Times New Roman" w:hAnsi="ITC Franklin Gothic Std Book" w:cs="Times New Roman"/>
          <w:sz w:val="24"/>
          <w:szCs w:val="24"/>
        </w:rPr>
        <w:t>to income at the 20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w:t>
      </w:r>
    </w:p>
    <w:p w14:paraId="037FE59A"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population in rural (defined as non-urban) areas</w:t>
      </w:r>
    </w:p>
    <w:p w14:paraId="5C97F1AD"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workers 16 and over who drive to work alone in a car, truck, or van</w:t>
      </w:r>
    </w:p>
    <w:p w14:paraId="4C1F648C"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total population identifying as white (either alone or in combination with other races)</w:t>
      </w:r>
    </w:p>
    <w:p w14:paraId="6B611B82"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average daily air pollution (measured in particulate matter</w:t>
      </w:r>
      <w:r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sz w:val="24"/>
          <w:szCs w:val="24"/>
        </w:rPr>
        <w:t>PM2.5)</w:t>
      </w:r>
    </w:p>
    <w:p w14:paraId="07694377" w14:textId="77777777" w:rsidR="2FDCB97B" w:rsidRPr="00EF52F9" w:rsidRDefault="00FF4967"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total </w:t>
      </w:r>
      <w:r w:rsidR="6B03AEEE" w:rsidRPr="00EF52F9">
        <w:rPr>
          <w:rFonts w:ascii="ITC Franklin Gothic Std Book" w:eastAsia="Times New Roman" w:hAnsi="ITC Franklin Gothic Std Book" w:cs="Times New Roman"/>
          <w:sz w:val="24"/>
          <w:szCs w:val="24"/>
        </w:rPr>
        <w:t>population</w:t>
      </w:r>
      <w:r>
        <w:rPr>
          <w:rFonts w:ascii="ITC Franklin Gothic Std Book" w:eastAsia="Times New Roman" w:hAnsi="ITC Franklin Gothic Std Book" w:cs="Times New Roman"/>
          <w:sz w:val="24"/>
          <w:szCs w:val="24"/>
        </w:rPr>
        <w:t xml:space="preserve"> for the county</w:t>
      </w:r>
    </w:p>
    <w:p w14:paraId="6C4DDBCF" w14:textId="77777777" w:rsidR="001B6E34" w:rsidRPr="00AA4F6B" w:rsidRDefault="001B6E34"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AA4F6B">
        <w:rPr>
          <w:rFonts w:ascii="ITC Franklin Gothic Std Book" w:hAnsi="ITC Franklin Gothic Std Book"/>
          <w:color w:val="000000" w:themeColor="text1"/>
          <w:sz w:val="24"/>
          <w:szCs w:val="24"/>
        </w:rPr>
        <w:t>index of residential segregation non-white</w:t>
      </w:r>
      <w:r w:rsidR="00AA4F6B" w:rsidRPr="00AA4F6B">
        <w:rPr>
          <w:rFonts w:ascii="ITC Franklin Gothic Std Book" w:hAnsi="ITC Franklin Gothic Std Book"/>
          <w:color w:val="000000" w:themeColor="text1"/>
          <w:sz w:val="24"/>
          <w:szCs w:val="24"/>
        </w:rPr>
        <w:t xml:space="preserve"> and </w:t>
      </w:r>
      <w:r w:rsidRPr="00AA4F6B">
        <w:rPr>
          <w:rFonts w:ascii="ITC Franklin Gothic Std Book" w:hAnsi="ITC Franklin Gothic Std Book"/>
          <w:color w:val="000000" w:themeColor="text1"/>
          <w:sz w:val="24"/>
          <w:szCs w:val="24"/>
        </w:rPr>
        <w:t>white</w:t>
      </w:r>
      <w:r w:rsidR="00AA4F6B" w:rsidRPr="00AA4F6B">
        <w:rPr>
          <w:rFonts w:ascii="ITC Franklin Gothic Std Book" w:hAnsi="ITC Franklin Gothic Std Book"/>
          <w:color w:val="000000" w:themeColor="text1"/>
          <w:sz w:val="24"/>
          <w:szCs w:val="24"/>
        </w:rPr>
        <w:t xml:space="preserve"> races</w:t>
      </w:r>
    </w:p>
    <w:p w14:paraId="01F67B28"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mean commute time</w:t>
      </w:r>
      <w:r w:rsidR="001B6E34" w:rsidRPr="00EF52F9">
        <w:rPr>
          <w:rFonts w:ascii="ITC Franklin Gothic Std Book" w:eastAsia="Times New Roman" w:hAnsi="ITC Franklin Gothic Std Book" w:cs="Times New Roman"/>
          <w:sz w:val="24"/>
          <w:szCs w:val="24"/>
        </w:rPr>
        <w:t xml:space="preserve"> for workers 16 and over</w:t>
      </w:r>
    </w:p>
    <w:p w14:paraId="67DF50D2" w14:textId="77777777" w:rsidR="2FDCB97B" w:rsidRPr="00EF52F9" w:rsidRDefault="00AA4F6B"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 </w:t>
      </w:r>
      <w:r w:rsidR="6B03AEEE" w:rsidRPr="00EF52F9">
        <w:rPr>
          <w:rFonts w:ascii="ITC Franklin Gothic Std Book" w:eastAsia="Times New Roman" w:hAnsi="ITC Franklin Gothic Std Book" w:cs="Times New Roman"/>
          <w:sz w:val="24"/>
          <w:szCs w:val="24"/>
        </w:rPr>
        <w:t xml:space="preserve">percent </w:t>
      </w:r>
      <w:r>
        <w:rPr>
          <w:rFonts w:ascii="ITC Franklin Gothic Std Book" w:eastAsia="Times New Roman" w:hAnsi="ITC Franklin Gothic Std Book" w:cs="Times New Roman"/>
          <w:sz w:val="24"/>
          <w:szCs w:val="24"/>
        </w:rPr>
        <w:t xml:space="preserve">who </w:t>
      </w:r>
      <w:r w:rsidR="6B03AEEE" w:rsidRPr="00EF52F9">
        <w:rPr>
          <w:rFonts w:ascii="ITC Franklin Gothic Std Book" w:eastAsia="Times New Roman" w:hAnsi="ITC Franklin Gothic Std Book" w:cs="Times New Roman"/>
          <w:sz w:val="24"/>
          <w:szCs w:val="24"/>
        </w:rPr>
        <w:t>voted in the last gubernatorial election.</w:t>
      </w:r>
    </w:p>
    <w:p w14:paraId="7D2C7755"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color w:val="FF0000"/>
          <w:sz w:val="24"/>
          <w:szCs w:val="24"/>
        </w:rPr>
      </w:pPr>
      <w:r w:rsidRPr="00EF52F9">
        <w:rPr>
          <w:rFonts w:ascii="ITC Franklin Gothic Std Book" w:eastAsia="Times New Roman" w:hAnsi="ITC Franklin Gothic Std Book" w:cs="Times New Roman"/>
          <w:sz w:val="24"/>
          <w:szCs w:val="24"/>
        </w:rPr>
        <w:t>We then scaled the values for each predictor and ran a multiple linear regression, using the coefficients from this model as index weights for each of our indicators. This decision was validated by an exploration of Principal Components Analysis and Factor Analysis</w:t>
      </w:r>
      <w:r w:rsidR="004924E9" w:rsidRPr="00EF52F9">
        <w:rPr>
          <w:rFonts w:ascii="ITC Franklin Gothic Std Book" w:eastAsia="Times New Roman" w:hAnsi="ITC Franklin Gothic Std Book" w:cs="Times New Roman"/>
          <w:sz w:val="24"/>
          <w:szCs w:val="24"/>
        </w:rPr>
        <w:t>.</w:t>
      </w:r>
      <w:r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T</w:t>
      </w:r>
      <w:r w:rsidRPr="00EF52F9">
        <w:rPr>
          <w:rFonts w:ascii="ITC Franklin Gothic Std Book" w:eastAsia="Times New Roman" w:hAnsi="ITC Franklin Gothic Std Book" w:cs="Times New Roman"/>
          <w:sz w:val="24"/>
          <w:szCs w:val="24"/>
        </w:rPr>
        <w:t>hese analysis techniques are commonly used for variable selection</w:t>
      </w:r>
      <w:r w:rsidR="004924E9" w:rsidRPr="00EF52F9">
        <w:rPr>
          <w:rFonts w:ascii="ITC Franklin Gothic Std Book" w:eastAsia="Times New Roman" w:hAnsi="ITC Franklin Gothic Std Book" w:cs="Times New Roman"/>
          <w:sz w:val="24"/>
          <w:szCs w:val="24"/>
        </w:rPr>
        <w:t xml:space="preserve"> and</w:t>
      </w:r>
      <w:r w:rsidR="009948F9"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produced similar models as our regression but did not fit the data as well.</w:t>
      </w:r>
    </w:p>
    <w:p w14:paraId="2DEAF011"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b/>
          <w:color w:val="FF0000"/>
          <w:sz w:val="24"/>
          <w:szCs w:val="24"/>
        </w:rPr>
      </w:pPr>
    </w:p>
    <w:p w14:paraId="29087D24"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lastRenderedPageBreak/>
        <w:t>Finally, we scaled the embeddedness construct to create our index</w:t>
      </w:r>
      <w:r w:rsidR="001533E4">
        <w:rPr>
          <w:rFonts w:ascii="ITC Franklin Gothic Std Book" w:eastAsia="Times New Roman" w:hAnsi="ITC Franklin Gothic Std Book" w:cs="Times New Roman"/>
          <w:sz w:val="24"/>
          <w:szCs w:val="24"/>
        </w:rPr>
        <w:t xml:space="preserve">. The weights and relationship of the variables are presented in the mosaic plot. </w:t>
      </w:r>
    </w:p>
    <w:p w14:paraId="45B59410"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drawing>
          <wp:inline distT="0" distB="0" distL="0" distR="0" wp14:anchorId="70582C86" wp14:editId="01B10C17">
            <wp:extent cx="3800475" cy="4543425"/>
            <wp:effectExtent l="0" t="0" r="0" b="0"/>
            <wp:docPr id="131340503" name="Picture 13134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00475" cy="4543425"/>
                    </a:xfrm>
                    <a:prstGeom prst="rect">
                      <a:avLst/>
                    </a:prstGeom>
                  </pic:spPr>
                </pic:pic>
              </a:graphicData>
            </a:graphic>
          </wp:inline>
        </w:drawing>
      </w:r>
    </w:p>
    <w:p w14:paraId="61FDF650" w14:textId="77777777" w:rsidR="2FDCB97B" w:rsidRPr="00EF52F9" w:rsidRDefault="00B6379A"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The single largest contributor </w:t>
      </w:r>
      <w:r w:rsidR="001533E4">
        <w:rPr>
          <w:rFonts w:ascii="ITC Franklin Gothic Std Book" w:eastAsia="Times New Roman" w:hAnsi="ITC Franklin Gothic Std Book" w:cs="Times New Roman"/>
          <w:color w:val="000000" w:themeColor="text1"/>
          <w:sz w:val="24"/>
          <w:szCs w:val="24"/>
        </w:rPr>
        <w:t>is</w:t>
      </w:r>
      <w:r w:rsidRPr="00EF52F9">
        <w:rPr>
          <w:rFonts w:ascii="ITC Franklin Gothic Std Book" w:eastAsia="Times New Roman" w:hAnsi="ITC Franklin Gothic Std Book" w:cs="Times New Roman"/>
          <w:color w:val="000000" w:themeColor="text1"/>
          <w:sz w:val="24"/>
          <w:szCs w:val="24"/>
        </w:rPr>
        <w:t xml:space="preserve"> median income, which negatively contributes to the index</w:t>
      </w:r>
      <w:r w:rsidR="001533E4">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 xml:space="preserve"> (i.e., </w:t>
      </w:r>
      <w:r w:rsidR="6B03AEEE" w:rsidRPr="00EF52F9">
        <w:rPr>
          <w:rFonts w:ascii="ITC Franklin Gothic Std Book" w:eastAsia="Times New Roman" w:hAnsi="ITC Franklin Gothic Std Book" w:cs="Times New Roman"/>
          <w:color w:val="000000" w:themeColor="text1"/>
          <w:sz w:val="24"/>
          <w:szCs w:val="24"/>
        </w:rPr>
        <w:t>counties with higher incomes tend to have lower levels of community embeddedness</w:t>
      </w:r>
      <w:r w:rsidRPr="00EF52F9">
        <w:rPr>
          <w:rFonts w:ascii="ITC Franklin Gothic Std Book" w:eastAsia="Times New Roman" w:hAnsi="ITC Franklin Gothic Std Book" w:cs="Times New Roman"/>
          <w:color w:val="000000" w:themeColor="text1"/>
          <w:sz w:val="24"/>
          <w:szCs w:val="24"/>
        </w:rPr>
        <w:t>)</w:t>
      </w:r>
      <w:r w:rsidR="6B03AEEE" w:rsidRPr="00EF52F9">
        <w:rPr>
          <w:rFonts w:ascii="ITC Franklin Gothic Std Book" w:eastAsia="Times New Roman" w:hAnsi="ITC Franklin Gothic Std Book" w:cs="Times New Roman"/>
          <w:color w:val="000000" w:themeColor="text1"/>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Other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contribute to embeddedness are </w:t>
      </w:r>
      <w:r w:rsidR="6B03AEEE" w:rsidRPr="00EF52F9">
        <w:rPr>
          <w:rFonts w:ascii="ITC Franklin Gothic Std Book" w:eastAsia="Times New Roman" w:hAnsi="ITC Franklin Gothic Std Book" w:cs="Times New Roman"/>
          <w:color w:val="000000" w:themeColor="text1"/>
          <w:sz w:val="24"/>
          <w:szCs w:val="24"/>
        </w:rPr>
        <w:t>illustrat</w:t>
      </w:r>
      <w:r w:rsidRPr="00EF52F9">
        <w:rPr>
          <w:rFonts w:ascii="ITC Franklin Gothic Std Book" w:eastAsia="Times New Roman" w:hAnsi="ITC Franklin Gothic Std Book" w:cs="Times New Roman"/>
          <w:color w:val="000000" w:themeColor="text1"/>
          <w:sz w:val="24"/>
          <w:szCs w:val="24"/>
        </w:rPr>
        <w:t>ive of the</w:t>
      </w:r>
      <w:r w:rsidR="6B03AEEE" w:rsidRPr="00EF52F9">
        <w:rPr>
          <w:rFonts w:ascii="ITC Franklin Gothic Std Book" w:eastAsia="Times New Roman" w:hAnsi="ITC Franklin Gothic Std Book" w:cs="Times New Roman"/>
          <w:color w:val="000000" w:themeColor="text1"/>
          <w:sz w:val="24"/>
          <w:szCs w:val="24"/>
        </w:rPr>
        <w:t xml:space="preserve"> community’s setting (rural indicators: rurality, driving to work; urban indicators: air pollution, segregation). </w:t>
      </w:r>
      <w:r w:rsidRPr="00EF52F9">
        <w:rPr>
          <w:rFonts w:ascii="ITC Franklin Gothic Std Book" w:eastAsia="Times New Roman" w:hAnsi="ITC Franklin Gothic Std Book" w:cs="Times New Roman"/>
          <w:color w:val="000000" w:themeColor="text1"/>
          <w:sz w:val="24"/>
          <w:szCs w:val="24"/>
        </w:rPr>
        <w:t xml:space="preserve">Finally, there are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describe the </w:t>
      </w:r>
      <w:r w:rsidR="6B03AEEE" w:rsidRPr="00EF52F9">
        <w:rPr>
          <w:rFonts w:ascii="ITC Franklin Gothic Std Book" w:eastAsia="Times New Roman" w:hAnsi="ITC Franklin Gothic Std Book" w:cs="Times New Roman"/>
          <w:color w:val="000000" w:themeColor="text1"/>
          <w:sz w:val="24"/>
          <w:szCs w:val="24"/>
        </w:rPr>
        <w:t>people within a community</w:t>
      </w:r>
      <w:r w:rsidRPr="00EF52F9">
        <w:rPr>
          <w:rFonts w:ascii="ITC Franklin Gothic Std Book" w:eastAsia="Times New Roman" w:hAnsi="ITC Franklin Gothic Std Book" w:cs="Times New Roman"/>
          <w:color w:val="000000" w:themeColor="text1"/>
          <w:sz w:val="24"/>
          <w:szCs w:val="24"/>
        </w:rPr>
        <w:t xml:space="preserve">, which may influence </w:t>
      </w:r>
      <w:r w:rsidR="6B03AEEE" w:rsidRPr="00EF52F9">
        <w:rPr>
          <w:rFonts w:ascii="ITC Franklin Gothic Std Book" w:eastAsia="Times New Roman" w:hAnsi="ITC Franklin Gothic Std Book" w:cs="Times New Roman"/>
          <w:color w:val="000000" w:themeColor="text1"/>
          <w:sz w:val="24"/>
          <w:szCs w:val="24"/>
        </w:rPr>
        <w:t>their ability and willingness to leave (income, population, percent white, commute time, voter turnout).</w:t>
      </w:r>
    </w:p>
    <w:p w14:paraId="66DF465C"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1E9B1576"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Using the Index</w:t>
      </w:r>
    </w:p>
    <w:p w14:paraId="3E9301C5"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28B7BB5C" w14:textId="77777777" w:rsidR="008E5F01" w:rsidRPr="00EF52F9"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To look at how the presence of an Army post might</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sz w:val="24"/>
          <w:szCs w:val="24"/>
        </w:rPr>
        <w:t>be linked to</w:t>
      </w:r>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community embeddedness, we focused in on two specific </w:t>
      </w:r>
      <w:r w:rsidR="0052780F" w:rsidRPr="00EF52F9">
        <w:rPr>
          <w:rFonts w:ascii="ITC Franklin Gothic Std Book" w:eastAsia="Times New Roman" w:hAnsi="ITC Franklin Gothic Std Book" w:cs="Times New Roman"/>
          <w:color w:val="000000" w:themeColor="text1"/>
          <w:sz w:val="24"/>
          <w:szCs w:val="24"/>
        </w:rPr>
        <w:t>counties containing installations</w:t>
      </w:r>
      <w:r w:rsidRPr="00EF52F9">
        <w:rPr>
          <w:rFonts w:ascii="ITC Franklin Gothic Std Book" w:eastAsia="Times New Roman" w:hAnsi="ITC Franklin Gothic Std Book" w:cs="Times New Roman"/>
          <w:color w:val="000000" w:themeColor="text1"/>
          <w:sz w:val="24"/>
          <w:szCs w:val="24"/>
        </w:rPr>
        <w:t>: Caroline County, Virginia</w:t>
      </w:r>
      <w:r w:rsidR="0052780F" w:rsidRPr="00EF52F9">
        <w:rPr>
          <w:rFonts w:ascii="ITC Franklin Gothic Std Book" w:eastAsia="Times New Roman" w:hAnsi="ITC Franklin Gothic Std Book" w:cs="Times New Roman"/>
          <w:color w:val="000000" w:themeColor="text1"/>
          <w:sz w:val="24"/>
          <w:szCs w:val="24"/>
        </w:rPr>
        <w:t xml:space="preserve"> (Fort A.P. Hill)</w:t>
      </w:r>
      <w:r w:rsidRPr="00EF52F9">
        <w:rPr>
          <w:rFonts w:ascii="ITC Franklin Gothic Std Book" w:eastAsia="Times New Roman" w:hAnsi="ITC Franklin Gothic Std Book" w:cs="Times New Roman"/>
          <w:color w:val="000000" w:themeColor="text1"/>
          <w:sz w:val="24"/>
          <w:szCs w:val="24"/>
        </w:rPr>
        <w:t xml:space="preserve"> and Comanche County, Oklahoma</w:t>
      </w:r>
      <w:r w:rsidR="0052780F" w:rsidRPr="00EF52F9">
        <w:rPr>
          <w:rFonts w:ascii="ITC Franklin Gothic Std Book" w:eastAsia="Times New Roman" w:hAnsi="ITC Franklin Gothic Std Book" w:cs="Times New Roman"/>
          <w:color w:val="000000" w:themeColor="text1"/>
          <w:sz w:val="24"/>
          <w:szCs w:val="24"/>
        </w:rPr>
        <w:t xml:space="preserve"> (Fort Sill)</w:t>
      </w:r>
      <w:r w:rsidRPr="00EF52F9">
        <w:rPr>
          <w:rFonts w:ascii="ITC Franklin Gothic Std Book" w:eastAsia="Times New Roman" w:hAnsi="ITC Franklin Gothic Std Book" w:cs="Times New Roman"/>
          <w:color w:val="000000" w:themeColor="text1"/>
          <w:sz w:val="24"/>
          <w:szCs w:val="24"/>
        </w:rPr>
        <w:t xml:space="preserve">. These </w:t>
      </w:r>
      <w:r w:rsidR="0052780F" w:rsidRPr="00EF52F9">
        <w:rPr>
          <w:rFonts w:ascii="ITC Franklin Gothic Std Book" w:eastAsia="Times New Roman" w:hAnsi="ITC Franklin Gothic Std Book" w:cs="Times New Roman"/>
          <w:color w:val="000000" w:themeColor="text1"/>
          <w:sz w:val="24"/>
          <w:szCs w:val="24"/>
        </w:rPr>
        <w:t xml:space="preserve">locations </w:t>
      </w:r>
      <w:r w:rsidRPr="00EF52F9">
        <w:rPr>
          <w:rFonts w:ascii="ITC Franklin Gothic Std Book" w:eastAsia="Times New Roman" w:hAnsi="ITC Franklin Gothic Std Book" w:cs="Times New Roman"/>
          <w:color w:val="000000" w:themeColor="text1"/>
          <w:sz w:val="24"/>
          <w:szCs w:val="24"/>
        </w:rPr>
        <w:t xml:space="preserve">were selected </w:t>
      </w:r>
      <w:r w:rsidR="0052780F" w:rsidRPr="00EF52F9">
        <w:rPr>
          <w:rFonts w:ascii="ITC Franklin Gothic Std Book" w:eastAsia="Times New Roman" w:hAnsi="ITC Franklin Gothic Std Book" w:cs="Times New Roman"/>
          <w:color w:val="000000" w:themeColor="text1"/>
          <w:sz w:val="24"/>
          <w:szCs w:val="24"/>
        </w:rPr>
        <w:t>because the Army posts have similar training missions and their home counties, as well as all surrounding counties, share similar rural properties</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C</w:t>
      </w:r>
      <w:r w:rsidR="0052780F" w:rsidRPr="00EF52F9">
        <w:rPr>
          <w:rFonts w:ascii="ITC Franklin Gothic Std Book" w:eastAsia="Times New Roman" w:hAnsi="ITC Franklin Gothic Std Book" w:cs="Times New Roman"/>
          <w:color w:val="000000" w:themeColor="text1"/>
          <w:sz w:val="24"/>
          <w:szCs w:val="24"/>
        </w:rPr>
        <w:t>omparisons can be drawn between the counties that possess Army posts and those that do not.</w:t>
      </w:r>
    </w:p>
    <w:p w14:paraId="2B9B7544" w14:textId="77777777" w:rsidR="008E5F01" w:rsidRPr="00EF52F9" w:rsidRDefault="008E5F01" w:rsidP="008B755D">
      <w:pPr>
        <w:spacing w:after="240" w:line="240" w:lineRule="auto"/>
        <w:contextualSpacing/>
        <w:rPr>
          <w:rFonts w:ascii="ITC Franklin Gothic Std Book" w:eastAsia="Times New Roman" w:hAnsi="ITC Franklin Gothic Std Book" w:cs="Times New Roman"/>
          <w:sz w:val="24"/>
          <w:szCs w:val="24"/>
        </w:rPr>
      </w:pPr>
    </w:p>
    <w:p w14:paraId="05EE7811" w14:textId="77777777" w:rsidR="2FDCB97B" w:rsidRPr="00EF52F9" w:rsidRDefault="2FDCB97B" w:rsidP="008B755D">
      <w:pPr>
        <w:spacing w:after="240" w:line="240" w:lineRule="auto"/>
        <w:contextualSpacing/>
        <w:rPr>
          <w:rFonts w:ascii="ITC Franklin Gothic Std Book" w:eastAsia="Calibri" w:hAnsi="ITC Franklin Gothic Std Book" w:cs="Calibri"/>
          <w:sz w:val="24"/>
          <w:szCs w:val="24"/>
        </w:rPr>
      </w:pPr>
      <w:r w:rsidRPr="00EF52F9">
        <w:rPr>
          <w:rFonts w:ascii="ITC Franklin Gothic Std Book" w:hAnsi="ITC Franklin Gothic Std Book"/>
          <w:noProof/>
          <w:sz w:val="24"/>
          <w:szCs w:val="24"/>
        </w:rPr>
        <w:lastRenderedPageBreak/>
        <w:drawing>
          <wp:inline distT="0" distB="0" distL="0" distR="0" wp14:anchorId="00298821" wp14:editId="54580F30">
            <wp:extent cx="5905502" cy="1352550"/>
            <wp:effectExtent l="0" t="0" r="0" b="0"/>
            <wp:docPr id="819767649" name="Picture 8197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05502" cy="1352550"/>
                    </a:xfrm>
                    <a:prstGeom prst="rect">
                      <a:avLst/>
                    </a:prstGeom>
                  </pic:spPr>
                </pic:pic>
              </a:graphicData>
            </a:graphic>
          </wp:inline>
        </w:drawing>
      </w:r>
    </w:p>
    <w:p w14:paraId="2880C6CB"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drawing>
          <wp:inline distT="0" distB="0" distL="0" distR="0" wp14:anchorId="514B93ED" wp14:editId="5B76BF77">
            <wp:extent cx="2905654" cy="1452827"/>
            <wp:effectExtent l="0" t="0" r="0" b="0"/>
            <wp:docPr id="939007687" name="Picture 93900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a:stretch>
                      <a:fillRect/>
                    </a:stretch>
                  </pic:blipFill>
                  <pic:spPr>
                    <a:xfrm>
                      <a:off x="0" y="0"/>
                      <a:ext cx="2905654" cy="1452827"/>
                    </a:xfrm>
                    <a:prstGeom prst="rect">
                      <a:avLst/>
                    </a:prstGeom>
                  </pic:spPr>
                </pic:pic>
              </a:graphicData>
            </a:graphic>
          </wp:inline>
        </w:drawing>
      </w:r>
      <w:r w:rsidRPr="00EF52F9">
        <w:rPr>
          <w:rFonts w:ascii="ITC Franklin Gothic Std Book" w:hAnsi="ITC Franklin Gothic Std Book"/>
          <w:noProof/>
          <w:sz w:val="24"/>
          <w:szCs w:val="24"/>
        </w:rPr>
        <w:drawing>
          <wp:inline distT="0" distB="0" distL="0" distR="0" wp14:anchorId="759C264C" wp14:editId="02762B4C">
            <wp:extent cx="2913927" cy="1456963"/>
            <wp:effectExtent l="0" t="0" r="0" b="0"/>
            <wp:docPr id="1741558349" name="Picture 17415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2913927" cy="1456963"/>
                    </a:xfrm>
                    <a:prstGeom prst="rect">
                      <a:avLst/>
                    </a:prstGeom>
                  </pic:spPr>
                </pic:pic>
              </a:graphicData>
            </a:graphic>
          </wp:inline>
        </w:drawing>
      </w:r>
    </w:p>
    <w:p w14:paraId="6F573070"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7EEA1898" w14:textId="77777777" w:rsidR="008E5F01" w:rsidRPr="00EF52F9" w:rsidRDefault="004924E9">
      <w:pPr>
        <w:spacing w:after="240" w:line="240" w:lineRule="auto"/>
        <w:contextualSpacing/>
        <w:rPr>
          <w:rFonts w:ascii="ITC Franklin Gothic Std Book" w:eastAsia="Times New Roman" w:hAnsi="ITC Franklin Gothic Std Book" w:cs="Times New Roman"/>
          <w:b/>
          <w:color w:val="000000" w:themeColor="text1"/>
          <w:sz w:val="24"/>
          <w:szCs w:val="24"/>
        </w:rPr>
      </w:pPr>
      <w:r w:rsidRPr="00EF52F9">
        <w:rPr>
          <w:rFonts w:ascii="ITC Franklin Gothic Std Book" w:eastAsia="Times New Roman" w:hAnsi="ITC Franklin Gothic Std Book" w:cs="Times New Roman"/>
          <w:b/>
          <w:color w:val="000000" w:themeColor="text1"/>
          <w:sz w:val="24"/>
          <w:szCs w:val="24"/>
        </w:rPr>
        <w:t>Discussion</w:t>
      </w:r>
    </w:p>
    <w:p w14:paraId="75BE6C3D"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254B4517" w14:textId="77777777" w:rsidR="00FB72CF"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Comanche County</w:t>
      </w:r>
      <w:r w:rsidR="00AA4F6B">
        <w:rPr>
          <w:rFonts w:ascii="ITC Franklin Gothic Std Book" w:eastAsia="Times New Roman" w:hAnsi="ITC Franklin Gothic Std Book" w:cs="Times New Roman"/>
          <w:color w:val="000000" w:themeColor="text1"/>
          <w:sz w:val="24"/>
          <w:szCs w:val="24"/>
        </w:rPr>
        <w:t>, Oklahoma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has </w:t>
      </w:r>
      <w:r w:rsidRPr="00EF52F9">
        <w:rPr>
          <w:rFonts w:ascii="ITC Franklin Gothic Std Book" w:eastAsia="Times New Roman" w:hAnsi="ITC Franklin Gothic Std Book" w:cs="Times New Roman"/>
          <w:color w:val="000000" w:themeColor="text1"/>
          <w:sz w:val="24"/>
          <w:szCs w:val="24"/>
        </w:rPr>
        <w:t>low</w:t>
      </w:r>
      <w:r w:rsidR="004924E9" w:rsidRPr="00EF52F9">
        <w:rPr>
          <w:rFonts w:ascii="ITC Franklin Gothic Std Book" w:eastAsia="Times New Roman" w:hAnsi="ITC Franklin Gothic Std Book" w:cs="Times New Roman"/>
          <w:color w:val="000000" w:themeColor="text1"/>
          <w:sz w:val="24"/>
          <w:szCs w:val="24"/>
        </w:rPr>
        <w:t>er</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community </w:t>
      </w:r>
      <w:r w:rsidRPr="00EF52F9">
        <w:rPr>
          <w:rFonts w:ascii="ITC Franklin Gothic Std Book" w:eastAsia="Times New Roman" w:hAnsi="ITC Franklin Gothic Std Book" w:cs="Times New Roman"/>
          <w:color w:val="000000" w:themeColor="text1"/>
          <w:sz w:val="24"/>
          <w:szCs w:val="24"/>
        </w:rPr>
        <w:t>embeddedness</w:t>
      </w:r>
      <w:r w:rsidR="00FB72CF"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than</w:t>
      </w:r>
      <w:r w:rsidR="00FB72CF" w:rsidRPr="00EF52F9">
        <w:rPr>
          <w:rFonts w:ascii="ITC Franklin Gothic Std Book" w:eastAsia="Times New Roman" w:hAnsi="ITC Franklin Gothic Std Book" w:cs="Times New Roman"/>
          <w:color w:val="000000" w:themeColor="text1"/>
          <w:sz w:val="24"/>
          <w:szCs w:val="24"/>
        </w:rPr>
        <w:t xml:space="preserve"> its neighbor</w:t>
      </w:r>
      <w:r w:rsidR="001533E4">
        <w:rPr>
          <w:rFonts w:ascii="ITC Franklin Gothic Std Book" w:eastAsia="Times New Roman" w:hAnsi="ITC Franklin Gothic Std Book" w:cs="Times New Roman"/>
          <w:color w:val="000000" w:themeColor="text1"/>
          <w:sz w:val="24"/>
          <w:szCs w:val="24"/>
        </w:rPr>
        <w:t>ing counties.</w:t>
      </w:r>
      <w:r w:rsidRPr="00EF52F9">
        <w:rPr>
          <w:rFonts w:ascii="ITC Franklin Gothic Std Book" w:eastAsia="Times New Roman" w:hAnsi="ITC Franklin Gothic Std Book" w:cs="Times New Roman"/>
          <w:color w:val="000000" w:themeColor="text1"/>
          <w:sz w:val="24"/>
          <w:szCs w:val="24"/>
        </w:rPr>
        <w:t xml:space="preserve"> Caroline County</w:t>
      </w:r>
      <w:r w:rsidR="00AA4F6B">
        <w:rPr>
          <w:rFonts w:ascii="ITC Franklin Gothic Std Book" w:eastAsia="Times New Roman" w:hAnsi="ITC Franklin Gothic Std Book" w:cs="Times New Roman"/>
          <w:color w:val="000000" w:themeColor="text1"/>
          <w:sz w:val="24"/>
          <w:szCs w:val="24"/>
        </w:rPr>
        <w:t>, Virginia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has similar</w:t>
      </w:r>
      <w:r w:rsidRPr="00EF52F9">
        <w:rPr>
          <w:rFonts w:ascii="ITC Franklin Gothic Std Book" w:eastAsia="Times New Roman" w:hAnsi="ITC Franklin Gothic Std Book" w:cs="Times New Roman"/>
          <w:color w:val="000000" w:themeColor="text1"/>
          <w:sz w:val="24"/>
          <w:szCs w:val="24"/>
        </w:rPr>
        <w:t xml:space="preserve"> embeddedness from its surrounding counties. </w:t>
      </w:r>
      <w:r w:rsidR="001122F0">
        <w:rPr>
          <w:rFonts w:ascii="ITC Franklin Gothic Std Book" w:eastAsia="Times New Roman" w:hAnsi="ITC Franklin Gothic Std Book" w:cs="Times New Roman"/>
          <w:color w:val="000000" w:themeColor="text1"/>
          <w:sz w:val="24"/>
          <w:szCs w:val="24"/>
        </w:rPr>
        <w:t>Our</w:t>
      </w:r>
      <w:r w:rsidR="00F851A1" w:rsidRPr="00EF52F9">
        <w:rPr>
          <w:rFonts w:ascii="ITC Franklin Gothic Std Book" w:eastAsia="Times New Roman" w:hAnsi="ITC Franklin Gothic Std Book" w:cs="Times New Roman"/>
          <w:color w:val="000000" w:themeColor="text1"/>
          <w:sz w:val="24"/>
          <w:szCs w:val="24"/>
        </w:rPr>
        <w:t xml:space="preserve"> </w:t>
      </w:r>
      <w:r w:rsidR="001122F0">
        <w:rPr>
          <w:rFonts w:ascii="ITC Franklin Gothic Std Book" w:eastAsia="Times New Roman" w:hAnsi="ITC Franklin Gothic Std Book" w:cs="Times New Roman"/>
          <w:color w:val="000000" w:themeColor="text1"/>
          <w:sz w:val="24"/>
          <w:szCs w:val="24"/>
        </w:rPr>
        <w:t>research</w:t>
      </w:r>
      <w:r w:rsidR="00F851A1" w:rsidRPr="00EF52F9">
        <w:rPr>
          <w:rFonts w:ascii="ITC Franklin Gothic Std Book" w:eastAsia="Times New Roman" w:hAnsi="ITC Franklin Gothic Std Book" w:cs="Times New Roman"/>
          <w:color w:val="000000" w:themeColor="text1"/>
          <w:sz w:val="24"/>
          <w:szCs w:val="24"/>
        </w:rPr>
        <w:t xml:space="preserve"> demonstrates the feasibility of constructing a community embeddedness ind</w:t>
      </w:r>
      <w:r w:rsidR="004924E9" w:rsidRPr="00EF52F9">
        <w:rPr>
          <w:rFonts w:ascii="ITC Franklin Gothic Std Book" w:eastAsia="Times New Roman" w:hAnsi="ITC Franklin Gothic Std Book" w:cs="Times New Roman"/>
          <w:color w:val="000000" w:themeColor="text1"/>
          <w:sz w:val="24"/>
          <w:szCs w:val="24"/>
        </w:rPr>
        <w:t>ex</w:t>
      </w:r>
      <w:r w:rsidR="001122F0">
        <w:rPr>
          <w:rFonts w:ascii="ITC Franklin Gothic Std Book" w:eastAsia="Times New Roman" w:hAnsi="ITC Franklin Gothic Std Book" w:cs="Times New Roman"/>
          <w:color w:val="000000" w:themeColor="text1"/>
          <w:sz w:val="24"/>
          <w:szCs w:val="24"/>
        </w:rPr>
        <w:t xml:space="preserve"> and is a first step to measuring</w:t>
      </w:r>
      <w:r w:rsidRPr="00EF52F9">
        <w:rPr>
          <w:rFonts w:ascii="ITC Franklin Gothic Std Book" w:eastAsia="Times New Roman" w:hAnsi="ITC Franklin Gothic Std Book" w:cs="Times New Roman"/>
          <w:color w:val="000000" w:themeColor="text1"/>
          <w:sz w:val="24"/>
          <w:szCs w:val="24"/>
        </w:rPr>
        <w:t xml:space="preserve"> how the presence of an Army post might relate to embeddedness.</w:t>
      </w:r>
      <w:r w:rsidR="00F851A1" w:rsidRPr="00EF52F9">
        <w:rPr>
          <w:rFonts w:ascii="ITC Franklin Gothic Std Book" w:eastAsia="Times New Roman" w:hAnsi="ITC Franklin Gothic Std Book" w:cs="Times New Roman"/>
          <w:color w:val="000000" w:themeColor="text1"/>
          <w:sz w:val="24"/>
          <w:szCs w:val="24"/>
        </w:rPr>
        <w:t xml:space="preserve"> </w:t>
      </w:r>
      <w:r w:rsidR="008E5F01" w:rsidRPr="00EF52F9">
        <w:rPr>
          <w:rFonts w:ascii="ITC Franklin Gothic Std Book" w:eastAsia="Times New Roman" w:hAnsi="ITC Franklin Gothic Std Book" w:cs="Times New Roman"/>
          <w:color w:val="000000" w:themeColor="text1"/>
          <w:sz w:val="24"/>
          <w:szCs w:val="24"/>
        </w:rPr>
        <w:t xml:space="preserve">Future analyses should </w:t>
      </w:r>
      <w:r w:rsidR="00F632FF" w:rsidRPr="00EF52F9">
        <w:rPr>
          <w:rFonts w:ascii="ITC Franklin Gothic Std Book" w:eastAsia="Times New Roman" w:hAnsi="ITC Franklin Gothic Std Book" w:cs="Times New Roman"/>
          <w:color w:val="000000" w:themeColor="text1"/>
          <w:sz w:val="24"/>
          <w:szCs w:val="24"/>
        </w:rPr>
        <w:t>also explore</w:t>
      </w:r>
      <w:r w:rsidR="008E5F01" w:rsidRPr="00EF52F9">
        <w:rPr>
          <w:rFonts w:ascii="ITC Franklin Gothic Std Book" w:eastAsia="Times New Roman" w:hAnsi="ITC Franklin Gothic Std Book" w:cs="Times New Roman"/>
          <w:color w:val="000000" w:themeColor="text1"/>
          <w:sz w:val="24"/>
          <w:szCs w:val="24"/>
        </w:rPr>
        <w:t xml:space="preserve"> other </w:t>
      </w:r>
      <w:r w:rsidR="00404C20" w:rsidRPr="00EF52F9">
        <w:rPr>
          <w:rFonts w:ascii="ITC Franklin Gothic Std Book" w:eastAsia="Times New Roman" w:hAnsi="ITC Franklin Gothic Std Book" w:cs="Times New Roman"/>
          <w:color w:val="000000" w:themeColor="text1"/>
          <w:sz w:val="24"/>
          <w:szCs w:val="24"/>
        </w:rPr>
        <w:t xml:space="preserve">reflective measures of community embeddedness </w:t>
      </w:r>
      <w:r w:rsidR="008E5F01" w:rsidRPr="00EF52F9">
        <w:rPr>
          <w:rFonts w:ascii="ITC Franklin Gothic Std Book" w:eastAsia="Times New Roman" w:hAnsi="ITC Franklin Gothic Std Book" w:cs="Times New Roman"/>
          <w:color w:val="000000" w:themeColor="text1"/>
          <w:sz w:val="24"/>
          <w:szCs w:val="24"/>
        </w:rPr>
        <w:t xml:space="preserve">beyond </w:t>
      </w:r>
      <w:r w:rsidRPr="00EF52F9">
        <w:rPr>
          <w:rFonts w:ascii="ITC Franklin Gothic Std Book" w:eastAsia="Times New Roman" w:hAnsi="ITC Franklin Gothic Std Book" w:cs="Times New Roman"/>
          <w:color w:val="000000" w:themeColor="text1"/>
          <w:sz w:val="24"/>
          <w:szCs w:val="24"/>
        </w:rPr>
        <w:t>migration patterns</w:t>
      </w:r>
      <w:r w:rsidR="00404C20" w:rsidRPr="00EF52F9">
        <w:rPr>
          <w:rFonts w:ascii="ITC Franklin Gothic Std Book" w:eastAsia="Times New Roman" w:hAnsi="ITC Franklin Gothic Std Book" w:cs="Times New Roman"/>
          <w:color w:val="000000" w:themeColor="text1"/>
          <w:sz w:val="24"/>
          <w:szCs w:val="24"/>
        </w:rPr>
        <w:t>,</w:t>
      </w:r>
      <w:r w:rsidR="008E5F01" w:rsidRPr="00EF52F9">
        <w:rPr>
          <w:rFonts w:ascii="ITC Franklin Gothic Std Book" w:eastAsia="Times New Roman" w:hAnsi="ITC Franklin Gothic Std Book" w:cs="Times New Roman"/>
          <w:color w:val="000000" w:themeColor="text1"/>
          <w:sz w:val="24"/>
          <w:szCs w:val="24"/>
        </w:rPr>
        <w:t xml:space="preserve"> as the value of an index is typically tied to its ability to predict multiple outcomes (e.g.,</w:t>
      </w:r>
      <w:r w:rsidR="00404C20" w:rsidRPr="00EF52F9">
        <w:rPr>
          <w:rFonts w:ascii="ITC Franklin Gothic Std Book" w:eastAsia="Times New Roman" w:hAnsi="ITC Franklin Gothic Std Book" w:cs="Times New Roman"/>
          <w:color w:val="000000" w:themeColor="text1"/>
          <w:sz w:val="24"/>
          <w:szCs w:val="24"/>
        </w:rPr>
        <w:t xml:space="preserve"> number of public-private community partnerships, </w:t>
      </w:r>
      <w:r w:rsidR="00F632FF" w:rsidRPr="00EF52F9">
        <w:rPr>
          <w:rFonts w:ascii="ITC Franklin Gothic Std Book" w:eastAsia="Times New Roman" w:hAnsi="ITC Franklin Gothic Std Book" w:cs="Times New Roman"/>
          <w:color w:val="000000" w:themeColor="text1"/>
          <w:sz w:val="24"/>
          <w:szCs w:val="24"/>
        </w:rPr>
        <w:t>election turnout</w:t>
      </w:r>
      <w:r w:rsidR="00404C20"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w:t>
      </w:r>
    </w:p>
    <w:p w14:paraId="53A6509B" w14:textId="77777777" w:rsidR="007E73A3" w:rsidRDefault="007E73A3"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6F5D7B82" w14:textId="7A9D6654" w:rsidR="007E73A3" w:rsidRPr="007E73A3" w:rsidRDefault="007E73A3" w:rsidP="006D15A0">
      <w:pPr>
        <w:spacing w:after="240" w:line="240" w:lineRule="auto"/>
        <w:contextualSpacing/>
        <w:rPr>
          <w:rFonts w:ascii="ITC Franklin Gothic Std Book" w:eastAsia="Times New Roman" w:hAnsi="ITC Franklin Gothic Std Book" w:cs="Times New Roman"/>
          <w:b/>
          <w:color w:val="FF0000"/>
          <w:sz w:val="24"/>
          <w:szCs w:val="24"/>
        </w:rPr>
      </w:pPr>
      <w:r>
        <w:rPr>
          <w:rFonts w:ascii="ITC Franklin Gothic Std Book" w:eastAsia="Times New Roman" w:hAnsi="ITC Franklin Gothic Std Book" w:cs="Times New Roman"/>
          <w:color w:val="000000" w:themeColor="text1"/>
          <w:sz w:val="24"/>
          <w:szCs w:val="24"/>
        </w:rPr>
        <w:t xml:space="preserve">Examining community embeddedness in each state also provides interesting results. For example, Southwest Virginia has high embeddedness indexes, which is not surprising given how community embeddedness is defined here. This part of Virginia is in the heart of Appalachia </w:t>
      </w:r>
      <w:r w:rsidR="001533E4">
        <w:rPr>
          <w:rFonts w:ascii="ITC Franklin Gothic Std Book" w:eastAsia="Times New Roman" w:hAnsi="ITC Franklin Gothic Std Book" w:cs="Times New Roman"/>
          <w:color w:val="000000" w:themeColor="text1"/>
          <w:sz w:val="24"/>
          <w:szCs w:val="24"/>
        </w:rPr>
        <w:t xml:space="preserve">and </w:t>
      </w:r>
      <w:r>
        <w:rPr>
          <w:rFonts w:ascii="ITC Franklin Gothic Std Book" w:eastAsia="Times New Roman" w:hAnsi="ITC Franklin Gothic Std Book" w:cs="Times New Roman"/>
          <w:color w:val="000000" w:themeColor="text1"/>
          <w:sz w:val="24"/>
          <w:szCs w:val="24"/>
        </w:rPr>
        <w:t xml:space="preserve">the </w:t>
      </w:r>
      <w:r w:rsidR="001533E4">
        <w:rPr>
          <w:rFonts w:ascii="ITC Franklin Gothic Std Book" w:eastAsia="Times New Roman" w:hAnsi="ITC Franklin Gothic Std Book" w:cs="Times New Roman"/>
          <w:color w:val="000000" w:themeColor="text1"/>
          <w:sz w:val="24"/>
          <w:szCs w:val="24"/>
        </w:rPr>
        <w:t>community embeddedness index</w:t>
      </w:r>
      <w:r>
        <w:rPr>
          <w:rFonts w:ascii="ITC Franklin Gothic Std Book" w:eastAsia="Times New Roman" w:hAnsi="ITC Franklin Gothic Std Book" w:cs="Times New Roman"/>
          <w:color w:val="000000" w:themeColor="text1"/>
          <w:sz w:val="24"/>
          <w:szCs w:val="24"/>
        </w:rPr>
        <w:t xml:space="preserve"> reflect the lower incomes in this part of the state.</w:t>
      </w:r>
      <w:ins w:id="19" w:author="Michael Todd" w:date="2020-01-07T18:40:00Z">
        <w:r w:rsidR="0053616D">
          <w:rPr>
            <w:rFonts w:ascii="ITC Franklin Gothic Std Book" w:eastAsia="Times New Roman" w:hAnsi="ITC Franklin Gothic Std Book" w:cs="Times New Roman"/>
            <w:color w:val="000000" w:themeColor="text1"/>
            <w:sz w:val="24"/>
            <w:szCs w:val="24"/>
          </w:rPr>
          <w:t xml:space="preserve"> [So we talk about the interesting results, and again I feel there was some scope here to address those interesting results and how understanding this would lead to future action apart from next-generation anal</w:t>
        </w:r>
        <w:bookmarkStart w:id="20" w:name="_GoBack"/>
        <w:bookmarkEnd w:id="20"/>
        <w:r w:rsidR="0053616D">
          <w:rPr>
            <w:rFonts w:ascii="ITC Franklin Gothic Std Book" w:eastAsia="Times New Roman" w:hAnsi="ITC Franklin Gothic Std Book" w:cs="Times New Roman"/>
            <w:color w:val="000000" w:themeColor="text1"/>
            <w:sz w:val="24"/>
            <w:szCs w:val="24"/>
          </w:rPr>
          <w:t>yses.]</w:t>
        </w:r>
      </w:ins>
    </w:p>
    <w:sectPr w:rsidR="007E73A3" w:rsidRPr="007E7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ITC Franklin Gothic Std Book">
    <w:altName w:val="Arial"/>
    <w:panose1 w:val="00000000000000000000"/>
    <w:charset w:val="00"/>
    <w:family w:val="swiss"/>
    <w:notTrueType/>
    <w:pitch w:val="variable"/>
    <w:sig w:usb0="00000003" w:usb1="4000204A"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0A7E"/>
    <w:multiLevelType w:val="hybridMultilevel"/>
    <w:tmpl w:val="8B92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7DDA"/>
    <w:multiLevelType w:val="hybridMultilevel"/>
    <w:tmpl w:val="C23C210E"/>
    <w:lvl w:ilvl="0" w:tplc="71CE892A">
      <w:start w:val="1"/>
      <w:numFmt w:val="decimal"/>
      <w:lvlText w:val="%1."/>
      <w:lvlJc w:val="left"/>
      <w:pPr>
        <w:ind w:left="720" w:hanging="360"/>
      </w:pPr>
    </w:lvl>
    <w:lvl w:ilvl="1" w:tplc="92F075BC">
      <w:start w:val="1"/>
      <w:numFmt w:val="lowerLetter"/>
      <w:lvlText w:val="%2."/>
      <w:lvlJc w:val="left"/>
      <w:pPr>
        <w:ind w:left="1440" w:hanging="360"/>
      </w:pPr>
    </w:lvl>
    <w:lvl w:ilvl="2" w:tplc="39DAE5E0">
      <w:start w:val="1"/>
      <w:numFmt w:val="lowerRoman"/>
      <w:lvlText w:val="%3."/>
      <w:lvlJc w:val="left"/>
      <w:pPr>
        <w:ind w:left="2160" w:hanging="180"/>
      </w:pPr>
    </w:lvl>
    <w:lvl w:ilvl="3" w:tplc="8520C2C4">
      <w:start w:val="1"/>
      <w:numFmt w:val="decimal"/>
      <w:lvlText w:val="%4."/>
      <w:lvlJc w:val="left"/>
      <w:pPr>
        <w:ind w:left="2880" w:hanging="360"/>
      </w:pPr>
    </w:lvl>
    <w:lvl w:ilvl="4" w:tplc="8BEA0450">
      <w:start w:val="1"/>
      <w:numFmt w:val="lowerLetter"/>
      <w:lvlText w:val="%5."/>
      <w:lvlJc w:val="left"/>
      <w:pPr>
        <w:ind w:left="3600" w:hanging="360"/>
      </w:pPr>
    </w:lvl>
    <w:lvl w:ilvl="5" w:tplc="DDE070EE">
      <w:start w:val="1"/>
      <w:numFmt w:val="lowerRoman"/>
      <w:lvlText w:val="%6."/>
      <w:lvlJc w:val="right"/>
      <w:pPr>
        <w:ind w:left="4320" w:hanging="180"/>
      </w:pPr>
    </w:lvl>
    <w:lvl w:ilvl="6" w:tplc="EA880FB2">
      <w:start w:val="1"/>
      <w:numFmt w:val="decimal"/>
      <w:lvlText w:val="%7."/>
      <w:lvlJc w:val="left"/>
      <w:pPr>
        <w:ind w:left="5040" w:hanging="360"/>
      </w:pPr>
    </w:lvl>
    <w:lvl w:ilvl="7" w:tplc="87044F60">
      <w:start w:val="1"/>
      <w:numFmt w:val="lowerLetter"/>
      <w:lvlText w:val="%8."/>
      <w:lvlJc w:val="left"/>
      <w:pPr>
        <w:ind w:left="5760" w:hanging="360"/>
      </w:pPr>
    </w:lvl>
    <w:lvl w:ilvl="8" w:tplc="63CAB714">
      <w:start w:val="1"/>
      <w:numFmt w:val="lowerRoman"/>
      <w:lvlText w:val="%9."/>
      <w:lvlJc w:val="right"/>
      <w:pPr>
        <w:ind w:left="6480" w:hanging="180"/>
      </w:pPr>
    </w:lvl>
  </w:abstractNum>
  <w:abstractNum w:abstractNumId="2" w15:restartNumberingAfterBreak="0">
    <w:nsid w:val="10B21DF8"/>
    <w:multiLevelType w:val="hybridMultilevel"/>
    <w:tmpl w:val="B7CCC3BE"/>
    <w:lvl w:ilvl="0" w:tplc="DBCE0C4E">
      <w:start w:val="1"/>
      <w:numFmt w:val="decimal"/>
      <w:lvlText w:val="%1."/>
      <w:lvlJc w:val="left"/>
      <w:pPr>
        <w:ind w:left="720" w:hanging="360"/>
      </w:pPr>
    </w:lvl>
    <w:lvl w:ilvl="1" w:tplc="74405E5E">
      <w:start w:val="1"/>
      <w:numFmt w:val="lowerLetter"/>
      <w:lvlText w:val="%2."/>
      <w:lvlJc w:val="left"/>
      <w:pPr>
        <w:ind w:left="1440" w:hanging="360"/>
      </w:pPr>
    </w:lvl>
    <w:lvl w:ilvl="2" w:tplc="CF662D30">
      <w:start w:val="1"/>
      <w:numFmt w:val="lowerRoman"/>
      <w:lvlText w:val="%3."/>
      <w:lvlJc w:val="right"/>
      <w:pPr>
        <w:ind w:left="2160" w:hanging="180"/>
      </w:pPr>
    </w:lvl>
    <w:lvl w:ilvl="3" w:tplc="EAF666BA">
      <w:start w:val="1"/>
      <w:numFmt w:val="decimal"/>
      <w:lvlText w:val="%4."/>
      <w:lvlJc w:val="left"/>
      <w:pPr>
        <w:ind w:left="2880" w:hanging="360"/>
      </w:pPr>
    </w:lvl>
    <w:lvl w:ilvl="4" w:tplc="7A626E36">
      <w:start w:val="1"/>
      <w:numFmt w:val="lowerLetter"/>
      <w:lvlText w:val="%5."/>
      <w:lvlJc w:val="left"/>
      <w:pPr>
        <w:ind w:left="3600" w:hanging="360"/>
      </w:pPr>
    </w:lvl>
    <w:lvl w:ilvl="5" w:tplc="6F080846">
      <w:start w:val="1"/>
      <w:numFmt w:val="lowerRoman"/>
      <w:lvlText w:val="%6."/>
      <w:lvlJc w:val="right"/>
      <w:pPr>
        <w:ind w:left="4320" w:hanging="180"/>
      </w:pPr>
    </w:lvl>
    <w:lvl w:ilvl="6" w:tplc="D37603E6">
      <w:start w:val="1"/>
      <w:numFmt w:val="decimal"/>
      <w:lvlText w:val="%7."/>
      <w:lvlJc w:val="left"/>
      <w:pPr>
        <w:ind w:left="5040" w:hanging="360"/>
      </w:pPr>
    </w:lvl>
    <w:lvl w:ilvl="7" w:tplc="127C6704">
      <w:start w:val="1"/>
      <w:numFmt w:val="lowerLetter"/>
      <w:lvlText w:val="%8."/>
      <w:lvlJc w:val="left"/>
      <w:pPr>
        <w:ind w:left="5760" w:hanging="360"/>
      </w:pPr>
    </w:lvl>
    <w:lvl w:ilvl="8" w:tplc="8E98F9CC">
      <w:start w:val="1"/>
      <w:numFmt w:val="lowerRoman"/>
      <w:lvlText w:val="%9."/>
      <w:lvlJc w:val="right"/>
      <w:pPr>
        <w:ind w:left="6480" w:hanging="180"/>
      </w:pPr>
    </w:lvl>
  </w:abstractNum>
  <w:abstractNum w:abstractNumId="3" w15:restartNumberingAfterBreak="0">
    <w:nsid w:val="1E3D5337"/>
    <w:multiLevelType w:val="hybridMultilevel"/>
    <w:tmpl w:val="3328E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C3281"/>
    <w:multiLevelType w:val="hybridMultilevel"/>
    <w:tmpl w:val="9E66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E2129"/>
    <w:multiLevelType w:val="hybridMultilevel"/>
    <w:tmpl w:val="B5C008F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6" w15:restartNumberingAfterBreak="0">
    <w:nsid w:val="2D6A6E7A"/>
    <w:multiLevelType w:val="hybridMultilevel"/>
    <w:tmpl w:val="0BEE1632"/>
    <w:lvl w:ilvl="0" w:tplc="F8F682B6">
      <w:start w:val="1"/>
      <w:numFmt w:val="decimal"/>
      <w:lvlText w:val="%1."/>
      <w:lvlJc w:val="left"/>
      <w:pPr>
        <w:ind w:left="720" w:hanging="360"/>
      </w:pPr>
    </w:lvl>
    <w:lvl w:ilvl="1" w:tplc="EF427E16">
      <w:start w:val="1"/>
      <w:numFmt w:val="lowerLetter"/>
      <w:lvlText w:val="%2."/>
      <w:lvlJc w:val="left"/>
      <w:pPr>
        <w:ind w:left="1440" w:hanging="360"/>
      </w:pPr>
    </w:lvl>
    <w:lvl w:ilvl="2" w:tplc="9D2AF3D6">
      <w:start w:val="1"/>
      <w:numFmt w:val="lowerRoman"/>
      <w:lvlText w:val="%3."/>
      <w:lvlJc w:val="right"/>
      <w:pPr>
        <w:ind w:left="2160" w:hanging="180"/>
      </w:pPr>
    </w:lvl>
    <w:lvl w:ilvl="3" w:tplc="1ED89452">
      <w:start w:val="1"/>
      <w:numFmt w:val="decimal"/>
      <w:lvlText w:val="%4."/>
      <w:lvlJc w:val="left"/>
      <w:pPr>
        <w:ind w:left="2880" w:hanging="360"/>
      </w:pPr>
    </w:lvl>
    <w:lvl w:ilvl="4" w:tplc="A2E0E256">
      <w:start w:val="1"/>
      <w:numFmt w:val="lowerLetter"/>
      <w:lvlText w:val="%5."/>
      <w:lvlJc w:val="left"/>
      <w:pPr>
        <w:ind w:left="3600" w:hanging="360"/>
      </w:pPr>
    </w:lvl>
    <w:lvl w:ilvl="5" w:tplc="9D08C06C">
      <w:start w:val="1"/>
      <w:numFmt w:val="lowerRoman"/>
      <w:lvlText w:val="%6."/>
      <w:lvlJc w:val="right"/>
      <w:pPr>
        <w:ind w:left="4320" w:hanging="180"/>
      </w:pPr>
    </w:lvl>
    <w:lvl w:ilvl="6" w:tplc="82243204">
      <w:start w:val="1"/>
      <w:numFmt w:val="decimal"/>
      <w:lvlText w:val="%7."/>
      <w:lvlJc w:val="left"/>
      <w:pPr>
        <w:ind w:left="5040" w:hanging="360"/>
      </w:pPr>
    </w:lvl>
    <w:lvl w:ilvl="7" w:tplc="23D4F7E2">
      <w:start w:val="1"/>
      <w:numFmt w:val="lowerLetter"/>
      <w:lvlText w:val="%8."/>
      <w:lvlJc w:val="left"/>
      <w:pPr>
        <w:ind w:left="5760" w:hanging="360"/>
      </w:pPr>
    </w:lvl>
    <w:lvl w:ilvl="8" w:tplc="46B4D9D2">
      <w:start w:val="1"/>
      <w:numFmt w:val="lowerRoman"/>
      <w:lvlText w:val="%9."/>
      <w:lvlJc w:val="right"/>
      <w:pPr>
        <w:ind w:left="6480" w:hanging="180"/>
      </w:pPr>
    </w:lvl>
  </w:abstractNum>
  <w:abstractNum w:abstractNumId="7" w15:restartNumberingAfterBreak="0">
    <w:nsid w:val="35F65866"/>
    <w:multiLevelType w:val="hybridMultilevel"/>
    <w:tmpl w:val="34EA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10126"/>
    <w:multiLevelType w:val="hybridMultilevel"/>
    <w:tmpl w:val="7486D620"/>
    <w:lvl w:ilvl="0" w:tplc="0B1EDA04">
      <w:start w:val="1"/>
      <w:numFmt w:val="decimal"/>
      <w:lvlText w:val="%1."/>
      <w:lvlJc w:val="left"/>
      <w:pPr>
        <w:ind w:left="720" w:hanging="360"/>
      </w:pPr>
    </w:lvl>
    <w:lvl w:ilvl="1" w:tplc="6D32737C">
      <w:start w:val="1"/>
      <w:numFmt w:val="lowerLetter"/>
      <w:lvlText w:val="%2."/>
      <w:lvlJc w:val="left"/>
      <w:pPr>
        <w:ind w:left="1440" w:hanging="360"/>
      </w:pPr>
    </w:lvl>
    <w:lvl w:ilvl="2" w:tplc="C156A80C">
      <w:start w:val="1"/>
      <w:numFmt w:val="lowerRoman"/>
      <w:lvlText w:val="%3."/>
      <w:lvlJc w:val="right"/>
      <w:pPr>
        <w:ind w:left="2160" w:hanging="180"/>
      </w:pPr>
    </w:lvl>
    <w:lvl w:ilvl="3" w:tplc="64160CA0">
      <w:start w:val="1"/>
      <w:numFmt w:val="decimal"/>
      <w:lvlText w:val="%4."/>
      <w:lvlJc w:val="left"/>
      <w:pPr>
        <w:ind w:left="2880" w:hanging="360"/>
      </w:pPr>
    </w:lvl>
    <w:lvl w:ilvl="4" w:tplc="BD8ADE42">
      <w:start w:val="1"/>
      <w:numFmt w:val="lowerLetter"/>
      <w:lvlText w:val="%5."/>
      <w:lvlJc w:val="left"/>
      <w:pPr>
        <w:ind w:left="3600" w:hanging="360"/>
      </w:pPr>
    </w:lvl>
    <w:lvl w:ilvl="5" w:tplc="07A22AEA">
      <w:start w:val="1"/>
      <w:numFmt w:val="lowerRoman"/>
      <w:lvlText w:val="%6."/>
      <w:lvlJc w:val="right"/>
      <w:pPr>
        <w:ind w:left="4320" w:hanging="180"/>
      </w:pPr>
    </w:lvl>
    <w:lvl w:ilvl="6" w:tplc="C744F5BC">
      <w:start w:val="1"/>
      <w:numFmt w:val="decimal"/>
      <w:lvlText w:val="%7."/>
      <w:lvlJc w:val="left"/>
      <w:pPr>
        <w:ind w:left="5040" w:hanging="360"/>
      </w:pPr>
    </w:lvl>
    <w:lvl w:ilvl="7" w:tplc="BEC2B0A4">
      <w:start w:val="1"/>
      <w:numFmt w:val="lowerLetter"/>
      <w:lvlText w:val="%8."/>
      <w:lvlJc w:val="left"/>
      <w:pPr>
        <w:ind w:left="5760" w:hanging="360"/>
      </w:pPr>
    </w:lvl>
    <w:lvl w:ilvl="8" w:tplc="2C307DE8">
      <w:start w:val="1"/>
      <w:numFmt w:val="lowerRoman"/>
      <w:lvlText w:val="%9."/>
      <w:lvlJc w:val="right"/>
      <w:pPr>
        <w:ind w:left="6480" w:hanging="180"/>
      </w:pPr>
    </w:lvl>
  </w:abstractNum>
  <w:abstractNum w:abstractNumId="9" w15:restartNumberingAfterBreak="0">
    <w:nsid w:val="468F0EDD"/>
    <w:multiLevelType w:val="hybridMultilevel"/>
    <w:tmpl w:val="ACD61F0A"/>
    <w:lvl w:ilvl="0" w:tplc="4222A214">
      <w:start w:val="1"/>
      <w:numFmt w:val="bullet"/>
      <w:lvlText w:val=""/>
      <w:lvlJc w:val="left"/>
      <w:pPr>
        <w:ind w:left="720" w:hanging="360"/>
      </w:pPr>
      <w:rPr>
        <w:rFonts w:ascii="Symbol" w:hAnsi="Symbol" w:hint="default"/>
      </w:rPr>
    </w:lvl>
    <w:lvl w:ilvl="1" w:tplc="6EECF102">
      <w:start w:val="1"/>
      <w:numFmt w:val="bullet"/>
      <w:lvlText w:val="o"/>
      <w:lvlJc w:val="left"/>
      <w:pPr>
        <w:ind w:left="1440" w:hanging="360"/>
      </w:pPr>
      <w:rPr>
        <w:rFonts w:ascii="Courier New" w:hAnsi="Courier New" w:hint="default"/>
      </w:rPr>
    </w:lvl>
    <w:lvl w:ilvl="2" w:tplc="977871C2">
      <w:start w:val="1"/>
      <w:numFmt w:val="bullet"/>
      <w:lvlText w:val=""/>
      <w:lvlJc w:val="left"/>
      <w:pPr>
        <w:ind w:left="2160" w:hanging="360"/>
      </w:pPr>
      <w:rPr>
        <w:rFonts w:ascii="Wingdings" w:hAnsi="Wingdings" w:hint="default"/>
      </w:rPr>
    </w:lvl>
    <w:lvl w:ilvl="3" w:tplc="7AAEFF40">
      <w:start w:val="1"/>
      <w:numFmt w:val="bullet"/>
      <w:lvlText w:val=""/>
      <w:lvlJc w:val="left"/>
      <w:pPr>
        <w:ind w:left="2880" w:hanging="360"/>
      </w:pPr>
      <w:rPr>
        <w:rFonts w:ascii="Symbol" w:hAnsi="Symbol" w:hint="default"/>
      </w:rPr>
    </w:lvl>
    <w:lvl w:ilvl="4" w:tplc="CF50C978">
      <w:start w:val="1"/>
      <w:numFmt w:val="bullet"/>
      <w:lvlText w:val="o"/>
      <w:lvlJc w:val="left"/>
      <w:pPr>
        <w:ind w:left="3600" w:hanging="360"/>
      </w:pPr>
      <w:rPr>
        <w:rFonts w:ascii="Courier New" w:hAnsi="Courier New" w:hint="default"/>
      </w:rPr>
    </w:lvl>
    <w:lvl w:ilvl="5" w:tplc="98F43A46">
      <w:start w:val="1"/>
      <w:numFmt w:val="bullet"/>
      <w:lvlText w:val=""/>
      <w:lvlJc w:val="left"/>
      <w:pPr>
        <w:ind w:left="4320" w:hanging="360"/>
      </w:pPr>
      <w:rPr>
        <w:rFonts w:ascii="Wingdings" w:hAnsi="Wingdings" w:hint="default"/>
      </w:rPr>
    </w:lvl>
    <w:lvl w:ilvl="6" w:tplc="F02456CC">
      <w:start w:val="1"/>
      <w:numFmt w:val="bullet"/>
      <w:lvlText w:val=""/>
      <w:lvlJc w:val="left"/>
      <w:pPr>
        <w:ind w:left="5040" w:hanging="360"/>
      </w:pPr>
      <w:rPr>
        <w:rFonts w:ascii="Symbol" w:hAnsi="Symbol" w:hint="default"/>
      </w:rPr>
    </w:lvl>
    <w:lvl w:ilvl="7" w:tplc="412CB9AC">
      <w:start w:val="1"/>
      <w:numFmt w:val="bullet"/>
      <w:lvlText w:val="o"/>
      <w:lvlJc w:val="left"/>
      <w:pPr>
        <w:ind w:left="5760" w:hanging="360"/>
      </w:pPr>
      <w:rPr>
        <w:rFonts w:ascii="Courier New" w:hAnsi="Courier New" w:hint="default"/>
      </w:rPr>
    </w:lvl>
    <w:lvl w:ilvl="8" w:tplc="921EFACA">
      <w:start w:val="1"/>
      <w:numFmt w:val="bullet"/>
      <w:lvlText w:val=""/>
      <w:lvlJc w:val="left"/>
      <w:pPr>
        <w:ind w:left="6480" w:hanging="360"/>
      </w:pPr>
      <w:rPr>
        <w:rFonts w:ascii="Wingdings" w:hAnsi="Wingdings" w:hint="default"/>
      </w:rPr>
    </w:lvl>
  </w:abstractNum>
  <w:abstractNum w:abstractNumId="10" w15:restartNumberingAfterBreak="0">
    <w:nsid w:val="4DBE2E50"/>
    <w:multiLevelType w:val="hybridMultilevel"/>
    <w:tmpl w:val="F2240686"/>
    <w:lvl w:ilvl="0" w:tplc="7D34C4E8">
      <w:start w:val="1"/>
      <w:numFmt w:val="upperRoman"/>
      <w:lvlText w:val="%1."/>
      <w:lvlJc w:val="left"/>
      <w:pPr>
        <w:ind w:left="720" w:hanging="360"/>
      </w:pPr>
    </w:lvl>
    <w:lvl w:ilvl="1" w:tplc="9A1CB9EC">
      <w:start w:val="1"/>
      <w:numFmt w:val="lowerLetter"/>
      <w:lvlText w:val="%2."/>
      <w:lvlJc w:val="left"/>
      <w:pPr>
        <w:ind w:left="1440" w:hanging="360"/>
      </w:pPr>
    </w:lvl>
    <w:lvl w:ilvl="2" w:tplc="0908B276">
      <w:start w:val="1"/>
      <w:numFmt w:val="lowerRoman"/>
      <w:lvlText w:val="%3."/>
      <w:lvlJc w:val="right"/>
      <w:pPr>
        <w:ind w:left="2160" w:hanging="180"/>
      </w:pPr>
    </w:lvl>
    <w:lvl w:ilvl="3" w:tplc="D2CA26E6">
      <w:start w:val="1"/>
      <w:numFmt w:val="decimal"/>
      <w:lvlText w:val="%4."/>
      <w:lvlJc w:val="left"/>
      <w:pPr>
        <w:ind w:left="2880" w:hanging="360"/>
      </w:pPr>
    </w:lvl>
    <w:lvl w:ilvl="4" w:tplc="AFE8C70E">
      <w:start w:val="1"/>
      <w:numFmt w:val="lowerLetter"/>
      <w:lvlText w:val="%5."/>
      <w:lvlJc w:val="left"/>
      <w:pPr>
        <w:ind w:left="3600" w:hanging="360"/>
      </w:pPr>
    </w:lvl>
    <w:lvl w:ilvl="5" w:tplc="F8D4947C">
      <w:start w:val="1"/>
      <w:numFmt w:val="lowerRoman"/>
      <w:lvlText w:val="%6."/>
      <w:lvlJc w:val="right"/>
      <w:pPr>
        <w:ind w:left="4320" w:hanging="180"/>
      </w:pPr>
    </w:lvl>
    <w:lvl w:ilvl="6" w:tplc="E51859D4">
      <w:start w:val="1"/>
      <w:numFmt w:val="decimal"/>
      <w:lvlText w:val="%7."/>
      <w:lvlJc w:val="left"/>
      <w:pPr>
        <w:ind w:left="5040" w:hanging="360"/>
      </w:pPr>
    </w:lvl>
    <w:lvl w:ilvl="7" w:tplc="8306E530">
      <w:start w:val="1"/>
      <w:numFmt w:val="lowerLetter"/>
      <w:lvlText w:val="%8."/>
      <w:lvlJc w:val="left"/>
      <w:pPr>
        <w:ind w:left="5760" w:hanging="360"/>
      </w:pPr>
    </w:lvl>
    <w:lvl w:ilvl="8" w:tplc="044C4002">
      <w:start w:val="1"/>
      <w:numFmt w:val="lowerRoman"/>
      <w:lvlText w:val="%9."/>
      <w:lvlJc w:val="right"/>
      <w:pPr>
        <w:ind w:left="6480" w:hanging="180"/>
      </w:pPr>
    </w:lvl>
  </w:abstractNum>
  <w:abstractNum w:abstractNumId="11" w15:restartNumberingAfterBreak="0">
    <w:nsid w:val="51B0220B"/>
    <w:multiLevelType w:val="hybridMultilevel"/>
    <w:tmpl w:val="55725F8A"/>
    <w:lvl w:ilvl="0" w:tplc="C10C8854">
      <w:start w:val="1"/>
      <w:numFmt w:val="decimal"/>
      <w:lvlText w:val="%1."/>
      <w:lvlJc w:val="left"/>
      <w:pPr>
        <w:ind w:left="720" w:hanging="360"/>
      </w:pPr>
    </w:lvl>
    <w:lvl w:ilvl="1" w:tplc="87FAEDCE">
      <w:start w:val="1"/>
      <w:numFmt w:val="lowerLetter"/>
      <w:lvlText w:val="%2."/>
      <w:lvlJc w:val="left"/>
      <w:pPr>
        <w:ind w:left="1440" w:hanging="360"/>
      </w:pPr>
    </w:lvl>
    <w:lvl w:ilvl="2" w:tplc="ACF25AF8">
      <w:start w:val="1"/>
      <w:numFmt w:val="lowerRoman"/>
      <w:lvlText w:val="%3."/>
      <w:lvlJc w:val="right"/>
      <w:pPr>
        <w:ind w:left="2160" w:hanging="180"/>
      </w:pPr>
    </w:lvl>
    <w:lvl w:ilvl="3" w:tplc="6F185868">
      <w:start w:val="1"/>
      <w:numFmt w:val="decimal"/>
      <w:lvlText w:val="%4."/>
      <w:lvlJc w:val="left"/>
      <w:pPr>
        <w:ind w:left="2880" w:hanging="360"/>
      </w:pPr>
    </w:lvl>
    <w:lvl w:ilvl="4" w:tplc="F98CFC5C">
      <w:start w:val="1"/>
      <w:numFmt w:val="lowerLetter"/>
      <w:lvlText w:val="%5."/>
      <w:lvlJc w:val="left"/>
      <w:pPr>
        <w:ind w:left="3600" w:hanging="360"/>
      </w:pPr>
    </w:lvl>
    <w:lvl w:ilvl="5" w:tplc="0C9653C0">
      <w:start w:val="1"/>
      <w:numFmt w:val="lowerRoman"/>
      <w:lvlText w:val="%6."/>
      <w:lvlJc w:val="right"/>
      <w:pPr>
        <w:ind w:left="4320" w:hanging="180"/>
      </w:pPr>
    </w:lvl>
    <w:lvl w:ilvl="6" w:tplc="74EAD69E">
      <w:start w:val="1"/>
      <w:numFmt w:val="decimal"/>
      <w:lvlText w:val="%7."/>
      <w:lvlJc w:val="left"/>
      <w:pPr>
        <w:ind w:left="5040" w:hanging="360"/>
      </w:pPr>
    </w:lvl>
    <w:lvl w:ilvl="7" w:tplc="EB7ED8D2">
      <w:start w:val="1"/>
      <w:numFmt w:val="lowerLetter"/>
      <w:lvlText w:val="%8."/>
      <w:lvlJc w:val="left"/>
      <w:pPr>
        <w:ind w:left="5760" w:hanging="360"/>
      </w:pPr>
    </w:lvl>
    <w:lvl w:ilvl="8" w:tplc="6A1E7352">
      <w:start w:val="1"/>
      <w:numFmt w:val="lowerRoman"/>
      <w:lvlText w:val="%9."/>
      <w:lvlJc w:val="right"/>
      <w:pPr>
        <w:ind w:left="6480" w:hanging="180"/>
      </w:pPr>
    </w:lvl>
  </w:abstractNum>
  <w:abstractNum w:abstractNumId="12" w15:restartNumberingAfterBreak="0">
    <w:nsid w:val="52C16DA4"/>
    <w:multiLevelType w:val="hybridMultilevel"/>
    <w:tmpl w:val="7C5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C5BDE"/>
    <w:multiLevelType w:val="hybridMultilevel"/>
    <w:tmpl w:val="454CE09C"/>
    <w:lvl w:ilvl="0" w:tplc="747AF08A">
      <w:start w:val="1"/>
      <w:numFmt w:val="decimal"/>
      <w:lvlText w:val="%1."/>
      <w:lvlJc w:val="left"/>
      <w:pPr>
        <w:ind w:left="720" w:hanging="360"/>
      </w:pPr>
    </w:lvl>
    <w:lvl w:ilvl="1" w:tplc="8E4C8726">
      <w:start w:val="1"/>
      <w:numFmt w:val="lowerLetter"/>
      <w:lvlText w:val="%2."/>
      <w:lvlJc w:val="left"/>
      <w:pPr>
        <w:ind w:left="1440" w:hanging="360"/>
      </w:pPr>
    </w:lvl>
    <w:lvl w:ilvl="2" w:tplc="31DC3CC6">
      <w:start w:val="1"/>
      <w:numFmt w:val="lowerRoman"/>
      <w:lvlText w:val="%3."/>
      <w:lvlJc w:val="right"/>
      <w:pPr>
        <w:ind w:left="2160" w:hanging="180"/>
      </w:pPr>
    </w:lvl>
    <w:lvl w:ilvl="3" w:tplc="E2D80A7E">
      <w:start w:val="1"/>
      <w:numFmt w:val="decimal"/>
      <w:lvlText w:val="%4."/>
      <w:lvlJc w:val="left"/>
      <w:pPr>
        <w:ind w:left="2880" w:hanging="360"/>
      </w:pPr>
    </w:lvl>
    <w:lvl w:ilvl="4" w:tplc="C8924336">
      <w:start w:val="1"/>
      <w:numFmt w:val="lowerLetter"/>
      <w:lvlText w:val="%5."/>
      <w:lvlJc w:val="left"/>
      <w:pPr>
        <w:ind w:left="3600" w:hanging="360"/>
      </w:pPr>
    </w:lvl>
    <w:lvl w:ilvl="5" w:tplc="F4DAF72A">
      <w:start w:val="1"/>
      <w:numFmt w:val="lowerRoman"/>
      <w:lvlText w:val="%6."/>
      <w:lvlJc w:val="right"/>
      <w:pPr>
        <w:ind w:left="4320" w:hanging="180"/>
      </w:pPr>
    </w:lvl>
    <w:lvl w:ilvl="6" w:tplc="9D94D9BA">
      <w:start w:val="1"/>
      <w:numFmt w:val="decimal"/>
      <w:lvlText w:val="%7."/>
      <w:lvlJc w:val="left"/>
      <w:pPr>
        <w:ind w:left="5040" w:hanging="360"/>
      </w:pPr>
    </w:lvl>
    <w:lvl w:ilvl="7" w:tplc="546C468E">
      <w:start w:val="1"/>
      <w:numFmt w:val="lowerLetter"/>
      <w:lvlText w:val="%8."/>
      <w:lvlJc w:val="left"/>
      <w:pPr>
        <w:ind w:left="5760" w:hanging="360"/>
      </w:pPr>
    </w:lvl>
    <w:lvl w:ilvl="8" w:tplc="3DAEA76A">
      <w:start w:val="1"/>
      <w:numFmt w:val="lowerRoman"/>
      <w:lvlText w:val="%9."/>
      <w:lvlJc w:val="right"/>
      <w:pPr>
        <w:ind w:left="6480" w:hanging="180"/>
      </w:pPr>
    </w:lvl>
  </w:abstractNum>
  <w:abstractNum w:abstractNumId="14" w15:restartNumberingAfterBreak="0">
    <w:nsid w:val="5E2E56EE"/>
    <w:multiLevelType w:val="hybridMultilevel"/>
    <w:tmpl w:val="70D63B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3C4713"/>
    <w:multiLevelType w:val="hybridMultilevel"/>
    <w:tmpl w:val="E6F030C0"/>
    <w:lvl w:ilvl="0" w:tplc="83F868CE">
      <w:start w:val="1"/>
      <w:numFmt w:val="decimal"/>
      <w:lvlText w:val="%1."/>
      <w:lvlJc w:val="left"/>
      <w:pPr>
        <w:ind w:left="720" w:hanging="360"/>
      </w:pPr>
    </w:lvl>
    <w:lvl w:ilvl="1" w:tplc="35E4F376">
      <w:start w:val="1"/>
      <w:numFmt w:val="lowerLetter"/>
      <w:lvlText w:val="%2."/>
      <w:lvlJc w:val="left"/>
      <w:pPr>
        <w:ind w:left="1440" w:hanging="360"/>
      </w:pPr>
    </w:lvl>
    <w:lvl w:ilvl="2" w:tplc="A6686652">
      <w:start w:val="1"/>
      <w:numFmt w:val="lowerRoman"/>
      <w:lvlText w:val="%3."/>
      <w:lvlJc w:val="right"/>
      <w:pPr>
        <w:ind w:left="2160" w:hanging="180"/>
      </w:pPr>
    </w:lvl>
    <w:lvl w:ilvl="3" w:tplc="CEB6B360">
      <w:start w:val="1"/>
      <w:numFmt w:val="decimal"/>
      <w:lvlText w:val="%4."/>
      <w:lvlJc w:val="left"/>
      <w:pPr>
        <w:ind w:left="2880" w:hanging="360"/>
      </w:pPr>
    </w:lvl>
    <w:lvl w:ilvl="4" w:tplc="D724FAC4">
      <w:start w:val="1"/>
      <w:numFmt w:val="lowerLetter"/>
      <w:lvlText w:val="%5."/>
      <w:lvlJc w:val="left"/>
      <w:pPr>
        <w:ind w:left="3600" w:hanging="360"/>
      </w:pPr>
    </w:lvl>
    <w:lvl w:ilvl="5" w:tplc="D5EC5D4E">
      <w:start w:val="1"/>
      <w:numFmt w:val="lowerRoman"/>
      <w:lvlText w:val="%6."/>
      <w:lvlJc w:val="right"/>
      <w:pPr>
        <w:ind w:left="4320" w:hanging="180"/>
      </w:pPr>
    </w:lvl>
    <w:lvl w:ilvl="6" w:tplc="074E8E5E">
      <w:start w:val="1"/>
      <w:numFmt w:val="decimal"/>
      <w:lvlText w:val="%7."/>
      <w:lvlJc w:val="left"/>
      <w:pPr>
        <w:ind w:left="5040" w:hanging="360"/>
      </w:pPr>
    </w:lvl>
    <w:lvl w:ilvl="7" w:tplc="2A927F84">
      <w:start w:val="1"/>
      <w:numFmt w:val="lowerLetter"/>
      <w:lvlText w:val="%8."/>
      <w:lvlJc w:val="left"/>
      <w:pPr>
        <w:ind w:left="5760" w:hanging="360"/>
      </w:pPr>
    </w:lvl>
    <w:lvl w:ilvl="8" w:tplc="7DF23446">
      <w:start w:val="1"/>
      <w:numFmt w:val="lowerRoman"/>
      <w:lvlText w:val="%9."/>
      <w:lvlJc w:val="right"/>
      <w:pPr>
        <w:ind w:left="6480" w:hanging="180"/>
      </w:pPr>
    </w:lvl>
  </w:abstractNum>
  <w:abstractNum w:abstractNumId="16" w15:restartNumberingAfterBreak="0">
    <w:nsid w:val="70065C70"/>
    <w:multiLevelType w:val="hybridMultilevel"/>
    <w:tmpl w:val="1F86DA5E"/>
    <w:lvl w:ilvl="0" w:tplc="0A64E02E">
      <w:start w:val="1"/>
      <w:numFmt w:val="bullet"/>
      <w:lvlText w:val=""/>
      <w:lvlJc w:val="left"/>
      <w:pPr>
        <w:ind w:left="720" w:hanging="360"/>
      </w:pPr>
      <w:rPr>
        <w:rFonts w:ascii="Symbol" w:hAnsi="Symbol" w:hint="default"/>
      </w:rPr>
    </w:lvl>
    <w:lvl w:ilvl="1" w:tplc="D678350C">
      <w:start w:val="1"/>
      <w:numFmt w:val="bullet"/>
      <w:lvlText w:val="o"/>
      <w:lvlJc w:val="left"/>
      <w:pPr>
        <w:ind w:left="1440" w:hanging="360"/>
      </w:pPr>
      <w:rPr>
        <w:rFonts w:ascii="Courier New" w:hAnsi="Courier New" w:hint="default"/>
      </w:rPr>
    </w:lvl>
    <w:lvl w:ilvl="2" w:tplc="6DB41564">
      <w:start w:val="1"/>
      <w:numFmt w:val="bullet"/>
      <w:lvlText w:val=""/>
      <w:lvlJc w:val="left"/>
      <w:pPr>
        <w:ind w:left="2160" w:hanging="360"/>
      </w:pPr>
      <w:rPr>
        <w:rFonts w:ascii="Wingdings" w:hAnsi="Wingdings" w:hint="default"/>
      </w:rPr>
    </w:lvl>
    <w:lvl w:ilvl="3" w:tplc="1A7E96B6">
      <w:start w:val="1"/>
      <w:numFmt w:val="bullet"/>
      <w:lvlText w:val=""/>
      <w:lvlJc w:val="left"/>
      <w:pPr>
        <w:ind w:left="2880" w:hanging="360"/>
      </w:pPr>
      <w:rPr>
        <w:rFonts w:ascii="Symbol" w:hAnsi="Symbol" w:hint="default"/>
      </w:rPr>
    </w:lvl>
    <w:lvl w:ilvl="4" w:tplc="40D82818">
      <w:start w:val="1"/>
      <w:numFmt w:val="bullet"/>
      <w:lvlText w:val="o"/>
      <w:lvlJc w:val="left"/>
      <w:pPr>
        <w:ind w:left="3600" w:hanging="360"/>
      </w:pPr>
      <w:rPr>
        <w:rFonts w:ascii="Courier New" w:hAnsi="Courier New" w:hint="default"/>
      </w:rPr>
    </w:lvl>
    <w:lvl w:ilvl="5" w:tplc="8F4CF460">
      <w:start w:val="1"/>
      <w:numFmt w:val="bullet"/>
      <w:lvlText w:val=""/>
      <w:lvlJc w:val="left"/>
      <w:pPr>
        <w:ind w:left="4320" w:hanging="360"/>
      </w:pPr>
      <w:rPr>
        <w:rFonts w:ascii="Wingdings" w:hAnsi="Wingdings" w:hint="default"/>
      </w:rPr>
    </w:lvl>
    <w:lvl w:ilvl="6" w:tplc="C7E08FA0">
      <w:start w:val="1"/>
      <w:numFmt w:val="bullet"/>
      <w:lvlText w:val=""/>
      <w:lvlJc w:val="left"/>
      <w:pPr>
        <w:ind w:left="5040" w:hanging="360"/>
      </w:pPr>
      <w:rPr>
        <w:rFonts w:ascii="Symbol" w:hAnsi="Symbol" w:hint="default"/>
      </w:rPr>
    </w:lvl>
    <w:lvl w:ilvl="7" w:tplc="62AE0718">
      <w:start w:val="1"/>
      <w:numFmt w:val="bullet"/>
      <w:lvlText w:val="o"/>
      <w:lvlJc w:val="left"/>
      <w:pPr>
        <w:ind w:left="5760" w:hanging="360"/>
      </w:pPr>
      <w:rPr>
        <w:rFonts w:ascii="Courier New" w:hAnsi="Courier New" w:hint="default"/>
      </w:rPr>
    </w:lvl>
    <w:lvl w:ilvl="8" w:tplc="9EC8CE84">
      <w:start w:val="1"/>
      <w:numFmt w:val="bullet"/>
      <w:lvlText w:val=""/>
      <w:lvlJc w:val="left"/>
      <w:pPr>
        <w:ind w:left="6480" w:hanging="360"/>
      </w:pPr>
      <w:rPr>
        <w:rFonts w:ascii="Wingdings" w:hAnsi="Wingdings" w:hint="default"/>
      </w:rPr>
    </w:lvl>
  </w:abstractNum>
  <w:abstractNum w:abstractNumId="17" w15:restartNumberingAfterBreak="0">
    <w:nsid w:val="7B3A39C7"/>
    <w:multiLevelType w:val="hybridMultilevel"/>
    <w:tmpl w:val="7A60464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18" w15:restartNumberingAfterBreak="0">
    <w:nsid w:val="7E012F96"/>
    <w:multiLevelType w:val="hybridMultilevel"/>
    <w:tmpl w:val="AE940CE4"/>
    <w:lvl w:ilvl="0" w:tplc="0CAA3B0C">
      <w:start w:val="1"/>
      <w:numFmt w:val="decimal"/>
      <w:lvlText w:val="%1."/>
      <w:lvlJc w:val="left"/>
      <w:pPr>
        <w:ind w:left="720" w:hanging="360"/>
      </w:pPr>
    </w:lvl>
    <w:lvl w:ilvl="1" w:tplc="AE4C4B08">
      <w:start w:val="1"/>
      <w:numFmt w:val="lowerLetter"/>
      <w:lvlText w:val="%2."/>
      <w:lvlJc w:val="left"/>
      <w:pPr>
        <w:ind w:left="1440" w:hanging="360"/>
      </w:pPr>
    </w:lvl>
    <w:lvl w:ilvl="2" w:tplc="F5BA6F28">
      <w:start w:val="1"/>
      <w:numFmt w:val="lowerRoman"/>
      <w:lvlText w:val="%3."/>
      <w:lvlJc w:val="right"/>
      <w:pPr>
        <w:ind w:left="2160" w:hanging="180"/>
      </w:pPr>
    </w:lvl>
    <w:lvl w:ilvl="3" w:tplc="BB1840CA">
      <w:start w:val="1"/>
      <w:numFmt w:val="decimal"/>
      <w:lvlText w:val="%4."/>
      <w:lvlJc w:val="left"/>
      <w:pPr>
        <w:ind w:left="2880" w:hanging="360"/>
      </w:pPr>
    </w:lvl>
    <w:lvl w:ilvl="4" w:tplc="E48ED646">
      <w:start w:val="1"/>
      <w:numFmt w:val="lowerLetter"/>
      <w:lvlText w:val="%5."/>
      <w:lvlJc w:val="left"/>
      <w:pPr>
        <w:ind w:left="3600" w:hanging="360"/>
      </w:pPr>
    </w:lvl>
    <w:lvl w:ilvl="5" w:tplc="FD5C8018">
      <w:start w:val="1"/>
      <w:numFmt w:val="lowerRoman"/>
      <w:lvlText w:val="%6."/>
      <w:lvlJc w:val="right"/>
      <w:pPr>
        <w:ind w:left="4320" w:hanging="180"/>
      </w:pPr>
    </w:lvl>
    <w:lvl w:ilvl="6" w:tplc="8F344AA6">
      <w:start w:val="1"/>
      <w:numFmt w:val="decimal"/>
      <w:lvlText w:val="%7."/>
      <w:lvlJc w:val="left"/>
      <w:pPr>
        <w:ind w:left="5040" w:hanging="360"/>
      </w:pPr>
    </w:lvl>
    <w:lvl w:ilvl="7" w:tplc="573AC482">
      <w:start w:val="1"/>
      <w:numFmt w:val="lowerLetter"/>
      <w:lvlText w:val="%8."/>
      <w:lvlJc w:val="left"/>
      <w:pPr>
        <w:ind w:left="5760" w:hanging="360"/>
      </w:pPr>
    </w:lvl>
    <w:lvl w:ilvl="8" w:tplc="2F6463C6">
      <w:start w:val="1"/>
      <w:numFmt w:val="lowerRoman"/>
      <w:lvlText w:val="%9."/>
      <w:lvlJc w:val="right"/>
      <w:pPr>
        <w:ind w:left="6480" w:hanging="180"/>
      </w:pPr>
    </w:lvl>
  </w:abstractNum>
  <w:abstractNum w:abstractNumId="19" w15:restartNumberingAfterBreak="0">
    <w:nsid w:val="7F7C112F"/>
    <w:multiLevelType w:val="hybridMultilevel"/>
    <w:tmpl w:val="415029F4"/>
    <w:lvl w:ilvl="0" w:tplc="DEF4D40A">
      <w:start w:val="1"/>
      <w:numFmt w:val="bullet"/>
      <w:lvlText w:val=""/>
      <w:lvlJc w:val="left"/>
      <w:pPr>
        <w:ind w:left="720" w:hanging="360"/>
      </w:pPr>
      <w:rPr>
        <w:rFonts w:ascii="Symbol" w:hAnsi="Symbol"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3"/>
  </w:num>
  <w:num w:numId="4">
    <w:abstractNumId w:val="2"/>
  </w:num>
  <w:num w:numId="5">
    <w:abstractNumId w:val="9"/>
  </w:num>
  <w:num w:numId="6">
    <w:abstractNumId w:val="11"/>
  </w:num>
  <w:num w:numId="7">
    <w:abstractNumId w:val="8"/>
  </w:num>
  <w:num w:numId="8">
    <w:abstractNumId w:val="10"/>
  </w:num>
  <w:num w:numId="9">
    <w:abstractNumId w:val="1"/>
  </w:num>
  <w:num w:numId="10">
    <w:abstractNumId w:val="18"/>
  </w:num>
  <w:num w:numId="11">
    <w:abstractNumId w:val="19"/>
  </w:num>
  <w:num w:numId="12">
    <w:abstractNumId w:val="16"/>
  </w:num>
  <w:num w:numId="13">
    <w:abstractNumId w:val="3"/>
  </w:num>
  <w:num w:numId="14">
    <w:abstractNumId w:val="0"/>
  </w:num>
  <w:num w:numId="15">
    <w:abstractNumId w:val="7"/>
  </w:num>
  <w:num w:numId="16">
    <w:abstractNumId w:val="12"/>
  </w:num>
  <w:num w:numId="17">
    <w:abstractNumId w:val="4"/>
  </w:num>
  <w:num w:numId="18">
    <w:abstractNumId w:val="17"/>
  </w:num>
  <w:num w:numId="19">
    <w:abstractNumId w:val="5"/>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6057E"/>
    <w:rsid w:val="000C10B1"/>
    <w:rsid w:val="000C299B"/>
    <w:rsid w:val="001122F0"/>
    <w:rsid w:val="001533E4"/>
    <w:rsid w:val="001609B5"/>
    <w:rsid w:val="001B6E34"/>
    <w:rsid w:val="001F6627"/>
    <w:rsid w:val="00315C89"/>
    <w:rsid w:val="00331166"/>
    <w:rsid w:val="00404C20"/>
    <w:rsid w:val="004924E9"/>
    <w:rsid w:val="004E49AF"/>
    <w:rsid w:val="0052780F"/>
    <w:rsid w:val="0053616D"/>
    <w:rsid w:val="005E1E1A"/>
    <w:rsid w:val="006D15A0"/>
    <w:rsid w:val="00704CCA"/>
    <w:rsid w:val="00734784"/>
    <w:rsid w:val="00770EB1"/>
    <w:rsid w:val="007E73A3"/>
    <w:rsid w:val="00811493"/>
    <w:rsid w:val="008B755D"/>
    <w:rsid w:val="008E5F01"/>
    <w:rsid w:val="009948F9"/>
    <w:rsid w:val="009B0768"/>
    <w:rsid w:val="009E199C"/>
    <w:rsid w:val="00A144F4"/>
    <w:rsid w:val="00A8640A"/>
    <w:rsid w:val="00AA4F6B"/>
    <w:rsid w:val="00AF6E49"/>
    <w:rsid w:val="00B6379A"/>
    <w:rsid w:val="00C134E2"/>
    <w:rsid w:val="00C201CB"/>
    <w:rsid w:val="00C758DA"/>
    <w:rsid w:val="00D64FE9"/>
    <w:rsid w:val="00E15129"/>
    <w:rsid w:val="00E540B9"/>
    <w:rsid w:val="00EA7655"/>
    <w:rsid w:val="00EE677E"/>
    <w:rsid w:val="00EF52F9"/>
    <w:rsid w:val="00F632FF"/>
    <w:rsid w:val="00F851A1"/>
    <w:rsid w:val="00F92E00"/>
    <w:rsid w:val="00FB2CEE"/>
    <w:rsid w:val="00FB72CF"/>
    <w:rsid w:val="00FF4967"/>
    <w:rsid w:val="0596057E"/>
    <w:rsid w:val="2FDCB97B"/>
    <w:rsid w:val="6B03A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282F"/>
  <w15:chartTrackingRefBased/>
  <w15:docId w15:val="{2CEA3B48-450A-3240-8F3C-FAB1800A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A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7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76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F662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6627"/>
    <w:rPr>
      <w:rFonts w:ascii="Times New Roman" w:hAnsi="Times New Roman" w:cs="Times New Roman"/>
      <w:sz w:val="18"/>
      <w:szCs w:val="18"/>
    </w:rPr>
  </w:style>
  <w:style w:type="character" w:customStyle="1" w:styleId="Heading2Char">
    <w:name w:val="Heading 2 Char"/>
    <w:basedOn w:val="DefaultParagraphFont"/>
    <w:link w:val="Heading2"/>
    <w:uiPriority w:val="9"/>
    <w:rsid w:val="00EA76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76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A7655"/>
    <w:rPr>
      <w:rFonts w:asciiTheme="majorHAnsi" w:eastAsiaTheme="majorEastAsia" w:hAnsiTheme="majorHAnsi" w:cstheme="majorBidi"/>
      <w:i/>
      <w:iCs/>
      <w:color w:val="2F5496" w:themeColor="accent1" w:themeShade="BF"/>
    </w:rPr>
  </w:style>
  <w:style w:type="paragraph" w:styleId="CommentSubject">
    <w:name w:val="annotation subject"/>
    <w:basedOn w:val="CommentText"/>
    <w:next w:val="CommentText"/>
    <w:link w:val="CommentSubjectChar"/>
    <w:uiPriority w:val="99"/>
    <w:semiHidden/>
    <w:unhideWhenUsed/>
    <w:rsid w:val="00FB2CEE"/>
    <w:rPr>
      <w:b/>
      <w:bCs/>
    </w:rPr>
  </w:style>
  <w:style w:type="character" w:customStyle="1" w:styleId="CommentSubjectChar">
    <w:name w:val="Comment Subject Char"/>
    <w:basedOn w:val="CommentTextChar"/>
    <w:link w:val="CommentSubject"/>
    <w:uiPriority w:val="99"/>
    <w:semiHidden/>
    <w:rsid w:val="00FB2CEE"/>
    <w:rPr>
      <w:b/>
      <w:bCs/>
      <w:sz w:val="20"/>
      <w:szCs w:val="20"/>
    </w:rPr>
  </w:style>
  <w:style w:type="character" w:styleId="Hyperlink">
    <w:name w:val="Hyperlink"/>
    <w:basedOn w:val="DefaultParagraphFont"/>
    <w:uiPriority w:val="99"/>
    <w:unhideWhenUsed/>
    <w:rsid w:val="00FB2CEE"/>
    <w:rPr>
      <w:color w:val="0000FF"/>
      <w:u w:val="single"/>
    </w:rPr>
  </w:style>
  <w:style w:type="character" w:customStyle="1" w:styleId="normaltextrun">
    <w:name w:val="normaltextrun"/>
    <w:basedOn w:val="DefaultParagraphFont"/>
    <w:rsid w:val="000C299B"/>
  </w:style>
  <w:style w:type="character" w:customStyle="1" w:styleId="UnresolvedMention">
    <w:name w:val="Unresolved Mention"/>
    <w:basedOn w:val="DefaultParagraphFont"/>
    <w:uiPriority w:val="99"/>
    <w:semiHidden/>
    <w:unhideWhenUsed/>
    <w:rsid w:val="00A144F4"/>
    <w:rPr>
      <w:color w:val="605E5C"/>
      <w:shd w:val="clear" w:color="auto" w:fill="E1DFDD"/>
    </w:rPr>
  </w:style>
  <w:style w:type="character" w:styleId="FollowedHyperlink">
    <w:name w:val="FollowedHyperlink"/>
    <w:basedOn w:val="DefaultParagraphFont"/>
    <w:uiPriority w:val="99"/>
    <w:semiHidden/>
    <w:unhideWhenUsed/>
    <w:rsid w:val="00A144F4"/>
    <w:rPr>
      <w:color w:val="954F72" w:themeColor="followedHyperlink"/>
      <w:u w:val="single"/>
    </w:rPr>
  </w:style>
  <w:style w:type="paragraph" w:styleId="Revision">
    <w:name w:val="Revision"/>
    <w:hidden/>
    <w:uiPriority w:val="99"/>
    <w:semiHidden/>
    <w:rsid w:val="007347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274153">
      <w:bodyDiv w:val="1"/>
      <w:marLeft w:val="0"/>
      <w:marRight w:val="0"/>
      <w:marTop w:val="0"/>
      <w:marBottom w:val="0"/>
      <w:divBdr>
        <w:top w:val="none" w:sz="0" w:space="0" w:color="auto"/>
        <w:left w:val="none" w:sz="0" w:space="0" w:color="auto"/>
        <w:bottom w:val="none" w:sz="0" w:space="0" w:color="auto"/>
        <w:right w:val="none" w:sz="0" w:space="0" w:color="auto"/>
      </w:divBdr>
    </w:div>
    <w:div w:id="1447432055">
      <w:bodyDiv w:val="1"/>
      <w:marLeft w:val="0"/>
      <w:marRight w:val="0"/>
      <w:marTop w:val="0"/>
      <w:marBottom w:val="0"/>
      <w:divBdr>
        <w:top w:val="none" w:sz="0" w:space="0" w:color="auto"/>
        <w:left w:val="none" w:sz="0" w:space="0" w:color="auto"/>
        <w:bottom w:val="none" w:sz="0" w:space="0" w:color="auto"/>
        <w:right w:val="none" w:sz="0" w:space="0" w:color="auto"/>
      </w:divBdr>
    </w:div>
    <w:div w:id="2118868345">
      <w:bodyDiv w:val="1"/>
      <w:marLeft w:val="0"/>
      <w:marRight w:val="0"/>
      <w:marTop w:val="0"/>
      <w:marBottom w:val="0"/>
      <w:divBdr>
        <w:top w:val="none" w:sz="0" w:space="0" w:color="auto"/>
        <w:left w:val="none" w:sz="0" w:space="0" w:color="auto"/>
        <w:bottom w:val="none" w:sz="0" w:space="0" w:color="auto"/>
        <w:right w:val="none" w:sz="0" w:space="0" w:color="auto"/>
      </w:divBdr>
      <w:divsChild>
        <w:div w:id="1090932800">
          <w:marLeft w:val="0"/>
          <w:marRight w:val="0"/>
          <w:marTop w:val="0"/>
          <w:marBottom w:val="0"/>
          <w:divBdr>
            <w:top w:val="none" w:sz="0" w:space="0" w:color="auto"/>
            <w:left w:val="none" w:sz="0" w:space="0" w:color="auto"/>
            <w:bottom w:val="none" w:sz="0" w:space="0" w:color="auto"/>
            <w:right w:val="none" w:sz="0" w:space="0" w:color="auto"/>
          </w:divBdr>
        </w:div>
        <w:div w:id="1463813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tatisticshowto.datasciencecentral.com/lasso-regress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tisticsbyjim.com/regression/guide-stepwise-best-subsets-regression/"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www.healthypeople.gov/2020/topics-objectives/topic/social-determinants-of-health"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biocomplexity.virgini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EAC1C-0E27-4B0A-AD61-4FE633962B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F65F2A-BF9A-424C-A80A-CA66D5285261}"/>
</file>

<file path=customXml/itemProps3.xml><?xml version="1.0" encoding="utf-8"?>
<ds:datastoreItem xmlns:ds="http://schemas.openxmlformats.org/officeDocument/2006/customXml" ds:itemID="{2F3CD3A9-D180-47C4-8FD4-9D33E21F880F}">
  <ds:schemaRefs>
    <ds:schemaRef ds:uri="http://schemas.microsoft.com/sharepoint/v3/contenttype/forms"/>
  </ds:schemaRefs>
</ds:datastoreItem>
</file>

<file path=customXml/itemProps4.xml><?xml version="1.0" encoding="utf-8"?>
<ds:datastoreItem xmlns:ds="http://schemas.openxmlformats.org/officeDocument/2006/customXml" ds:itemID="{CC0171DC-888E-4192-ACAE-14B023C6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Michael Todd</cp:lastModifiedBy>
  <cp:revision>3</cp:revision>
  <cp:lastPrinted>2019-08-06T20:23:00Z</cp:lastPrinted>
  <dcterms:created xsi:type="dcterms:W3CDTF">2020-01-08T02:39:00Z</dcterms:created>
  <dcterms:modified xsi:type="dcterms:W3CDTF">2020-01-08T02:42:00Z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