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docProps/app.xml" ContentType="application/vnd.openxmlformats-officedocument.extended-properties+xml"/>
  <Override PartName="/word/styles.xml" ContentType="application/vnd.openxmlformats-officedocument.wordprocessingml.styles+xml"/>
  <Override PartName="/word/people.xml" ContentType="application/vnd.openxmlformats-officedocument.wordprocessingml.people+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B40AF97" w14:textId="59ACA562" w:rsidR="3E95FE17" w:rsidRDefault="1E7FA389" w:rsidP="1E7FA389">
      <w:pPr>
        <w:jc w:val="center"/>
        <w:rPr>
          <w:rFonts w:ascii="Arial" w:eastAsia="Arial" w:hAnsi="Arial" w:cs="Arial"/>
          <w:b/>
          <w:bCs/>
        </w:rPr>
      </w:pPr>
      <w:r w:rsidRPr="1E7FA389">
        <w:rPr>
          <w:rFonts w:ascii="Arial" w:eastAsia="Arial" w:hAnsi="Arial" w:cs="Arial"/>
          <w:b/>
          <w:bCs/>
        </w:rPr>
        <w:t>Open Source: The Future of Software Innovation</w:t>
      </w:r>
    </w:p>
    <w:p w14:paraId="4A69C4BC" w14:textId="225ACB4C" w:rsidR="3E95FE17" w:rsidRDefault="1E7FA389" w:rsidP="1E7FA389">
      <w:pPr>
        <w:jc w:val="center"/>
        <w:rPr>
          <w:rFonts w:ascii="Arial" w:eastAsia="Arial" w:hAnsi="Arial" w:cs="Arial"/>
          <w:b/>
          <w:bCs/>
        </w:rPr>
      </w:pPr>
      <w:r w:rsidRPr="1E7FA389">
        <w:rPr>
          <w:rFonts w:ascii="Arial" w:eastAsia="Arial" w:hAnsi="Arial" w:cs="Arial"/>
          <w:b/>
          <w:bCs/>
        </w:rPr>
        <w:t>2.8 Million Users Contribute to 2,350 Percent Growth over the Past 6 Years</w:t>
      </w:r>
    </w:p>
    <w:p w14:paraId="67AC293F" w14:textId="77AA3090" w:rsidR="3E95FE17" w:rsidRDefault="3E95FE17">
      <w:r w:rsidRPr="3E95FE17">
        <w:rPr>
          <w:rFonts w:ascii="Arial" w:eastAsia="Arial" w:hAnsi="Arial" w:cs="Arial"/>
          <w:b/>
          <w:bCs/>
        </w:rPr>
        <w:t>Introduction</w:t>
      </w:r>
      <w:r w:rsidRPr="3E95FE17">
        <w:rPr>
          <w:rFonts w:ascii="Arial" w:eastAsia="Arial" w:hAnsi="Arial" w:cs="Arial"/>
        </w:rPr>
        <w:t xml:space="preserve"> </w:t>
      </w:r>
    </w:p>
    <w:p w14:paraId="35391BBE" w14:textId="073D0698" w:rsidR="3E95FE17" w:rsidRDefault="15044615" w:rsidP="15044615">
      <w:pPr>
        <w:rPr>
          <w:rFonts w:ascii="Arial" w:eastAsia="Arial" w:hAnsi="Arial" w:cs="Arial"/>
        </w:rPr>
      </w:pPr>
      <w:r w:rsidRPr="15044615">
        <w:rPr>
          <w:rFonts w:ascii="Arial" w:eastAsia="Arial" w:hAnsi="Arial" w:cs="Arial"/>
        </w:rPr>
        <w:t xml:space="preserve">Open source software (OSS) provides individuals with a tool to construct and modify free software while contributing to an increasingly interconnected society. Additionally, </w:t>
      </w:r>
      <w:hyperlink r:id="rId5" w:anchor="7d3bc12d4e72">
        <w:r w:rsidRPr="15044615">
          <w:rPr>
            <w:rStyle w:val="Hyperlink"/>
            <w:rFonts w:ascii="Arial" w:eastAsia="Arial" w:hAnsi="Arial" w:cs="Arial"/>
          </w:rPr>
          <w:t>OSS has become common practice</w:t>
        </w:r>
      </w:hyperlink>
      <w:r w:rsidRPr="15044615">
        <w:rPr>
          <w:rFonts w:ascii="Arial" w:eastAsia="Arial" w:hAnsi="Arial" w:cs="Arial"/>
        </w:rPr>
        <w:t xml:space="preserve"> in software development amongst businesses. Despite how widespread OSS is today, current economic measures do not capture the scope of OSS. As OSS becomes globally pervasive, it is vital for policymakers to measure its size and value.</w:t>
      </w:r>
      <w:ins w:id="0" w:author="Michael Todd" w:date="2020-01-07T21:16:00Z">
        <w:del w:id="1" w:author="Gizem Korkmaz" w:date="2020-02-21T16:34:00Z">
          <w:r w:rsidR="00BD25CB" w:rsidDel="0060396A">
            <w:rPr>
              <w:rFonts w:ascii="Arial" w:eastAsia="Arial" w:hAnsi="Arial" w:cs="Arial"/>
            </w:rPr>
            <w:delText xml:space="preserve">[Thank you for making explicit the need for what you are looking at. That said, I might spend a </w:delText>
          </w:r>
        </w:del>
      </w:ins>
      <w:ins w:id="2" w:author="Michael Todd" w:date="2020-01-07T21:17:00Z">
        <w:del w:id="3" w:author="Gizem Korkmaz" w:date="2020-02-21T16:34:00Z">
          <w:r w:rsidR="00BD25CB" w:rsidDel="0060396A">
            <w:rPr>
              <w:rFonts w:ascii="Arial" w:eastAsia="Arial" w:hAnsi="Arial" w:cs="Arial"/>
            </w:rPr>
            <w:delText>sentence</w:delText>
          </w:r>
        </w:del>
      </w:ins>
      <w:ins w:id="4" w:author="Michael Todd" w:date="2020-01-07T21:16:00Z">
        <w:del w:id="5" w:author="Gizem Korkmaz" w:date="2020-02-21T16:34:00Z">
          <w:r w:rsidR="00BD25CB" w:rsidDel="0060396A">
            <w:rPr>
              <w:rFonts w:ascii="Arial" w:eastAsia="Arial" w:hAnsi="Arial" w:cs="Arial"/>
            </w:rPr>
            <w:delText xml:space="preserve"> </w:delText>
          </w:r>
        </w:del>
      </w:ins>
      <w:ins w:id="6" w:author="Michael Todd" w:date="2020-01-07T21:17:00Z">
        <w:del w:id="7" w:author="Gizem Korkmaz" w:date="2020-02-21T16:34:00Z">
          <w:r w:rsidR="00BD25CB" w:rsidDel="0060396A">
            <w:rPr>
              <w:rFonts w:ascii="Arial" w:eastAsia="Arial" w:hAnsi="Arial" w:cs="Arial"/>
            </w:rPr>
            <w:delText xml:space="preserve">explaining why it’s vital and not just useful or </w:delText>
          </w:r>
        </w:del>
      </w:ins>
      <w:ins w:id="8" w:author="Michael Todd" w:date="2020-01-07T21:18:00Z">
        <w:del w:id="9" w:author="Gizem Korkmaz" w:date="2020-02-21T16:34:00Z">
          <w:r w:rsidR="00BD25CB" w:rsidDel="0060396A">
            <w:rPr>
              <w:rFonts w:ascii="Arial" w:eastAsia="Arial" w:hAnsi="Arial" w:cs="Arial"/>
            </w:rPr>
            <w:delText>interesting</w:delText>
          </w:r>
        </w:del>
      </w:ins>
      <w:ins w:id="10" w:author="Michael Todd" w:date="2020-01-07T21:17:00Z">
        <w:del w:id="11" w:author="Gizem Korkmaz" w:date="2020-02-21T16:34:00Z">
          <w:r w:rsidR="00BD25CB" w:rsidDel="0060396A">
            <w:rPr>
              <w:rFonts w:ascii="Arial" w:eastAsia="Arial" w:hAnsi="Arial" w:cs="Arial"/>
            </w:rPr>
            <w:delText>.</w:delText>
          </w:r>
        </w:del>
      </w:ins>
      <w:ins w:id="12" w:author="Michael Todd" w:date="2020-01-07T21:18:00Z">
        <w:del w:id="13" w:author="Gizem Korkmaz" w:date="2020-02-21T16:34:00Z">
          <w:r w:rsidR="00BD25CB" w:rsidDel="0060396A">
            <w:rPr>
              <w:rFonts w:ascii="Arial" w:eastAsia="Arial" w:hAnsi="Arial" w:cs="Arial"/>
            </w:rPr>
            <w:delText>]</w:delText>
          </w:r>
        </w:del>
      </w:ins>
    </w:p>
    <w:p w14:paraId="2F9D75A6" w14:textId="5D4A6544" w:rsidR="3E95FE17" w:rsidRDefault="62644B30" w:rsidP="62644B30">
      <w:pPr>
        <w:rPr>
          <w:rFonts w:ascii="Arial" w:eastAsia="Arial" w:hAnsi="Arial" w:cs="Arial"/>
        </w:rPr>
      </w:pPr>
      <w:r w:rsidRPr="62644B30">
        <w:rPr>
          <w:rFonts w:ascii="Arial" w:eastAsia="Arial" w:hAnsi="Arial" w:cs="Arial"/>
        </w:rPr>
        <w:t xml:space="preserve">Federal agencies, such as the National Center for Science and Engineering Statistics, are working to establish OSS measurement strategies, but there are many attributes of OSS that policymakers must consider. First, it is important to note that contributors come from various sectors, including businesses, universities, non-profits, governments, and individuals. Moreover, traditional methods of measuring innovation, namely copyright data, do not adequately portray the size or value of OSS, as most developers do not file copyrights for open source code. Because of the lack of adequate OSS evaluation standards, potentially highly productive OSS developers across various professions </w:t>
      </w:r>
      <w:hyperlink r:id="rId6">
        <w:r w:rsidRPr="62644B30">
          <w:rPr>
            <w:rStyle w:val="Hyperlink"/>
            <w:rFonts w:ascii="Arial" w:eastAsia="Arial" w:hAnsi="Arial" w:cs="Arial"/>
          </w:rPr>
          <w:t>lack project funding</w:t>
        </w:r>
      </w:hyperlink>
      <w:r w:rsidRPr="62644B30">
        <w:rPr>
          <w:rFonts w:ascii="Arial" w:eastAsia="Arial" w:hAnsi="Arial" w:cs="Arial"/>
        </w:rPr>
        <w:t>.</w:t>
      </w:r>
    </w:p>
    <w:p w14:paraId="3707A947" w14:textId="47A7F474" w:rsidR="1E7FA389" w:rsidDel="0060396A" w:rsidRDefault="1E7FA389" w:rsidP="1E7FA389">
      <w:pPr>
        <w:rPr>
          <w:del w:id="14" w:author="Gizem Korkmaz" w:date="2020-02-21T16:33:00Z"/>
          <w:rFonts w:ascii="Arial" w:eastAsia="Arial" w:hAnsi="Arial" w:cs="Arial"/>
        </w:rPr>
      </w:pPr>
      <w:del w:id="15" w:author="Gizem Korkmaz" w:date="2020-02-21T16:33:00Z">
        <w:r w:rsidRPr="1E7FA389" w:rsidDel="0060396A">
          <w:rPr>
            <w:rFonts w:ascii="Arial" w:eastAsia="Arial" w:hAnsi="Arial" w:cs="Arial"/>
          </w:rPr>
          <w:delText>In this paper, we explore the following questions:</w:delText>
        </w:r>
      </w:del>
    </w:p>
    <w:p w14:paraId="48B0685D" w14:textId="3F8AF683" w:rsidR="1E7FA389" w:rsidDel="0060396A" w:rsidRDefault="1E7FA389" w:rsidP="1E7FA389">
      <w:pPr>
        <w:ind w:firstLine="720"/>
        <w:rPr>
          <w:del w:id="16" w:author="Gizem Korkmaz" w:date="2020-02-21T16:33:00Z"/>
          <w:rFonts w:ascii="Arial" w:eastAsia="Arial" w:hAnsi="Arial" w:cs="Arial"/>
        </w:rPr>
      </w:pPr>
      <w:del w:id="17" w:author="Gizem Korkmaz" w:date="2020-02-21T16:33:00Z">
        <w:r w:rsidRPr="1E7FA389" w:rsidDel="0060396A">
          <w:rPr>
            <w:rFonts w:ascii="Arial" w:eastAsia="Arial" w:hAnsi="Arial" w:cs="Arial"/>
          </w:rPr>
          <w:delText>1. How large is the OSS universe?</w:delText>
        </w:r>
      </w:del>
    </w:p>
    <w:p w14:paraId="05788A16" w14:textId="4D106C34" w:rsidR="1E7FA389" w:rsidDel="0060396A" w:rsidRDefault="15044615" w:rsidP="1E7FA389">
      <w:pPr>
        <w:ind w:firstLine="720"/>
        <w:rPr>
          <w:del w:id="18" w:author="Gizem Korkmaz" w:date="2020-02-21T16:33:00Z"/>
        </w:rPr>
      </w:pPr>
      <w:del w:id="19" w:author="Gizem Korkmaz" w:date="2020-02-21T16:33:00Z">
        <w:r w:rsidRPr="15044615" w:rsidDel="0060396A">
          <w:rPr>
            <w:rFonts w:ascii="Arial" w:eastAsia="Arial" w:hAnsi="Arial" w:cs="Arial"/>
          </w:rPr>
          <w:delText>2. How does the universe change annually?</w:delText>
        </w:r>
      </w:del>
    </w:p>
    <w:p w14:paraId="4A078083" w14:textId="7611D232" w:rsidR="1E7FA389" w:rsidDel="0060396A" w:rsidRDefault="1E7FA389" w:rsidP="1E7FA389">
      <w:pPr>
        <w:ind w:firstLine="720"/>
        <w:rPr>
          <w:del w:id="20" w:author="Gizem Korkmaz" w:date="2020-02-21T16:33:00Z"/>
        </w:rPr>
      </w:pPr>
      <w:del w:id="21" w:author="Gizem Korkmaz" w:date="2020-02-21T16:33:00Z">
        <w:r w:rsidRPr="1E7FA389" w:rsidDel="0060396A">
          <w:rPr>
            <w:rFonts w:ascii="Arial" w:eastAsia="Arial" w:hAnsi="Arial" w:cs="Arial"/>
          </w:rPr>
          <w:delText xml:space="preserve">3. Who are the creators and where do they come from? </w:delText>
        </w:r>
      </w:del>
    </w:p>
    <w:p w14:paraId="6AA256AB" w14:textId="1387C8B3" w:rsidR="1E7FA389" w:rsidRDefault="62644B30" w:rsidP="62644B30">
      <w:pPr>
        <w:rPr>
          <w:ins w:id="22" w:author="Michael Todd" w:date="2020-01-07T21:18:00Z"/>
          <w:rFonts w:ascii="Arial" w:eastAsia="Arial" w:hAnsi="Arial" w:cs="Arial"/>
        </w:rPr>
      </w:pPr>
      <w:r w:rsidRPr="62644B30">
        <w:rPr>
          <w:rFonts w:ascii="Arial" w:eastAsia="Arial" w:hAnsi="Arial" w:cs="Arial"/>
        </w:rPr>
        <w:t xml:space="preserve">We define the universe of OSS as all </w:t>
      </w:r>
      <w:hyperlink r:id="rId7">
        <w:r w:rsidRPr="62644B30">
          <w:rPr>
            <w:rStyle w:val="Hyperlink"/>
            <w:rFonts w:ascii="Arial" w:eastAsia="Arial" w:hAnsi="Arial" w:cs="Arial"/>
          </w:rPr>
          <w:t>GitHub</w:t>
        </w:r>
      </w:hyperlink>
      <w:r w:rsidRPr="62644B30">
        <w:rPr>
          <w:rFonts w:ascii="Arial" w:eastAsia="Arial" w:hAnsi="Arial" w:cs="Arial"/>
        </w:rPr>
        <w:t xml:space="preserve"> repositories with a registered OSI approved license. All OSS has an attached Open Source Initiative (OSI) license, and </w:t>
      </w:r>
      <w:hyperlink r:id="rId8">
        <w:r w:rsidRPr="62644B30">
          <w:rPr>
            <w:rStyle w:val="Hyperlink"/>
            <w:rFonts w:ascii="Arial" w:eastAsia="Arial" w:hAnsi="Arial" w:cs="Arial"/>
            <w:color w:val="0070C0"/>
          </w:rPr>
          <w:t>m</w:t>
        </w:r>
      </w:hyperlink>
      <w:r w:rsidRPr="62644B30">
        <w:rPr>
          <w:rStyle w:val="Hyperlink"/>
          <w:rFonts w:ascii="Arial" w:eastAsia="Arial" w:hAnsi="Arial" w:cs="Arial"/>
        </w:rPr>
        <w:t>ost open source developers store their code on GitHub</w:t>
      </w:r>
      <w:r w:rsidRPr="62644B30">
        <w:rPr>
          <w:rFonts w:ascii="Arial" w:eastAsia="Arial" w:hAnsi="Arial" w:cs="Arial"/>
        </w:rPr>
        <w:t xml:space="preserve">, rendering it the best potential source for beginning to understand the OSS universe through the lens of a variety of licenses.  </w:t>
      </w:r>
    </w:p>
    <w:p w14:paraId="5B2B40C9" w14:textId="1F6B81AC" w:rsidR="00BD25CB" w:rsidDel="0060396A" w:rsidRDefault="00BD25CB" w:rsidP="62644B30">
      <w:pPr>
        <w:rPr>
          <w:del w:id="23" w:author="Gizem Korkmaz" w:date="2020-02-21T16:34:00Z"/>
          <w:rFonts w:ascii="Arial" w:eastAsia="Arial" w:hAnsi="Arial" w:cs="Arial"/>
        </w:rPr>
      </w:pPr>
      <w:ins w:id="24" w:author="Michael Todd" w:date="2020-01-07T21:18:00Z">
        <w:del w:id="25" w:author="Gizem Korkmaz" w:date="2020-02-21T16:34:00Z">
          <w:r w:rsidDel="0060396A">
            <w:rPr>
              <w:rFonts w:ascii="Arial" w:eastAsia="Arial" w:hAnsi="Arial" w:cs="Arial"/>
            </w:rPr>
            <w:delText>[I appreciate both the charts in this. Having a quick glossary in something technical I think is a considerate use of the reader</w:delText>
          </w:r>
        </w:del>
      </w:ins>
      <w:ins w:id="26" w:author="Michael Todd" w:date="2020-01-07T21:19:00Z">
        <w:del w:id="27" w:author="Gizem Korkmaz" w:date="2020-02-21T16:34:00Z">
          <w:r w:rsidDel="0060396A">
            <w:rPr>
              <w:rFonts w:ascii="Arial" w:eastAsia="Arial" w:hAnsi="Arial" w:cs="Arial"/>
            </w:rPr>
            <w:delText>’s time, although it does slow down the narrative. And I think the stretgies chart is really the only quick-hit way to present that information with any hope of comprehensiveness or granularity.]</w:delText>
          </w:r>
        </w:del>
      </w:ins>
    </w:p>
    <w:p w14:paraId="321243FD" w14:textId="6946DB0F" w:rsidR="1E7FA389" w:rsidRDefault="15044615" w:rsidP="15044615">
      <w:pPr>
        <w:rPr>
          <w:rFonts w:ascii="Arial" w:eastAsia="Arial" w:hAnsi="Arial" w:cs="Arial"/>
        </w:rPr>
      </w:pPr>
      <w:r w:rsidRPr="15044615">
        <w:rPr>
          <w:rFonts w:ascii="Arial" w:eastAsia="Arial" w:hAnsi="Arial" w:cs="Arial"/>
          <w:b/>
          <w:bCs/>
        </w:rPr>
        <w:t xml:space="preserve">OSS TERMINOLOGY </w:t>
      </w:r>
    </w:p>
    <w:tbl>
      <w:tblPr>
        <w:tblStyle w:val="TableGrid"/>
        <w:tblW w:w="0" w:type="auto"/>
        <w:tblLayout w:type="fixed"/>
        <w:tblLook w:val="06A0" w:firstRow="1" w:lastRow="0" w:firstColumn="1" w:lastColumn="0" w:noHBand="1" w:noVBand="1"/>
      </w:tblPr>
      <w:tblGrid>
        <w:gridCol w:w="3270"/>
        <w:gridCol w:w="6090"/>
      </w:tblGrid>
      <w:tr w:rsidR="1E7FA389" w14:paraId="03DF18F0" w14:textId="77777777" w:rsidTr="15044615">
        <w:tc>
          <w:tcPr>
            <w:tcW w:w="3270" w:type="dxa"/>
          </w:tcPr>
          <w:p w14:paraId="2AAAEDA4" w14:textId="066C5A91" w:rsidR="1E7FA389" w:rsidRDefault="1E7FA389" w:rsidP="1E7FA389">
            <w:pPr>
              <w:rPr>
                <w:rFonts w:ascii="Arial" w:eastAsia="Arial" w:hAnsi="Arial" w:cs="Arial"/>
                <w:b/>
                <w:bCs/>
              </w:rPr>
            </w:pPr>
            <w:r w:rsidRPr="1E7FA389">
              <w:rPr>
                <w:rFonts w:ascii="Arial" w:eastAsia="Arial" w:hAnsi="Arial" w:cs="Arial"/>
                <w:b/>
                <w:bCs/>
              </w:rPr>
              <w:t>Term</w:t>
            </w:r>
          </w:p>
        </w:tc>
        <w:tc>
          <w:tcPr>
            <w:tcW w:w="6090" w:type="dxa"/>
          </w:tcPr>
          <w:p w14:paraId="268DCAFB" w14:textId="665C2BA4" w:rsidR="1E7FA389" w:rsidRDefault="1E7FA389" w:rsidP="1E7FA389">
            <w:pPr>
              <w:rPr>
                <w:rFonts w:ascii="Arial" w:eastAsia="Arial" w:hAnsi="Arial" w:cs="Arial"/>
                <w:b/>
                <w:bCs/>
              </w:rPr>
            </w:pPr>
            <w:r w:rsidRPr="1E7FA389">
              <w:rPr>
                <w:rFonts w:ascii="Arial" w:eastAsia="Arial" w:hAnsi="Arial" w:cs="Arial"/>
                <w:b/>
                <w:bCs/>
              </w:rPr>
              <w:t>Definition</w:t>
            </w:r>
          </w:p>
        </w:tc>
      </w:tr>
      <w:tr w:rsidR="1E7FA389" w14:paraId="77C114F5" w14:textId="77777777" w:rsidTr="15044615">
        <w:tc>
          <w:tcPr>
            <w:tcW w:w="3270" w:type="dxa"/>
          </w:tcPr>
          <w:p w14:paraId="58D9751C" w14:textId="2E5B7AAC" w:rsidR="1E7FA389" w:rsidRDefault="1E7FA389" w:rsidP="1E7FA389">
            <w:pPr>
              <w:rPr>
                <w:rFonts w:ascii="Arial" w:eastAsia="Arial" w:hAnsi="Arial" w:cs="Arial"/>
                <w:b/>
                <w:bCs/>
              </w:rPr>
            </w:pPr>
            <w:r w:rsidRPr="1E7FA389">
              <w:rPr>
                <w:rFonts w:ascii="Arial" w:eastAsia="Arial" w:hAnsi="Arial" w:cs="Arial"/>
              </w:rPr>
              <w:t>Open Source Software (OSS)</w:t>
            </w:r>
          </w:p>
        </w:tc>
        <w:tc>
          <w:tcPr>
            <w:tcW w:w="6090" w:type="dxa"/>
          </w:tcPr>
          <w:p w14:paraId="0A30AD66" w14:textId="65122F52" w:rsidR="1E7FA389" w:rsidRDefault="00097E4B" w:rsidP="1E7FA389">
            <w:pPr>
              <w:rPr>
                <w:rFonts w:ascii="Arial" w:eastAsia="Arial" w:hAnsi="Arial" w:cs="Arial"/>
              </w:rPr>
            </w:pPr>
            <w:r>
              <w:rPr>
                <w:rFonts w:ascii="Arial" w:eastAsia="Arial" w:hAnsi="Arial" w:cs="Arial"/>
              </w:rPr>
              <w:t>“</w:t>
            </w:r>
            <w:r w:rsidR="1E7FA389" w:rsidRPr="1E7FA389">
              <w:rPr>
                <w:rFonts w:ascii="Arial" w:eastAsia="Arial" w:hAnsi="Arial" w:cs="Arial"/>
              </w:rPr>
              <w:t>A computer software, with its source code made available with a license</w:t>
            </w:r>
            <w:r>
              <w:rPr>
                <w:rFonts w:ascii="Arial" w:eastAsia="Arial" w:hAnsi="Arial" w:cs="Arial"/>
              </w:rPr>
              <w:t>”</w:t>
            </w:r>
            <w:r w:rsidR="1E7FA389" w:rsidRPr="1E7FA389">
              <w:rPr>
                <w:rFonts w:ascii="Arial" w:eastAsia="Arial" w:hAnsi="Arial" w:cs="Arial"/>
              </w:rPr>
              <w:t xml:space="preserve"> (Source: Robbins et al. 2019).</w:t>
            </w:r>
          </w:p>
        </w:tc>
      </w:tr>
      <w:tr w:rsidR="1E7FA389" w14:paraId="5634D344" w14:textId="77777777" w:rsidTr="15044615">
        <w:tc>
          <w:tcPr>
            <w:tcW w:w="3270" w:type="dxa"/>
          </w:tcPr>
          <w:p w14:paraId="22C9CEE0" w14:textId="0F11D54F" w:rsidR="1E7FA389" w:rsidRDefault="0060396A" w:rsidP="1E7FA389">
            <w:pPr>
              <w:rPr>
                <w:rFonts w:ascii="Arial" w:eastAsia="Arial" w:hAnsi="Arial" w:cs="Arial"/>
                <w:b/>
                <w:bCs/>
              </w:rPr>
            </w:pPr>
            <w:hyperlink r:id="rId9">
              <w:r w:rsidR="1E7FA389" w:rsidRPr="1E7FA389">
                <w:rPr>
                  <w:rStyle w:val="Hyperlink"/>
                  <w:rFonts w:ascii="Arial" w:eastAsia="Arial" w:hAnsi="Arial" w:cs="Arial"/>
                </w:rPr>
                <w:t>Open Source Initiative</w:t>
              </w:r>
            </w:hyperlink>
          </w:p>
        </w:tc>
        <w:tc>
          <w:tcPr>
            <w:tcW w:w="6090" w:type="dxa"/>
          </w:tcPr>
          <w:p w14:paraId="2CD292C0" w14:textId="2A325DF1" w:rsidR="1E7FA389" w:rsidRDefault="15044615" w:rsidP="15044615">
            <w:r w:rsidRPr="15044615">
              <w:rPr>
                <w:rFonts w:ascii="Arial" w:eastAsia="Arial" w:hAnsi="Arial" w:cs="Arial"/>
              </w:rPr>
              <w:t>A worldwide non-profit that spreads knowledge about OSS, promotes its usage, and connects various OSS communities.</w:t>
            </w:r>
          </w:p>
          <w:p w14:paraId="0B123848" w14:textId="7072CF61" w:rsidR="1E7FA389" w:rsidRDefault="1E7FA389" w:rsidP="1E7FA389">
            <w:pPr>
              <w:rPr>
                <w:rFonts w:ascii="Arial" w:eastAsia="Arial" w:hAnsi="Arial" w:cs="Arial"/>
                <w:b/>
                <w:bCs/>
              </w:rPr>
            </w:pPr>
          </w:p>
        </w:tc>
      </w:tr>
      <w:tr w:rsidR="1E7FA389" w14:paraId="07AEDC4D" w14:textId="77777777" w:rsidTr="15044615">
        <w:tc>
          <w:tcPr>
            <w:tcW w:w="3270" w:type="dxa"/>
          </w:tcPr>
          <w:p w14:paraId="311A2732" w14:textId="393FCFB2" w:rsidR="1E7FA389" w:rsidRDefault="1E7FA389" w:rsidP="1E7FA389">
            <w:pPr>
              <w:rPr>
                <w:rFonts w:ascii="Arial" w:eastAsia="Arial" w:hAnsi="Arial" w:cs="Arial"/>
                <w:b/>
                <w:bCs/>
              </w:rPr>
            </w:pPr>
            <w:r w:rsidRPr="1E7FA389">
              <w:rPr>
                <w:rFonts w:ascii="Arial" w:eastAsia="Arial" w:hAnsi="Arial" w:cs="Arial"/>
              </w:rPr>
              <w:t>OSS License</w:t>
            </w:r>
          </w:p>
        </w:tc>
        <w:tc>
          <w:tcPr>
            <w:tcW w:w="6090" w:type="dxa"/>
          </w:tcPr>
          <w:p w14:paraId="53C8F3D3" w14:textId="5A067246" w:rsidR="1E7FA389" w:rsidRDefault="15044615" w:rsidP="15044615">
            <w:pPr>
              <w:rPr>
                <w:rFonts w:ascii="Arial" w:eastAsia="Arial" w:hAnsi="Arial" w:cs="Arial"/>
              </w:rPr>
            </w:pPr>
            <w:r w:rsidRPr="15044615">
              <w:rPr>
                <w:rFonts w:ascii="Arial" w:eastAsia="Arial" w:hAnsi="Arial" w:cs="Arial"/>
              </w:rPr>
              <w:t xml:space="preserve">Protections defining the limitations of use for OSS code. </w:t>
            </w:r>
          </w:p>
        </w:tc>
      </w:tr>
      <w:tr w:rsidR="1E7FA389" w14:paraId="52D7F71C" w14:textId="77777777" w:rsidTr="15044615">
        <w:tc>
          <w:tcPr>
            <w:tcW w:w="3270" w:type="dxa"/>
          </w:tcPr>
          <w:p w14:paraId="1D5D1796" w14:textId="26B11055" w:rsidR="1E7FA389" w:rsidRDefault="0060396A" w:rsidP="1E7FA389">
            <w:pPr>
              <w:rPr>
                <w:rFonts w:ascii="Arial" w:eastAsia="Arial" w:hAnsi="Arial" w:cs="Arial"/>
                <w:b/>
                <w:bCs/>
              </w:rPr>
            </w:pPr>
            <w:hyperlink r:id="rId10">
              <w:r w:rsidR="1E7FA389" w:rsidRPr="1E7FA389">
                <w:rPr>
                  <w:rStyle w:val="Hyperlink"/>
                  <w:rFonts w:ascii="Arial" w:eastAsia="Arial" w:hAnsi="Arial" w:cs="Arial"/>
                </w:rPr>
                <w:t>Repository</w:t>
              </w:r>
            </w:hyperlink>
          </w:p>
        </w:tc>
        <w:tc>
          <w:tcPr>
            <w:tcW w:w="6090" w:type="dxa"/>
          </w:tcPr>
          <w:p w14:paraId="13DA3FA7" w14:textId="4AE5449C" w:rsidR="1E7FA389" w:rsidRDefault="1E7FA389" w:rsidP="1E7FA389">
            <w:pPr>
              <w:rPr>
                <w:rFonts w:ascii="Arial" w:eastAsia="Arial" w:hAnsi="Arial" w:cs="Arial"/>
              </w:rPr>
            </w:pPr>
            <w:r w:rsidRPr="1E7FA389">
              <w:rPr>
                <w:rFonts w:ascii="Arial" w:eastAsia="Arial" w:hAnsi="Arial" w:cs="Arial"/>
              </w:rPr>
              <w:t>Contains all of a project's files and relevant discussions</w:t>
            </w:r>
          </w:p>
        </w:tc>
      </w:tr>
      <w:tr w:rsidR="1E7FA389" w14:paraId="6CD736CA" w14:textId="77777777" w:rsidTr="15044615">
        <w:tc>
          <w:tcPr>
            <w:tcW w:w="3270" w:type="dxa"/>
          </w:tcPr>
          <w:p w14:paraId="3090E97C" w14:textId="2B32C8D1" w:rsidR="1E7FA389" w:rsidRDefault="1E7FA389" w:rsidP="1E7FA389">
            <w:pPr>
              <w:rPr>
                <w:rFonts w:ascii="Arial" w:eastAsia="Arial" w:hAnsi="Arial" w:cs="Arial"/>
                <w:b/>
                <w:bCs/>
              </w:rPr>
            </w:pPr>
            <w:r w:rsidRPr="1E7FA389">
              <w:rPr>
                <w:rFonts w:ascii="Arial" w:eastAsia="Arial" w:hAnsi="Arial" w:cs="Arial"/>
              </w:rPr>
              <w:t>Commit</w:t>
            </w:r>
          </w:p>
        </w:tc>
        <w:tc>
          <w:tcPr>
            <w:tcW w:w="6090" w:type="dxa"/>
          </w:tcPr>
          <w:p w14:paraId="4CD03BDF" w14:textId="0DAFF91D" w:rsidR="1E7FA389" w:rsidRDefault="1E7FA389" w:rsidP="1E7FA389">
            <w:pPr>
              <w:rPr>
                <w:rFonts w:ascii="Arial" w:eastAsia="Arial" w:hAnsi="Arial" w:cs="Arial"/>
              </w:rPr>
            </w:pPr>
            <w:r w:rsidRPr="1E7FA389">
              <w:rPr>
                <w:rFonts w:ascii="Arial" w:eastAsia="Arial" w:hAnsi="Arial" w:cs="Arial"/>
              </w:rPr>
              <w:t>An individual change to a file for a repository</w:t>
            </w:r>
          </w:p>
        </w:tc>
      </w:tr>
      <w:tr w:rsidR="1E7FA389" w14:paraId="1D4D2B47" w14:textId="77777777" w:rsidTr="15044615">
        <w:tc>
          <w:tcPr>
            <w:tcW w:w="3270" w:type="dxa"/>
          </w:tcPr>
          <w:p w14:paraId="50D31559" w14:textId="430AA045" w:rsidR="1E7FA389" w:rsidRDefault="1E7FA389" w:rsidP="1E7FA389">
            <w:pPr>
              <w:rPr>
                <w:rFonts w:ascii="Arial" w:eastAsia="Arial" w:hAnsi="Arial" w:cs="Arial"/>
                <w:b/>
                <w:bCs/>
              </w:rPr>
            </w:pPr>
            <w:r w:rsidRPr="1E7FA389">
              <w:rPr>
                <w:rFonts w:ascii="Arial" w:eastAsia="Arial" w:hAnsi="Arial" w:cs="Arial"/>
              </w:rPr>
              <w:t>Contributor</w:t>
            </w:r>
          </w:p>
        </w:tc>
        <w:tc>
          <w:tcPr>
            <w:tcW w:w="6090" w:type="dxa"/>
          </w:tcPr>
          <w:p w14:paraId="4433A3B0" w14:textId="1B004032" w:rsidR="1E7FA389" w:rsidRDefault="1E7FA389" w:rsidP="1E7FA389">
            <w:pPr>
              <w:rPr>
                <w:rFonts w:ascii="Arial" w:eastAsia="Arial" w:hAnsi="Arial" w:cs="Arial"/>
              </w:rPr>
            </w:pPr>
            <w:r w:rsidRPr="1E7FA389">
              <w:rPr>
                <w:rFonts w:ascii="Arial" w:eastAsia="Arial" w:hAnsi="Arial" w:cs="Arial"/>
              </w:rPr>
              <w:t xml:space="preserve">Someone who successfully committed to a project </w:t>
            </w:r>
          </w:p>
        </w:tc>
      </w:tr>
    </w:tbl>
    <w:p w14:paraId="466EAEA0" w14:textId="050D97C4" w:rsidR="1E7FA389" w:rsidRDefault="1E7FA389" w:rsidP="1E7FA389">
      <w:pPr>
        <w:rPr>
          <w:rFonts w:ascii="Arial" w:eastAsia="Arial" w:hAnsi="Arial" w:cs="Arial"/>
          <w:b/>
          <w:bCs/>
        </w:rPr>
      </w:pPr>
    </w:p>
    <w:p w14:paraId="55059684" w14:textId="5E8FDC26" w:rsidR="1E7FA389" w:rsidRDefault="1E7FA389" w:rsidP="1E7FA389">
      <w:pPr>
        <w:rPr>
          <w:rFonts w:ascii="Arial" w:eastAsia="Arial" w:hAnsi="Arial" w:cs="Arial"/>
        </w:rPr>
      </w:pPr>
      <w:r w:rsidRPr="1E7FA389">
        <w:rPr>
          <w:rFonts w:ascii="Arial" w:eastAsia="Arial" w:hAnsi="Arial" w:cs="Arial"/>
          <w:b/>
          <w:bCs/>
        </w:rPr>
        <w:t xml:space="preserve">Data Collection Methods: </w:t>
      </w:r>
    </w:p>
    <w:p w14:paraId="3C479FBB" w14:textId="61245025" w:rsidR="1E7FA389" w:rsidRDefault="1E7FA389" w:rsidP="7C153083">
      <w:pPr>
        <w:ind w:firstLine="720"/>
        <w:rPr>
          <w:rFonts w:ascii="Arial" w:eastAsia="Arial" w:hAnsi="Arial" w:cs="Arial"/>
        </w:rPr>
      </w:pPr>
      <w:r w:rsidRPr="7C153083">
        <w:rPr>
          <w:rFonts w:ascii="Arial" w:eastAsia="Arial" w:hAnsi="Arial" w:cs="Arial"/>
        </w:rPr>
        <w:t>There are several methods available to collect data from GitHub. We aimed to collect specific information on Git</w:t>
      </w:r>
      <w:r w:rsidR="3F256554" w:rsidRPr="7C153083">
        <w:rPr>
          <w:rFonts w:ascii="Arial" w:eastAsia="Arial" w:hAnsi="Arial" w:cs="Arial"/>
        </w:rPr>
        <w:t>H</w:t>
      </w:r>
      <w:r w:rsidRPr="7C153083">
        <w:rPr>
          <w:rFonts w:ascii="Arial" w:eastAsia="Arial" w:hAnsi="Arial" w:cs="Arial"/>
        </w:rPr>
        <w:t xml:space="preserve">ub users and repositories that directly address our questions: </w:t>
      </w:r>
    </w:p>
    <w:p w14:paraId="5F3FE1AE" w14:textId="4117A724" w:rsidR="1E7FA389" w:rsidRDefault="1E7FA389" w:rsidP="1E7FA389">
      <w:pPr>
        <w:ind w:firstLine="720"/>
        <w:rPr>
          <w:rFonts w:ascii="Arial" w:eastAsia="Arial" w:hAnsi="Arial" w:cs="Arial"/>
        </w:rPr>
      </w:pPr>
      <w:r w:rsidRPr="1E7FA389">
        <w:rPr>
          <w:rFonts w:ascii="Arial" w:eastAsia="Arial" w:hAnsi="Arial" w:cs="Arial"/>
        </w:rPr>
        <w:t xml:space="preserve">1. </w:t>
      </w:r>
      <w:r w:rsidRPr="1E7FA389">
        <w:rPr>
          <w:rFonts w:ascii="Arial" w:eastAsia="Arial" w:hAnsi="Arial" w:cs="Arial"/>
          <w:i/>
          <w:iCs/>
        </w:rPr>
        <w:t>Repository names</w:t>
      </w:r>
      <w:r w:rsidRPr="1E7FA389">
        <w:rPr>
          <w:rFonts w:ascii="Arial" w:eastAsia="Arial" w:hAnsi="Arial" w:cs="Arial"/>
        </w:rPr>
        <w:t xml:space="preserve">, </w:t>
      </w:r>
      <w:r w:rsidRPr="1E7FA389">
        <w:rPr>
          <w:rFonts w:ascii="Arial" w:eastAsia="Arial" w:hAnsi="Arial" w:cs="Arial"/>
          <w:i/>
          <w:iCs/>
        </w:rPr>
        <w:t>license, additions</w:t>
      </w:r>
      <w:r w:rsidRPr="1E7FA389">
        <w:rPr>
          <w:rFonts w:ascii="Arial" w:eastAsia="Arial" w:hAnsi="Arial" w:cs="Arial"/>
        </w:rPr>
        <w:t xml:space="preserve">, and </w:t>
      </w:r>
      <w:r w:rsidRPr="1E7FA389">
        <w:rPr>
          <w:rFonts w:ascii="Arial" w:eastAsia="Arial" w:hAnsi="Arial" w:cs="Arial"/>
          <w:i/>
          <w:iCs/>
        </w:rPr>
        <w:t xml:space="preserve">deletions </w:t>
      </w:r>
      <w:r w:rsidRPr="1E7FA389">
        <w:rPr>
          <w:rFonts w:ascii="Arial" w:eastAsia="Arial" w:hAnsi="Arial" w:cs="Arial"/>
        </w:rPr>
        <w:t>tell us how large the OSS Universe is.</w:t>
      </w:r>
    </w:p>
    <w:p w14:paraId="180D5A15" w14:textId="2B1932ED" w:rsidR="1E7FA389" w:rsidRDefault="1E7FA389" w:rsidP="1E7FA389">
      <w:pPr>
        <w:ind w:firstLine="720"/>
        <w:rPr>
          <w:rFonts w:ascii="Arial" w:eastAsia="Arial" w:hAnsi="Arial" w:cs="Arial"/>
        </w:rPr>
      </w:pPr>
      <w:r w:rsidRPr="1E7FA389">
        <w:rPr>
          <w:rFonts w:ascii="Arial" w:eastAsia="Arial" w:hAnsi="Arial" w:cs="Arial"/>
        </w:rPr>
        <w:t xml:space="preserve">2. With </w:t>
      </w:r>
      <w:r w:rsidRPr="1E7FA389">
        <w:rPr>
          <w:rFonts w:ascii="Arial" w:eastAsia="Arial" w:hAnsi="Arial" w:cs="Arial"/>
          <w:i/>
          <w:iCs/>
        </w:rPr>
        <w:t>creation date</w:t>
      </w:r>
      <w:r w:rsidRPr="1E7FA389">
        <w:rPr>
          <w:rFonts w:ascii="Arial" w:eastAsia="Arial" w:hAnsi="Arial" w:cs="Arial"/>
        </w:rPr>
        <w:t>, we can see how many repos were created over time.</w:t>
      </w:r>
    </w:p>
    <w:p w14:paraId="2254C8D8" w14:textId="689E229C" w:rsidR="1E7FA389" w:rsidRDefault="1E7FA389" w:rsidP="1E7FA389">
      <w:pPr>
        <w:ind w:firstLine="720"/>
        <w:rPr>
          <w:rFonts w:ascii="Arial" w:eastAsia="Arial" w:hAnsi="Arial" w:cs="Arial"/>
        </w:rPr>
      </w:pPr>
      <w:r w:rsidRPr="1E7FA389">
        <w:rPr>
          <w:rFonts w:ascii="Arial" w:eastAsia="Arial" w:hAnsi="Arial" w:cs="Arial"/>
        </w:rPr>
        <w:t xml:space="preserve">3. Contributor information including </w:t>
      </w:r>
      <w:r w:rsidRPr="1E7FA389">
        <w:rPr>
          <w:rFonts w:ascii="Arial" w:eastAsia="Arial" w:hAnsi="Arial" w:cs="Arial"/>
          <w:i/>
          <w:iCs/>
        </w:rPr>
        <w:t>email</w:t>
      </w:r>
      <w:r w:rsidRPr="1E7FA389">
        <w:rPr>
          <w:rFonts w:ascii="Arial" w:eastAsia="Arial" w:hAnsi="Arial" w:cs="Arial"/>
        </w:rPr>
        <w:t xml:space="preserve">, </w:t>
      </w:r>
      <w:r w:rsidRPr="1E7FA389">
        <w:rPr>
          <w:rFonts w:ascii="Arial" w:eastAsia="Arial" w:hAnsi="Arial" w:cs="Arial"/>
          <w:i/>
          <w:iCs/>
        </w:rPr>
        <w:t>location</w:t>
      </w:r>
      <w:r w:rsidRPr="1E7FA389">
        <w:rPr>
          <w:rFonts w:ascii="Arial" w:eastAsia="Arial" w:hAnsi="Arial" w:cs="Arial"/>
        </w:rPr>
        <w:t xml:space="preserve">, and </w:t>
      </w:r>
      <w:r w:rsidRPr="1E7FA389">
        <w:rPr>
          <w:rFonts w:ascii="Arial" w:eastAsia="Arial" w:hAnsi="Arial" w:cs="Arial"/>
          <w:i/>
          <w:iCs/>
        </w:rPr>
        <w:t xml:space="preserve">organization </w:t>
      </w:r>
      <w:r w:rsidRPr="1E7FA389">
        <w:rPr>
          <w:rFonts w:ascii="Arial" w:eastAsia="Arial" w:hAnsi="Arial" w:cs="Arial"/>
        </w:rPr>
        <w:t xml:space="preserve">tell us who is creating OSS and what sectors they belong too. </w:t>
      </w:r>
    </w:p>
    <w:p w14:paraId="7A1168C0" w14:textId="3685F89F" w:rsidR="1E7FA389" w:rsidRDefault="1E7FA389" w:rsidP="1E7FA389">
      <w:pPr>
        <w:rPr>
          <w:rFonts w:ascii="Arial" w:eastAsia="Arial" w:hAnsi="Arial" w:cs="Arial"/>
          <w:strike/>
        </w:rPr>
      </w:pPr>
      <w:r w:rsidRPr="1E7FA389">
        <w:rPr>
          <w:rFonts w:ascii="Arial" w:eastAsia="Arial" w:hAnsi="Arial" w:cs="Arial"/>
        </w:rPr>
        <w:lastRenderedPageBreak/>
        <w:t>In order to collect these data, we investigated five strategies:</w:t>
      </w:r>
    </w:p>
    <w:tbl>
      <w:tblPr>
        <w:tblStyle w:val="TableGrid"/>
        <w:tblW w:w="0" w:type="auto"/>
        <w:tblLayout w:type="fixed"/>
        <w:tblLook w:val="06A0" w:firstRow="1" w:lastRow="0" w:firstColumn="1" w:lastColumn="0" w:noHBand="1" w:noVBand="1"/>
      </w:tblPr>
      <w:tblGrid>
        <w:gridCol w:w="2100"/>
        <w:gridCol w:w="2535"/>
        <w:gridCol w:w="2025"/>
        <w:gridCol w:w="2700"/>
      </w:tblGrid>
      <w:tr w:rsidR="1E7FA389" w14:paraId="786FE30E" w14:textId="77777777" w:rsidTr="15044615">
        <w:tc>
          <w:tcPr>
            <w:tcW w:w="2100" w:type="dxa"/>
          </w:tcPr>
          <w:p w14:paraId="71D5634A" w14:textId="5A33038D" w:rsidR="1E7FA389" w:rsidRDefault="1E7FA389" w:rsidP="1E7FA389">
            <w:pPr>
              <w:jc w:val="center"/>
              <w:rPr>
                <w:rFonts w:ascii="Arial" w:eastAsia="Arial" w:hAnsi="Arial" w:cs="Arial"/>
                <w:b/>
                <w:bCs/>
              </w:rPr>
            </w:pPr>
            <w:r w:rsidRPr="1E7FA389">
              <w:rPr>
                <w:rFonts w:ascii="Arial" w:eastAsia="Arial" w:hAnsi="Arial" w:cs="Arial"/>
                <w:b/>
                <w:bCs/>
              </w:rPr>
              <w:t>Method and Description</w:t>
            </w:r>
          </w:p>
        </w:tc>
        <w:tc>
          <w:tcPr>
            <w:tcW w:w="2535" w:type="dxa"/>
          </w:tcPr>
          <w:p w14:paraId="0B9EC5DC" w14:textId="276E5B18" w:rsidR="1E7FA389" w:rsidRDefault="1E7FA389" w:rsidP="1E7FA389">
            <w:pPr>
              <w:jc w:val="center"/>
              <w:rPr>
                <w:rFonts w:ascii="Arial" w:eastAsia="Arial" w:hAnsi="Arial" w:cs="Arial"/>
                <w:b/>
                <w:bCs/>
              </w:rPr>
            </w:pPr>
            <w:r w:rsidRPr="1E7FA389">
              <w:rPr>
                <w:rFonts w:ascii="Arial" w:eastAsia="Arial" w:hAnsi="Arial" w:cs="Arial"/>
                <w:b/>
                <w:bCs/>
              </w:rPr>
              <w:t>Information available</w:t>
            </w:r>
          </w:p>
        </w:tc>
        <w:tc>
          <w:tcPr>
            <w:tcW w:w="2025" w:type="dxa"/>
          </w:tcPr>
          <w:p w14:paraId="47C2B969" w14:textId="670B60CE" w:rsidR="1E7FA389" w:rsidRDefault="1E7FA389" w:rsidP="1E7FA389">
            <w:pPr>
              <w:jc w:val="center"/>
              <w:rPr>
                <w:rFonts w:ascii="Arial" w:eastAsia="Arial" w:hAnsi="Arial" w:cs="Arial"/>
                <w:b/>
                <w:bCs/>
              </w:rPr>
            </w:pPr>
            <w:r w:rsidRPr="1E7FA389">
              <w:rPr>
                <w:rFonts w:ascii="Arial" w:eastAsia="Arial" w:hAnsi="Arial" w:cs="Arial"/>
                <w:b/>
                <w:bCs/>
              </w:rPr>
              <w:t xml:space="preserve">Accessibility </w:t>
            </w:r>
          </w:p>
        </w:tc>
        <w:tc>
          <w:tcPr>
            <w:tcW w:w="2700" w:type="dxa"/>
          </w:tcPr>
          <w:p w14:paraId="7442D187" w14:textId="75788514" w:rsidR="1E7FA389" w:rsidRDefault="1E7FA389" w:rsidP="1E7FA389">
            <w:pPr>
              <w:jc w:val="center"/>
              <w:rPr>
                <w:rFonts w:ascii="Arial" w:eastAsia="Arial" w:hAnsi="Arial" w:cs="Arial"/>
                <w:b/>
                <w:bCs/>
              </w:rPr>
            </w:pPr>
            <w:r w:rsidRPr="1E7FA389">
              <w:rPr>
                <w:rFonts w:ascii="Arial" w:eastAsia="Arial" w:hAnsi="Arial" w:cs="Arial"/>
                <w:b/>
                <w:bCs/>
              </w:rPr>
              <w:t>Limitations</w:t>
            </w:r>
          </w:p>
        </w:tc>
      </w:tr>
      <w:tr w:rsidR="1E7FA389" w14:paraId="2C8124DD" w14:textId="77777777" w:rsidTr="15044615">
        <w:tc>
          <w:tcPr>
            <w:tcW w:w="2100" w:type="dxa"/>
          </w:tcPr>
          <w:p w14:paraId="79BFF0CF" w14:textId="6C8B0A65" w:rsidR="1E7FA389" w:rsidRDefault="0060396A" w:rsidP="1E7FA389">
            <w:pPr>
              <w:rPr>
                <w:rFonts w:ascii="Arial" w:eastAsia="Arial" w:hAnsi="Arial" w:cs="Arial"/>
              </w:rPr>
            </w:pPr>
            <w:hyperlink r:id="rId11">
              <w:r w:rsidR="1E7FA389" w:rsidRPr="1E7FA389">
                <w:rPr>
                  <w:rStyle w:val="Hyperlink"/>
                  <w:rFonts w:ascii="Arial" w:eastAsia="Arial" w:hAnsi="Arial" w:cs="Arial"/>
                </w:rPr>
                <w:t xml:space="preserve">GitHub’s </w:t>
              </w:r>
              <w:proofErr w:type="spellStart"/>
              <w:r w:rsidR="1E7FA389" w:rsidRPr="1E7FA389">
                <w:rPr>
                  <w:rStyle w:val="Hyperlink"/>
                  <w:rFonts w:ascii="Arial" w:eastAsia="Arial" w:hAnsi="Arial" w:cs="Arial"/>
                  <w:b/>
                  <w:bCs/>
                </w:rPr>
                <w:t>RestAPI</w:t>
              </w:r>
              <w:proofErr w:type="spellEnd"/>
            </w:hyperlink>
            <w:r w:rsidR="1E7FA389" w:rsidRPr="1E7FA389">
              <w:rPr>
                <w:rFonts w:ascii="Arial" w:eastAsia="Arial" w:hAnsi="Arial" w:cs="Arial"/>
                <w:b/>
                <w:bCs/>
              </w:rPr>
              <w:t xml:space="preserve"> – </w:t>
            </w:r>
            <w:r w:rsidR="1E7FA389" w:rsidRPr="1E7FA389">
              <w:rPr>
                <w:rFonts w:ascii="Arial" w:eastAsia="Arial" w:hAnsi="Arial" w:cs="Arial"/>
              </w:rPr>
              <w:t>a traditional API for GitHub’s data</w:t>
            </w:r>
          </w:p>
        </w:tc>
        <w:tc>
          <w:tcPr>
            <w:tcW w:w="2535" w:type="dxa"/>
          </w:tcPr>
          <w:p w14:paraId="300C307C" w14:textId="0802BE81" w:rsidR="1E7FA389" w:rsidRDefault="1E7FA389" w:rsidP="1E7FA389">
            <w:pPr>
              <w:rPr>
                <w:rFonts w:ascii="Arial" w:eastAsia="Arial" w:hAnsi="Arial" w:cs="Arial"/>
              </w:rPr>
            </w:pPr>
            <w:r w:rsidRPr="1E7FA389">
              <w:rPr>
                <w:rFonts w:ascii="Arial" w:eastAsia="Arial" w:hAnsi="Arial" w:cs="Arial"/>
              </w:rPr>
              <w:t>Repository name, contributor, commits, and many more variables associated with a page of interest</w:t>
            </w:r>
          </w:p>
        </w:tc>
        <w:tc>
          <w:tcPr>
            <w:tcW w:w="2025" w:type="dxa"/>
          </w:tcPr>
          <w:p w14:paraId="7C43587A" w14:textId="0A16F99D" w:rsidR="1E7FA389" w:rsidRDefault="1E7FA389" w:rsidP="1E7FA389">
            <w:pPr>
              <w:spacing w:line="259" w:lineRule="auto"/>
              <w:rPr>
                <w:rFonts w:ascii="Arial" w:eastAsia="Arial" w:hAnsi="Arial" w:cs="Arial"/>
              </w:rPr>
            </w:pPr>
            <w:r w:rsidRPr="1E7FA389">
              <w:rPr>
                <w:rFonts w:ascii="Arial" w:eastAsia="Arial" w:hAnsi="Arial" w:cs="Arial"/>
              </w:rPr>
              <w:t xml:space="preserve">Query Rest API using </w:t>
            </w:r>
            <w:proofErr w:type="spellStart"/>
            <w:r w:rsidRPr="1E7FA389">
              <w:rPr>
                <w:rFonts w:ascii="Arial" w:eastAsia="Arial" w:hAnsi="Arial" w:cs="Arial"/>
              </w:rPr>
              <w:t>RStudio</w:t>
            </w:r>
            <w:proofErr w:type="spellEnd"/>
          </w:p>
        </w:tc>
        <w:tc>
          <w:tcPr>
            <w:tcW w:w="2700" w:type="dxa"/>
          </w:tcPr>
          <w:p w14:paraId="7D1D98CE" w14:textId="47877474" w:rsidR="1E7FA389" w:rsidRDefault="1E7FA389" w:rsidP="1E7FA389">
            <w:pPr>
              <w:rPr>
                <w:rFonts w:ascii="Arial" w:eastAsia="Arial" w:hAnsi="Arial" w:cs="Arial"/>
              </w:rPr>
            </w:pPr>
            <w:r w:rsidRPr="1E7FA389">
              <w:rPr>
                <w:rFonts w:ascii="Arial" w:eastAsia="Arial" w:hAnsi="Arial" w:cs="Arial"/>
              </w:rPr>
              <w:t>-Low (5000) hourly rate limit</w:t>
            </w:r>
          </w:p>
          <w:p w14:paraId="3D959438" w14:textId="7561F072" w:rsidR="1E7FA389" w:rsidRDefault="1E7FA389" w:rsidP="1E7FA389">
            <w:pPr>
              <w:rPr>
                <w:rFonts w:ascii="Arial" w:eastAsia="Arial" w:hAnsi="Arial" w:cs="Arial"/>
              </w:rPr>
            </w:pPr>
            <w:r w:rsidRPr="1E7FA389">
              <w:rPr>
                <w:rFonts w:ascii="Arial" w:eastAsia="Arial" w:hAnsi="Arial" w:cs="Arial"/>
              </w:rPr>
              <w:t>-Data requires more manipulation before being useful</w:t>
            </w:r>
          </w:p>
          <w:p w14:paraId="27947DB6" w14:textId="5A591B58" w:rsidR="1E7FA389" w:rsidRDefault="1E7FA389" w:rsidP="1E7FA389">
            <w:pPr>
              <w:rPr>
                <w:rFonts w:ascii="Arial" w:eastAsia="Arial" w:hAnsi="Arial" w:cs="Arial"/>
              </w:rPr>
            </w:pPr>
            <w:r w:rsidRPr="1E7FA389">
              <w:rPr>
                <w:rFonts w:ascii="Arial" w:eastAsia="Arial" w:hAnsi="Arial" w:cs="Arial"/>
              </w:rPr>
              <w:t xml:space="preserve">-Cannot specify </w:t>
            </w:r>
          </w:p>
          <w:p w14:paraId="2C0C45CC" w14:textId="69CD0162" w:rsidR="1E7FA389" w:rsidRDefault="1E7FA389" w:rsidP="1E7FA389">
            <w:pPr>
              <w:rPr>
                <w:rFonts w:ascii="Arial" w:eastAsia="Arial" w:hAnsi="Arial" w:cs="Arial"/>
              </w:rPr>
            </w:pPr>
            <w:r w:rsidRPr="1E7FA389">
              <w:rPr>
                <w:rFonts w:ascii="Arial" w:eastAsia="Arial" w:hAnsi="Arial" w:cs="Arial"/>
              </w:rPr>
              <w:t>exactly what you want (licenses)</w:t>
            </w:r>
          </w:p>
        </w:tc>
      </w:tr>
      <w:tr w:rsidR="1E7FA389" w14:paraId="44DEEBED" w14:textId="77777777" w:rsidTr="15044615">
        <w:tc>
          <w:tcPr>
            <w:tcW w:w="2100" w:type="dxa"/>
          </w:tcPr>
          <w:p w14:paraId="6C884DDA" w14:textId="16396730" w:rsidR="1E7FA389" w:rsidRDefault="1E7FA389" w:rsidP="1E7FA389">
            <w:pPr>
              <w:rPr>
                <w:rFonts w:ascii="Arial" w:eastAsia="Arial" w:hAnsi="Arial" w:cs="Arial"/>
              </w:rPr>
            </w:pPr>
            <w:r w:rsidRPr="1E7FA389">
              <w:rPr>
                <w:rFonts w:ascii="Arial" w:eastAsia="Arial" w:hAnsi="Arial" w:cs="Arial"/>
              </w:rPr>
              <w:t xml:space="preserve">GitHub’s current API: </w:t>
            </w:r>
            <w:hyperlink r:id="rId12">
              <w:proofErr w:type="spellStart"/>
              <w:r w:rsidRPr="1E7FA389">
                <w:rPr>
                  <w:rStyle w:val="Hyperlink"/>
                  <w:rFonts w:ascii="Arial" w:eastAsia="Arial" w:hAnsi="Arial" w:cs="Arial"/>
                  <w:b/>
                  <w:bCs/>
                </w:rPr>
                <w:t>GraphQL</w:t>
              </w:r>
              <w:proofErr w:type="spellEnd"/>
            </w:hyperlink>
          </w:p>
        </w:tc>
        <w:tc>
          <w:tcPr>
            <w:tcW w:w="2535" w:type="dxa"/>
          </w:tcPr>
          <w:p w14:paraId="5A497D02" w14:textId="6D959BCC" w:rsidR="1E7FA389" w:rsidRDefault="1E7FA389" w:rsidP="1E7FA389">
            <w:pPr>
              <w:rPr>
                <w:rFonts w:ascii="Arial" w:eastAsia="Arial" w:hAnsi="Arial" w:cs="Arial"/>
              </w:rPr>
            </w:pPr>
            <w:r w:rsidRPr="1E7FA389">
              <w:rPr>
                <w:rFonts w:ascii="Arial" w:eastAsia="Arial" w:hAnsi="Arial" w:cs="Arial"/>
              </w:rPr>
              <w:t>Any information publicly available on the website</w:t>
            </w:r>
          </w:p>
        </w:tc>
        <w:tc>
          <w:tcPr>
            <w:tcW w:w="2025" w:type="dxa"/>
          </w:tcPr>
          <w:p w14:paraId="5F827C04" w14:textId="07DAA995" w:rsidR="1E7FA389" w:rsidRDefault="15044615" w:rsidP="15044615">
            <w:pPr>
              <w:rPr>
                <w:rFonts w:ascii="Arial" w:eastAsia="Arial" w:hAnsi="Arial" w:cs="Arial"/>
              </w:rPr>
            </w:pPr>
            <w:r w:rsidRPr="15044615">
              <w:rPr>
                <w:rFonts w:ascii="Arial" w:eastAsia="Arial" w:hAnsi="Arial" w:cs="Arial"/>
              </w:rPr>
              <w:t xml:space="preserve">Query </w:t>
            </w:r>
            <w:proofErr w:type="spellStart"/>
            <w:r w:rsidRPr="15044615">
              <w:rPr>
                <w:rFonts w:ascii="Arial" w:eastAsia="Arial" w:hAnsi="Arial" w:cs="Arial"/>
              </w:rPr>
              <w:t>GraphQL</w:t>
            </w:r>
            <w:proofErr w:type="spellEnd"/>
            <w:r w:rsidRPr="15044615">
              <w:rPr>
                <w:rFonts w:ascii="Arial" w:eastAsia="Arial" w:hAnsi="Arial" w:cs="Arial"/>
              </w:rPr>
              <w:t xml:space="preserve">   using </w:t>
            </w:r>
            <w:proofErr w:type="spellStart"/>
            <w:r w:rsidRPr="15044615">
              <w:rPr>
                <w:rFonts w:ascii="Arial" w:eastAsia="Arial" w:hAnsi="Arial" w:cs="Arial"/>
              </w:rPr>
              <w:t>RStudio</w:t>
            </w:r>
            <w:proofErr w:type="spellEnd"/>
            <w:r w:rsidRPr="15044615">
              <w:rPr>
                <w:rFonts w:ascii="Arial" w:eastAsia="Arial" w:hAnsi="Arial" w:cs="Arial"/>
              </w:rPr>
              <w:t xml:space="preserve">; </w:t>
            </w:r>
          </w:p>
          <w:p w14:paraId="6326AB9A" w14:textId="5C67315C" w:rsidR="1E7FA389" w:rsidRDefault="15044615" w:rsidP="15044615">
            <w:pPr>
              <w:rPr>
                <w:rFonts w:ascii="Arial" w:eastAsia="Arial" w:hAnsi="Arial" w:cs="Arial"/>
              </w:rPr>
            </w:pPr>
            <w:r w:rsidRPr="15044615">
              <w:rPr>
                <w:rFonts w:ascii="Arial" w:eastAsia="Arial" w:hAnsi="Arial" w:cs="Arial"/>
              </w:rPr>
              <w:t xml:space="preserve">Experiment on the </w:t>
            </w:r>
            <w:hyperlink r:id="rId13">
              <w:r w:rsidRPr="15044615">
                <w:rPr>
                  <w:rStyle w:val="Hyperlink"/>
                  <w:rFonts w:ascii="Arial" w:eastAsia="Arial" w:hAnsi="Arial" w:cs="Arial"/>
                </w:rPr>
                <w:t>explorer</w:t>
              </w:r>
            </w:hyperlink>
            <w:r w:rsidRPr="15044615">
              <w:rPr>
                <w:rFonts w:ascii="Arial" w:eastAsia="Arial" w:hAnsi="Arial" w:cs="Arial"/>
              </w:rPr>
              <w:t>.</w:t>
            </w:r>
          </w:p>
        </w:tc>
        <w:tc>
          <w:tcPr>
            <w:tcW w:w="2700" w:type="dxa"/>
          </w:tcPr>
          <w:p w14:paraId="59061E57" w14:textId="18390EB7" w:rsidR="1E7FA389" w:rsidRDefault="1E7FA389" w:rsidP="1E7FA389">
            <w:pPr>
              <w:rPr>
                <w:rFonts w:ascii="Arial" w:eastAsia="Arial" w:hAnsi="Arial" w:cs="Arial"/>
              </w:rPr>
            </w:pPr>
            <w:r w:rsidRPr="1E7FA389">
              <w:rPr>
                <w:rFonts w:ascii="Arial" w:eastAsia="Arial" w:hAnsi="Arial" w:cs="Arial"/>
              </w:rPr>
              <w:t>-Limited to first 1000 results</w:t>
            </w:r>
          </w:p>
          <w:p w14:paraId="034EA19D" w14:textId="223FFE8F" w:rsidR="1E7FA389" w:rsidRDefault="1E7FA389" w:rsidP="1E7FA389">
            <w:pPr>
              <w:rPr>
                <w:rFonts w:ascii="Arial" w:eastAsia="Arial" w:hAnsi="Arial" w:cs="Arial"/>
              </w:rPr>
            </w:pPr>
            <w:r w:rsidRPr="1E7FA389">
              <w:rPr>
                <w:rFonts w:ascii="Arial" w:eastAsia="Arial" w:hAnsi="Arial" w:cs="Arial"/>
              </w:rPr>
              <w:t>-Low (5000 hourly rate limit)</w:t>
            </w:r>
          </w:p>
          <w:p w14:paraId="29777930" w14:textId="137934F6" w:rsidR="1E7FA389" w:rsidRDefault="1E7FA389" w:rsidP="1E7FA389">
            <w:pPr>
              <w:rPr>
                <w:rFonts w:ascii="Arial" w:eastAsia="Arial" w:hAnsi="Arial" w:cs="Arial"/>
              </w:rPr>
            </w:pPr>
            <w:r w:rsidRPr="1E7FA389">
              <w:rPr>
                <w:rFonts w:ascii="Arial" w:eastAsia="Arial" w:hAnsi="Arial" w:cs="Arial"/>
              </w:rPr>
              <w:t>-Frequently times out</w:t>
            </w:r>
          </w:p>
        </w:tc>
      </w:tr>
      <w:tr w:rsidR="1E7FA389" w14:paraId="5FCA954C" w14:textId="77777777" w:rsidTr="15044615">
        <w:tc>
          <w:tcPr>
            <w:tcW w:w="2100" w:type="dxa"/>
          </w:tcPr>
          <w:p w14:paraId="272CCCC0" w14:textId="61F76516" w:rsidR="1E7FA389" w:rsidRDefault="1E7FA389" w:rsidP="1E7FA389">
            <w:pPr>
              <w:rPr>
                <w:rFonts w:ascii="Arial" w:eastAsia="Arial" w:hAnsi="Arial" w:cs="Arial"/>
              </w:rPr>
            </w:pPr>
            <w:r w:rsidRPr="1E7FA389">
              <w:rPr>
                <w:rFonts w:ascii="Arial" w:eastAsia="Arial" w:hAnsi="Arial" w:cs="Arial"/>
              </w:rPr>
              <w:t>Web-Scraping –crawling through HTML</w:t>
            </w:r>
          </w:p>
        </w:tc>
        <w:tc>
          <w:tcPr>
            <w:tcW w:w="2535" w:type="dxa"/>
          </w:tcPr>
          <w:p w14:paraId="60D9364A" w14:textId="5EA6C26B" w:rsidR="1E7FA389" w:rsidRDefault="1E7FA389" w:rsidP="1E7FA389">
            <w:pPr>
              <w:rPr>
                <w:rFonts w:ascii="Arial" w:eastAsia="Arial" w:hAnsi="Arial" w:cs="Arial"/>
              </w:rPr>
            </w:pPr>
            <w:r w:rsidRPr="1E7FA389">
              <w:rPr>
                <w:rFonts w:ascii="Arial" w:eastAsia="Arial" w:hAnsi="Arial" w:cs="Arial"/>
              </w:rPr>
              <w:t>Using repository names and owners, you can find the top 100 contributors and their additions and deletions</w:t>
            </w:r>
          </w:p>
        </w:tc>
        <w:tc>
          <w:tcPr>
            <w:tcW w:w="2025" w:type="dxa"/>
          </w:tcPr>
          <w:p w14:paraId="3B135BCA" w14:textId="6670FAB8" w:rsidR="1E7FA389" w:rsidRDefault="1E7FA389" w:rsidP="1E7FA389">
            <w:pPr>
              <w:rPr>
                <w:rFonts w:ascii="Arial" w:eastAsia="Arial" w:hAnsi="Arial" w:cs="Arial"/>
              </w:rPr>
            </w:pPr>
            <w:proofErr w:type="spellStart"/>
            <w:r w:rsidRPr="1E7FA389">
              <w:rPr>
                <w:rFonts w:ascii="Arial" w:eastAsia="Arial" w:hAnsi="Arial" w:cs="Arial"/>
              </w:rPr>
              <w:t>RStudio</w:t>
            </w:r>
            <w:proofErr w:type="spellEnd"/>
          </w:p>
        </w:tc>
        <w:tc>
          <w:tcPr>
            <w:tcW w:w="2700" w:type="dxa"/>
          </w:tcPr>
          <w:p w14:paraId="2BE37E54" w14:textId="51D614BB" w:rsidR="1E7FA389" w:rsidRDefault="1E7FA389" w:rsidP="1E7FA389">
            <w:pPr>
              <w:rPr>
                <w:rFonts w:ascii="Arial" w:eastAsia="Arial" w:hAnsi="Arial" w:cs="Arial"/>
              </w:rPr>
            </w:pPr>
            <w:r w:rsidRPr="1E7FA389">
              <w:rPr>
                <w:rFonts w:ascii="Arial" w:eastAsia="Arial" w:hAnsi="Arial" w:cs="Arial"/>
              </w:rPr>
              <w:t>-Time consuming</w:t>
            </w:r>
          </w:p>
          <w:p w14:paraId="6F2E37E2" w14:textId="7C336AE5" w:rsidR="1E7FA389" w:rsidRDefault="1E7FA389" w:rsidP="1E7FA389">
            <w:pPr>
              <w:rPr>
                <w:rFonts w:ascii="Arial" w:eastAsia="Arial" w:hAnsi="Arial" w:cs="Arial"/>
              </w:rPr>
            </w:pPr>
            <w:r w:rsidRPr="1E7FA389">
              <w:rPr>
                <w:rFonts w:ascii="Arial" w:eastAsia="Arial" w:hAnsi="Arial" w:cs="Arial"/>
              </w:rPr>
              <w:t>-Requires knowing specific repositories and owners</w:t>
            </w:r>
          </w:p>
        </w:tc>
      </w:tr>
      <w:tr w:rsidR="1E7FA389" w14:paraId="37C009FA" w14:textId="77777777" w:rsidTr="15044615">
        <w:tc>
          <w:tcPr>
            <w:tcW w:w="2100" w:type="dxa"/>
          </w:tcPr>
          <w:p w14:paraId="22A3B007" w14:textId="60898F93" w:rsidR="1E7FA389" w:rsidRDefault="1E7FA389" w:rsidP="1E7FA389">
            <w:pPr>
              <w:rPr>
                <w:rFonts w:ascii="Arial" w:eastAsia="Arial" w:hAnsi="Arial" w:cs="Arial"/>
              </w:rPr>
            </w:pPr>
            <w:proofErr w:type="spellStart"/>
            <w:r w:rsidRPr="1E7FA389">
              <w:rPr>
                <w:rFonts w:ascii="Arial" w:eastAsia="Arial" w:hAnsi="Arial" w:cs="Arial"/>
              </w:rPr>
              <w:t>BigQuery</w:t>
            </w:r>
            <w:proofErr w:type="spellEnd"/>
            <w:r w:rsidRPr="1E7FA389">
              <w:rPr>
                <w:rFonts w:ascii="Arial" w:eastAsia="Arial" w:hAnsi="Arial" w:cs="Arial"/>
              </w:rPr>
              <w:t xml:space="preserve"> – a public dataset maintained by Google</w:t>
            </w:r>
          </w:p>
        </w:tc>
        <w:tc>
          <w:tcPr>
            <w:tcW w:w="2535" w:type="dxa"/>
          </w:tcPr>
          <w:p w14:paraId="22971E1B" w14:textId="0509FB9A" w:rsidR="1E7FA389" w:rsidRDefault="1E7FA389" w:rsidP="1E7FA389">
            <w:pPr>
              <w:rPr>
                <w:rFonts w:ascii="Arial" w:eastAsia="Arial" w:hAnsi="Arial" w:cs="Arial"/>
              </w:rPr>
            </w:pPr>
            <w:r w:rsidRPr="1E7FA389">
              <w:rPr>
                <w:rFonts w:ascii="Arial" w:eastAsia="Arial" w:hAnsi="Arial" w:cs="Arial"/>
              </w:rPr>
              <w:t xml:space="preserve">Contains all the variables accessible from </w:t>
            </w:r>
            <w:proofErr w:type="spellStart"/>
            <w:r w:rsidRPr="1E7FA389">
              <w:rPr>
                <w:rFonts w:ascii="Arial" w:eastAsia="Arial" w:hAnsi="Arial" w:cs="Arial"/>
              </w:rPr>
              <w:t>RestAPI</w:t>
            </w:r>
            <w:proofErr w:type="spellEnd"/>
            <w:r w:rsidRPr="1E7FA389">
              <w:rPr>
                <w:rFonts w:ascii="Arial" w:eastAsia="Arial" w:hAnsi="Arial" w:cs="Arial"/>
              </w:rPr>
              <w:t xml:space="preserve"> in an easy to access format</w:t>
            </w:r>
          </w:p>
        </w:tc>
        <w:tc>
          <w:tcPr>
            <w:tcW w:w="2025" w:type="dxa"/>
          </w:tcPr>
          <w:p w14:paraId="0C891813" w14:textId="0566D318" w:rsidR="1E7FA389" w:rsidRDefault="0060396A" w:rsidP="1E7FA389">
            <w:pPr>
              <w:spacing w:line="259" w:lineRule="auto"/>
            </w:pPr>
            <w:hyperlink r:id="rId14" w:anchor="0">
              <w:r w:rsidR="1E7FA389" w:rsidRPr="1E7FA389">
                <w:rPr>
                  <w:rStyle w:val="Hyperlink"/>
                  <w:rFonts w:ascii="Arial" w:eastAsia="Arial" w:hAnsi="Arial" w:cs="Arial"/>
                </w:rPr>
                <w:t xml:space="preserve">Query the </w:t>
              </w:r>
              <w:proofErr w:type="spellStart"/>
              <w:r w:rsidR="1E7FA389" w:rsidRPr="1E7FA389">
                <w:rPr>
                  <w:rStyle w:val="Hyperlink"/>
                  <w:rFonts w:ascii="Arial" w:eastAsia="Arial" w:hAnsi="Arial" w:cs="Arial"/>
                </w:rPr>
                <w:t>BigQuery</w:t>
              </w:r>
              <w:proofErr w:type="spellEnd"/>
            </w:hyperlink>
            <w:r w:rsidR="1E7FA389" w:rsidRPr="1E7FA389">
              <w:rPr>
                <w:rFonts w:ascii="Arial" w:eastAsia="Arial" w:hAnsi="Arial" w:cs="Arial"/>
              </w:rPr>
              <w:t xml:space="preserve"> using Google</w:t>
            </w:r>
          </w:p>
        </w:tc>
        <w:tc>
          <w:tcPr>
            <w:tcW w:w="2700" w:type="dxa"/>
          </w:tcPr>
          <w:p w14:paraId="21D7C6BE" w14:textId="732C97C9" w:rsidR="1E7FA389" w:rsidRDefault="1E7FA389" w:rsidP="1E7FA389">
            <w:pPr>
              <w:rPr>
                <w:rFonts w:ascii="Arial" w:eastAsia="Arial" w:hAnsi="Arial" w:cs="Arial"/>
              </w:rPr>
            </w:pPr>
            <w:r w:rsidRPr="1E7FA389">
              <w:rPr>
                <w:rFonts w:ascii="Arial" w:eastAsia="Arial" w:hAnsi="Arial" w:cs="Arial"/>
              </w:rPr>
              <w:t>-Missing data from recent years</w:t>
            </w:r>
          </w:p>
          <w:p w14:paraId="5BEAECF2" w14:textId="31B25998" w:rsidR="1E7FA389" w:rsidRDefault="1E7FA389" w:rsidP="1E7FA389">
            <w:pPr>
              <w:rPr>
                <w:rFonts w:ascii="Arial" w:eastAsia="Arial" w:hAnsi="Arial" w:cs="Arial"/>
              </w:rPr>
            </w:pPr>
            <w:r w:rsidRPr="1E7FA389">
              <w:rPr>
                <w:rFonts w:ascii="Arial" w:eastAsia="Arial" w:hAnsi="Arial" w:cs="Arial"/>
              </w:rPr>
              <w:t xml:space="preserve">-Data is in inaccessible </w:t>
            </w:r>
            <w:proofErr w:type="spellStart"/>
            <w:r w:rsidRPr="1E7FA389">
              <w:rPr>
                <w:rFonts w:ascii="Arial" w:eastAsia="Arial" w:hAnsi="Arial" w:cs="Arial"/>
              </w:rPr>
              <w:t>RestAPI</w:t>
            </w:r>
            <w:proofErr w:type="spellEnd"/>
            <w:r w:rsidRPr="1E7FA389">
              <w:rPr>
                <w:rFonts w:ascii="Arial" w:eastAsia="Arial" w:hAnsi="Arial" w:cs="Arial"/>
              </w:rPr>
              <w:t xml:space="preserve"> format</w:t>
            </w:r>
          </w:p>
        </w:tc>
      </w:tr>
      <w:tr w:rsidR="1E7FA389" w14:paraId="67B05B2A" w14:textId="77777777" w:rsidTr="15044615">
        <w:tc>
          <w:tcPr>
            <w:tcW w:w="2100" w:type="dxa"/>
          </w:tcPr>
          <w:p w14:paraId="7C6E5AF3" w14:textId="5BFC237B" w:rsidR="1E7FA389" w:rsidRDefault="0060396A" w:rsidP="1E7FA389">
            <w:pPr>
              <w:rPr>
                <w:rFonts w:ascii="Arial" w:eastAsia="Arial" w:hAnsi="Arial" w:cs="Arial"/>
              </w:rPr>
            </w:pPr>
            <w:hyperlink r:id="rId15">
              <w:proofErr w:type="spellStart"/>
              <w:r w:rsidR="1E7FA389" w:rsidRPr="1E7FA389">
                <w:rPr>
                  <w:rStyle w:val="Hyperlink"/>
                  <w:rFonts w:ascii="Arial" w:eastAsia="Arial" w:hAnsi="Arial" w:cs="Arial"/>
                </w:rPr>
                <w:t>GHTorrent</w:t>
              </w:r>
              <w:proofErr w:type="spellEnd"/>
            </w:hyperlink>
            <w:r w:rsidR="1E7FA389" w:rsidRPr="1E7FA389">
              <w:rPr>
                <w:rFonts w:ascii="Arial" w:eastAsia="Arial" w:hAnsi="Arial" w:cs="Arial"/>
              </w:rPr>
              <w:t xml:space="preserve"> - an Open Source project with accessible GitHub information</w:t>
            </w:r>
          </w:p>
        </w:tc>
        <w:tc>
          <w:tcPr>
            <w:tcW w:w="2535" w:type="dxa"/>
          </w:tcPr>
          <w:p w14:paraId="7373CBAE" w14:textId="5BF739D0" w:rsidR="1E7FA389" w:rsidRDefault="1E7FA389" w:rsidP="1E7FA389">
            <w:pPr>
              <w:rPr>
                <w:rFonts w:ascii="Arial" w:eastAsia="Arial" w:hAnsi="Arial" w:cs="Arial"/>
              </w:rPr>
            </w:pPr>
            <w:r w:rsidRPr="1E7FA389">
              <w:rPr>
                <w:rFonts w:ascii="Arial" w:eastAsia="Arial" w:hAnsi="Arial" w:cs="Arial"/>
              </w:rPr>
              <w:t>Contains most variables accessible from a rest API</w:t>
            </w:r>
          </w:p>
        </w:tc>
        <w:tc>
          <w:tcPr>
            <w:tcW w:w="2025" w:type="dxa"/>
          </w:tcPr>
          <w:p w14:paraId="7869A819" w14:textId="71072325" w:rsidR="1E7FA389" w:rsidRDefault="1E7FA389" w:rsidP="1E7FA389">
            <w:pPr>
              <w:spacing w:line="259" w:lineRule="auto"/>
            </w:pPr>
            <w:r w:rsidRPr="1E7FA389">
              <w:rPr>
                <w:rFonts w:ascii="Arial" w:eastAsia="Arial" w:hAnsi="Arial" w:cs="Arial"/>
              </w:rPr>
              <w:t>Directly downloadable datasets</w:t>
            </w:r>
          </w:p>
        </w:tc>
        <w:tc>
          <w:tcPr>
            <w:tcW w:w="2700" w:type="dxa"/>
          </w:tcPr>
          <w:p w14:paraId="4D7361CF" w14:textId="6D61B367" w:rsidR="1E7FA389" w:rsidRDefault="1E7FA389" w:rsidP="1E7FA389">
            <w:pPr>
              <w:rPr>
                <w:rFonts w:ascii="Arial" w:eastAsia="Arial" w:hAnsi="Arial" w:cs="Arial"/>
              </w:rPr>
            </w:pPr>
            <w:r w:rsidRPr="1E7FA389">
              <w:rPr>
                <w:rFonts w:ascii="Arial" w:eastAsia="Arial" w:hAnsi="Arial" w:cs="Arial"/>
              </w:rPr>
              <w:t>-Missing license information</w:t>
            </w:r>
          </w:p>
          <w:p w14:paraId="30ED6B65" w14:textId="5448C8EE" w:rsidR="1E7FA389" w:rsidRDefault="1E7FA389" w:rsidP="1E7FA389">
            <w:pPr>
              <w:rPr>
                <w:rFonts w:ascii="Arial" w:eastAsia="Arial" w:hAnsi="Arial" w:cs="Arial"/>
              </w:rPr>
            </w:pPr>
            <w:r w:rsidRPr="1E7FA389">
              <w:rPr>
                <w:rFonts w:ascii="Arial" w:eastAsia="Arial" w:hAnsi="Arial" w:cs="Arial"/>
              </w:rPr>
              <w:t>-Maintained by an unverified owner</w:t>
            </w:r>
          </w:p>
        </w:tc>
      </w:tr>
    </w:tbl>
    <w:p w14:paraId="52C2BFA5" w14:textId="4B64601E" w:rsidR="1E7FA389" w:rsidRDefault="1E7FA389" w:rsidP="1E7FA389">
      <w:pPr>
        <w:ind w:firstLine="720"/>
        <w:rPr>
          <w:rFonts w:ascii="Arial" w:eastAsia="Arial" w:hAnsi="Arial" w:cs="Arial"/>
          <w:b/>
          <w:bCs/>
        </w:rPr>
      </w:pPr>
    </w:p>
    <w:p w14:paraId="5CE2AE77" w14:textId="7737429F" w:rsidR="3E95FE17" w:rsidRDefault="1E7FA389" w:rsidP="1E7FA389">
      <w:pPr>
        <w:rPr>
          <w:rFonts w:ascii="Arial" w:eastAsia="Arial" w:hAnsi="Arial" w:cs="Arial"/>
        </w:rPr>
      </w:pPr>
      <w:r w:rsidRPr="1E7FA389">
        <w:rPr>
          <w:rFonts w:ascii="Arial" w:eastAsia="Arial" w:hAnsi="Arial" w:cs="Arial"/>
          <w:b/>
          <w:bCs/>
        </w:rPr>
        <w:t xml:space="preserve">Method </w:t>
      </w:r>
    </w:p>
    <w:p w14:paraId="6E35B59C" w14:textId="3EE6A3F0" w:rsidR="3E95FE17" w:rsidRDefault="15044615" w:rsidP="15044615">
      <w:pPr>
        <w:rPr>
          <w:rFonts w:ascii="Arial" w:eastAsia="Arial" w:hAnsi="Arial" w:cs="Arial"/>
        </w:rPr>
      </w:pPr>
      <w:r w:rsidRPr="15044615">
        <w:rPr>
          <w:rFonts w:ascii="Arial" w:eastAsia="Arial" w:hAnsi="Arial" w:cs="Arial"/>
        </w:rPr>
        <w:t xml:space="preserve">We narrowed our data collection strategy down to a combination of </w:t>
      </w:r>
      <w:proofErr w:type="spellStart"/>
      <w:r w:rsidRPr="15044615">
        <w:rPr>
          <w:rFonts w:ascii="Arial" w:eastAsia="Arial" w:hAnsi="Arial" w:cs="Arial"/>
        </w:rPr>
        <w:t>GraphQL</w:t>
      </w:r>
      <w:proofErr w:type="spellEnd"/>
      <w:r w:rsidRPr="15044615">
        <w:rPr>
          <w:rFonts w:ascii="Arial" w:eastAsia="Arial" w:hAnsi="Arial" w:cs="Arial"/>
        </w:rPr>
        <w:t xml:space="preserve"> and </w:t>
      </w:r>
      <w:proofErr w:type="spellStart"/>
      <w:r w:rsidRPr="15044615">
        <w:rPr>
          <w:rFonts w:ascii="Arial" w:eastAsia="Arial" w:hAnsi="Arial" w:cs="Arial"/>
        </w:rPr>
        <w:t>GHTorrent</w:t>
      </w:r>
      <w:proofErr w:type="spellEnd"/>
      <w:r w:rsidRPr="15044615">
        <w:rPr>
          <w:rFonts w:ascii="Arial" w:eastAsia="Arial" w:hAnsi="Arial" w:cs="Arial"/>
        </w:rPr>
        <w:t xml:space="preserve"> for three reasons: First, we ruled out the REST API because we preferred to directly search for specific licenses. We then chose the existing </w:t>
      </w:r>
      <w:proofErr w:type="spellStart"/>
      <w:r w:rsidRPr="15044615">
        <w:rPr>
          <w:rFonts w:ascii="Arial" w:eastAsia="Arial" w:hAnsi="Arial" w:cs="Arial"/>
        </w:rPr>
        <w:t>GHTorrent</w:t>
      </w:r>
      <w:proofErr w:type="spellEnd"/>
      <w:r w:rsidRPr="15044615">
        <w:rPr>
          <w:rFonts w:ascii="Arial" w:eastAsia="Arial" w:hAnsi="Arial" w:cs="Arial"/>
        </w:rPr>
        <w:t xml:space="preserve"> data over querying for all the information we needed to circumvent the </w:t>
      </w:r>
      <w:proofErr w:type="spellStart"/>
      <w:r w:rsidRPr="15044615">
        <w:rPr>
          <w:rFonts w:ascii="Arial" w:eastAsia="Arial" w:hAnsi="Arial" w:cs="Arial"/>
        </w:rPr>
        <w:t>GraphQL</w:t>
      </w:r>
      <w:proofErr w:type="spellEnd"/>
      <w:r w:rsidRPr="15044615">
        <w:rPr>
          <w:rFonts w:ascii="Arial" w:eastAsia="Arial" w:hAnsi="Arial" w:cs="Arial"/>
        </w:rPr>
        <w:t xml:space="preserve"> API issues of timeout issues and data restrictions. Finally, as the </w:t>
      </w:r>
      <w:proofErr w:type="spellStart"/>
      <w:r w:rsidRPr="15044615">
        <w:rPr>
          <w:rFonts w:ascii="Arial" w:eastAsia="Arial" w:hAnsi="Arial" w:cs="Arial"/>
        </w:rPr>
        <w:t>GHTorrent</w:t>
      </w:r>
      <w:proofErr w:type="spellEnd"/>
      <w:r w:rsidRPr="15044615">
        <w:rPr>
          <w:rFonts w:ascii="Arial" w:eastAsia="Arial" w:hAnsi="Arial" w:cs="Arial"/>
        </w:rPr>
        <w:t xml:space="preserve"> data do not contain OSS license information, we conducted a </w:t>
      </w:r>
      <w:proofErr w:type="spellStart"/>
      <w:r w:rsidRPr="15044615">
        <w:rPr>
          <w:rFonts w:ascii="Arial" w:eastAsia="Arial" w:hAnsi="Arial" w:cs="Arial"/>
        </w:rPr>
        <w:t>GraphQL</w:t>
      </w:r>
      <w:proofErr w:type="spellEnd"/>
      <w:r w:rsidRPr="15044615">
        <w:rPr>
          <w:rFonts w:ascii="Arial" w:eastAsia="Arial" w:hAnsi="Arial" w:cs="Arial"/>
        </w:rPr>
        <w:t xml:space="preserve"> query for the repository name, owner, and license. We merged the results with the </w:t>
      </w:r>
      <w:proofErr w:type="spellStart"/>
      <w:r w:rsidRPr="15044615">
        <w:rPr>
          <w:rFonts w:ascii="Arial" w:eastAsia="Arial" w:hAnsi="Arial" w:cs="Arial"/>
        </w:rPr>
        <w:t>GHTorrent</w:t>
      </w:r>
      <w:proofErr w:type="spellEnd"/>
      <w:r w:rsidRPr="15044615">
        <w:rPr>
          <w:rFonts w:ascii="Arial" w:eastAsia="Arial" w:hAnsi="Arial" w:cs="Arial"/>
        </w:rPr>
        <w:t xml:space="preserve"> data to obtain all the variables of interest: contributor’s location and organization, number of commits, year of repository creation, and license. This approach provides us with a robust picture of the desired information within a limited timeframe.</w:t>
      </w:r>
    </w:p>
    <w:p w14:paraId="68781077" w14:textId="710CB8F8" w:rsidR="0060396A" w:rsidRDefault="1E7FA389" w:rsidP="0060396A">
      <w:pPr>
        <w:rPr>
          <w:ins w:id="28" w:author="Gizem Korkmaz" w:date="2020-02-21T16:32:00Z"/>
          <w:rFonts w:ascii="Arial" w:eastAsia="Arial" w:hAnsi="Arial" w:cs="Arial"/>
        </w:rPr>
        <w:pPrChange w:id="29" w:author="Gizem Korkmaz" w:date="2020-02-21T16:32:00Z">
          <w:pPr>
            <w:ind w:firstLine="720"/>
          </w:pPr>
        </w:pPrChange>
      </w:pPr>
      <w:bookmarkStart w:id="30" w:name="_GoBack"/>
      <w:bookmarkEnd w:id="30"/>
      <w:del w:id="31" w:author="Gizem Korkmaz" w:date="2020-02-21T16:34:00Z">
        <w:r w:rsidRPr="1E7FA389" w:rsidDel="0060396A">
          <w:rPr>
            <w:rFonts w:ascii="Arial" w:eastAsia="Arial" w:hAnsi="Arial" w:cs="Arial"/>
            <w:b/>
            <w:bCs/>
          </w:rPr>
          <w:delText>Findings</w:delText>
        </w:r>
      </w:del>
      <w:ins w:id="32" w:author="Gizem Korkmaz" w:date="2020-02-21T16:32:00Z">
        <w:r w:rsidR="0060396A" w:rsidRPr="1E7FA389">
          <w:rPr>
            <w:rFonts w:ascii="Arial" w:eastAsia="Arial" w:hAnsi="Arial" w:cs="Arial"/>
          </w:rPr>
          <w:t>How large is the OSS universe</w:t>
        </w:r>
      </w:ins>
      <w:ins w:id="33" w:author="Gizem Korkmaz" w:date="2020-02-21T16:33:00Z">
        <w:r w:rsidR="0060396A">
          <w:rPr>
            <w:rFonts w:ascii="Arial" w:eastAsia="Arial" w:hAnsi="Arial" w:cs="Arial"/>
          </w:rPr>
          <w:t xml:space="preserve"> and how does it change annually</w:t>
        </w:r>
      </w:ins>
      <w:ins w:id="34" w:author="Gizem Korkmaz" w:date="2020-02-21T16:32:00Z">
        <w:r w:rsidR="0060396A" w:rsidRPr="1E7FA389">
          <w:rPr>
            <w:rFonts w:ascii="Arial" w:eastAsia="Arial" w:hAnsi="Arial" w:cs="Arial"/>
          </w:rPr>
          <w:t>?</w:t>
        </w:r>
      </w:ins>
    </w:p>
    <w:p w14:paraId="774D5BDB" w14:textId="611CA4E8" w:rsidR="1E7FA389" w:rsidDel="0060396A" w:rsidRDefault="1E7FA389" w:rsidP="1E7FA389">
      <w:pPr>
        <w:rPr>
          <w:del w:id="35" w:author="Gizem Korkmaz" w:date="2020-02-21T16:32:00Z"/>
          <w:rFonts w:ascii="Arial" w:eastAsia="Arial" w:hAnsi="Arial" w:cs="Arial"/>
        </w:rPr>
      </w:pPr>
    </w:p>
    <w:p w14:paraId="31653CAB" w14:textId="430F1F5B" w:rsidR="1E7FA389" w:rsidRDefault="15044615" w:rsidP="7C153083">
      <w:pPr>
        <w:rPr>
          <w:rFonts w:ascii="Arial" w:eastAsia="Arial" w:hAnsi="Arial" w:cs="Arial"/>
        </w:rPr>
      </w:pPr>
      <w:r w:rsidRPr="7C153083">
        <w:rPr>
          <w:rFonts w:ascii="Arial" w:eastAsia="Arial" w:hAnsi="Arial" w:cs="Arial"/>
        </w:rPr>
        <w:t>The number of OSS repositories created annually grew from 79,400 repositories made in 2012 to 1.86 million in 2018, a 2,350 percent increase (Figure 1).</w:t>
      </w:r>
    </w:p>
    <w:p w14:paraId="5ADF7CFD" w14:textId="4709F930" w:rsidR="1E7FA389" w:rsidRDefault="1E7FA389" w:rsidP="1E7FA389">
      <w:pPr>
        <w:jc w:val="center"/>
        <w:rPr>
          <w:rFonts w:ascii="Arial" w:eastAsia="Arial" w:hAnsi="Arial" w:cs="Arial"/>
        </w:rPr>
      </w:pPr>
      <w:r>
        <w:rPr>
          <w:noProof/>
        </w:rPr>
        <w:lastRenderedPageBreak/>
        <w:drawing>
          <wp:inline distT="0" distB="0" distL="0" distR="0" wp14:anchorId="3BDA583B" wp14:editId="04957F92">
            <wp:extent cx="5019675" cy="3105120"/>
            <wp:effectExtent l="0" t="0" r="0" b="0"/>
            <wp:docPr id="2145991055" name="Picture 21459910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extLst>
                        <a:ext uri="{28A0092B-C50C-407E-A947-70E740481C1C}">
                          <a14:useLocalDpi xmlns:a14="http://schemas.microsoft.com/office/drawing/2010/main" val="0"/>
                        </a:ext>
                      </a:extLst>
                    </a:blip>
                    <a:stretch>
                      <a:fillRect/>
                    </a:stretch>
                  </pic:blipFill>
                  <pic:spPr>
                    <a:xfrm>
                      <a:off x="0" y="0"/>
                      <a:ext cx="5019675" cy="3105120"/>
                    </a:xfrm>
                    <a:prstGeom prst="rect">
                      <a:avLst/>
                    </a:prstGeom>
                  </pic:spPr>
                </pic:pic>
              </a:graphicData>
            </a:graphic>
          </wp:inline>
        </w:drawing>
      </w:r>
    </w:p>
    <w:p w14:paraId="7B5EFC92" w14:textId="035B5044" w:rsidR="1E7FA389" w:rsidRDefault="1E7FA389" w:rsidP="1E7FA389">
      <w:pPr>
        <w:rPr>
          <w:rFonts w:ascii="Arial" w:eastAsia="Arial" w:hAnsi="Arial" w:cs="Arial"/>
        </w:rPr>
      </w:pPr>
      <w:r w:rsidRPr="1E7FA389">
        <w:rPr>
          <w:rFonts w:ascii="Arial" w:eastAsia="Arial" w:hAnsi="Arial" w:cs="Arial"/>
        </w:rPr>
        <w:t xml:space="preserve">The MIT license is the most commonly used license, making up about 60 percent of GitHub OSS repositories. Additionally, our findings show that more permissive licenses are growing in popularity, while more restrictive licenses are decreasing (Figure 2). </w:t>
      </w:r>
    </w:p>
    <w:p w14:paraId="4BDDFD97" w14:textId="23798BBA" w:rsidR="1E7FA389" w:rsidRDefault="1E7FA389">
      <w:r>
        <w:rPr>
          <w:noProof/>
        </w:rPr>
        <w:drawing>
          <wp:inline distT="0" distB="0" distL="0" distR="0" wp14:anchorId="601B2541" wp14:editId="6F5DEFCE">
            <wp:extent cx="5683568" cy="2916637"/>
            <wp:effectExtent l="0" t="0" r="0" b="0"/>
            <wp:docPr id="679151347" name="Picture 6791513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683568" cy="2916637"/>
                    </a:xfrm>
                    <a:prstGeom prst="rect">
                      <a:avLst/>
                    </a:prstGeom>
                  </pic:spPr>
                </pic:pic>
              </a:graphicData>
            </a:graphic>
          </wp:inline>
        </w:drawing>
      </w:r>
    </w:p>
    <w:p w14:paraId="1E36F70A" w14:textId="615EA03F" w:rsidR="1E7FA389" w:rsidRDefault="1E7FA389" w:rsidP="1E7FA389">
      <w:r w:rsidRPr="1E7FA389">
        <w:rPr>
          <w:rFonts w:ascii="Arial" w:eastAsia="Arial" w:hAnsi="Arial" w:cs="Arial"/>
        </w:rPr>
        <w:t>There are 2.8 million unique OSS contributors, and most repositories have fewer than five. Only 0.3 percent of all repositories have more than 50 contributors (Figure 3). This finding suggests that not only companies, but also millions of individuals, are freely producing OSS.</w:t>
      </w:r>
    </w:p>
    <w:p w14:paraId="43336561" w14:textId="2E712950" w:rsidR="1E7FA389" w:rsidRDefault="1E7FA389" w:rsidP="1E7FA389">
      <w:pPr>
        <w:jc w:val="center"/>
      </w:pPr>
      <w:r>
        <w:rPr>
          <w:noProof/>
        </w:rPr>
        <w:lastRenderedPageBreak/>
        <w:drawing>
          <wp:inline distT="0" distB="0" distL="0" distR="0" wp14:anchorId="6694CF8D" wp14:editId="6E9C8144">
            <wp:extent cx="4758128" cy="2798450"/>
            <wp:effectExtent l="0" t="0" r="0" b="0"/>
            <wp:docPr id="404853678" name="Picture 4048536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extLst>
                        <a:ext uri="{28A0092B-C50C-407E-A947-70E740481C1C}">
                          <a14:useLocalDpi xmlns:a14="http://schemas.microsoft.com/office/drawing/2010/main" val="0"/>
                        </a:ext>
                      </a:extLst>
                    </a:blip>
                    <a:stretch>
                      <a:fillRect/>
                    </a:stretch>
                  </pic:blipFill>
                  <pic:spPr>
                    <a:xfrm>
                      <a:off x="0" y="0"/>
                      <a:ext cx="4758128" cy="2798450"/>
                    </a:xfrm>
                    <a:prstGeom prst="rect">
                      <a:avLst/>
                    </a:prstGeom>
                  </pic:spPr>
                </pic:pic>
              </a:graphicData>
            </a:graphic>
          </wp:inline>
        </w:drawing>
      </w:r>
    </w:p>
    <w:p w14:paraId="2E0EA44D" w14:textId="7CD49FCC" w:rsidR="1E7FA389" w:rsidRDefault="1E7FA389" w:rsidP="1E7FA389">
      <w:pPr>
        <w:rPr>
          <w:rFonts w:ascii="Arial" w:eastAsia="Arial" w:hAnsi="Arial" w:cs="Arial"/>
          <w:b/>
          <w:bCs/>
        </w:rPr>
      </w:pPr>
    </w:p>
    <w:p w14:paraId="4587D172" w14:textId="74A75D0C" w:rsidR="1E7FA389" w:rsidRDefault="1E7FA389" w:rsidP="1E7FA389">
      <w:pPr>
        <w:rPr>
          <w:ins w:id="36" w:author="Michael Todd" w:date="2020-01-07T21:24:00Z"/>
          <w:rFonts w:ascii="Arial" w:eastAsia="Arial" w:hAnsi="Arial" w:cs="Arial"/>
          <w:b/>
          <w:bCs/>
        </w:rPr>
      </w:pPr>
      <w:r w:rsidRPr="1E7FA389">
        <w:rPr>
          <w:rFonts w:ascii="Arial" w:eastAsia="Arial" w:hAnsi="Arial" w:cs="Arial"/>
          <w:b/>
          <w:bCs/>
        </w:rPr>
        <w:t>Research Challenges:</w:t>
      </w:r>
    </w:p>
    <w:p w14:paraId="164EA1DA" w14:textId="555D8CA7" w:rsidR="1E7FA389" w:rsidRDefault="1E7FA389" w:rsidP="1E7FA389">
      <w:pPr>
        <w:rPr>
          <w:rFonts w:ascii="Arial" w:eastAsia="Arial" w:hAnsi="Arial" w:cs="Arial"/>
        </w:rPr>
      </w:pPr>
      <w:r w:rsidRPr="1E7FA389">
        <w:rPr>
          <w:rFonts w:ascii="Arial" w:eastAsia="Arial" w:hAnsi="Arial" w:cs="Arial"/>
        </w:rPr>
        <w:t>Although we acquired useful insights about the growth of OSS, data source limitations prevented us from obtaining an estimate of its economic impact, accurate measures of the sector and location for the contributors, and definitive license counts:</w:t>
      </w:r>
    </w:p>
    <w:p w14:paraId="3BF93CDE" w14:textId="6A305372" w:rsidR="1E7FA389" w:rsidRDefault="15044615" w:rsidP="15044615">
      <w:pPr>
        <w:rPr>
          <w:rFonts w:ascii="Arial" w:eastAsia="Arial" w:hAnsi="Arial" w:cs="Arial"/>
        </w:rPr>
      </w:pPr>
      <w:r w:rsidRPr="15044615">
        <w:rPr>
          <w:rFonts w:ascii="Arial" w:eastAsia="Arial" w:hAnsi="Arial" w:cs="Arial"/>
        </w:rPr>
        <w:t xml:space="preserve">All the data collection methods we tried lacked data on repository’s additions or deletions or made the process technically tedious and overly time-consuming. With limited information on the lines of code to estimate developer time, we were unable to estimate the economic weight of OSS. </w:t>
      </w:r>
    </w:p>
    <w:p w14:paraId="6518218C" w14:textId="722A9612" w:rsidR="1E7FA389" w:rsidRDefault="15044615" w:rsidP="15044615">
      <w:pPr>
        <w:rPr>
          <w:rFonts w:ascii="Arial" w:eastAsia="Arial" w:hAnsi="Arial" w:cs="Arial"/>
        </w:rPr>
      </w:pPr>
      <w:r w:rsidRPr="15044615">
        <w:rPr>
          <w:rFonts w:ascii="Arial" w:eastAsia="Arial" w:hAnsi="Arial" w:cs="Arial"/>
        </w:rPr>
        <w:t xml:space="preserve">Additionally, although each OSI-approved license has an official name, it is possible that users list their chosen license incorrectly or using unofficial language.  Thus, our counts per license are a lower-bound of the actual amount on GitHub. </w:t>
      </w:r>
    </w:p>
    <w:p w14:paraId="4C6E5080" w14:textId="4B9FAE6E" w:rsidR="1E7FA389" w:rsidRDefault="1E7FA389" w:rsidP="1E7FA389">
      <w:pPr>
        <w:rPr>
          <w:rFonts w:ascii="Arial" w:eastAsia="Arial" w:hAnsi="Arial" w:cs="Arial"/>
        </w:rPr>
      </w:pPr>
      <w:r w:rsidRPr="1E7FA389">
        <w:rPr>
          <w:rFonts w:ascii="Arial" w:eastAsia="Arial" w:hAnsi="Arial" w:cs="Arial"/>
        </w:rPr>
        <w:t>Because GitHub does not require users to accurately fill out location and organization information, accurate sector identification was incredibly difficult. Figure 4 shows our sector analysis of less than two percent of organizations that we were able to identify.</w:t>
      </w:r>
    </w:p>
    <w:p w14:paraId="77D5BBA0" w14:textId="784E3424" w:rsidR="1E7FA389" w:rsidRDefault="1E7FA389" w:rsidP="1E7FA389">
      <w:pPr>
        <w:jc w:val="center"/>
        <w:rPr>
          <w:rFonts w:ascii="Arial" w:eastAsia="Arial" w:hAnsi="Arial" w:cs="Arial"/>
        </w:rPr>
      </w:pPr>
      <w:r w:rsidRPr="1E7FA389">
        <w:rPr>
          <w:rFonts w:ascii="Arial" w:eastAsia="Arial" w:hAnsi="Arial" w:cs="Arial"/>
        </w:rPr>
        <w:t>Figure 4: OSS Contributor Sectors</w:t>
      </w:r>
    </w:p>
    <w:p w14:paraId="1D5DB25C" w14:textId="2C14AF09" w:rsidR="1E7FA389" w:rsidRDefault="1E7FA389" w:rsidP="1E7FA389">
      <w:pPr>
        <w:jc w:val="center"/>
      </w:pPr>
      <w:r>
        <w:rPr>
          <w:noProof/>
        </w:rPr>
        <w:lastRenderedPageBreak/>
        <w:drawing>
          <wp:inline distT="0" distB="0" distL="0" distR="0" wp14:anchorId="739DAA48" wp14:editId="7B783D41">
            <wp:extent cx="4572000" cy="2486025"/>
            <wp:effectExtent l="0" t="0" r="0" b="0"/>
            <wp:docPr id="1593483570" name="Picture 15934835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extLst>
                        <a:ext uri="{28A0092B-C50C-407E-A947-70E740481C1C}">
                          <a14:useLocalDpi xmlns:a14="http://schemas.microsoft.com/office/drawing/2010/main" val="0"/>
                        </a:ext>
                      </a:extLst>
                    </a:blip>
                    <a:stretch>
                      <a:fillRect/>
                    </a:stretch>
                  </pic:blipFill>
                  <pic:spPr>
                    <a:xfrm>
                      <a:off x="0" y="0"/>
                      <a:ext cx="4572000" cy="2486025"/>
                    </a:xfrm>
                    <a:prstGeom prst="rect">
                      <a:avLst/>
                    </a:prstGeom>
                  </pic:spPr>
                </pic:pic>
              </a:graphicData>
            </a:graphic>
          </wp:inline>
        </w:drawing>
      </w:r>
    </w:p>
    <w:p w14:paraId="0F707CD3" w14:textId="05C7C760" w:rsidR="1E7FA389" w:rsidRDefault="1E7FA389" w:rsidP="1E7FA389">
      <w:pPr>
        <w:jc w:val="center"/>
      </w:pPr>
    </w:p>
    <w:p w14:paraId="33EB5933" w14:textId="1968B43C" w:rsidR="3E95FE17" w:rsidRDefault="1E7FA389" w:rsidP="1E7FA389">
      <w:pPr>
        <w:rPr>
          <w:rFonts w:ascii="Arial" w:eastAsia="Arial" w:hAnsi="Arial" w:cs="Arial"/>
        </w:rPr>
      </w:pPr>
      <w:r w:rsidRPr="1E7FA389">
        <w:rPr>
          <w:rFonts w:ascii="Arial" w:eastAsia="Arial" w:hAnsi="Arial" w:cs="Arial"/>
          <w:b/>
          <w:bCs/>
        </w:rPr>
        <w:t>Next Steps and Recommendations</w:t>
      </w:r>
    </w:p>
    <w:p w14:paraId="151AA8CD" w14:textId="437667A9" w:rsidR="3E95FE17" w:rsidRDefault="1E7FA389" w:rsidP="1E7FA389">
      <w:pPr>
        <w:spacing w:line="257" w:lineRule="auto"/>
        <w:rPr>
          <w:rFonts w:ascii="Arial" w:eastAsia="Arial" w:hAnsi="Arial" w:cs="Arial"/>
        </w:rPr>
      </w:pPr>
      <w:r w:rsidRPr="1E7FA389">
        <w:rPr>
          <w:rFonts w:ascii="Arial" w:eastAsia="Arial" w:hAnsi="Arial" w:cs="Arial"/>
        </w:rPr>
        <w:t xml:space="preserve">Open source software is becoming more common, accessible, and globally utilized. With its explosion in size, it has become increasingly vital to measure its impact. General recording standards are lacking; however, some businesses and government entities have established tools for evaluating OSS production, providing an example to other sectors of productive measurement strategies. </w:t>
      </w:r>
    </w:p>
    <w:p w14:paraId="32674D96" w14:textId="0B207A6E" w:rsidR="1E7FA389" w:rsidRDefault="62644B30" w:rsidP="0060396A">
      <w:pPr>
        <w:spacing w:line="257" w:lineRule="auto"/>
      </w:pPr>
      <w:r w:rsidRPr="62644B30">
        <w:rPr>
          <w:rFonts w:ascii="Arial" w:eastAsia="Arial" w:hAnsi="Arial" w:cs="Arial"/>
        </w:rPr>
        <w:t xml:space="preserve">Through annual reports, businesses readily report OSS output. Additionally, the U.S. government has developed </w:t>
      </w:r>
      <w:hyperlink r:id="rId20">
        <w:r w:rsidRPr="62644B30">
          <w:rPr>
            <w:rStyle w:val="Hyperlink"/>
            <w:rFonts w:ascii="Arial" w:eastAsia="Arial" w:hAnsi="Arial" w:cs="Arial"/>
          </w:rPr>
          <w:t>a platform</w:t>
        </w:r>
      </w:hyperlink>
      <w:r w:rsidRPr="62644B30">
        <w:rPr>
          <w:rFonts w:ascii="Arial" w:eastAsia="Arial" w:hAnsi="Arial" w:cs="Arial"/>
        </w:rPr>
        <w:t xml:space="preserve"> that provides an accessible record of the federal government’s software. As of July 2018, this platform housed over 4,000 unique open software projects, with an estimated development price of more than a billion dollars (Robbins et al. 2019). Still, without comprehensive databases from other sectors, researchers and government entities cannot fully grasp the total value of OSS. Sector databases should become common practice, as both contributors and research entities will benefit from having an encompassing record of OSS creation.  </w:t>
      </w:r>
    </w:p>
    <w:sectPr w:rsidR="1E7FA38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Segoe UI">
    <w:altName w:val="Arial"/>
    <w:panose1 w:val="020B0604020202020204"/>
    <w:charset w:val="00"/>
    <w:family w:val="swiss"/>
    <w:pitch w:val="variable"/>
    <w:sig w:usb0="E10022FF" w:usb1="C000E47F" w:usb2="00000029" w:usb3="00000000" w:csb0="000001D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0AF3379"/>
    <w:multiLevelType w:val="hybridMultilevel"/>
    <w:tmpl w:val="E1AC13EE"/>
    <w:lvl w:ilvl="0" w:tplc="DF347A9A">
      <w:start w:val="1"/>
      <w:numFmt w:val="decimal"/>
      <w:lvlText w:val="%1."/>
      <w:lvlJc w:val="left"/>
      <w:pPr>
        <w:ind w:left="720" w:hanging="360"/>
      </w:pPr>
    </w:lvl>
    <w:lvl w:ilvl="1" w:tplc="EF1C9FB0">
      <w:start w:val="1"/>
      <w:numFmt w:val="lowerLetter"/>
      <w:lvlText w:val="%2."/>
      <w:lvlJc w:val="left"/>
      <w:pPr>
        <w:ind w:left="1440" w:hanging="360"/>
      </w:pPr>
    </w:lvl>
    <w:lvl w:ilvl="2" w:tplc="AB426C8E">
      <w:start w:val="1"/>
      <w:numFmt w:val="lowerRoman"/>
      <w:lvlText w:val="%3."/>
      <w:lvlJc w:val="left"/>
      <w:pPr>
        <w:ind w:left="2160" w:hanging="180"/>
      </w:pPr>
    </w:lvl>
    <w:lvl w:ilvl="3" w:tplc="0C8CC99E">
      <w:start w:val="1"/>
      <w:numFmt w:val="decimal"/>
      <w:lvlText w:val="%4."/>
      <w:lvlJc w:val="left"/>
      <w:pPr>
        <w:ind w:left="2880" w:hanging="360"/>
      </w:pPr>
    </w:lvl>
    <w:lvl w:ilvl="4" w:tplc="3C46A404">
      <w:start w:val="1"/>
      <w:numFmt w:val="lowerLetter"/>
      <w:lvlText w:val="%5."/>
      <w:lvlJc w:val="left"/>
      <w:pPr>
        <w:ind w:left="3600" w:hanging="360"/>
      </w:pPr>
    </w:lvl>
    <w:lvl w:ilvl="5" w:tplc="D25A3DCC">
      <w:start w:val="1"/>
      <w:numFmt w:val="lowerRoman"/>
      <w:lvlText w:val="%6."/>
      <w:lvlJc w:val="right"/>
      <w:pPr>
        <w:ind w:left="4320" w:hanging="180"/>
      </w:pPr>
    </w:lvl>
    <w:lvl w:ilvl="6" w:tplc="0AEA1954">
      <w:start w:val="1"/>
      <w:numFmt w:val="decimal"/>
      <w:lvlText w:val="%7."/>
      <w:lvlJc w:val="left"/>
      <w:pPr>
        <w:ind w:left="5040" w:hanging="360"/>
      </w:pPr>
    </w:lvl>
    <w:lvl w:ilvl="7" w:tplc="2E9A32E8">
      <w:start w:val="1"/>
      <w:numFmt w:val="lowerLetter"/>
      <w:lvlText w:val="%8."/>
      <w:lvlJc w:val="left"/>
      <w:pPr>
        <w:ind w:left="5760" w:hanging="360"/>
      </w:pPr>
    </w:lvl>
    <w:lvl w:ilvl="8" w:tplc="3866EEC8">
      <w:start w:val="1"/>
      <w:numFmt w:val="lowerRoman"/>
      <w:lvlText w:val="%9."/>
      <w:lvlJc w:val="right"/>
      <w:pPr>
        <w:ind w:left="6480" w:hanging="180"/>
      </w:pPr>
    </w:lvl>
  </w:abstractNum>
  <w:num w:numId="1">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Michael Todd">
    <w15:presenceInfo w15:providerId="AD" w15:userId="S-1-5-21-602089608-2055347256-1435325219-4689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70"/>
  <w:proofState w:spelling="clean" w:grammar="clean"/>
  <w:trackRevision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5A096641"/>
    <w:rsid w:val="00097E4B"/>
    <w:rsid w:val="003969EA"/>
    <w:rsid w:val="004505E1"/>
    <w:rsid w:val="0060396A"/>
    <w:rsid w:val="00702F8C"/>
    <w:rsid w:val="00BD25CB"/>
    <w:rsid w:val="0392E0C6"/>
    <w:rsid w:val="15044615"/>
    <w:rsid w:val="1E7FA389"/>
    <w:rsid w:val="3E95FE17"/>
    <w:rsid w:val="3F256554"/>
    <w:rsid w:val="5A096641"/>
    <w:rsid w:val="62644B30"/>
    <w:rsid w:val="7C15308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096641"/>
  <w15:chartTrackingRefBased/>
  <w15:docId w15:val="{A3DCAC54-1E80-48F9-A546-BF66038BAF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Pr>
      <w:color w:val="0563C1" w:themeColor="hyperlink"/>
      <w:u w:val="single"/>
    </w:r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4505E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505E1"/>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wired.com/2015/03/github-conquered-google-microsoft-everyone-else/" TargetMode="External"/><Relationship Id="rId13" Type="http://schemas.openxmlformats.org/officeDocument/2006/relationships/hyperlink" Target="https://developer.github.com/v4/explorer/" TargetMode="External"/><Relationship Id="rId18" Type="http://schemas.openxmlformats.org/officeDocument/2006/relationships/image" Target="media/image3.jpg"/><Relationship Id="rId26" Type="http://schemas.openxmlformats.org/officeDocument/2006/relationships/customXml" Target="../customXml/item3.xm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hyperlink" Target="https://github.com/" TargetMode="External"/><Relationship Id="rId12" Type="http://schemas.openxmlformats.org/officeDocument/2006/relationships/hyperlink" Target="https://developer.github.com/v4/" TargetMode="External"/><Relationship Id="rId17" Type="http://schemas.openxmlformats.org/officeDocument/2006/relationships/image" Target="media/image2.png"/><Relationship Id="rId25" Type="http://schemas.openxmlformats.org/officeDocument/2006/relationships/customXml" Target="../customXml/item2.xml"/><Relationship Id="rId2" Type="http://schemas.openxmlformats.org/officeDocument/2006/relationships/styles" Target="styles.xml"/><Relationship Id="rId16" Type="http://schemas.openxmlformats.org/officeDocument/2006/relationships/image" Target="media/image1.png"/><Relationship Id="rId20" Type="http://schemas.openxmlformats.org/officeDocument/2006/relationships/hyperlink" Target="https://code.gov/" TargetMode="External"/><Relationship Id="rId1" Type="http://schemas.openxmlformats.org/officeDocument/2006/relationships/numbering" Target="numbering.xml"/><Relationship Id="rId6" Type="http://schemas.openxmlformats.org/officeDocument/2006/relationships/hyperlink" Target="https://www.nature.com/articles/d41586-019-02046-0" TargetMode="External"/><Relationship Id="rId11" Type="http://schemas.openxmlformats.org/officeDocument/2006/relationships/hyperlink" Target="https://developer.github.com/v3/" TargetMode="External"/><Relationship Id="rId24" Type="http://schemas.openxmlformats.org/officeDocument/2006/relationships/customXml" Target="../customXml/item1.xml"/><Relationship Id="rId5" Type="http://schemas.openxmlformats.org/officeDocument/2006/relationships/hyperlink" Target="https://www.forbes.com/sites/forbestechcouncil/2018/07/16/how-open-source-became-the-default-business-model-for-software/" TargetMode="External"/><Relationship Id="rId15" Type="http://schemas.openxmlformats.org/officeDocument/2006/relationships/hyperlink" Target="http://ghtorrent.org/" TargetMode="External"/><Relationship Id="rId23" Type="http://schemas.openxmlformats.org/officeDocument/2006/relationships/theme" Target="theme/theme1.xml"/><Relationship Id="rId10" Type="http://schemas.openxmlformats.org/officeDocument/2006/relationships/hyperlink" Target="https://help.github.com/en/articles/github-glossary" TargetMode="External"/><Relationship Id="rId19"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hyperlink" Target="https://opensource.org/" TargetMode="External"/><Relationship Id="rId14" Type="http://schemas.openxmlformats.org/officeDocument/2006/relationships/hyperlink" Target="https://codelabs.developers.google.com/codelabs/bigquery-github/index.html?index=..%2F..index" TargetMode="External"/><Relationship Id="rId22"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45AE3D1135F4E41AB498540A40487BD" ma:contentTypeVersion="18" ma:contentTypeDescription="Create a new document." ma:contentTypeScope="" ma:versionID="15adbd330118f8d06bc6615d15ac85a9">
  <xsd:schema xmlns:xsd="http://www.w3.org/2001/XMLSchema" xmlns:xs="http://www.w3.org/2001/XMLSchema" xmlns:p="http://schemas.microsoft.com/office/2006/metadata/properties" xmlns:ns2="7a2657dd-b8a5-4c99-8d51-b0b9d254c989" xmlns:ns3="5ba80a41-9917-4a22-8f13-cb051ddce64c" targetNamespace="http://schemas.microsoft.com/office/2006/metadata/properties" ma:root="true" ma:fieldsID="f6a41e235a72bf34fead84cba91ed4b2" ns2:_="" ns3:_="">
    <xsd:import namespace="7a2657dd-b8a5-4c99-8d51-b0b9d254c989"/>
    <xsd:import namespace="5ba80a41-9917-4a22-8f13-cb051ddce64c"/>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Location"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a2657dd-b8a5-4c99-8d51-b0b9d254c98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1d038b50-52dc-447d-ac2e-a29bd036c4b1"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5ba80a41-9917-4a22-8f13-cb051ddce64c"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fceef030-0fd2-4c4f-af00-feafa4f18198}" ma:internalName="TaxCatchAll" ma:showField="CatchAllData" ma:web="5ba80a41-9917-4a22-8f13-cb051ddce64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7a2657dd-b8a5-4c99-8d51-b0b9d254c989">
      <Terms xmlns="http://schemas.microsoft.com/office/infopath/2007/PartnerControls"/>
    </lcf76f155ced4ddcb4097134ff3c332f>
    <TaxCatchAll xmlns="5ba80a41-9917-4a22-8f13-cb051ddce64c" xsi:nil="true"/>
  </documentManagement>
</p:properties>
</file>

<file path=customXml/itemProps1.xml><?xml version="1.0" encoding="utf-8"?>
<ds:datastoreItem xmlns:ds="http://schemas.openxmlformats.org/officeDocument/2006/customXml" ds:itemID="{8C50F34A-F676-4D96-B3AC-22BB7E74281C}"/>
</file>

<file path=customXml/itemProps2.xml><?xml version="1.0" encoding="utf-8"?>
<ds:datastoreItem xmlns:ds="http://schemas.openxmlformats.org/officeDocument/2006/customXml" ds:itemID="{52086377-60C5-4292-B8AC-B469E209EE80}"/>
</file>

<file path=customXml/itemProps3.xml><?xml version="1.0" encoding="utf-8"?>
<ds:datastoreItem xmlns:ds="http://schemas.openxmlformats.org/officeDocument/2006/customXml" ds:itemID="{0F86BDE3-AA44-44E6-B435-48351383AB28}"/>
</file>

<file path=docProps/app.xml><?xml version="1.0" encoding="utf-8"?>
<Properties xmlns="http://schemas.openxmlformats.org/officeDocument/2006/extended-properties" xmlns:vt="http://schemas.openxmlformats.org/officeDocument/2006/docPropsVTypes">
  <Template>Normal.dotm</Template>
  <TotalTime>5</TotalTime>
  <Pages>5</Pages>
  <Words>1393</Words>
  <Characters>7941</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Tobin, Eliza Nicole (ent4pn)</dc:creator>
  <cp:keywords/>
  <dc:description/>
  <cp:lastModifiedBy>Gizem Korkmaz</cp:lastModifiedBy>
  <cp:revision>3</cp:revision>
  <dcterms:created xsi:type="dcterms:W3CDTF">2020-02-21T21:30:00Z</dcterms:created>
  <dcterms:modified xsi:type="dcterms:W3CDTF">2020-02-21T21:34:00Z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0x010100D45AE3D1135F4E41AB498540A40487BD</vt:lpwstr>
  </property>
</Properties>
</file>