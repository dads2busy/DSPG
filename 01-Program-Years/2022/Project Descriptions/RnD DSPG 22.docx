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8A7BB1" w:rsidR="000E3B61" w:rsidP="008A7BB1" w:rsidRDefault="000E3B61" w14:paraId="7E87FAF4" w14:textId="7FBD3D81" w14:noSpellErr="1">
      <w:pPr>
        <w:jc w:val="center"/>
        <w:rPr>
          <w:b w:val="1"/>
          <w:bCs w:val="1"/>
          <w:sz w:val="28"/>
          <w:szCs w:val="28"/>
        </w:rPr>
      </w:pPr>
      <w:bookmarkStart w:name="_Int_Lrm6oeNn" w:id="848951643"/>
      <w:r w:rsidRPr="142CEE58" w:rsidR="000E3B61">
        <w:rPr>
          <w:b w:val="1"/>
          <w:bCs w:val="1"/>
          <w:sz w:val="28"/>
          <w:szCs w:val="28"/>
        </w:rPr>
        <w:t xml:space="preserve">DSPG </w:t>
      </w:r>
      <w:r w:rsidRPr="142CEE58" w:rsidR="008968AF">
        <w:rPr>
          <w:b w:val="1"/>
          <w:bCs w:val="1"/>
          <w:sz w:val="28"/>
          <w:szCs w:val="28"/>
        </w:rPr>
        <w:t xml:space="preserve">2022 </w:t>
      </w:r>
      <w:r w:rsidRPr="142CEE58" w:rsidR="000E3B61">
        <w:rPr>
          <w:b w:val="1"/>
          <w:bCs w:val="1"/>
          <w:sz w:val="28"/>
          <w:szCs w:val="28"/>
        </w:rPr>
        <w:t>– R&amp;D</w:t>
      </w:r>
      <w:bookmarkEnd w:id="848951643"/>
    </w:p>
    <w:p w:rsidRPr="00F8798E" w:rsidR="000E3B61" w:rsidP="3D1BCEDF" w:rsidRDefault="000E3B61" w14:paraId="62F7FCBE" w14:textId="15FB5914">
      <w:pPr>
        <w:numPr>
          <w:ilvl w:val="0"/>
          <w:numId w:val="1"/>
        </w:numPr>
        <w:shd w:val="clear" w:color="auto" w:fill="FFFFFF" w:themeFill="background1"/>
        <w:spacing w:before="100" w:beforeAutospacing="on" w:after="100" w:afterAutospacing="on" w:line="240" w:lineRule="auto"/>
        <w:rPr>
          <w:rFonts w:eastAsia="Times New Roman"/>
          <w:b w:val="1"/>
          <w:bCs w:val="1"/>
          <w:color w:val="000000"/>
          <w:sz w:val="24"/>
          <w:szCs w:val="24"/>
        </w:rPr>
      </w:pPr>
      <w:r w:rsidRPr="3D1BCEDF" w:rsidR="000E3B61">
        <w:rPr>
          <w:rFonts w:eastAsia="Times New Roman"/>
          <w:b w:val="1"/>
          <w:bCs w:val="1"/>
          <w:color w:val="000000" w:themeColor="text1" w:themeTint="FF" w:themeShade="FF"/>
          <w:sz w:val="24"/>
          <w:szCs w:val="24"/>
        </w:rPr>
        <w:t>Who is the sponsor</w:t>
      </w:r>
      <w:r w:rsidRPr="3D1BCEDF" w:rsidR="00071438">
        <w:rPr>
          <w:rFonts w:eastAsia="Times New Roman"/>
          <w:b w:val="1"/>
          <w:bCs w:val="1"/>
          <w:color w:val="000000" w:themeColor="text1" w:themeTint="FF" w:themeShade="FF"/>
          <w:sz w:val="24"/>
          <w:szCs w:val="24"/>
        </w:rPr>
        <w:t xml:space="preserve">? </w:t>
      </w:r>
    </w:p>
    <w:p w:rsidR="000E3B61" w:rsidP="3D1BCEDF" w:rsidRDefault="000E3B61" w14:paraId="19A8B4E4" w14:textId="61BA57E6">
      <w:pPr>
        <w:shd w:val="clear" w:color="auto" w:fill="FFFFFF" w:themeFill="background1"/>
        <w:spacing w:before="100" w:beforeAutospacing="on" w:after="100" w:afterAutospacing="on" w:line="240" w:lineRule="auto"/>
        <w:rPr>
          <w:rFonts w:eastAsia="Times New Roman"/>
          <w:color w:val="000000" w:themeColor="text1" w:themeTint="FF" w:themeShade="FF"/>
          <w:sz w:val="24"/>
          <w:szCs w:val="24"/>
        </w:rPr>
      </w:pPr>
      <w:r w:rsidRPr="51EEEFAE" w:rsidR="000E3B61">
        <w:rPr>
          <w:rFonts w:eastAsia="Times New Roman"/>
          <w:color w:val="000000" w:themeColor="text1" w:themeTint="FF" w:themeShade="FF"/>
          <w:sz w:val="24"/>
          <w:szCs w:val="24"/>
        </w:rPr>
        <w:t>National Center for Science and Engineering Statistics (</w:t>
      </w:r>
      <w:r w:rsidRPr="51EEEFAE" w:rsidR="000E3B61">
        <w:rPr>
          <w:rFonts w:eastAsia="Times New Roman"/>
          <w:color w:val="000000" w:themeColor="text1" w:themeTint="FF" w:themeShade="FF"/>
          <w:sz w:val="24"/>
          <w:szCs w:val="24"/>
        </w:rPr>
        <w:t>NCSES</w:t>
      </w:r>
      <w:r w:rsidRPr="51EEEFAE" w:rsidR="000E3B61">
        <w:rPr>
          <w:rFonts w:eastAsia="Times New Roman"/>
          <w:color w:val="000000" w:themeColor="text1" w:themeTint="FF" w:themeShade="FF"/>
          <w:sz w:val="24"/>
          <w:szCs w:val="24"/>
        </w:rPr>
        <w:t>)</w:t>
      </w:r>
      <w:r w:rsidRPr="51EEEFAE" w:rsidR="000E3B61">
        <w:rPr>
          <w:rFonts w:eastAsia="Times New Roman"/>
          <w:color w:val="000000" w:themeColor="text1" w:themeTint="FF" w:themeShade="FF"/>
          <w:sz w:val="24"/>
          <w:szCs w:val="24"/>
        </w:rPr>
        <w:t>,</w:t>
      </w:r>
      <w:r w:rsidRPr="51EEEFAE" w:rsidR="000E3B61">
        <w:rPr>
          <w:rFonts w:eastAsia="Times New Roman"/>
          <w:color w:val="000000" w:themeColor="text1" w:themeTint="FF" w:themeShade="FF"/>
          <w:sz w:val="24"/>
          <w:szCs w:val="24"/>
        </w:rPr>
        <w:t xml:space="preserve"> John Jankowski and Audrey Kindlon</w:t>
      </w:r>
      <w:r w:rsidRPr="51EEEFAE" w:rsidR="000E3B61">
        <w:rPr>
          <w:rFonts w:eastAsia="Times New Roman"/>
          <w:color w:val="000000" w:themeColor="text1" w:themeTint="FF" w:themeShade="FF"/>
          <w:sz w:val="24"/>
          <w:szCs w:val="24"/>
        </w:rPr>
        <w:t xml:space="preserve">. </w:t>
      </w:r>
    </w:p>
    <w:p w:rsidR="2A4B7982" w:rsidP="2A4B7982" w:rsidRDefault="2A4B7982" w14:paraId="100C00AF" w14:textId="47F3E622">
      <w:pPr>
        <w:shd w:val="clear" w:color="auto" w:fill="FFFFFF" w:themeFill="background1"/>
        <w:spacing w:beforeAutospacing="on" w:afterAutospacing="on" w:line="240" w:lineRule="auto"/>
        <w:rPr>
          <w:rFonts w:eastAsia="Times New Roman"/>
          <w:color w:val="000000" w:themeColor="text1" w:themeTint="FF" w:themeShade="FF"/>
          <w:sz w:val="24"/>
          <w:szCs w:val="24"/>
        </w:rPr>
      </w:pPr>
    </w:p>
    <w:p w:rsidR="000E3B61" w:rsidP="142CEE58" w:rsidRDefault="000E3B61" w14:paraId="3664D669" w14:textId="32B12F57">
      <w:pPr>
        <w:shd w:val="clear" w:color="auto" w:fill="FFFFFF" w:themeFill="background1"/>
        <w:spacing w:before="100" w:beforeAutospacing="on" w:after="100" w:afterAutospacing="on" w:line="240" w:lineRule="auto"/>
        <w:rPr>
          <w:rFonts w:eastAsia="Times New Roman"/>
          <w:color w:val="000000"/>
          <w:sz w:val="24"/>
          <w:szCs w:val="24"/>
        </w:rPr>
      </w:pPr>
      <w:r w:rsidRPr="3D1BCEDF" w:rsidR="3D1BCEDF">
        <w:rPr>
          <w:rFonts w:eastAsia="Times New Roman"/>
          <w:color w:val="000000" w:themeColor="text1" w:themeTint="FF" w:themeShade="FF"/>
          <w:sz w:val="24"/>
          <w:szCs w:val="24"/>
        </w:rPr>
        <w:t>NCSES</w:t>
      </w:r>
      <w:r w:rsidRPr="3D1BCEDF" w:rsidR="3D1BCEDF">
        <w:rPr>
          <w:rFonts w:eastAsia="Times New Roman"/>
          <w:color w:val="000000" w:themeColor="text1" w:themeTint="FF" w:themeShade="FF"/>
          <w:sz w:val="24"/>
          <w:szCs w:val="24"/>
        </w:rPr>
        <w:t xml:space="preserve"> is a principal statistical agency located within the National Science Foundation (NSF)</w:t>
      </w:r>
      <w:r w:rsidRPr="3D1BCEDF" w:rsidR="3D1BCEDF">
        <w:rPr>
          <w:rFonts w:eastAsia="Times New Roman"/>
          <w:color w:val="000000" w:themeColor="text1" w:themeTint="FF" w:themeShade="FF"/>
          <w:sz w:val="24"/>
          <w:szCs w:val="24"/>
        </w:rPr>
        <w:t xml:space="preserve">. For a description of our earlier work, see </w:t>
      </w:r>
      <w:ins w:author="Shipp, Stephanie S (sss5sc)" w:date="2022-05-24T10:19:47.182Z" w:id="715339029">
        <w:r>
          <w:fldChar w:fldCharType="begin"/>
        </w:r>
        <w:r>
          <w:instrText xml:space="preserve">HYPERLINK "https://biocomplexity.virginia.edu/project/discovering-emerging-trends-us-federally-funded-rd" </w:instrText>
        </w:r>
        <w:r>
          <w:fldChar w:fldCharType="separate"/>
        </w:r>
        <w:r/>
      </w:ins>
      <w:r w:rsidRPr="3D1BCEDF" w:rsidR="3D1BCEDF">
        <w:rPr>
          <w:rStyle w:val="Hyperlink"/>
          <w:rFonts w:eastAsia="Times New Roman"/>
          <w:sz w:val="24"/>
          <w:szCs w:val="24"/>
        </w:rPr>
        <w:t>https://biocomplexity.virginia.edu/project/discovering-emerging-trends-us-federally-funded-rd</w:t>
      </w:r>
      <w:ins w:author="Shipp, Stephanie S (sss5sc)" w:date="2022-05-24T10:19:47.182Z" w:id="383513389">
        <w:r>
          <w:fldChar w:fldCharType="end"/>
        </w:r>
      </w:ins>
      <w:r w:rsidRPr="3D1BCEDF" w:rsidR="3D1BCEDF">
        <w:rPr>
          <w:rFonts w:eastAsia="Times New Roman"/>
          <w:color w:val="000000" w:themeColor="text1" w:themeTint="FF" w:themeShade="FF"/>
          <w:sz w:val="24"/>
          <w:szCs w:val="24"/>
        </w:rPr>
        <w:t xml:space="preserve"> </w:t>
      </w:r>
    </w:p>
    <w:p w:rsidR="142CEE58" w:rsidP="142CEE58" w:rsidRDefault="142CEE58" w14:paraId="03108AF5" w14:textId="1AF2F66E">
      <w:pPr>
        <w:pStyle w:val="Normal"/>
        <w:shd w:val="clear" w:color="auto" w:fill="FFFFFF" w:themeFill="background1"/>
        <w:spacing w:beforeAutospacing="on" w:afterAutospacing="on" w:line="240" w:lineRule="auto"/>
        <w:rPr>
          <w:rFonts w:eastAsia="Times New Roman"/>
          <w:color w:val="000000" w:themeColor="text1" w:themeTint="FF" w:themeShade="FF"/>
          <w:sz w:val="24"/>
          <w:szCs w:val="24"/>
        </w:rPr>
      </w:pPr>
    </w:p>
    <w:p w:rsidRPr="00F8798E" w:rsidR="000E3B61" w:rsidP="000E3B61" w:rsidRDefault="000E3B61" w14:paraId="5EA8029A" w14:textId="17EA7F5F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eastAsia="Times New Roman"/>
          <w:b/>
          <w:bCs/>
          <w:color w:val="000000"/>
          <w:sz w:val="24"/>
          <w:szCs w:val="24"/>
        </w:rPr>
      </w:pPr>
      <w:r w:rsidRPr="00F8798E">
        <w:rPr>
          <w:rFonts w:eastAsia="Times New Roman"/>
          <w:b/>
          <w:bCs/>
          <w:color w:val="000000"/>
          <w:sz w:val="24"/>
          <w:szCs w:val="24"/>
        </w:rPr>
        <w:t>What is the project's goal?</w:t>
      </w:r>
    </w:p>
    <w:p w:rsidR="000E3B61" w:rsidP="3D1BCEDF" w:rsidRDefault="0021328D" w14:paraId="0E677942" w14:textId="31A69D02">
      <w:pPr>
        <w:shd w:val="clear" w:color="auto" w:fill="FFFFFF" w:themeFill="background1"/>
        <w:spacing w:before="100" w:beforeAutospacing="on" w:after="100" w:afterAutospacing="on" w:line="240" w:lineRule="auto"/>
        <w:rPr>
          <w:rFonts w:eastAsia="Times New Roman"/>
          <w:color w:val="000000"/>
          <w:sz w:val="24"/>
          <w:szCs w:val="24"/>
        </w:rPr>
      </w:pPr>
      <w:r w:rsidRPr="3D1BCEDF" w:rsidR="0021328D">
        <w:rPr>
          <w:rFonts w:eastAsia="Times New Roman"/>
          <w:color w:val="000000" w:themeColor="text1" w:themeTint="FF" w:themeShade="FF"/>
          <w:sz w:val="24"/>
          <w:szCs w:val="24"/>
        </w:rPr>
        <w:t>Explore digitalization topics and trends in federally funded grants</w:t>
      </w:r>
      <w:r w:rsidRPr="3D1BCEDF" w:rsidR="0021328D">
        <w:rPr>
          <w:rFonts w:eastAsia="Times New Roman"/>
          <w:color w:val="000000" w:themeColor="text1" w:themeTint="FF" w:themeShade="FF"/>
          <w:sz w:val="24"/>
          <w:szCs w:val="24"/>
        </w:rPr>
        <w:t xml:space="preserve">. </w:t>
      </w:r>
      <w:r w:rsidRPr="3D1BCEDF" w:rsidR="0021328D">
        <w:rPr>
          <w:rFonts w:eastAsia="Times New Roman"/>
          <w:color w:val="000000" w:themeColor="text1" w:themeTint="FF" w:themeShade="FF"/>
          <w:sz w:val="24"/>
          <w:szCs w:val="24"/>
        </w:rPr>
        <w:t>Digitalization includes digital innovation and technologies, emerging technologies, and particular interests in AI</w:t>
      </w:r>
      <w:r w:rsidRPr="3D1BCEDF" w:rsidR="0021328D">
        <w:rPr>
          <w:rFonts w:eastAsia="Times New Roman"/>
          <w:color w:val="000000" w:themeColor="text1" w:themeTint="FF" w:themeShade="FF"/>
          <w:sz w:val="24"/>
          <w:szCs w:val="24"/>
        </w:rPr>
        <w:t xml:space="preserve"> (Artificial Intelligence)</w:t>
      </w:r>
      <w:r w:rsidRPr="3D1BCEDF" w:rsidR="0021328D">
        <w:rPr>
          <w:rFonts w:eastAsia="Times New Roman"/>
          <w:color w:val="000000" w:themeColor="text1" w:themeTint="FF" w:themeShade="FF"/>
          <w:sz w:val="24"/>
          <w:szCs w:val="24"/>
        </w:rPr>
        <w:t>, cybersecurity and deep tech.</w:t>
      </w:r>
      <w:r w:rsidRPr="3D1BCEDF" w:rsidR="0021328D">
        <w:rPr>
          <w:rFonts w:eastAsia="Times New Roman"/>
          <w:color w:val="000000" w:themeColor="text1" w:themeTint="FF" w:themeShade="FF"/>
          <w:sz w:val="24"/>
          <w:szCs w:val="24"/>
        </w:rPr>
        <w:t xml:space="preserve"> (For more background, see </w:t>
      </w:r>
      <w:ins w:author="Shipp, Stephanie S (sss5sc)" w:date="2022-05-24T10:24:35.109Z" w:id="1367163901">
        <w:r>
          <w:fldChar w:fldCharType="begin"/>
        </w:r>
        <w:r>
          <w:instrText xml:space="preserve">HYPERLINK "https://www.oecd.org/g20/topics/digitalisation-and-innovation/" </w:instrText>
        </w:r>
        <w:r>
          <w:fldChar w:fldCharType="separate"/>
        </w:r>
        <w:r/>
      </w:ins>
      <w:r w:rsidRPr="3D1BCEDF" w:rsidR="3D1BCEDF">
        <w:rPr>
          <w:rStyle w:val="Hyperlink"/>
          <w:rFonts w:eastAsia="Times New Roman"/>
          <w:sz w:val="24"/>
          <w:szCs w:val="24"/>
        </w:rPr>
        <w:t>https://www.oecd.org/g20/topics/digitalisation-and-innovation/</w:t>
      </w:r>
      <w:ins w:author="Shipp, Stephanie S (sss5sc)" w:date="2022-05-24T10:24:35.109Z" w:id="1887676258">
        <w:r>
          <w:fldChar w:fldCharType="end"/>
        </w:r>
      </w:ins>
      <w:r w:rsidRPr="3D1BCEDF" w:rsidR="3D1BCEDF">
        <w:rPr>
          <w:rFonts w:eastAsia="Times New Roman"/>
          <w:color w:val="000000" w:themeColor="text1" w:themeTint="FF" w:themeShade="FF"/>
          <w:sz w:val="24"/>
          <w:szCs w:val="24"/>
        </w:rPr>
        <w:t xml:space="preserve"> )</w:t>
      </w:r>
    </w:p>
    <w:p w:rsidR="006F39BD" w:rsidP="142CEE58" w:rsidRDefault="006F39BD" w14:paraId="5FDFC241" w14:textId="643CABD3">
      <w:pPr>
        <w:shd w:val="clear" w:color="auto" w:fill="FFFFFF" w:themeFill="background1"/>
        <w:spacing w:before="100" w:beforeAutospacing="on" w:after="100" w:afterAutospacing="on" w:line="240" w:lineRule="auto"/>
        <w:rPr>
          <w:rFonts w:eastAsia="Times New Roman"/>
          <w:color w:val="000000"/>
          <w:sz w:val="24"/>
          <w:szCs w:val="24"/>
        </w:rPr>
      </w:pPr>
      <w:bookmarkStart w:name="_Int_C9UgygdJ" w:id="750771461"/>
      <w:r w:rsidRPr="51EEEFAE" w:rsidR="006F39BD">
        <w:rPr>
          <w:rFonts w:eastAsia="Times New Roman"/>
          <w:color w:val="000000" w:themeColor="text1" w:themeTint="FF" w:themeShade="FF"/>
          <w:sz w:val="24"/>
          <w:szCs w:val="24"/>
        </w:rPr>
        <w:t>Potential</w:t>
      </w:r>
      <w:bookmarkEnd w:id="750771461"/>
      <w:r w:rsidRPr="51EEEFAE" w:rsidR="006F39BD">
        <w:rPr>
          <w:rFonts w:eastAsia="Times New Roman"/>
          <w:color w:val="000000" w:themeColor="text1" w:themeTint="FF" w:themeShade="FF"/>
          <w:sz w:val="24"/>
          <w:szCs w:val="24"/>
        </w:rPr>
        <w:t xml:space="preserve"> for </w:t>
      </w:r>
      <w:r w:rsidRPr="51EEEFAE" w:rsidR="00F8798E">
        <w:rPr>
          <w:rFonts w:eastAsia="Times New Roman"/>
          <w:color w:val="000000" w:themeColor="text1" w:themeTint="FF" w:themeShade="FF"/>
          <w:sz w:val="24"/>
          <w:szCs w:val="24"/>
        </w:rPr>
        <w:t xml:space="preserve">federal </w:t>
      </w:r>
      <w:bookmarkStart w:name="_Int_oJxW4okW" w:id="1434423655"/>
      <w:r w:rsidRPr="51EEEFAE" w:rsidR="00F8798E">
        <w:rPr>
          <w:rFonts w:eastAsia="Times New Roman"/>
          <w:color w:val="000000" w:themeColor="text1" w:themeTint="FF" w:themeShade="FF"/>
          <w:sz w:val="24"/>
          <w:szCs w:val="24"/>
        </w:rPr>
        <w:t>agency</w:t>
      </w:r>
      <w:bookmarkEnd w:id="1434423655"/>
      <w:r w:rsidRPr="51EEEFAE" w:rsidR="00F8798E">
        <w:rPr>
          <w:rFonts w:eastAsia="Times New Roman"/>
          <w:color w:val="000000" w:themeColor="text1" w:themeTint="FF" w:themeShade="FF"/>
          <w:sz w:val="24"/>
          <w:szCs w:val="24"/>
        </w:rPr>
        <w:t xml:space="preserve"> </w:t>
      </w:r>
      <w:bookmarkStart w:name="_Int_mRWnLyNX" w:id="459015008"/>
      <w:r w:rsidRPr="51EEEFAE" w:rsidR="00F8798E">
        <w:rPr>
          <w:rFonts w:eastAsia="Times New Roman"/>
          <w:color w:val="000000" w:themeColor="text1" w:themeTint="FF" w:themeShade="FF"/>
          <w:sz w:val="24"/>
          <w:szCs w:val="24"/>
        </w:rPr>
        <w:t>grant</w:t>
      </w:r>
      <w:bookmarkEnd w:id="459015008"/>
      <w:r w:rsidRPr="51EEEFAE" w:rsidR="006F39BD">
        <w:rPr>
          <w:rFonts w:eastAsia="Times New Roman"/>
          <w:color w:val="000000" w:themeColor="text1" w:themeTint="FF" w:themeShade="FF"/>
          <w:sz w:val="24"/>
          <w:szCs w:val="24"/>
        </w:rPr>
        <w:t xml:space="preserve"> data discovery, fitness-for-use testing</w:t>
      </w:r>
      <w:r w:rsidRPr="51EEEFAE" w:rsidR="006F39BD">
        <w:rPr>
          <w:rFonts w:eastAsia="Times New Roman"/>
          <w:color w:val="000000" w:themeColor="text1" w:themeTint="FF" w:themeShade="FF"/>
          <w:sz w:val="24"/>
          <w:szCs w:val="24"/>
        </w:rPr>
        <w:t>,</w:t>
      </w:r>
      <w:r w:rsidRPr="51EEEFAE" w:rsidR="006F39BD">
        <w:rPr>
          <w:rFonts w:eastAsia="Times New Roman"/>
          <w:color w:val="000000" w:themeColor="text1" w:themeTint="FF" w:themeShade="FF"/>
          <w:sz w:val="24"/>
          <w:szCs w:val="24"/>
        </w:rPr>
        <w:t xml:space="preserve"> and wrangling.</w:t>
      </w:r>
    </w:p>
    <w:p w:rsidR="142CEE58" w:rsidP="142CEE58" w:rsidRDefault="142CEE58" w14:paraId="38283174" w14:textId="238EBDD8">
      <w:pPr>
        <w:pStyle w:val="Normal"/>
        <w:shd w:val="clear" w:color="auto" w:fill="FFFFFF" w:themeFill="background1"/>
        <w:spacing w:beforeAutospacing="on" w:afterAutospacing="on" w:line="240" w:lineRule="auto"/>
        <w:rPr>
          <w:rFonts w:eastAsia="Times New Roman"/>
          <w:color w:val="000000" w:themeColor="text1" w:themeTint="FF" w:themeShade="FF"/>
          <w:sz w:val="24"/>
          <w:szCs w:val="24"/>
        </w:rPr>
      </w:pPr>
    </w:p>
    <w:p w:rsidRPr="00781CA1" w:rsidR="000E3B61" w:rsidP="000E3B61" w:rsidRDefault="000E3B61" w14:paraId="6E78B844" w14:textId="4302B8EF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eastAsia="Times New Roman"/>
          <w:b/>
          <w:bCs/>
          <w:color w:val="000000"/>
          <w:sz w:val="24"/>
          <w:szCs w:val="24"/>
        </w:rPr>
      </w:pPr>
      <w:r w:rsidRPr="00781CA1">
        <w:rPr>
          <w:rFonts w:eastAsia="Times New Roman"/>
          <w:b/>
          <w:bCs/>
          <w:color w:val="000000"/>
          <w:sz w:val="24"/>
          <w:szCs w:val="24"/>
        </w:rPr>
        <w:t>What tasks will the interns be working on?</w:t>
      </w:r>
    </w:p>
    <w:p w:rsidR="00B01AB0" w:rsidP="3D1BCEDF" w:rsidRDefault="00B01AB0" w14:paraId="5A7D9193" w14:textId="7F1842EB">
      <w:pPr>
        <w:pStyle w:val="ListParagraph"/>
        <w:numPr>
          <w:ilvl w:val="0"/>
          <w:numId w:val="4"/>
        </w:numPr>
        <w:shd w:val="clear" w:color="auto" w:fill="FFFFFF" w:themeFill="background1"/>
        <w:spacing w:before="100" w:beforeAutospacing="on" w:after="100" w:afterAutospacing="on" w:line="240" w:lineRule="auto"/>
        <w:rPr>
          <w:rFonts w:eastAsia="Times New Roman"/>
          <w:color w:val="000000"/>
          <w:sz w:val="24"/>
          <w:szCs w:val="24"/>
        </w:rPr>
      </w:pPr>
      <w:r w:rsidRPr="51EEEFAE" w:rsidR="00B01AB0">
        <w:rPr>
          <w:rFonts w:eastAsia="Times New Roman"/>
          <w:color w:val="000000" w:themeColor="text1" w:themeTint="FF" w:themeShade="FF"/>
          <w:sz w:val="24"/>
          <w:szCs w:val="24"/>
        </w:rPr>
        <w:t>Learning about project background and results to date</w:t>
      </w:r>
      <w:r w:rsidRPr="51EEEFAE" w:rsidR="00493EFD">
        <w:rPr>
          <w:rFonts w:eastAsia="Times New Roman"/>
          <w:color w:val="000000" w:themeColor="text1" w:themeTint="FF" w:themeShade="FF"/>
          <w:sz w:val="24"/>
          <w:szCs w:val="24"/>
        </w:rPr>
        <w:t xml:space="preserve">. </w:t>
      </w:r>
      <w:r w:rsidRPr="51EEEFAE" w:rsidR="00493EFD">
        <w:rPr>
          <w:rFonts w:eastAsia="Times New Roman"/>
          <w:color w:val="000000" w:themeColor="text1" w:themeTint="FF" w:themeShade="FF"/>
          <w:sz w:val="24"/>
          <w:szCs w:val="24"/>
        </w:rPr>
        <w:t>Cleaned dataset is already provided.</w:t>
      </w:r>
    </w:p>
    <w:p w:rsidR="00493EFD" w:rsidP="00B01AB0" w:rsidRDefault="008968AF" w14:paraId="50AC8672" w14:textId="77777777">
      <w:pPr>
        <w:pStyle w:val="ListParagraph"/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  <w:sz w:val="24"/>
          <w:szCs w:val="24"/>
        </w:rPr>
      </w:pPr>
      <w:r>
        <w:rPr>
          <w:rFonts w:eastAsia="Times New Roman"/>
          <w:color w:val="000000"/>
          <w:sz w:val="24"/>
          <w:szCs w:val="24"/>
        </w:rPr>
        <w:t xml:space="preserve">Literature search on the topics of </w:t>
      </w:r>
      <w:r w:rsidR="00493EFD">
        <w:rPr>
          <w:rFonts w:eastAsia="Times New Roman"/>
          <w:color w:val="000000"/>
          <w:sz w:val="24"/>
          <w:szCs w:val="24"/>
        </w:rPr>
        <w:t xml:space="preserve">digitalization, and </w:t>
      </w:r>
      <w:r>
        <w:rPr>
          <w:rFonts w:eastAsia="Times New Roman"/>
          <w:color w:val="000000"/>
          <w:sz w:val="24"/>
          <w:szCs w:val="24"/>
        </w:rPr>
        <w:t>information retrieval</w:t>
      </w:r>
      <w:r w:rsidR="00493EFD">
        <w:rPr>
          <w:rFonts w:eastAsia="Times New Roman"/>
          <w:color w:val="000000"/>
          <w:sz w:val="24"/>
          <w:szCs w:val="24"/>
        </w:rPr>
        <w:t>.</w:t>
      </w:r>
    </w:p>
    <w:p w:rsidR="00CE27A2" w:rsidP="00B01AB0" w:rsidRDefault="00CE27A2" w14:paraId="6551C4C3" w14:textId="77777777">
      <w:pPr>
        <w:pStyle w:val="ListParagraph"/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  <w:sz w:val="24"/>
          <w:szCs w:val="24"/>
        </w:rPr>
      </w:pPr>
      <w:r>
        <w:rPr>
          <w:rFonts w:eastAsia="Times New Roman"/>
          <w:color w:val="000000"/>
          <w:sz w:val="24"/>
          <w:szCs w:val="24"/>
        </w:rPr>
        <w:t>Using existing code and creating new code to identify grant abstracts about digitalization.</w:t>
      </w:r>
    </w:p>
    <w:p w:rsidR="00CE27A2" w:rsidP="00B01AB0" w:rsidRDefault="00CE27A2" w14:paraId="7D4C7CF1" w14:textId="77777777">
      <w:pPr>
        <w:pStyle w:val="ListParagraph"/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  <w:sz w:val="24"/>
          <w:szCs w:val="24"/>
        </w:rPr>
      </w:pPr>
      <w:r>
        <w:rPr>
          <w:rFonts w:eastAsia="Times New Roman"/>
          <w:color w:val="000000"/>
          <w:sz w:val="24"/>
          <w:szCs w:val="24"/>
        </w:rPr>
        <w:t>Using existing code to analyze digitalization topics and trends.</w:t>
      </w:r>
    </w:p>
    <w:p w:rsidR="00CE27A2" w:rsidP="00B01AB0" w:rsidRDefault="00CE27A2" w14:paraId="729F943D" w14:textId="77777777">
      <w:pPr>
        <w:pStyle w:val="ListParagraph"/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  <w:sz w:val="24"/>
          <w:szCs w:val="24"/>
        </w:rPr>
      </w:pPr>
      <w:r>
        <w:rPr>
          <w:rFonts w:eastAsia="Times New Roman"/>
          <w:color w:val="000000"/>
          <w:sz w:val="24"/>
          <w:szCs w:val="24"/>
        </w:rPr>
        <w:t>Creating slide decks to present to the sponsor.</w:t>
      </w:r>
    </w:p>
    <w:p w:rsidR="00B01AB0" w:rsidP="00B01AB0" w:rsidRDefault="00CE27A2" w14:paraId="3AAB2A18" w14:textId="3C1603FE">
      <w:pPr>
        <w:pStyle w:val="ListParagraph"/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  <w:sz w:val="24"/>
          <w:szCs w:val="24"/>
        </w:rPr>
      </w:pPr>
      <w:r>
        <w:rPr>
          <w:rFonts w:eastAsia="Times New Roman"/>
          <w:color w:val="000000"/>
          <w:sz w:val="24"/>
          <w:szCs w:val="24"/>
        </w:rPr>
        <w:t>Creating a final poster presentation summarizing the project.</w:t>
      </w:r>
      <w:r w:rsidR="008968AF">
        <w:rPr>
          <w:rFonts w:eastAsia="Times New Roman"/>
          <w:color w:val="000000"/>
          <w:sz w:val="24"/>
          <w:szCs w:val="24"/>
        </w:rPr>
        <w:t xml:space="preserve"> </w:t>
      </w:r>
    </w:p>
    <w:p w:rsidR="006F39BD" w:rsidP="142CEE58" w:rsidRDefault="006F39BD" w14:paraId="4701186D" w14:textId="3190D06D">
      <w:pPr>
        <w:pStyle w:val="ListParagraph"/>
        <w:numPr>
          <w:ilvl w:val="0"/>
          <w:numId w:val="4"/>
        </w:numPr>
        <w:shd w:val="clear" w:color="auto" w:fill="FFFFFF" w:themeFill="background1"/>
        <w:spacing w:beforeAutospacing="on" w:afterAutospacing="on" w:line="240" w:lineRule="auto"/>
        <w:rPr>
          <w:rFonts w:eastAsia="Times New Roman"/>
          <w:color w:val="000000" w:themeColor="text1" w:themeTint="FF" w:themeShade="FF"/>
          <w:sz w:val="24"/>
          <w:szCs w:val="24"/>
        </w:rPr>
      </w:pPr>
      <w:r w:rsidRPr="142CEE58" w:rsidR="006F39BD">
        <w:rPr>
          <w:rFonts w:eastAsia="Times New Roman"/>
          <w:color w:val="000000" w:themeColor="text1" w:themeTint="FF" w:themeShade="FF"/>
          <w:sz w:val="24"/>
          <w:szCs w:val="24"/>
        </w:rPr>
        <w:t>Potentially, finding federal agency grant databases, assessing their fitness-for-use</w:t>
      </w:r>
      <w:r w:rsidRPr="142CEE58" w:rsidR="00F8798E">
        <w:rPr>
          <w:rFonts w:eastAsia="Times New Roman"/>
          <w:color w:val="000000" w:themeColor="text1" w:themeTint="FF" w:themeShade="FF"/>
          <w:sz w:val="24"/>
          <w:szCs w:val="24"/>
        </w:rPr>
        <w:t>, and wrangling this data.</w:t>
      </w:r>
    </w:p>
    <w:p w:rsidR="142CEE58" w:rsidP="142CEE58" w:rsidRDefault="142CEE58" w14:paraId="0B506020" w14:textId="3361B124">
      <w:pPr>
        <w:shd w:val="clear" w:color="auto" w:fill="FFFFFF" w:themeFill="background1"/>
        <w:spacing w:beforeAutospacing="on" w:afterAutospacing="on" w:line="240" w:lineRule="auto"/>
        <w:ind w:left="0"/>
        <w:rPr>
          <w:rFonts w:eastAsia="Times New Roman"/>
          <w:b w:val="1"/>
          <w:bCs w:val="1"/>
          <w:color w:val="000000" w:themeColor="text1" w:themeTint="FF" w:themeShade="FF"/>
          <w:sz w:val="24"/>
          <w:szCs w:val="24"/>
        </w:rPr>
      </w:pPr>
    </w:p>
    <w:p w:rsidRPr="00F8798E" w:rsidR="000E3B61" w:rsidP="000E3B61" w:rsidRDefault="000E3B61" w14:paraId="2841FF3E" w14:textId="1F1458E4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eastAsia="Times New Roman"/>
          <w:b/>
          <w:bCs/>
          <w:color w:val="000000"/>
          <w:sz w:val="24"/>
          <w:szCs w:val="24"/>
        </w:rPr>
      </w:pPr>
      <w:r w:rsidRPr="142CEE58" w:rsidR="000E3B61">
        <w:rPr>
          <w:rFonts w:eastAsia="Times New Roman"/>
          <w:b w:val="1"/>
          <w:bCs w:val="1"/>
          <w:color w:val="000000" w:themeColor="text1" w:themeTint="FF" w:themeShade="FF"/>
          <w:sz w:val="24"/>
          <w:szCs w:val="24"/>
        </w:rPr>
        <w:t>What, if any, are the expected deliverables?</w:t>
      </w:r>
    </w:p>
    <w:p w:rsidR="00B01AB0" w:rsidP="3D1BCEDF" w:rsidRDefault="00B01AB0" w14:paraId="6AA2EAC2" w14:textId="0D09A056">
      <w:pPr>
        <w:pStyle w:val="ListParagraph"/>
        <w:numPr>
          <w:ilvl w:val="0"/>
          <w:numId w:val="5"/>
        </w:numPr>
        <w:shd w:val="clear" w:color="auto" w:fill="FFFFFF" w:themeFill="background1"/>
        <w:spacing w:before="100" w:beforeAutospacing="on" w:after="100" w:afterAutospacing="on" w:line="240" w:lineRule="auto"/>
        <w:rPr>
          <w:rFonts w:eastAsia="Times New Roman"/>
          <w:color w:val="000000"/>
          <w:sz w:val="24"/>
          <w:szCs w:val="24"/>
        </w:rPr>
      </w:pPr>
      <w:r w:rsidRPr="3D1BCEDF" w:rsidR="00B01AB0">
        <w:rPr>
          <w:rFonts w:eastAsia="Times New Roman"/>
          <w:color w:val="000000" w:themeColor="text1" w:themeTint="FF" w:themeShade="FF"/>
          <w:sz w:val="24"/>
          <w:szCs w:val="24"/>
        </w:rPr>
        <w:t xml:space="preserve">Poster at the end of </w:t>
      </w:r>
      <w:r w:rsidRPr="3D1BCEDF" w:rsidR="00B01AB0">
        <w:rPr>
          <w:rFonts w:eastAsia="Times New Roman"/>
          <w:color w:val="000000" w:themeColor="text1" w:themeTint="FF" w:themeShade="FF"/>
          <w:sz w:val="24"/>
          <w:szCs w:val="24"/>
        </w:rPr>
        <w:t>DSPG</w:t>
      </w:r>
    </w:p>
    <w:p w:rsidRPr="00B01AB0" w:rsidR="00B01AB0" w:rsidP="51EEEFAE" w:rsidRDefault="00B01AB0" w14:paraId="6655FDFD" w14:textId="5B73D848">
      <w:pPr>
        <w:pStyle w:val="ListParagraph"/>
        <w:numPr>
          <w:ilvl w:val="0"/>
          <w:numId w:val="5"/>
        </w:numPr>
        <w:shd w:val="clear" w:color="auto" w:fill="FFFFFF" w:themeFill="background1"/>
        <w:spacing w:before="100" w:beforeAutospacing="on" w:after="100" w:afterAutospacing="on" w:line="240" w:lineRule="auto"/>
        <w:rPr>
          <w:rFonts w:eastAsia="Times New Roman"/>
          <w:color w:val="000000"/>
          <w:sz w:val="24"/>
          <w:szCs w:val="24"/>
        </w:rPr>
      </w:pPr>
      <w:r w:rsidRPr="51EEEFAE" w:rsidR="00B01AB0">
        <w:rPr>
          <w:rFonts w:eastAsia="Times New Roman"/>
          <w:color w:val="000000" w:themeColor="text1" w:themeTint="FF" w:themeShade="FF"/>
          <w:sz w:val="24"/>
          <w:szCs w:val="24"/>
        </w:rPr>
        <w:t>Presentation to sponsor once a month (slide deck)</w:t>
      </w:r>
    </w:p>
    <w:p w:rsidR="51EEEFAE" w:rsidP="51EEEFAE" w:rsidRDefault="51EEEFAE" w14:paraId="020BA2AB" w14:textId="5BFDFFC3">
      <w:pPr>
        <w:pStyle w:val="ListParagraph"/>
        <w:numPr>
          <w:ilvl w:val="0"/>
          <w:numId w:val="5"/>
        </w:numPr>
        <w:shd w:val="clear" w:color="auto" w:fill="FFFFFF" w:themeFill="background1"/>
        <w:spacing w:beforeAutospacing="on" w:afterAutospacing="on" w:line="240" w:lineRule="auto"/>
        <w:rPr>
          <w:rFonts w:eastAsia="Times New Roman"/>
          <w:color w:val="000000" w:themeColor="text1" w:themeTint="FF" w:themeShade="FF"/>
          <w:sz w:val="24"/>
          <w:szCs w:val="24"/>
        </w:rPr>
      </w:pPr>
      <w:r w:rsidRPr="51EEEFAE" w:rsidR="51EEEFAE">
        <w:rPr>
          <w:rFonts w:eastAsia="Times New Roman"/>
          <w:color w:val="000000" w:themeColor="text1" w:themeTint="FF" w:themeShade="FF"/>
          <w:sz w:val="24"/>
          <w:szCs w:val="24"/>
        </w:rPr>
        <w:t>S</w:t>
      </w:r>
      <w:r w:rsidRPr="51EEEFAE" w:rsidR="51EEEFAE">
        <w:rPr>
          <w:rFonts w:eastAsia="Times New Roman"/>
          <w:color w:val="000000" w:themeColor="text1" w:themeTint="FF" w:themeShade="FF"/>
          <w:sz w:val="24"/>
          <w:szCs w:val="24"/>
        </w:rPr>
        <w:t>lide</w:t>
      </w:r>
      <w:r w:rsidRPr="51EEEFAE" w:rsidR="51EEEFAE">
        <w:rPr>
          <w:rFonts w:eastAsia="Times New Roman"/>
          <w:color w:val="000000" w:themeColor="text1" w:themeTint="FF" w:themeShade="FF"/>
          <w:sz w:val="24"/>
          <w:szCs w:val="24"/>
        </w:rPr>
        <w:t xml:space="preserve"> decks for some weekly team meetings</w:t>
      </w:r>
    </w:p>
    <w:p w:rsidR="142CEE58" w:rsidP="142CEE58" w:rsidRDefault="142CEE58" w14:paraId="07305095" w14:textId="798B28A1">
      <w:pPr>
        <w:shd w:val="clear" w:color="auto" w:fill="FFFFFF" w:themeFill="background1"/>
        <w:spacing w:beforeAutospacing="on" w:afterAutospacing="on" w:line="240" w:lineRule="auto"/>
        <w:ind w:left="0"/>
        <w:rPr>
          <w:rFonts w:eastAsia="Times New Roman"/>
          <w:b w:val="1"/>
          <w:bCs w:val="1"/>
          <w:color w:val="000000" w:themeColor="text1" w:themeTint="FF" w:themeShade="FF"/>
          <w:sz w:val="24"/>
          <w:szCs w:val="24"/>
        </w:rPr>
      </w:pPr>
    </w:p>
    <w:p w:rsidRPr="00F8798E" w:rsidR="000E3B61" w:rsidP="000E3B61" w:rsidRDefault="000E3B61" w14:paraId="06E9AECA" w14:textId="32A38EC7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eastAsia="Times New Roman"/>
          <w:b/>
          <w:bCs/>
          <w:color w:val="000000"/>
          <w:sz w:val="24"/>
          <w:szCs w:val="24"/>
        </w:rPr>
      </w:pPr>
      <w:r w:rsidRPr="142CEE58" w:rsidR="000E3B61">
        <w:rPr>
          <w:rFonts w:eastAsia="Times New Roman"/>
          <w:b w:val="1"/>
          <w:bCs w:val="1"/>
          <w:color w:val="000000" w:themeColor="text1" w:themeTint="FF" w:themeShade="FF"/>
          <w:sz w:val="24"/>
          <w:szCs w:val="24"/>
        </w:rPr>
        <w:t>What skills (or interests) are you looking for in the interns?</w:t>
      </w:r>
    </w:p>
    <w:p w:rsidR="00B01AB0" w:rsidP="3D1BCEDF" w:rsidRDefault="000E3B61" w14:paraId="0A298107" w14:textId="40103A14">
      <w:pPr>
        <w:pStyle w:val="ListParagraph"/>
        <w:numPr>
          <w:ilvl w:val="0"/>
          <w:numId w:val="6"/>
        </w:numPr>
        <w:shd w:val="clear" w:color="auto" w:fill="FFFFFF" w:themeFill="background1"/>
        <w:spacing w:before="100" w:beforeAutospacing="on" w:after="100" w:afterAutospacing="on" w:line="240" w:lineRule="auto"/>
        <w:rPr>
          <w:rFonts w:eastAsia="Times New Roman"/>
          <w:color w:val="000000"/>
          <w:sz w:val="24"/>
          <w:szCs w:val="24"/>
        </w:rPr>
      </w:pPr>
      <w:r w:rsidRPr="6208DE8E" w:rsidR="000E3B61">
        <w:rPr>
          <w:rFonts w:eastAsia="Times New Roman"/>
          <w:color w:val="000000" w:themeColor="text1" w:themeTint="FF" w:themeShade="FF"/>
          <w:sz w:val="24"/>
          <w:szCs w:val="24"/>
        </w:rPr>
        <w:t xml:space="preserve">Skills – </w:t>
      </w:r>
      <w:r w:rsidRPr="6208DE8E" w:rsidR="51EEEFAE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 xml:space="preserve">Experience </w:t>
      </w:r>
      <w:r w:rsidRPr="6208DE8E" w:rsidR="51EEEFAE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 xml:space="preserve">using R or Python and strong desire to become proficient in both.  Experience using </w:t>
      </w:r>
      <w:r w:rsidRPr="6208DE8E" w:rsidR="000E3B61">
        <w:rPr>
          <w:rFonts w:eastAsia="Times New Roman"/>
          <w:color w:val="000000" w:themeColor="text1" w:themeTint="FF" w:themeShade="FF"/>
          <w:sz w:val="24"/>
          <w:szCs w:val="24"/>
        </w:rPr>
        <w:t>visualization packages such as matplotlib (Python) and</w:t>
      </w:r>
      <w:r w:rsidRPr="6208DE8E" w:rsidR="000E3B61">
        <w:rPr>
          <w:rFonts w:eastAsia="Times New Roman"/>
          <w:color w:val="000000" w:themeColor="text1" w:themeTint="FF" w:themeShade="FF"/>
          <w:sz w:val="24"/>
          <w:szCs w:val="24"/>
        </w:rPr>
        <w:t>/</w:t>
      </w:r>
      <w:r w:rsidRPr="6208DE8E" w:rsidR="000E3B61">
        <w:rPr>
          <w:rFonts w:eastAsia="Times New Roman"/>
          <w:color w:val="000000" w:themeColor="text1" w:themeTint="FF" w:themeShade="FF"/>
          <w:sz w:val="24"/>
          <w:szCs w:val="24"/>
        </w:rPr>
        <w:t>o</w:t>
      </w:r>
      <w:r w:rsidRPr="6208DE8E" w:rsidR="000E3B61">
        <w:rPr>
          <w:rFonts w:eastAsia="Times New Roman"/>
          <w:color w:val="000000" w:themeColor="text1" w:themeTint="FF" w:themeShade="FF"/>
          <w:sz w:val="24"/>
          <w:szCs w:val="24"/>
        </w:rPr>
        <w:t>r</w:t>
      </w:r>
      <w:r w:rsidRPr="6208DE8E" w:rsidR="000E3B61">
        <w:rPr>
          <w:rFonts w:eastAsia="Times New Roman"/>
          <w:color w:val="000000" w:themeColor="text1" w:themeTint="FF" w:themeShade="FF"/>
          <w:sz w:val="24"/>
          <w:szCs w:val="24"/>
        </w:rPr>
        <w:t xml:space="preserve"> ggplot2 (R)</w:t>
      </w:r>
      <w:r w:rsidRPr="6208DE8E" w:rsidR="000E3B61">
        <w:rPr>
          <w:rFonts w:eastAsia="Times New Roman"/>
          <w:color w:val="000000" w:themeColor="text1" w:themeTint="FF" w:themeShade="FF"/>
          <w:sz w:val="24"/>
          <w:szCs w:val="24"/>
        </w:rPr>
        <w:t>.</w:t>
      </w:r>
    </w:p>
    <w:p w:rsidRPr="00B01AB0" w:rsidR="000E3B61" w:rsidP="3D1BCEDF" w:rsidRDefault="000E3B61" w14:paraId="32F35027" w14:textId="0CA4D81E">
      <w:pPr>
        <w:pStyle w:val="ListParagraph"/>
        <w:numPr>
          <w:ilvl w:val="0"/>
          <w:numId w:val="6"/>
        </w:numPr>
        <w:shd w:val="clear" w:color="auto" w:fill="FFFFFF" w:themeFill="background1"/>
        <w:spacing w:before="100" w:beforeAutospacing="on" w:after="100" w:afterAutospacing="on" w:line="240" w:lineRule="auto"/>
        <w:rPr>
          <w:rFonts w:eastAsia="Times New Roman"/>
          <w:color w:val="000000"/>
          <w:sz w:val="24"/>
          <w:szCs w:val="24"/>
        </w:rPr>
      </w:pPr>
      <w:r w:rsidRPr="51EEEFAE" w:rsidR="000E3B61">
        <w:rPr>
          <w:rFonts w:eastAsia="Times New Roman"/>
          <w:color w:val="000000" w:themeColor="text1" w:themeTint="FF" w:themeShade="FF"/>
          <w:sz w:val="24"/>
          <w:szCs w:val="24"/>
        </w:rPr>
        <w:t>Interests – natural language processing (NLP), data mining, machine learning</w:t>
      </w:r>
      <w:r w:rsidRPr="51EEEFAE" w:rsidR="00B01AB0">
        <w:rPr>
          <w:rFonts w:eastAsia="Times New Roman"/>
          <w:color w:val="000000" w:themeColor="text1" w:themeTint="FF" w:themeShade="FF"/>
          <w:sz w:val="24"/>
          <w:szCs w:val="24"/>
        </w:rPr>
        <w:t xml:space="preserve">, </w:t>
      </w:r>
      <w:r w:rsidRPr="51EEEFAE" w:rsidR="00E401A2">
        <w:rPr>
          <w:rFonts w:eastAsia="Times New Roman"/>
          <w:color w:val="000000" w:themeColor="text1" w:themeTint="FF" w:themeShade="FF"/>
          <w:sz w:val="24"/>
          <w:szCs w:val="24"/>
        </w:rPr>
        <w:t xml:space="preserve">topic modeling, </w:t>
      </w:r>
      <w:r w:rsidRPr="51EEEFAE" w:rsidR="00B01AB0">
        <w:rPr>
          <w:rFonts w:eastAsia="Times New Roman"/>
          <w:color w:val="000000" w:themeColor="text1" w:themeTint="FF" w:themeShade="FF"/>
          <w:sz w:val="24"/>
          <w:szCs w:val="24"/>
        </w:rPr>
        <w:t>information retrieval (i.e.</w:t>
      </w:r>
      <w:r w:rsidRPr="51EEEFAE" w:rsidR="00B01AB0">
        <w:rPr>
          <w:rFonts w:eastAsia="Times New Roman"/>
          <w:color w:val="000000" w:themeColor="text1" w:themeTint="FF" w:themeShade="FF"/>
          <w:sz w:val="24"/>
          <w:szCs w:val="24"/>
        </w:rPr>
        <w:t>,</w:t>
      </w:r>
      <w:r w:rsidRPr="51EEEFAE" w:rsidR="00B01AB0">
        <w:rPr>
          <w:rFonts w:eastAsia="Times New Roman"/>
          <w:color w:val="000000" w:themeColor="text1" w:themeTint="FF" w:themeShade="FF"/>
          <w:sz w:val="24"/>
          <w:szCs w:val="24"/>
        </w:rPr>
        <w:t xml:space="preserve"> search)</w:t>
      </w:r>
    </w:p>
    <w:p w:rsidR="142CEE58" w:rsidP="142CEE58" w:rsidRDefault="142CEE58" w14:paraId="3D65EDE8" w14:textId="10E70A8A">
      <w:pPr>
        <w:shd w:val="clear" w:color="auto" w:fill="FFFFFF" w:themeFill="background1"/>
        <w:spacing w:beforeAutospacing="on" w:afterAutospacing="on" w:line="240" w:lineRule="auto"/>
        <w:ind w:left="0"/>
        <w:rPr>
          <w:rFonts w:eastAsia="Times New Roman"/>
          <w:b w:val="1"/>
          <w:bCs w:val="1"/>
          <w:color w:val="000000" w:themeColor="text1" w:themeTint="FF" w:themeShade="FF"/>
          <w:sz w:val="24"/>
          <w:szCs w:val="24"/>
        </w:rPr>
      </w:pPr>
    </w:p>
    <w:p w:rsidRPr="00715283" w:rsidR="000E3B61" w:rsidP="000E3B61" w:rsidRDefault="000E3B61" w14:paraId="4DE336E0" w14:textId="74EA98B8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eastAsia="Times New Roman"/>
          <w:b/>
          <w:bCs/>
          <w:color w:val="000000"/>
          <w:sz w:val="24"/>
          <w:szCs w:val="24"/>
        </w:rPr>
      </w:pPr>
      <w:r w:rsidRPr="142CEE58" w:rsidR="000E3B61">
        <w:rPr>
          <w:rFonts w:eastAsia="Times New Roman"/>
          <w:b w:val="1"/>
          <w:bCs w:val="1"/>
          <w:color w:val="000000" w:themeColor="text1" w:themeTint="FF" w:themeShade="FF"/>
          <w:sz w:val="24"/>
          <w:szCs w:val="24"/>
        </w:rPr>
        <w:t>What skills will they develop?</w:t>
      </w:r>
    </w:p>
    <w:p w:rsidR="00715283" w:rsidP="008B607C" w:rsidRDefault="00715283" w14:paraId="7D90DF8D" w14:textId="3D4D2910">
      <w:pPr>
        <w:pStyle w:val="ListParagraph"/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  <w:sz w:val="24"/>
          <w:szCs w:val="24"/>
        </w:rPr>
      </w:pPr>
      <w:r w:rsidRPr="00715283">
        <w:rPr>
          <w:rFonts w:eastAsia="Times New Roman"/>
          <w:color w:val="000000"/>
          <w:sz w:val="24"/>
          <w:szCs w:val="24"/>
        </w:rPr>
        <w:t xml:space="preserve">Better code proficiency in Python and R, including </w:t>
      </w:r>
      <w:r>
        <w:rPr>
          <w:rFonts w:eastAsia="Times New Roman"/>
          <w:color w:val="000000"/>
          <w:sz w:val="24"/>
          <w:szCs w:val="24"/>
        </w:rPr>
        <w:t>the u</w:t>
      </w:r>
      <w:r w:rsidRPr="00715283">
        <w:rPr>
          <w:rFonts w:eastAsia="Times New Roman"/>
          <w:color w:val="000000"/>
          <w:sz w:val="24"/>
          <w:szCs w:val="24"/>
        </w:rPr>
        <w:t xml:space="preserve">se of standard libraries </w:t>
      </w:r>
      <w:r>
        <w:rPr>
          <w:rFonts w:eastAsia="Times New Roman"/>
          <w:color w:val="000000"/>
          <w:sz w:val="24"/>
          <w:szCs w:val="24"/>
        </w:rPr>
        <w:t>such as</w:t>
      </w:r>
      <w:r w:rsidRPr="00715283">
        <w:rPr>
          <w:rFonts w:eastAsia="Times New Roman"/>
          <w:color w:val="000000"/>
          <w:sz w:val="24"/>
          <w:szCs w:val="24"/>
        </w:rPr>
        <w:t xml:space="preserve"> scikit-learn, </w:t>
      </w:r>
      <w:proofErr w:type="spellStart"/>
      <w:r w:rsidRPr="00715283">
        <w:rPr>
          <w:rFonts w:eastAsia="Times New Roman"/>
          <w:color w:val="000000"/>
          <w:sz w:val="24"/>
          <w:szCs w:val="24"/>
        </w:rPr>
        <w:t>numpy</w:t>
      </w:r>
      <w:proofErr w:type="spellEnd"/>
      <w:r w:rsidRPr="00715283">
        <w:rPr>
          <w:rFonts w:eastAsia="Times New Roman"/>
          <w:color w:val="000000"/>
          <w:sz w:val="24"/>
          <w:szCs w:val="24"/>
        </w:rPr>
        <w:t>, pandas, etc.</w:t>
      </w:r>
    </w:p>
    <w:p w:rsidR="009744F3" w:rsidP="3D1BCEDF" w:rsidRDefault="009744F3" w14:paraId="542D1D16" w14:textId="36974347">
      <w:pPr>
        <w:pStyle w:val="ListParagraph"/>
        <w:numPr>
          <w:ilvl w:val="0"/>
          <w:numId w:val="7"/>
        </w:numPr>
        <w:shd w:val="clear" w:color="auto" w:fill="FFFFFF" w:themeFill="background1"/>
        <w:spacing w:before="100" w:beforeAutospacing="on" w:after="100" w:afterAutospacing="on" w:line="240" w:lineRule="auto"/>
        <w:rPr>
          <w:rFonts w:eastAsia="Times New Roman"/>
          <w:color w:val="000000"/>
          <w:sz w:val="24"/>
          <w:szCs w:val="24"/>
        </w:rPr>
      </w:pPr>
      <w:r w:rsidRPr="51EEEFAE" w:rsidR="009744F3">
        <w:rPr>
          <w:rFonts w:eastAsia="Times New Roman"/>
          <w:color w:val="000000" w:themeColor="text1" w:themeTint="FF" w:themeShade="FF"/>
          <w:sz w:val="24"/>
          <w:szCs w:val="24"/>
        </w:rPr>
        <w:t>Improvements in their understanding and implementation</w:t>
      </w:r>
      <w:r w:rsidRPr="51EEEFAE" w:rsidR="009744F3">
        <w:rPr>
          <w:rFonts w:eastAsia="Times New Roman"/>
          <w:color w:val="000000" w:themeColor="text1" w:themeTint="FF" w:themeShade="FF"/>
          <w:sz w:val="24"/>
          <w:szCs w:val="24"/>
        </w:rPr>
        <w:t xml:space="preserve"> of </w:t>
      </w:r>
      <w:r w:rsidRPr="51EEEFAE" w:rsidR="009744F3">
        <w:rPr>
          <w:rFonts w:eastAsia="Times New Roman"/>
          <w:color w:val="000000" w:themeColor="text1" w:themeTint="FF" w:themeShade="FF"/>
          <w:sz w:val="24"/>
          <w:szCs w:val="24"/>
        </w:rPr>
        <w:t xml:space="preserve">natural language processing (NLP), data mining, machine learning, </w:t>
      </w:r>
      <w:r w:rsidRPr="51EEEFAE" w:rsidR="009744F3">
        <w:rPr>
          <w:rFonts w:eastAsia="Times New Roman"/>
          <w:color w:val="000000" w:themeColor="text1" w:themeTint="FF" w:themeShade="FF"/>
          <w:sz w:val="24"/>
          <w:szCs w:val="24"/>
        </w:rPr>
        <w:t xml:space="preserve">topic modeling, </w:t>
      </w:r>
      <w:r w:rsidRPr="51EEEFAE" w:rsidR="009744F3">
        <w:rPr>
          <w:rFonts w:eastAsia="Times New Roman"/>
          <w:color w:val="000000" w:themeColor="text1" w:themeTint="FF" w:themeShade="FF"/>
          <w:sz w:val="24"/>
          <w:szCs w:val="24"/>
        </w:rPr>
        <w:t xml:space="preserve">and </w:t>
      </w:r>
      <w:r w:rsidRPr="51EEEFAE" w:rsidR="009744F3">
        <w:rPr>
          <w:rFonts w:eastAsia="Times New Roman"/>
          <w:color w:val="000000" w:themeColor="text1" w:themeTint="FF" w:themeShade="FF"/>
          <w:sz w:val="24"/>
          <w:szCs w:val="24"/>
        </w:rPr>
        <w:t>information retrieval (</w:t>
      </w:r>
      <w:proofErr w:type="spellStart"/>
      <w:r w:rsidRPr="51EEEFAE" w:rsidR="009744F3">
        <w:rPr>
          <w:rFonts w:eastAsia="Times New Roman"/>
          <w:color w:val="000000" w:themeColor="text1" w:themeTint="FF" w:themeShade="FF"/>
          <w:sz w:val="24"/>
          <w:szCs w:val="24"/>
        </w:rPr>
        <w:t>i</w:t>
      </w:r>
      <w:proofErr w:type="spellEnd"/>
      <w:r w:rsidRPr="51EEEFAE" w:rsidR="009744F3">
        <w:rPr>
          <w:rFonts w:eastAsia="Times New Roman"/>
          <w:color w:val="000000" w:themeColor="text1" w:themeTint="FF" w:themeShade="FF"/>
          <w:sz w:val="24"/>
          <w:szCs w:val="24"/>
        </w:rPr>
        <w:t>.e.</w:t>
      </w:r>
      <w:r w:rsidRPr="51EEEFAE" w:rsidR="009744F3">
        <w:rPr>
          <w:rFonts w:eastAsia="Times New Roman"/>
          <w:color w:val="000000" w:themeColor="text1" w:themeTint="FF" w:themeShade="FF"/>
          <w:sz w:val="24"/>
          <w:szCs w:val="24"/>
        </w:rPr>
        <w:t>,</w:t>
      </w:r>
      <w:r w:rsidRPr="51EEEFAE" w:rsidR="009744F3">
        <w:rPr>
          <w:rFonts w:eastAsia="Times New Roman"/>
          <w:color w:val="000000" w:themeColor="text1" w:themeTint="FF" w:themeShade="FF"/>
          <w:sz w:val="24"/>
          <w:szCs w:val="24"/>
        </w:rPr>
        <w:t xml:space="preserve"> search)</w:t>
      </w:r>
      <w:r w:rsidRPr="51EEEFAE" w:rsidR="009744F3">
        <w:rPr>
          <w:rFonts w:eastAsia="Times New Roman"/>
          <w:color w:val="000000" w:themeColor="text1" w:themeTint="FF" w:themeShade="FF"/>
          <w:sz w:val="24"/>
          <w:szCs w:val="24"/>
        </w:rPr>
        <w:t>.</w:t>
      </w:r>
    </w:p>
    <w:p w:rsidRPr="00715283" w:rsidR="00715283" w:rsidP="008B607C" w:rsidRDefault="009744F3" w14:paraId="0B8471B1" w14:textId="01588E06">
      <w:pPr>
        <w:pStyle w:val="ListParagraph"/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  <w:sz w:val="24"/>
          <w:szCs w:val="24"/>
        </w:rPr>
      </w:pPr>
      <w:r>
        <w:rPr>
          <w:rFonts w:eastAsia="Times New Roman"/>
          <w:color w:val="000000"/>
          <w:sz w:val="24"/>
          <w:szCs w:val="24"/>
        </w:rPr>
        <w:t>Communication of results to technical and non-technical audiences.</w:t>
      </w:r>
    </w:p>
    <w:p w:rsidR="000E3B61" w:rsidRDefault="000E3B61" w14:paraId="18263E30" w14:textId="77777777"/>
    <w:sectPr w:rsidR="000E3B61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TwdgS4cwyxxb1W" int2:id="idpSXXc1">
      <int2:state int2:type="AugLoop_Acronyms_AcronymsCritique" int2:value="Rejected"/>
    </int2:textHash>
    <int2:textHash int2:hashCode="qohKxTdZ2YRIjG" int2:id="kJqrDoDO">
      <int2:state int2:type="AugLoop_Acronyms_AcronymsCritique" int2:value="Rejected"/>
    </int2:textHash>
    <int2:textHash int2:hashCode="pl4dOEXPOxCgGT" int2:id="2aPie7r5">
      <int2:state int2:type="LegacyProofing" int2:value="Rejected"/>
    </int2:textHash>
    <int2:bookmark int2:bookmarkName="_Int_C9UgygdJ" int2:invalidationBookmarkName="" int2:hashCode="bOq5VvTDIOd/3Q" int2:id="dMeKsMVc">
      <int2:state int2:type="LegacyProofing" int2:value="Rejected"/>
    </int2:bookmark>
    <int2:bookmark int2:bookmarkName="_Int_oJxW4okW" int2:invalidationBookmarkName="" int2:hashCode="jIhr02CwF5bddL" int2:id="mOXQRFS7">
      <int2:state int2:type="LegacyProofing" int2:value="Rejected"/>
    </int2:bookmark>
    <int2:bookmark int2:bookmarkName="_Int_mRWnLyNX" int2:invalidationBookmarkName="" int2:hashCode="dWHXtvolLhTZSO" int2:id="SEYWmVUv">
      <int2:state int2:type="LegacyProofing" int2:value="Rejected"/>
    </int2:bookmark>
    <int2:bookmark int2:bookmarkName="_Int_Lrm6oeNn" int2:invalidationBookmarkName="" int2:hashCode="BXCoK/8PjQf6gq" int2:id="X1Rytyt6">
      <int2:state int2:type="WordDesignerSuggestedImageAnnotation" int2:value="Review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545922"/>
    <w:multiLevelType w:val="hybridMultilevel"/>
    <w:tmpl w:val="073858F6"/>
    <w:lvl w:ilvl="0" w:tplc="47E8226C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E7630D"/>
    <w:multiLevelType w:val="hybridMultilevel"/>
    <w:tmpl w:val="96081C88"/>
    <w:lvl w:ilvl="0" w:tplc="FFC6DDEE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A517DB"/>
    <w:multiLevelType w:val="hybridMultilevel"/>
    <w:tmpl w:val="AD4E03FA"/>
    <w:lvl w:ilvl="0">
      <w:start w:val="1"/>
      <w:numFmt w:val="lowerLetter"/>
      <w:lvlText w:val="%1."/>
      <w:lvlJc w:val="left"/>
      <w:pPr>
        <w:ind w:left="720" w:hanging="360"/>
      </w:pPr>
      <w:rPr/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4F02F1"/>
    <w:multiLevelType w:val="hybridMultilevel"/>
    <w:tmpl w:val="94E6C7E0"/>
    <w:lvl w:ilvl="0" w:tplc="B01EF52E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F4B5938"/>
    <w:multiLevelType w:val="hybridMultilevel"/>
    <w:tmpl w:val="49FEF178"/>
    <w:lvl w:ilvl="0" w:tplc="34A28322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D882EB7"/>
    <w:multiLevelType w:val="hybridMultilevel"/>
    <w:tmpl w:val="D66C7D88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53884BA7"/>
    <w:multiLevelType w:val="multilevel"/>
    <w:tmpl w:val="9D10DB8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4"/>
        <w:szCs w:val="32"/>
      </w:rPr>
    </w:lvl>
    <w:lvl w:ilvl="1"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hint="default" w:ascii="Courier New" w:hAnsi="Courier New" w:cs="Times New Roman"/>
        <w:sz w:val="20"/>
      </w:rPr>
    </w:lvl>
    <w:lvl w:ilvl="2"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hint="default" w:ascii="Wingdings" w:hAnsi="Wingdings"/>
        <w:sz w:val="20"/>
      </w:rPr>
    </w:lvl>
    <w:lvl w:ilvl="3"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hint="default" w:ascii="Wingdings" w:hAnsi="Wingdings"/>
        <w:sz w:val="20"/>
      </w:rPr>
    </w:lvl>
    <w:lvl w:ilvl="4"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hint="default" w:ascii="Wingdings" w:hAnsi="Wingdings"/>
        <w:sz w:val="20"/>
      </w:rPr>
    </w:lvl>
    <w:lvl w:ilvl="5"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hint="default" w:ascii="Wingdings" w:hAnsi="Wingdings"/>
        <w:sz w:val="20"/>
      </w:rPr>
    </w:lvl>
    <w:lvl w:ilvl="6"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hint="default" w:ascii="Wingdings" w:hAnsi="Wingdings"/>
        <w:sz w:val="20"/>
      </w:rPr>
    </w:lvl>
    <w:lvl w:ilvl="7"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hint="default" w:ascii="Wingdings" w:hAnsi="Wingdings"/>
        <w:sz w:val="20"/>
      </w:rPr>
    </w:lvl>
    <w:lvl w:ilvl="8"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hint="default" w:ascii="Wingdings" w:hAnsi="Wingdings"/>
        <w:sz w:val="20"/>
      </w:rPr>
    </w:lvl>
  </w:abstractNum>
  <w:num w:numId="1" w16cid:durableId="688794336">
    <w:abstractNumId w:val="6"/>
  </w:num>
  <w:num w:numId="2" w16cid:durableId="1541090016">
    <w:abstractNumId w:val="1"/>
  </w:num>
  <w:num w:numId="3" w16cid:durableId="904952270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1688141827">
    <w:abstractNumId w:val="0"/>
  </w:num>
  <w:num w:numId="5" w16cid:durableId="839662482">
    <w:abstractNumId w:val="4"/>
  </w:num>
  <w:num w:numId="6" w16cid:durableId="1104963480">
    <w:abstractNumId w:val="2"/>
  </w:num>
  <w:num w:numId="7" w16cid:durableId="374989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trackRevisions w:val="true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B61"/>
    <w:rsid w:val="00071438"/>
    <w:rsid w:val="000E3B61"/>
    <w:rsid w:val="0021328D"/>
    <w:rsid w:val="00493EFD"/>
    <w:rsid w:val="00584439"/>
    <w:rsid w:val="006F39BD"/>
    <w:rsid w:val="00715283"/>
    <w:rsid w:val="00781CA1"/>
    <w:rsid w:val="008968AF"/>
    <w:rsid w:val="008A7BB1"/>
    <w:rsid w:val="008B6F30"/>
    <w:rsid w:val="009744F3"/>
    <w:rsid w:val="00B01AB0"/>
    <w:rsid w:val="00B48A2A"/>
    <w:rsid w:val="00CE27A2"/>
    <w:rsid w:val="00E401A2"/>
    <w:rsid w:val="00F8798E"/>
    <w:rsid w:val="00F92AC5"/>
    <w:rsid w:val="088921A6"/>
    <w:rsid w:val="0B5A1F19"/>
    <w:rsid w:val="0E91BFDB"/>
    <w:rsid w:val="101D5184"/>
    <w:rsid w:val="1094338B"/>
    <w:rsid w:val="142CEE58"/>
    <w:rsid w:val="1461DD96"/>
    <w:rsid w:val="14D8B05A"/>
    <w:rsid w:val="14D8B05A"/>
    <w:rsid w:val="167480BB"/>
    <w:rsid w:val="1810511C"/>
    <w:rsid w:val="18861D13"/>
    <w:rsid w:val="19AC217D"/>
    <w:rsid w:val="1D72B693"/>
    <w:rsid w:val="21E771ED"/>
    <w:rsid w:val="21E771ED"/>
    <w:rsid w:val="26718B6B"/>
    <w:rsid w:val="2A4B7982"/>
    <w:rsid w:val="2A9CDFDD"/>
    <w:rsid w:val="34D2B677"/>
    <w:rsid w:val="380A5739"/>
    <w:rsid w:val="3D1BCEDF"/>
    <w:rsid w:val="3DD18B4F"/>
    <w:rsid w:val="40F003B4"/>
    <w:rsid w:val="412A32B1"/>
    <w:rsid w:val="4B73AC9A"/>
    <w:rsid w:val="51EEEFAE"/>
    <w:rsid w:val="5395BAD2"/>
    <w:rsid w:val="545ECEE0"/>
    <w:rsid w:val="54B5E3CF"/>
    <w:rsid w:val="55FA9F41"/>
    <w:rsid w:val="58FFFE8C"/>
    <w:rsid w:val="5C379F4E"/>
    <w:rsid w:val="5DD36FAF"/>
    <w:rsid w:val="6208DE8E"/>
    <w:rsid w:val="6442B133"/>
    <w:rsid w:val="693728F6"/>
    <w:rsid w:val="6A230DA6"/>
    <w:rsid w:val="7335202B"/>
    <w:rsid w:val="784C594D"/>
    <w:rsid w:val="7A2009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A22165"/>
  <w15:chartTrackingRefBased/>
  <w15:docId w15:val="{3C15E791-6347-4A87-AC96-387C556A93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E3B61"/>
    <w:pPr>
      <w:ind w:left="720"/>
      <w:contextualSpacing/>
    </w:p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077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50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settings" Target="settings.xml" Id="rId3" /><Relationship Type="http://schemas.openxmlformats.org/officeDocument/2006/relationships/customXml" Target="../customXml/item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../customXml/item3.xml" Id="rId9" /><Relationship Type="http://schemas.microsoft.com/office/2020/10/relationships/intelligence" Target="intelligence2.xml" Id="R1d8d1c4345a5471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45AE3D1135F4E41AB498540A40487BD" ma:contentTypeVersion="18" ma:contentTypeDescription="Create a new document." ma:contentTypeScope="" ma:versionID="15adbd330118f8d06bc6615d15ac85a9">
  <xsd:schema xmlns:xsd="http://www.w3.org/2001/XMLSchema" xmlns:xs="http://www.w3.org/2001/XMLSchema" xmlns:p="http://schemas.microsoft.com/office/2006/metadata/properties" xmlns:ns2="7a2657dd-b8a5-4c99-8d51-b0b9d254c989" xmlns:ns3="5ba80a41-9917-4a22-8f13-cb051ddce64c" targetNamespace="http://schemas.microsoft.com/office/2006/metadata/properties" ma:root="true" ma:fieldsID="f6a41e235a72bf34fead84cba91ed4b2" ns2:_="" ns3:_="">
    <xsd:import namespace="7a2657dd-b8a5-4c99-8d51-b0b9d254c989"/>
    <xsd:import namespace="5ba80a41-9917-4a22-8f13-cb051ddce64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2657dd-b8a5-4c99-8d51-b0b9d254c98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1d038b50-52dc-447d-ac2e-a29bd036c4b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ba80a41-9917-4a22-8f13-cb051ddce64c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fceef030-0fd2-4c4f-af00-feafa4f18198}" ma:internalName="TaxCatchAll" ma:showField="CatchAllData" ma:web="5ba80a41-9917-4a22-8f13-cb051ddce64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a2657dd-b8a5-4c99-8d51-b0b9d254c989">
      <Terms xmlns="http://schemas.microsoft.com/office/infopath/2007/PartnerControls"/>
    </lcf76f155ced4ddcb4097134ff3c332f>
    <TaxCatchAll xmlns="5ba80a41-9917-4a22-8f13-cb051ddce64c" xsi:nil="true"/>
  </documentManagement>
</p:properties>
</file>

<file path=customXml/itemProps1.xml><?xml version="1.0" encoding="utf-8"?>
<ds:datastoreItem xmlns:ds="http://schemas.openxmlformats.org/officeDocument/2006/customXml" ds:itemID="{7C74CD37-7C69-4F4B-947B-434D10FD0C2D}"/>
</file>

<file path=customXml/itemProps2.xml><?xml version="1.0" encoding="utf-8"?>
<ds:datastoreItem xmlns:ds="http://schemas.openxmlformats.org/officeDocument/2006/customXml" ds:itemID="{83B88431-30FC-4333-9C66-51F6FC646C6C}"/>
</file>

<file path=customXml/itemProps3.xml><?xml version="1.0" encoding="utf-8"?>
<ds:datastoreItem xmlns:ds="http://schemas.openxmlformats.org/officeDocument/2006/customXml" ds:itemID="{F51ADFD2-5C6E-4EB0-A7A1-E4292B67DF19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Linehan, Kathryn Joyce (kjl5t)</dc:creator>
  <cp:keywords/>
  <dc:description/>
  <cp:lastModifiedBy>Linehan, Kathryn Joyce (kjl5t)</cp:lastModifiedBy>
  <cp:revision>17</cp:revision>
  <dcterms:created xsi:type="dcterms:W3CDTF">2022-05-23T19:53:00Z</dcterms:created>
  <dcterms:modified xsi:type="dcterms:W3CDTF">2022-05-24T22:24:48Z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0x010100D45AE3D1135F4E41AB498540A40487BD</vt:lpwstr>
  </property>
  <property fmtid="{D5CDD505-2E9C-101B-9397-08002B2CF9AE}" pid="3" name="MediaServiceImageTags">
    <vt:lpwstr/>
  </property>
</Properties>
</file>